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0E11F" w14:textId="77777777" w:rsidR="0082652B" w:rsidRPr="00B55525" w:rsidRDefault="0082652B" w:rsidP="0082652B">
      <w:pPr>
        <w:pStyle w:val="TitreDossierArchitecture"/>
        <w:rPr>
          <w:color w:val="00B050"/>
          <w:sz w:val="160"/>
          <w:lang w:val="en-GB"/>
        </w:rPr>
      </w:pPr>
      <w:bookmarkStart w:id="0" w:name="_GoBack"/>
      <w:bookmarkEnd w:id="0"/>
      <w:r w:rsidRPr="00B55525">
        <w:rPr>
          <w:color w:val="00B050"/>
          <w:sz w:val="160"/>
          <w:lang w:val="en-GB"/>
        </w:rPr>
        <w:t>G A D</w:t>
      </w:r>
    </w:p>
    <w:p w14:paraId="6D2922EC" w14:textId="77777777" w:rsidR="0082652B" w:rsidRDefault="0082652B" w:rsidP="0082652B">
      <w:pPr>
        <w:pStyle w:val="TitreDossierArchitecture"/>
        <w:rPr>
          <w:color w:val="00B050"/>
          <w:lang w:val="en-GB"/>
        </w:rPr>
      </w:pPr>
      <w:r w:rsidRPr="00B55525">
        <w:rPr>
          <w:color w:val="00B050"/>
          <w:lang w:val="en-GB"/>
        </w:rPr>
        <w:t>Global Architecture Document</w:t>
      </w:r>
    </w:p>
    <w:p w14:paraId="5E2DAE92" w14:textId="77777777" w:rsidR="0082652B" w:rsidRDefault="0082652B" w:rsidP="0082652B">
      <w:pPr>
        <w:pStyle w:val="TitreDossierArchitecture"/>
        <w:rPr>
          <w:color w:val="00B050"/>
          <w:lang w:val="en-GB"/>
        </w:rPr>
      </w:pPr>
    </w:p>
    <w:p w14:paraId="198EF42D" w14:textId="77777777" w:rsidR="006B5706" w:rsidRDefault="006B5706" w:rsidP="0082652B">
      <w:pPr>
        <w:pStyle w:val="TitreDossierArchitecture"/>
        <w:rPr>
          <w:color w:val="00B050"/>
          <w:lang w:val="en-GB"/>
        </w:rPr>
      </w:pPr>
    </w:p>
    <w:p w14:paraId="1C3A33B9" w14:textId="77777777" w:rsidR="0082652B" w:rsidRPr="00B55525" w:rsidRDefault="0082652B" w:rsidP="0082652B">
      <w:pPr>
        <w:pStyle w:val="TitreDossierArchitecture"/>
        <w:rPr>
          <w:color w:val="00B050"/>
          <w:lang w:val="en-GB"/>
        </w:rPr>
      </w:pPr>
      <w:r w:rsidRPr="008E0509">
        <w:rPr>
          <w:noProof/>
          <w:color w:val="auto"/>
        </w:rPr>
        <w:drawing>
          <wp:inline distT="0" distB="0" distL="0" distR="0" wp14:anchorId="65AA75A8" wp14:editId="57709090">
            <wp:extent cx="3194685" cy="3194685"/>
            <wp:effectExtent l="19050" t="0" r="5715" b="0"/>
            <wp:docPr id="142" name="Image 142" descr="C:\Documents and Settings\beaufortge\My Documents\My Pictures\2365523136_78179e6f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Documents and Settings\beaufortge\My Documents\My Pictures\2365523136_78179e6f6a.jpg"/>
                    <pic:cNvPicPr>
                      <a:picLocks noChangeAspect="1" noChangeArrowheads="1"/>
                    </pic:cNvPicPr>
                  </pic:nvPicPr>
                  <pic:blipFill>
                    <a:blip r:embed="rId11" cstate="print">
                      <a:duotone>
                        <a:schemeClr val="accent3">
                          <a:shade val="45000"/>
                          <a:satMod val="135000"/>
                        </a:schemeClr>
                        <a:prstClr val="white"/>
                      </a:duotone>
                    </a:blip>
                    <a:srcRect/>
                    <a:stretch>
                      <a:fillRect/>
                    </a:stretch>
                  </pic:blipFill>
                  <pic:spPr bwMode="auto">
                    <a:xfrm>
                      <a:off x="0" y="0"/>
                      <a:ext cx="3194685" cy="3194685"/>
                    </a:xfrm>
                    <a:prstGeom prst="rect">
                      <a:avLst/>
                    </a:prstGeom>
                    <a:noFill/>
                    <a:ln w="9525">
                      <a:noFill/>
                      <a:miter lim="800000"/>
                      <a:headEnd/>
                      <a:tailEnd/>
                    </a:ln>
                  </pic:spPr>
                </pic:pic>
              </a:graphicData>
            </a:graphic>
          </wp:inline>
        </w:drawing>
      </w:r>
    </w:p>
    <w:p w14:paraId="7FDEFDB8" w14:textId="77777777" w:rsidR="0082652B" w:rsidRPr="002E30AC" w:rsidRDefault="0082652B" w:rsidP="0082652B">
      <w:pPr>
        <w:rPr>
          <w:lang w:val="en-US"/>
          <w:rPrChange w:id="1" w:author="ONOPTCHENKO Xavier" w:date="2019-10-10T11:30:00Z">
            <w:rPr/>
          </w:rPrChange>
        </w:rPr>
      </w:pPr>
      <w:r w:rsidRPr="002E30AC">
        <w:rPr>
          <w:lang w:val="en-US"/>
          <w:rPrChange w:id="2" w:author="ONOPTCHENKO Xavier" w:date="2019-10-10T11:30:00Z">
            <w:rPr/>
          </w:rPrChange>
        </w:rPr>
        <w:t xml:space="preserve">  </w:t>
      </w:r>
    </w:p>
    <w:p w14:paraId="28B880EB" w14:textId="77777777" w:rsidR="0082652B" w:rsidRPr="002E30AC" w:rsidRDefault="0082652B" w:rsidP="0082652B">
      <w:pPr>
        <w:jc w:val="center"/>
        <w:rPr>
          <w:rFonts w:ascii="Verdana" w:hAnsi="Verdana"/>
          <w:sz w:val="28"/>
          <w:lang w:val="en-US" w:eastAsia="en-US"/>
          <w:rPrChange w:id="3" w:author="ONOPTCHENKO Xavier" w:date="2019-10-10T11:30:00Z">
            <w:rPr>
              <w:rFonts w:ascii="Verdana" w:hAnsi="Verdana"/>
              <w:sz w:val="28"/>
              <w:lang w:eastAsia="en-US"/>
            </w:rPr>
          </w:rPrChange>
        </w:rPr>
      </w:pPr>
    </w:p>
    <w:p w14:paraId="493681A0" w14:textId="77777777" w:rsidR="0082652B" w:rsidRPr="002E30AC" w:rsidRDefault="0082652B" w:rsidP="0082652B">
      <w:pPr>
        <w:rPr>
          <w:rFonts w:ascii="Verdana" w:hAnsi="Verdana"/>
          <w:lang w:val="en-US"/>
          <w:rPrChange w:id="4" w:author="ONOPTCHENKO Xavier" w:date="2019-10-10T11:30:00Z">
            <w:rPr>
              <w:rFonts w:ascii="Verdana" w:hAnsi="Verdana"/>
            </w:rPr>
          </w:rPrChange>
        </w:rPr>
      </w:pPr>
    </w:p>
    <w:p w14:paraId="4B17B130" w14:textId="506A0F8D" w:rsidR="002F21A0" w:rsidRPr="00087000" w:rsidRDefault="00087000" w:rsidP="002F21A0">
      <w:pPr>
        <w:pStyle w:val="TitreDossierArchitecture"/>
        <w:rPr>
          <w:i/>
          <w:iCs/>
          <w:color w:val="3366FF"/>
          <w:sz w:val="48"/>
          <w:szCs w:val="44"/>
          <w:lang w:val="en-US" w:eastAsia="en-US"/>
        </w:rPr>
      </w:pPr>
      <w:r w:rsidRPr="00087000">
        <w:rPr>
          <w:i/>
          <w:iCs/>
          <w:color w:val="3366FF"/>
          <w:sz w:val="48"/>
          <w:szCs w:val="44"/>
          <w:lang w:val="en-US" w:eastAsia="en-US"/>
        </w:rPr>
        <w:t>C8071 Migration MDV ESB Chantier Windows</w:t>
      </w:r>
    </w:p>
    <w:p w14:paraId="66F56503" w14:textId="77777777" w:rsidR="002F21A0" w:rsidRPr="00087000" w:rsidRDefault="002F21A0" w:rsidP="002F21A0">
      <w:pPr>
        <w:pStyle w:val="TitreDossierArchitecture"/>
        <w:rPr>
          <w:i/>
          <w:iCs/>
          <w:color w:val="3366FF"/>
          <w:sz w:val="21"/>
          <w:lang w:val="en-US" w:eastAsia="en-US"/>
        </w:rPr>
      </w:pPr>
    </w:p>
    <w:p w14:paraId="6F31177A" w14:textId="0FF5E81C" w:rsidR="002F21A0" w:rsidRPr="00087000" w:rsidRDefault="00087000" w:rsidP="002F21A0">
      <w:pPr>
        <w:pStyle w:val="TitreDossierArchitecture"/>
        <w:rPr>
          <w:i/>
          <w:iCs/>
          <w:color w:val="3366FF"/>
          <w:sz w:val="32"/>
          <w:lang w:eastAsia="en-US"/>
        </w:rPr>
      </w:pPr>
      <w:del w:id="5" w:author="ONOPTCHENKO Xavier" w:date="2019-10-21T14:48:00Z">
        <w:r w:rsidDel="005D5C6E">
          <w:rPr>
            <w:i/>
            <w:iCs/>
            <w:color w:val="3366FF"/>
            <w:sz w:val="32"/>
            <w:lang w:eastAsia="en-US"/>
          </w:rPr>
          <w:delText>10</w:delText>
        </w:r>
      </w:del>
      <w:ins w:id="6" w:author="ONOPTCHENKO Xavier" w:date="2019-10-21T14:48:00Z">
        <w:r w:rsidR="005D5C6E">
          <w:rPr>
            <w:i/>
            <w:iCs/>
            <w:color w:val="3366FF"/>
            <w:sz w:val="32"/>
            <w:lang w:eastAsia="en-US"/>
          </w:rPr>
          <w:t>21</w:t>
        </w:r>
      </w:ins>
      <w:r>
        <w:rPr>
          <w:i/>
          <w:iCs/>
          <w:color w:val="3366FF"/>
          <w:sz w:val="32"/>
          <w:lang w:eastAsia="en-US"/>
        </w:rPr>
        <w:t>/10/2019</w:t>
      </w:r>
    </w:p>
    <w:p w14:paraId="495E9908" w14:textId="77777777" w:rsidR="002F21A0" w:rsidRPr="00087000" w:rsidRDefault="002F21A0" w:rsidP="002F21A0">
      <w:pPr>
        <w:pStyle w:val="TitreDossierArchitecture"/>
        <w:rPr>
          <w:i/>
          <w:iCs/>
          <w:color w:val="3366FF"/>
          <w:sz w:val="32"/>
          <w:lang w:eastAsia="en-US"/>
        </w:rPr>
      </w:pPr>
    </w:p>
    <w:p w14:paraId="4D21AF88" w14:textId="7AB4732F" w:rsidR="002F21A0" w:rsidRPr="00087000" w:rsidRDefault="002F21A0" w:rsidP="002F21A0">
      <w:pPr>
        <w:pStyle w:val="TitreDossierArchitecture"/>
        <w:rPr>
          <w:i/>
          <w:iCs/>
          <w:color w:val="3366FF"/>
          <w:sz w:val="32"/>
          <w:lang w:eastAsia="en-US"/>
        </w:rPr>
      </w:pPr>
      <w:r w:rsidRPr="00087000">
        <w:rPr>
          <w:i/>
          <w:iCs/>
          <w:color w:val="3366FF"/>
          <w:sz w:val="32"/>
          <w:lang w:eastAsia="en-US"/>
        </w:rPr>
        <w:t xml:space="preserve">Version n°: </w:t>
      </w:r>
      <w:r w:rsidR="00087000">
        <w:rPr>
          <w:i/>
          <w:iCs/>
          <w:color w:val="3366FF"/>
          <w:sz w:val="32"/>
          <w:lang w:eastAsia="en-US"/>
        </w:rPr>
        <w:t>0</w:t>
      </w:r>
      <w:r w:rsidRPr="00087000">
        <w:rPr>
          <w:i/>
          <w:iCs/>
          <w:color w:val="3366FF"/>
          <w:sz w:val="32"/>
          <w:lang w:eastAsia="en-US"/>
        </w:rPr>
        <w:t>.</w:t>
      </w:r>
      <w:del w:id="7" w:author="ONOPTCHENKO Xavier" w:date="2019-10-21T14:47:00Z">
        <w:r w:rsidR="00087000" w:rsidDel="005D5C6E">
          <w:rPr>
            <w:i/>
            <w:iCs/>
            <w:color w:val="3366FF"/>
            <w:sz w:val="32"/>
            <w:lang w:eastAsia="en-US"/>
          </w:rPr>
          <w:delText>1</w:delText>
        </w:r>
      </w:del>
      <w:ins w:id="8" w:author="ONOPTCHENKO Xavier" w:date="2019-10-21T14:47:00Z">
        <w:r w:rsidR="005D5C6E">
          <w:rPr>
            <w:i/>
            <w:iCs/>
            <w:color w:val="3366FF"/>
            <w:sz w:val="32"/>
            <w:lang w:eastAsia="en-US"/>
          </w:rPr>
          <w:t>2</w:t>
        </w:r>
      </w:ins>
    </w:p>
    <w:p w14:paraId="2057D644" w14:textId="77777777" w:rsidR="00F31823" w:rsidRPr="00087000" w:rsidRDefault="0082652B" w:rsidP="00F31823">
      <w:pPr>
        <w:spacing w:before="0" w:after="160" w:line="259" w:lineRule="auto"/>
        <w:jc w:val="left"/>
      </w:pPr>
      <w:r w:rsidRPr="00087000">
        <w:br w:type="page"/>
      </w:r>
    </w:p>
    <w:p w14:paraId="64C3AAB8" w14:textId="77777777" w:rsidR="009E5E00" w:rsidRPr="00C428ED" w:rsidRDefault="009E5E00" w:rsidP="009E5E00">
      <w:pPr>
        <w:rPr>
          <w:rStyle w:val="Normal-gras"/>
          <w:rFonts w:ascii="Verdana" w:hAnsi="Verdana"/>
          <w:lang w:val="en-GB"/>
        </w:rPr>
      </w:pPr>
      <w:r w:rsidRPr="00C428ED">
        <w:rPr>
          <w:rStyle w:val="Normal-gras"/>
          <w:rFonts w:ascii="Verdana" w:hAnsi="Verdana"/>
          <w:lang w:val="en-GB"/>
        </w:rPr>
        <w:lastRenderedPageBreak/>
        <w:t>About the document</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3"/>
        <w:gridCol w:w="6988"/>
      </w:tblGrid>
      <w:tr w:rsidR="009E5E00" w:rsidRPr="00C428ED" w14:paraId="70990D9C" w14:textId="77777777" w:rsidTr="001E2640">
        <w:trPr>
          <w:trHeight w:val="295"/>
        </w:trPr>
        <w:tc>
          <w:tcPr>
            <w:tcW w:w="1943" w:type="dxa"/>
            <w:shd w:val="clear" w:color="auto" w:fill="BDD6EE" w:themeFill="accent1" w:themeFillTint="66"/>
          </w:tcPr>
          <w:p w14:paraId="417941A4" w14:textId="77777777" w:rsidR="009E5E00" w:rsidRPr="00C428ED" w:rsidRDefault="009E5E00" w:rsidP="001E2640">
            <w:pPr>
              <w:rPr>
                <w:rFonts w:ascii="Verdana" w:hAnsi="Verdana"/>
                <w:b/>
                <w:sz w:val="16"/>
                <w:szCs w:val="16"/>
                <w:lang w:val="en-GB" w:eastAsia="en-US"/>
              </w:rPr>
            </w:pPr>
            <w:r w:rsidRPr="00C428ED">
              <w:rPr>
                <w:rFonts w:ascii="Verdana" w:hAnsi="Verdana"/>
                <w:b/>
                <w:sz w:val="16"/>
                <w:szCs w:val="16"/>
                <w:lang w:val="en-GB" w:eastAsia="en-US"/>
              </w:rPr>
              <w:t>Name</w:t>
            </w:r>
          </w:p>
        </w:tc>
        <w:tc>
          <w:tcPr>
            <w:tcW w:w="6988" w:type="dxa"/>
            <w:tcBorders>
              <w:bottom w:val="single" w:sz="4" w:space="0" w:color="auto"/>
            </w:tcBorders>
            <w:shd w:val="clear" w:color="auto" w:fill="BDD6EE" w:themeFill="accent1" w:themeFillTint="66"/>
          </w:tcPr>
          <w:p w14:paraId="63D80086" w14:textId="77777777" w:rsidR="009E5E00" w:rsidRPr="00C428ED" w:rsidRDefault="009E5E00" w:rsidP="001E2640">
            <w:pPr>
              <w:pStyle w:val="Tableau-Textecolonne"/>
              <w:rPr>
                <w:rFonts w:ascii="Verdana" w:hAnsi="Verdana"/>
                <w:sz w:val="16"/>
                <w:szCs w:val="16"/>
                <w:lang w:val="en-GB"/>
              </w:rPr>
            </w:pPr>
            <w:r w:rsidRPr="00C428ED">
              <w:rPr>
                <w:rFonts w:ascii="Verdana" w:hAnsi="Verdana"/>
                <w:sz w:val="16"/>
                <w:szCs w:val="16"/>
                <w:lang w:val="en-GB"/>
              </w:rPr>
              <w:t>Architecture Document</w:t>
            </w:r>
          </w:p>
        </w:tc>
      </w:tr>
      <w:tr w:rsidR="009E5E00" w:rsidRPr="00B0129A" w14:paraId="2FD9B038" w14:textId="77777777" w:rsidTr="001E2640">
        <w:trPr>
          <w:trHeight w:val="295"/>
        </w:trPr>
        <w:tc>
          <w:tcPr>
            <w:tcW w:w="1943" w:type="dxa"/>
            <w:shd w:val="clear" w:color="auto" w:fill="BDD6EE" w:themeFill="accent1" w:themeFillTint="66"/>
          </w:tcPr>
          <w:p w14:paraId="3AAC2052" w14:textId="77777777" w:rsidR="009E5E00" w:rsidRPr="00C428ED" w:rsidRDefault="009E5E00" w:rsidP="001E2640">
            <w:pPr>
              <w:rPr>
                <w:rFonts w:ascii="Verdana" w:hAnsi="Verdana"/>
                <w:b/>
                <w:sz w:val="16"/>
                <w:szCs w:val="16"/>
                <w:lang w:val="en-GB" w:eastAsia="en-US"/>
              </w:rPr>
            </w:pPr>
            <w:r w:rsidRPr="00C428ED">
              <w:rPr>
                <w:rFonts w:ascii="Verdana" w:hAnsi="Verdana"/>
                <w:b/>
                <w:sz w:val="16"/>
                <w:szCs w:val="16"/>
                <w:lang w:val="en-GB" w:eastAsia="en-US"/>
              </w:rPr>
              <w:t>Abstract</w:t>
            </w:r>
          </w:p>
        </w:tc>
        <w:tc>
          <w:tcPr>
            <w:tcW w:w="6988" w:type="dxa"/>
            <w:shd w:val="clear" w:color="auto" w:fill="auto"/>
          </w:tcPr>
          <w:p w14:paraId="7860ACFF" w14:textId="77777777" w:rsidR="009E5E00" w:rsidRPr="00C428ED" w:rsidRDefault="009E5E00" w:rsidP="001E2640">
            <w:pPr>
              <w:pStyle w:val="Tableau-Textecolonne"/>
              <w:rPr>
                <w:rFonts w:ascii="Verdana" w:hAnsi="Verdana"/>
                <w:sz w:val="16"/>
                <w:szCs w:val="16"/>
                <w:lang w:val="en-GB"/>
              </w:rPr>
            </w:pPr>
          </w:p>
        </w:tc>
      </w:tr>
    </w:tbl>
    <w:p w14:paraId="4D4A184E" w14:textId="77777777" w:rsidR="009E5E00" w:rsidRDefault="009E5E00" w:rsidP="009E5E00">
      <w:pPr>
        <w:rPr>
          <w:rFonts w:ascii="Verdana" w:hAnsi="Verdana"/>
          <w:lang w:val="en-US"/>
        </w:rPr>
      </w:pPr>
    </w:p>
    <w:p w14:paraId="2E933883" w14:textId="77777777" w:rsidR="009E5E00" w:rsidRPr="00EC4E94" w:rsidRDefault="009E5E00" w:rsidP="009E5E00">
      <w:pPr>
        <w:rPr>
          <w:rFonts w:ascii="Verdana" w:hAnsi="Verdana"/>
          <w:lang w:val="en-US"/>
        </w:rPr>
      </w:pPr>
    </w:p>
    <w:p w14:paraId="60EBBAB3" w14:textId="77777777" w:rsidR="009E5E00" w:rsidRPr="00C428ED" w:rsidRDefault="009E5E00" w:rsidP="009E5E00">
      <w:pPr>
        <w:rPr>
          <w:rFonts w:ascii="Verdana" w:hAnsi="Verdana"/>
          <w:b/>
          <w:bCs/>
          <w:lang w:val="en-GB"/>
        </w:rPr>
      </w:pPr>
      <w:r w:rsidRPr="00C428ED">
        <w:rPr>
          <w:rFonts w:ascii="Verdana" w:hAnsi="Verdana"/>
          <w:b/>
          <w:bCs/>
          <w:lang w:val="en-GB"/>
        </w:rPr>
        <w:t>Document review</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02"/>
        <w:gridCol w:w="3458"/>
        <w:gridCol w:w="2271"/>
      </w:tblGrid>
      <w:tr w:rsidR="009E5E00" w:rsidRPr="00C428ED" w14:paraId="0C578DBD" w14:textId="77777777" w:rsidTr="001E2640">
        <w:tc>
          <w:tcPr>
            <w:tcW w:w="3202" w:type="dxa"/>
            <w:shd w:val="clear" w:color="auto" w:fill="BDD6EE" w:themeFill="accent1" w:themeFillTint="66"/>
          </w:tcPr>
          <w:p w14:paraId="4E665F4F" w14:textId="77777777" w:rsidR="009E5E00" w:rsidRPr="00C428ED" w:rsidRDefault="009E5E00" w:rsidP="001E2640">
            <w:pPr>
              <w:rPr>
                <w:rFonts w:ascii="Verdana" w:hAnsi="Verdana"/>
                <w:b/>
                <w:sz w:val="16"/>
                <w:szCs w:val="16"/>
                <w:lang w:val="en-GB" w:eastAsia="en-US"/>
              </w:rPr>
            </w:pPr>
            <w:r w:rsidRPr="00C428ED">
              <w:rPr>
                <w:rFonts w:ascii="Verdana" w:hAnsi="Verdana"/>
                <w:b/>
                <w:sz w:val="16"/>
                <w:szCs w:val="16"/>
                <w:lang w:val="en-GB" w:eastAsia="en-US"/>
              </w:rPr>
              <w:t>Name</w:t>
            </w:r>
          </w:p>
        </w:tc>
        <w:tc>
          <w:tcPr>
            <w:tcW w:w="3458" w:type="dxa"/>
            <w:shd w:val="clear" w:color="auto" w:fill="BDD6EE" w:themeFill="accent1" w:themeFillTint="66"/>
          </w:tcPr>
          <w:p w14:paraId="48634452" w14:textId="77777777" w:rsidR="009E5E00" w:rsidRPr="00C428ED" w:rsidRDefault="009E5E00" w:rsidP="001E2640">
            <w:pPr>
              <w:jc w:val="center"/>
              <w:rPr>
                <w:rFonts w:ascii="Verdana" w:hAnsi="Verdana"/>
                <w:b/>
                <w:sz w:val="16"/>
                <w:szCs w:val="16"/>
                <w:lang w:val="en-GB" w:eastAsia="en-US"/>
              </w:rPr>
            </w:pPr>
            <w:r w:rsidRPr="00C428ED">
              <w:rPr>
                <w:rFonts w:ascii="Verdana" w:hAnsi="Verdana"/>
                <w:b/>
                <w:sz w:val="16"/>
                <w:szCs w:val="16"/>
                <w:lang w:val="en-GB" w:eastAsia="en-US"/>
              </w:rPr>
              <w:t>Role</w:t>
            </w:r>
          </w:p>
        </w:tc>
        <w:tc>
          <w:tcPr>
            <w:tcW w:w="2271" w:type="dxa"/>
            <w:shd w:val="clear" w:color="auto" w:fill="BDD6EE" w:themeFill="accent1" w:themeFillTint="66"/>
          </w:tcPr>
          <w:p w14:paraId="2340E9D6" w14:textId="77777777" w:rsidR="009E5E00" w:rsidRPr="00C428ED" w:rsidRDefault="009E5E00" w:rsidP="001E2640">
            <w:pPr>
              <w:jc w:val="center"/>
              <w:rPr>
                <w:rFonts w:ascii="Verdana" w:hAnsi="Verdana"/>
                <w:b/>
                <w:sz w:val="16"/>
                <w:szCs w:val="16"/>
                <w:lang w:val="en-GB" w:eastAsia="en-US"/>
              </w:rPr>
            </w:pPr>
            <w:r w:rsidRPr="00C428ED">
              <w:rPr>
                <w:rFonts w:ascii="Verdana" w:hAnsi="Verdana"/>
                <w:b/>
                <w:sz w:val="16"/>
                <w:szCs w:val="16"/>
                <w:lang w:val="en-GB" w:eastAsia="en-US"/>
              </w:rPr>
              <w:t>Date</w:t>
            </w:r>
          </w:p>
        </w:tc>
      </w:tr>
      <w:tr w:rsidR="009E5E00" w:rsidRPr="0086072F" w14:paraId="483D5352" w14:textId="77777777" w:rsidTr="001E2640">
        <w:tc>
          <w:tcPr>
            <w:tcW w:w="3202" w:type="dxa"/>
            <w:shd w:val="clear" w:color="auto" w:fill="auto"/>
          </w:tcPr>
          <w:p w14:paraId="15E53AB8" w14:textId="77777777" w:rsidR="009E5E00" w:rsidRPr="0086072F" w:rsidRDefault="009E5E00" w:rsidP="001E2640">
            <w:pPr>
              <w:pStyle w:val="Tableau-Textecolonne"/>
              <w:rPr>
                <w:rFonts w:ascii="Verdana" w:hAnsi="Verdana"/>
                <w:sz w:val="16"/>
                <w:szCs w:val="16"/>
              </w:rPr>
            </w:pPr>
          </w:p>
        </w:tc>
        <w:tc>
          <w:tcPr>
            <w:tcW w:w="3458" w:type="dxa"/>
            <w:shd w:val="clear" w:color="auto" w:fill="auto"/>
          </w:tcPr>
          <w:p w14:paraId="160A5B05" w14:textId="77777777" w:rsidR="009E5E00" w:rsidRPr="0086072F" w:rsidRDefault="009E5E00" w:rsidP="001E2640">
            <w:pPr>
              <w:pStyle w:val="Tableau-Textecolonne"/>
              <w:rPr>
                <w:rFonts w:ascii="Verdana" w:hAnsi="Verdana"/>
                <w:sz w:val="16"/>
                <w:szCs w:val="16"/>
                <w:lang w:val="en-US"/>
              </w:rPr>
            </w:pPr>
          </w:p>
        </w:tc>
        <w:tc>
          <w:tcPr>
            <w:tcW w:w="2271" w:type="dxa"/>
            <w:shd w:val="clear" w:color="auto" w:fill="auto"/>
          </w:tcPr>
          <w:p w14:paraId="26528ECF" w14:textId="77777777" w:rsidR="009E5E00" w:rsidRPr="0086072F" w:rsidRDefault="009E5E00" w:rsidP="001E2640">
            <w:pPr>
              <w:pStyle w:val="Tableau-Textecolonne"/>
              <w:rPr>
                <w:rFonts w:ascii="Verdana" w:hAnsi="Verdana"/>
                <w:sz w:val="16"/>
                <w:szCs w:val="16"/>
                <w:lang w:val="en-US"/>
              </w:rPr>
            </w:pPr>
          </w:p>
        </w:tc>
      </w:tr>
      <w:tr w:rsidR="009E5E00" w:rsidRPr="0086072F" w14:paraId="44202DAF" w14:textId="77777777" w:rsidTr="001E2640">
        <w:tc>
          <w:tcPr>
            <w:tcW w:w="3202" w:type="dxa"/>
            <w:shd w:val="clear" w:color="auto" w:fill="auto"/>
          </w:tcPr>
          <w:p w14:paraId="73B24C80" w14:textId="77777777" w:rsidR="009E5E00" w:rsidRPr="0086072F" w:rsidRDefault="009E5E00" w:rsidP="001E2640">
            <w:pPr>
              <w:pStyle w:val="Tableau-Textecolonne"/>
              <w:rPr>
                <w:rFonts w:ascii="Verdana" w:hAnsi="Verdana"/>
                <w:sz w:val="16"/>
                <w:szCs w:val="16"/>
                <w:lang w:val="en-US"/>
              </w:rPr>
            </w:pPr>
          </w:p>
        </w:tc>
        <w:tc>
          <w:tcPr>
            <w:tcW w:w="3458" w:type="dxa"/>
            <w:shd w:val="clear" w:color="auto" w:fill="auto"/>
          </w:tcPr>
          <w:p w14:paraId="1A2DB0EE" w14:textId="77777777" w:rsidR="009E5E00" w:rsidRPr="0086072F" w:rsidRDefault="009E5E00" w:rsidP="001E2640">
            <w:pPr>
              <w:pStyle w:val="Tableau-Textecolonne"/>
              <w:rPr>
                <w:rFonts w:ascii="Verdana" w:hAnsi="Verdana"/>
                <w:sz w:val="16"/>
                <w:szCs w:val="16"/>
                <w:lang w:val="en-US"/>
              </w:rPr>
            </w:pPr>
          </w:p>
        </w:tc>
        <w:tc>
          <w:tcPr>
            <w:tcW w:w="2271" w:type="dxa"/>
            <w:shd w:val="clear" w:color="auto" w:fill="auto"/>
          </w:tcPr>
          <w:p w14:paraId="65E959A0" w14:textId="77777777" w:rsidR="009E5E00" w:rsidRPr="0086072F" w:rsidRDefault="009E5E00" w:rsidP="001E2640">
            <w:pPr>
              <w:pStyle w:val="Tableau-Textecolonne"/>
              <w:rPr>
                <w:rFonts w:ascii="Verdana" w:hAnsi="Verdana"/>
                <w:sz w:val="16"/>
                <w:szCs w:val="16"/>
                <w:lang w:val="en-US"/>
              </w:rPr>
            </w:pPr>
          </w:p>
        </w:tc>
      </w:tr>
      <w:tr w:rsidR="009E5E00" w:rsidRPr="0086072F" w14:paraId="1306219A" w14:textId="77777777" w:rsidTr="001E2640">
        <w:tc>
          <w:tcPr>
            <w:tcW w:w="3202" w:type="dxa"/>
            <w:shd w:val="clear" w:color="auto" w:fill="auto"/>
          </w:tcPr>
          <w:p w14:paraId="21857542" w14:textId="77777777" w:rsidR="009E5E00" w:rsidRPr="0086072F" w:rsidRDefault="009E5E00" w:rsidP="001E2640">
            <w:pPr>
              <w:pStyle w:val="Tableau-Textecolonne"/>
              <w:rPr>
                <w:rFonts w:ascii="Verdana" w:hAnsi="Verdana"/>
                <w:sz w:val="16"/>
                <w:szCs w:val="16"/>
                <w:lang w:val="en-US"/>
              </w:rPr>
            </w:pPr>
          </w:p>
        </w:tc>
        <w:tc>
          <w:tcPr>
            <w:tcW w:w="3458" w:type="dxa"/>
            <w:shd w:val="clear" w:color="auto" w:fill="auto"/>
          </w:tcPr>
          <w:p w14:paraId="17F020EC" w14:textId="77777777" w:rsidR="009E5E00" w:rsidRPr="0086072F" w:rsidRDefault="009E5E00" w:rsidP="001E2640">
            <w:pPr>
              <w:pStyle w:val="Tableau-Textecolonne"/>
              <w:rPr>
                <w:rFonts w:ascii="Verdana" w:hAnsi="Verdana"/>
                <w:sz w:val="16"/>
                <w:szCs w:val="16"/>
                <w:lang w:val="en-US"/>
              </w:rPr>
            </w:pPr>
          </w:p>
        </w:tc>
        <w:tc>
          <w:tcPr>
            <w:tcW w:w="2271" w:type="dxa"/>
            <w:shd w:val="clear" w:color="auto" w:fill="auto"/>
          </w:tcPr>
          <w:p w14:paraId="722BBD32" w14:textId="77777777" w:rsidR="009E5E00" w:rsidRPr="0086072F" w:rsidRDefault="009E5E00" w:rsidP="001E2640">
            <w:pPr>
              <w:pStyle w:val="Tableau-Textecolonne"/>
              <w:rPr>
                <w:rFonts w:ascii="Verdana" w:hAnsi="Verdana"/>
                <w:sz w:val="16"/>
                <w:szCs w:val="16"/>
                <w:lang w:val="en-US"/>
              </w:rPr>
            </w:pPr>
          </w:p>
        </w:tc>
      </w:tr>
      <w:tr w:rsidR="009E5E00" w:rsidRPr="0086072F" w14:paraId="152EDD2D" w14:textId="77777777" w:rsidTr="001E2640">
        <w:tc>
          <w:tcPr>
            <w:tcW w:w="3202" w:type="dxa"/>
            <w:shd w:val="clear" w:color="auto" w:fill="auto"/>
          </w:tcPr>
          <w:p w14:paraId="6D43BCED" w14:textId="77777777" w:rsidR="009E5E00" w:rsidRPr="0086072F" w:rsidRDefault="009E5E00" w:rsidP="001E2640">
            <w:pPr>
              <w:pStyle w:val="Tableau-Textecolonne"/>
              <w:rPr>
                <w:rFonts w:ascii="Verdana" w:hAnsi="Verdana"/>
                <w:sz w:val="16"/>
                <w:szCs w:val="16"/>
                <w:lang w:val="en-US"/>
              </w:rPr>
            </w:pPr>
          </w:p>
        </w:tc>
        <w:tc>
          <w:tcPr>
            <w:tcW w:w="3458" w:type="dxa"/>
            <w:shd w:val="clear" w:color="auto" w:fill="auto"/>
          </w:tcPr>
          <w:p w14:paraId="5AB3C1D6" w14:textId="77777777" w:rsidR="009E5E00" w:rsidRPr="0086072F" w:rsidRDefault="009E5E00" w:rsidP="001E2640">
            <w:pPr>
              <w:pStyle w:val="Tableau-Textecolonne"/>
              <w:rPr>
                <w:rFonts w:ascii="Verdana" w:hAnsi="Verdana"/>
                <w:sz w:val="16"/>
                <w:szCs w:val="16"/>
                <w:lang w:val="en-US"/>
              </w:rPr>
            </w:pPr>
          </w:p>
        </w:tc>
        <w:tc>
          <w:tcPr>
            <w:tcW w:w="2271" w:type="dxa"/>
            <w:shd w:val="clear" w:color="auto" w:fill="auto"/>
          </w:tcPr>
          <w:p w14:paraId="3D2024C1" w14:textId="77777777" w:rsidR="009E5E00" w:rsidRPr="0086072F" w:rsidRDefault="009E5E00" w:rsidP="001E2640">
            <w:pPr>
              <w:pStyle w:val="Tableau-Textecolonne"/>
              <w:rPr>
                <w:rFonts w:ascii="Verdana" w:hAnsi="Verdana"/>
                <w:sz w:val="16"/>
                <w:szCs w:val="16"/>
                <w:lang w:val="en-US"/>
              </w:rPr>
            </w:pPr>
          </w:p>
        </w:tc>
      </w:tr>
    </w:tbl>
    <w:p w14:paraId="41E7D1C0" w14:textId="77777777" w:rsidR="009E5E00" w:rsidRDefault="009E5E00" w:rsidP="009E5E00">
      <w:pPr>
        <w:rPr>
          <w:rFonts w:ascii="Verdana" w:hAnsi="Verdana"/>
          <w:lang w:val="en-US"/>
        </w:rPr>
      </w:pPr>
    </w:p>
    <w:p w14:paraId="75669ABF" w14:textId="77777777" w:rsidR="009E5E00" w:rsidRPr="0086072F" w:rsidRDefault="009E5E00" w:rsidP="009E5E00">
      <w:pPr>
        <w:rPr>
          <w:rFonts w:ascii="Verdana" w:hAnsi="Verdana"/>
          <w:lang w:val="en-US"/>
        </w:rPr>
      </w:pPr>
    </w:p>
    <w:p w14:paraId="7C4B9615" w14:textId="77777777" w:rsidR="009E5E00" w:rsidRPr="0086072F" w:rsidRDefault="009E5E00" w:rsidP="009E5E00">
      <w:pPr>
        <w:rPr>
          <w:rStyle w:val="Normal-gras"/>
          <w:rFonts w:ascii="Verdana" w:hAnsi="Verdana"/>
        </w:rPr>
      </w:pPr>
      <w:r w:rsidRPr="0086072F">
        <w:rPr>
          <w:rStyle w:val="Normal-gras"/>
          <w:rFonts w:ascii="Verdana" w:hAnsi="Verdana"/>
        </w:rPr>
        <w:t>Document validation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02"/>
        <w:gridCol w:w="3458"/>
        <w:gridCol w:w="2271"/>
      </w:tblGrid>
      <w:tr w:rsidR="009E5E00" w:rsidRPr="00C428ED" w14:paraId="27420015" w14:textId="77777777" w:rsidTr="001E2640">
        <w:tc>
          <w:tcPr>
            <w:tcW w:w="3202" w:type="dxa"/>
            <w:shd w:val="clear" w:color="auto" w:fill="BDD6EE" w:themeFill="accent1" w:themeFillTint="66"/>
          </w:tcPr>
          <w:p w14:paraId="7AC997D7" w14:textId="77777777" w:rsidR="009E5E00" w:rsidRPr="0086072F" w:rsidRDefault="009E5E00" w:rsidP="001E2640">
            <w:pPr>
              <w:jc w:val="center"/>
              <w:rPr>
                <w:rFonts w:ascii="Verdana" w:hAnsi="Verdana"/>
                <w:b/>
                <w:sz w:val="16"/>
                <w:szCs w:val="16"/>
                <w:lang w:eastAsia="en-US"/>
              </w:rPr>
            </w:pPr>
            <w:r w:rsidRPr="0086072F">
              <w:rPr>
                <w:rFonts w:ascii="Verdana" w:hAnsi="Verdana"/>
                <w:b/>
                <w:sz w:val="16"/>
                <w:szCs w:val="16"/>
                <w:lang w:eastAsia="en-US"/>
              </w:rPr>
              <w:t>Name</w:t>
            </w:r>
          </w:p>
        </w:tc>
        <w:tc>
          <w:tcPr>
            <w:tcW w:w="3458" w:type="dxa"/>
            <w:shd w:val="clear" w:color="auto" w:fill="BDD6EE" w:themeFill="accent1" w:themeFillTint="66"/>
          </w:tcPr>
          <w:p w14:paraId="22D308D2" w14:textId="77777777" w:rsidR="009E5E00" w:rsidRPr="0086072F" w:rsidRDefault="009E5E00" w:rsidP="001E2640">
            <w:pPr>
              <w:jc w:val="center"/>
              <w:rPr>
                <w:rFonts w:ascii="Verdana" w:hAnsi="Verdana"/>
                <w:b/>
                <w:sz w:val="16"/>
                <w:szCs w:val="16"/>
                <w:lang w:eastAsia="en-US"/>
              </w:rPr>
            </w:pPr>
            <w:r w:rsidRPr="0086072F">
              <w:rPr>
                <w:rFonts w:ascii="Verdana" w:hAnsi="Verdana"/>
                <w:b/>
                <w:sz w:val="16"/>
                <w:szCs w:val="16"/>
                <w:lang w:eastAsia="en-US"/>
              </w:rPr>
              <w:t>Role</w:t>
            </w:r>
          </w:p>
        </w:tc>
        <w:tc>
          <w:tcPr>
            <w:tcW w:w="2271" w:type="dxa"/>
            <w:shd w:val="clear" w:color="auto" w:fill="BDD6EE" w:themeFill="accent1" w:themeFillTint="66"/>
          </w:tcPr>
          <w:p w14:paraId="1506218E" w14:textId="77777777" w:rsidR="009E5E00" w:rsidRPr="0086072F" w:rsidRDefault="009E5E00" w:rsidP="001E2640">
            <w:pPr>
              <w:jc w:val="center"/>
              <w:rPr>
                <w:rFonts w:ascii="Verdana" w:hAnsi="Verdana"/>
                <w:b/>
                <w:sz w:val="16"/>
                <w:szCs w:val="16"/>
                <w:lang w:eastAsia="en-US"/>
              </w:rPr>
            </w:pPr>
            <w:r w:rsidRPr="0086072F">
              <w:rPr>
                <w:rFonts w:ascii="Verdana" w:hAnsi="Verdana"/>
                <w:b/>
                <w:sz w:val="16"/>
                <w:szCs w:val="16"/>
                <w:lang w:eastAsia="en-US"/>
              </w:rPr>
              <w:t>Date</w:t>
            </w:r>
          </w:p>
        </w:tc>
      </w:tr>
      <w:tr w:rsidR="009E5E00" w:rsidRPr="00C428ED" w14:paraId="0738483F" w14:textId="77777777" w:rsidTr="001E2640">
        <w:tc>
          <w:tcPr>
            <w:tcW w:w="3202" w:type="dxa"/>
            <w:shd w:val="clear" w:color="auto" w:fill="auto"/>
          </w:tcPr>
          <w:p w14:paraId="2A09E1A6" w14:textId="77777777" w:rsidR="009E5E00" w:rsidRPr="0086072F" w:rsidRDefault="009E5E00" w:rsidP="001E2640">
            <w:pPr>
              <w:pStyle w:val="Tableau-Textecolonne"/>
              <w:rPr>
                <w:rFonts w:ascii="Verdana" w:hAnsi="Verdana"/>
                <w:sz w:val="16"/>
                <w:szCs w:val="16"/>
              </w:rPr>
            </w:pPr>
          </w:p>
        </w:tc>
        <w:tc>
          <w:tcPr>
            <w:tcW w:w="3458" w:type="dxa"/>
            <w:shd w:val="clear" w:color="auto" w:fill="auto"/>
          </w:tcPr>
          <w:p w14:paraId="582263BC" w14:textId="77777777" w:rsidR="009E5E00" w:rsidRPr="0086072F" w:rsidRDefault="009E5E00" w:rsidP="001E2640">
            <w:pPr>
              <w:pStyle w:val="Tableau-Textecolonne"/>
              <w:rPr>
                <w:rFonts w:ascii="Verdana" w:hAnsi="Verdana"/>
                <w:sz w:val="16"/>
                <w:szCs w:val="16"/>
              </w:rPr>
            </w:pPr>
          </w:p>
        </w:tc>
        <w:tc>
          <w:tcPr>
            <w:tcW w:w="2271" w:type="dxa"/>
            <w:shd w:val="clear" w:color="auto" w:fill="auto"/>
          </w:tcPr>
          <w:p w14:paraId="3A59199C" w14:textId="77777777" w:rsidR="009E5E00" w:rsidRPr="0086072F" w:rsidRDefault="009E5E00" w:rsidP="001E2640">
            <w:pPr>
              <w:pStyle w:val="Tableau-Textecolonne"/>
              <w:rPr>
                <w:rFonts w:ascii="Verdana" w:hAnsi="Verdana"/>
                <w:sz w:val="16"/>
                <w:szCs w:val="16"/>
              </w:rPr>
            </w:pPr>
          </w:p>
        </w:tc>
      </w:tr>
      <w:tr w:rsidR="009E5E00" w:rsidRPr="00C428ED" w14:paraId="243952DB" w14:textId="77777777" w:rsidTr="001E2640">
        <w:tc>
          <w:tcPr>
            <w:tcW w:w="3202" w:type="dxa"/>
            <w:shd w:val="clear" w:color="auto" w:fill="auto"/>
          </w:tcPr>
          <w:p w14:paraId="153852CF" w14:textId="77777777" w:rsidR="009E5E00" w:rsidRPr="0086072F" w:rsidRDefault="009E5E00" w:rsidP="001E2640">
            <w:pPr>
              <w:pStyle w:val="Tableau-Textecolonne"/>
              <w:rPr>
                <w:rFonts w:ascii="Verdana" w:hAnsi="Verdana"/>
                <w:sz w:val="16"/>
                <w:szCs w:val="16"/>
              </w:rPr>
            </w:pPr>
          </w:p>
        </w:tc>
        <w:tc>
          <w:tcPr>
            <w:tcW w:w="3458" w:type="dxa"/>
            <w:shd w:val="clear" w:color="auto" w:fill="auto"/>
          </w:tcPr>
          <w:p w14:paraId="2CCD9256" w14:textId="77777777" w:rsidR="009E5E00" w:rsidRPr="0086072F" w:rsidRDefault="009E5E00" w:rsidP="001E2640">
            <w:pPr>
              <w:pStyle w:val="Tableau-Textecolonne"/>
              <w:rPr>
                <w:rFonts w:ascii="Verdana" w:hAnsi="Verdana"/>
                <w:sz w:val="16"/>
                <w:szCs w:val="16"/>
              </w:rPr>
            </w:pPr>
          </w:p>
        </w:tc>
        <w:tc>
          <w:tcPr>
            <w:tcW w:w="2271" w:type="dxa"/>
            <w:shd w:val="clear" w:color="auto" w:fill="auto"/>
          </w:tcPr>
          <w:p w14:paraId="6573BD7D" w14:textId="77777777" w:rsidR="009E5E00" w:rsidRPr="0086072F" w:rsidRDefault="009E5E00" w:rsidP="001E2640">
            <w:pPr>
              <w:pStyle w:val="Tableau-Textecolonne"/>
              <w:rPr>
                <w:rFonts w:ascii="Verdana" w:hAnsi="Verdana"/>
                <w:sz w:val="16"/>
                <w:szCs w:val="16"/>
              </w:rPr>
            </w:pPr>
          </w:p>
        </w:tc>
      </w:tr>
    </w:tbl>
    <w:p w14:paraId="462C6B5B" w14:textId="77777777" w:rsidR="009E5E00" w:rsidRPr="0086072F" w:rsidRDefault="009E5E00" w:rsidP="009E5E00">
      <w:pPr>
        <w:rPr>
          <w:rStyle w:val="Normal-gras"/>
          <w:rFonts w:ascii="Verdana" w:hAnsi="Verdana"/>
        </w:rPr>
      </w:pPr>
    </w:p>
    <w:p w14:paraId="311F6D0F" w14:textId="77777777" w:rsidR="009E5E00" w:rsidRPr="0086072F" w:rsidRDefault="009E5E00" w:rsidP="009E5E00">
      <w:pPr>
        <w:rPr>
          <w:rStyle w:val="Normal-gras"/>
          <w:rFonts w:ascii="Verdana" w:hAnsi="Verdana"/>
        </w:rPr>
      </w:pPr>
    </w:p>
    <w:p w14:paraId="1DA79A9D" w14:textId="77777777" w:rsidR="009E5E00" w:rsidRPr="0086072F" w:rsidRDefault="009E5E00" w:rsidP="009E5E00">
      <w:pPr>
        <w:rPr>
          <w:rStyle w:val="Normal-gras"/>
          <w:rFonts w:ascii="Verdana" w:hAnsi="Verdana"/>
        </w:rPr>
      </w:pPr>
      <w:r w:rsidRPr="0086072F">
        <w:rPr>
          <w:rStyle w:val="Normal-gras"/>
          <w:rFonts w:ascii="Verdana" w:hAnsi="Verdana"/>
        </w:rPr>
        <w:t>Versions</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260"/>
        <w:gridCol w:w="1800"/>
        <w:gridCol w:w="1530"/>
        <w:gridCol w:w="3261"/>
      </w:tblGrid>
      <w:tr w:rsidR="009E5E00" w:rsidRPr="00C428ED" w14:paraId="7CE460CF" w14:textId="77777777" w:rsidTr="001E2640">
        <w:tc>
          <w:tcPr>
            <w:tcW w:w="1080" w:type="dxa"/>
            <w:shd w:val="clear" w:color="auto" w:fill="BDD6EE" w:themeFill="accent1" w:themeFillTint="66"/>
          </w:tcPr>
          <w:p w14:paraId="41E33B6C" w14:textId="77777777" w:rsidR="009E5E00" w:rsidRPr="0086072F" w:rsidRDefault="009E5E00" w:rsidP="001E2640">
            <w:pPr>
              <w:jc w:val="center"/>
              <w:rPr>
                <w:rFonts w:ascii="Verdana" w:hAnsi="Verdana"/>
                <w:b/>
                <w:sz w:val="16"/>
                <w:szCs w:val="16"/>
                <w:lang w:eastAsia="en-US"/>
              </w:rPr>
            </w:pPr>
            <w:r w:rsidRPr="0086072F">
              <w:rPr>
                <w:rFonts w:ascii="Verdana" w:hAnsi="Verdana"/>
                <w:b/>
                <w:sz w:val="16"/>
                <w:szCs w:val="16"/>
                <w:lang w:eastAsia="en-US"/>
              </w:rPr>
              <w:t>Version</w:t>
            </w:r>
          </w:p>
        </w:tc>
        <w:tc>
          <w:tcPr>
            <w:tcW w:w="1260" w:type="dxa"/>
            <w:shd w:val="clear" w:color="auto" w:fill="BDD6EE" w:themeFill="accent1" w:themeFillTint="66"/>
          </w:tcPr>
          <w:p w14:paraId="456B7587" w14:textId="77777777" w:rsidR="009E5E00" w:rsidRPr="0086072F" w:rsidRDefault="009E5E00" w:rsidP="001E2640">
            <w:pPr>
              <w:jc w:val="center"/>
              <w:rPr>
                <w:rFonts w:ascii="Verdana" w:hAnsi="Verdana"/>
                <w:b/>
                <w:sz w:val="16"/>
                <w:szCs w:val="16"/>
                <w:lang w:eastAsia="en-US"/>
              </w:rPr>
            </w:pPr>
            <w:r w:rsidRPr="0086072F">
              <w:rPr>
                <w:rFonts w:ascii="Verdana" w:hAnsi="Verdana"/>
                <w:b/>
                <w:sz w:val="16"/>
                <w:szCs w:val="16"/>
                <w:lang w:eastAsia="en-US"/>
              </w:rPr>
              <w:t>Date</w:t>
            </w:r>
          </w:p>
        </w:tc>
        <w:tc>
          <w:tcPr>
            <w:tcW w:w="1800" w:type="dxa"/>
            <w:shd w:val="clear" w:color="auto" w:fill="BDD6EE" w:themeFill="accent1" w:themeFillTint="66"/>
          </w:tcPr>
          <w:p w14:paraId="468886F9" w14:textId="77777777" w:rsidR="009E5E00" w:rsidRPr="0086072F" w:rsidRDefault="009E5E00" w:rsidP="001E2640">
            <w:pPr>
              <w:jc w:val="center"/>
              <w:rPr>
                <w:rFonts w:ascii="Verdana" w:hAnsi="Verdana"/>
                <w:b/>
                <w:sz w:val="16"/>
                <w:szCs w:val="16"/>
                <w:lang w:eastAsia="en-US"/>
              </w:rPr>
            </w:pPr>
            <w:r w:rsidRPr="0086072F">
              <w:rPr>
                <w:rFonts w:ascii="Verdana" w:hAnsi="Verdana"/>
                <w:b/>
                <w:sz w:val="16"/>
                <w:szCs w:val="16"/>
                <w:lang w:eastAsia="en-US"/>
              </w:rPr>
              <w:t>Author</w:t>
            </w:r>
          </w:p>
        </w:tc>
        <w:tc>
          <w:tcPr>
            <w:tcW w:w="1530" w:type="dxa"/>
            <w:shd w:val="clear" w:color="auto" w:fill="BDD6EE" w:themeFill="accent1" w:themeFillTint="66"/>
          </w:tcPr>
          <w:p w14:paraId="7EAECA81" w14:textId="77777777" w:rsidR="009E5E00" w:rsidRPr="0086072F" w:rsidRDefault="009E5E00" w:rsidP="001E2640">
            <w:pPr>
              <w:jc w:val="center"/>
              <w:rPr>
                <w:rFonts w:ascii="Verdana" w:hAnsi="Verdana"/>
                <w:b/>
                <w:sz w:val="16"/>
                <w:szCs w:val="16"/>
                <w:lang w:eastAsia="en-US"/>
              </w:rPr>
            </w:pPr>
            <w:r w:rsidRPr="0086072F">
              <w:rPr>
                <w:rFonts w:ascii="Verdana" w:hAnsi="Verdana"/>
                <w:b/>
                <w:sz w:val="16"/>
                <w:szCs w:val="16"/>
                <w:lang w:eastAsia="en-US"/>
              </w:rPr>
              <w:t>Métier</w:t>
            </w:r>
          </w:p>
        </w:tc>
        <w:tc>
          <w:tcPr>
            <w:tcW w:w="3261" w:type="dxa"/>
            <w:shd w:val="clear" w:color="auto" w:fill="BDD6EE" w:themeFill="accent1" w:themeFillTint="66"/>
          </w:tcPr>
          <w:p w14:paraId="129BC515" w14:textId="77777777" w:rsidR="009E5E00" w:rsidRPr="0086072F" w:rsidRDefault="009E5E00" w:rsidP="001E2640">
            <w:pPr>
              <w:jc w:val="center"/>
              <w:rPr>
                <w:rFonts w:ascii="Verdana" w:hAnsi="Verdana"/>
                <w:b/>
                <w:sz w:val="16"/>
                <w:szCs w:val="16"/>
                <w:lang w:eastAsia="en-US"/>
              </w:rPr>
            </w:pPr>
            <w:r w:rsidRPr="0086072F">
              <w:rPr>
                <w:rFonts w:ascii="Verdana" w:hAnsi="Verdana"/>
                <w:b/>
                <w:sz w:val="16"/>
                <w:szCs w:val="16"/>
                <w:lang w:eastAsia="en-US"/>
              </w:rPr>
              <w:t>Comment</w:t>
            </w:r>
          </w:p>
        </w:tc>
      </w:tr>
      <w:tr w:rsidR="009E5E00" w:rsidRPr="00C428ED" w14:paraId="0792F079" w14:textId="77777777" w:rsidTr="001E2640">
        <w:tc>
          <w:tcPr>
            <w:tcW w:w="1080" w:type="dxa"/>
            <w:shd w:val="clear" w:color="auto" w:fill="auto"/>
          </w:tcPr>
          <w:p w14:paraId="6062EF84" w14:textId="06DDD04A" w:rsidR="009E5E00" w:rsidRPr="009E5E00" w:rsidRDefault="00087000" w:rsidP="001E2640">
            <w:pPr>
              <w:pStyle w:val="Paragraphe1"/>
              <w:jc w:val="center"/>
              <w:rPr>
                <w:rFonts w:ascii="Verdana" w:hAnsi="Verdana"/>
                <w:sz w:val="16"/>
                <w:szCs w:val="16"/>
                <w14:shadow w14:blurRad="50800" w14:dist="38100" w14:dir="2700000" w14:sx="100000" w14:sy="100000" w14:kx="0" w14:ky="0" w14:algn="tl">
                  <w14:srgbClr w14:val="000000">
                    <w14:alpha w14:val="60000"/>
                  </w14:srgbClr>
                </w14:shadow>
              </w:rPr>
            </w:pPr>
            <w:r>
              <w:rPr>
                <w:rFonts w:ascii="Verdana" w:hAnsi="Verdana"/>
                <w:sz w:val="16"/>
                <w:szCs w:val="16"/>
                <w14:shadow w14:blurRad="50800" w14:dist="38100" w14:dir="2700000" w14:sx="100000" w14:sy="100000" w14:kx="0" w14:ky="0" w14:algn="tl">
                  <w14:srgbClr w14:val="000000">
                    <w14:alpha w14:val="60000"/>
                  </w14:srgbClr>
                </w14:shadow>
              </w:rPr>
              <w:t>0.1</w:t>
            </w:r>
          </w:p>
        </w:tc>
        <w:tc>
          <w:tcPr>
            <w:tcW w:w="1260" w:type="dxa"/>
            <w:shd w:val="clear" w:color="auto" w:fill="auto"/>
          </w:tcPr>
          <w:p w14:paraId="4E8B80C8" w14:textId="19E5DF31" w:rsidR="009E5E00" w:rsidRPr="009E5E00" w:rsidRDefault="00087000" w:rsidP="001E2640">
            <w:pPr>
              <w:pStyle w:val="Paragraphe1"/>
              <w:jc w:val="center"/>
              <w:rPr>
                <w:rFonts w:ascii="Verdana" w:hAnsi="Verdana"/>
                <w:sz w:val="16"/>
                <w:szCs w:val="16"/>
                <w14:shadow w14:blurRad="50800" w14:dist="38100" w14:dir="2700000" w14:sx="100000" w14:sy="100000" w14:kx="0" w14:ky="0" w14:algn="tl">
                  <w14:srgbClr w14:val="000000">
                    <w14:alpha w14:val="60000"/>
                  </w14:srgbClr>
                </w14:shadow>
              </w:rPr>
            </w:pPr>
            <w:r>
              <w:rPr>
                <w:rFonts w:ascii="Verdana" w:hAnsi="Verdana"/>
                <w:sz w:val="16"/>
                <w:szCs w:val="16"/>
                <w14:shadow w14:blurRad="50800" w14:dist="38100" w14:dir="2700000" w14:sx="100000" w14:sy="100000" w14:kx="0" w14:ky="0" w14:algn="tl">
                  <w14:srgbClr w14:val="000000">
                    <w14:alpha w14:val="60000"/>
                  </w14:srgbClr>
                </w14:shadow>
              </w:rPr>
              <w:t>10/10/2019</w:t>
            </w:r>
          </w:p>
        </w:tc>
        <w:tc>
          <w:tcPr>
            <w:tcW w:w="1800" w:type="dxa"/>
            <w:shd w:val="clear" w:color="auto" w:fill="auto"/>
          </w:tcPr>
          <w:p w14:paraId="58D84CB9" w14:textId="0F4E880E" w:rsidR="009E5E00" w:rsidRPr="009E5E00" w:rsidRDefault="00087000" w:rsidP="001E2640">
            <w:pPr>
              <w:pStyle w:val="Paragraphe1"/>
              <w:jc w:val="center"/>
              <w:rPr>
                <w:rFonts w:ascii="Verdana" w:hAnsi="Verdana"/>
                <w:b/>
                <w:sz w:val="16"/>
                <w:szCs w:val="16"/>
                <w14:shadow w14:blurRad="50800" w14:dist="38100" w14:dir="2700000" w14:sx="100000" w14:sy="100000" w14:kx="0" w14:ky="0" w14:algn="tl">
                  <w14:srgbClr w14:val="000000">
                    <w14:alpha w14:val="60000"/>
                  </w14:srgbClr>
                </w14:shadow>
              </w:rPr>
            </w:pPr>
            <w:r>
              <w:rPr>
                <w:rFonts w:ascii="Verdana" w:hAnsi="Verdana"/>
                <w:b/>
                <w:sz w:val="16"/>
                <w:szCs w:val="16"/>
                <w14:shadow w14:blurRad="50800" w14:dist="38100" w14:dir="2700000" w14:sx="100000" w14:sy="100000" w14:kx="0" w14:ky="0" w14:algn="tl">
                  <w14:srgbClr w14:val="000000">
                    <w14:alpha w14:val="60000"/>
                  </w14:srgbClr>
                </w14:shadow>
              </w:rPr>
              <w:t>X. Onoptchenko</w:t>
            </w:r>
          </w:p>
        </w:tc>
        <w:tc>
          <w:tcPr>
            <w:tcW w:w="1530" w:type="dxa"/>
            <w:shd w:val="clear" w:color="auto" w:fill="auto"/>
          </w:tcPr>
          <w:p w14:paraId="7D044DC3" w14:textId="5880F94F" w:rsidR="009E5E00" w:rsidRPr="009E5E00" w:rsidRDefault="00087000" w:rsidP="001E2640">
            <w:pPr>
              <w:pStyle w:val="Paragraphe1"/>
              <w:rPr>
                <w:rFonts w:ascii="Verdana" w:hAnsi="Verdana"/>
                <w:sz w:val="16"/>
                <w:szCs w:val="16"/>
                <w14:shadow w14:blurRad="50800" w14:dist="38100" w14:dir="2700000" w14:sx="100000" w14:sy="100000" w14:kx="0" w14:ky="0" w14:algn="tl">
                  <w14:srgbClr w14:val="000000">
                    <w14:alpha w14:val="60000"/>
                  </w14:srgbClr>
                </w14:shadow>
              </w:rPr>
            </w:pPr>
            <w:r>
              <w:rPr>
                <w:rFonts w:ascii="Verdana" w:hAnsi="Verdana"/>
                <w:sz w:val="16"/>
                <w:szCs w:val="16"/>
                <w14:shadow w14:blurRad="50800" w14:dist="38100" w14:dir="2700000" w14:sx="100000" w14:sy="100000" w14:kx="0" w14:ky="0" w14:algn="tl">
                  <w14:srgbClr w14:val="000000">
                    <w14:alpha w14:val="60000"/>
                  </w14:srgbClr>
                </w14:shadow>
              </w:rPr>
              <w:t>Architecture</w:t>
            </w:r>
          </w:p>
        </w:tc>
        <w:tc>
          <w:tcPr>
            <w:tcW w:w="3261" w:type="dxa"/>
            <w:shd w:val="clear" w:color="auto" w:fill="auto"/>
          </w:tcPr>
          <w:p w14:paraId="29283C02" w14:textId="19A4BEC9" w:rsidR="009E5E00" w:rsidRPr="009E5E00" w:rsidRDefault="00087000" w:rsidP="001E2640">
            <w:pPr>
              <w:pStyle w:val="Paragraphe1"/>
              <w:rPr>
                <w:rFonts w:ascii="Verdana" w:hAnsi="Verdana"/>
                <w:sz w:val="16"/>
                <w:szCs w:val="16"/>
                <w14:shadow w14:blurRad="50800" w14:dist="38100" w14:dir="2700000" w14:sx="100000" w14:sy="100000" w14:kx="0" w14:ky="0" w14:algn="tl">
                  <w14:srgbClr w14:val="000000">
                    <w14:alpha w14:val="60000"/>
                  </w14:srgbClr>
                </w14:shadow>
              </w:rPr>
            </w:pPr>
            <w:r>
              <w:rPr>
                <w:rFonts w:ascii="Verdana" w:hAnsi="Verdana"/>
                <w:sz w:val="16"/>
                <w:szCs w:val="16"/>
                <w14:shadow w14:blurRad="50800" w14:dist="38100" w14:dir="2700000" w14:sx="100000" w14:sy="100000" w14:kx="0" w14:ky="0" w14:algn="tl">
                  <w14:srgbClr w14:val="000000">
                    <w14:alpha w14:val="60000"/>
                  </w14:srgbClr>
                </w14:shadow>
              </w:rPr>
              <w:t>Initialisation du document</w:t>
            </w:r>
          </w:p>
        </w:tc>
      </w:tr>
      <w:tr w:rsidR="009E5E00" w:rsidRPr="00C428ED" w14:paraId="69528414" w14:textId="77777777" w:rsidTr="001E2640">
        <w:tc>
          <w:tcPr>
            <w:tcW w:w="1080" w:type="dxa"/>
            <w:shd w:val="clear" w:color="auto" w:fill="auto"/>
          </w:tcPr>
          <w:p w14:paraId="2B1FF9F8" w14:textId="5EAD80F6" w:rsidR="009E5E00" w:rsidRPr="009E5E00" w:rsidRDefault="005D5C6E" w:rsidP="001E2640">
            <w:pPr>
              <w:pStyle w:val="Paragraphe1"/>
              <w:jc w:val="center"/>
              <w:rPr>
                <w:rFonts w:ascii="Verdana" w:hAnsi="Verdana"/>
                <w:sz w:val="16"/>
                <w:szCs w:val="16"/>
                <w14:shadow w14:blurRad="50800" w14:dist="38100" w14:dir="2700000" w14:sx="100000" w14:sy="100000" w14:kx="0" w14:ky="0" w14:algn="tl">
                  <w14:srgbClr w14:val="000000">
                    <w14:alpha w14:val="60000"/>
                  </w14:srgbClr>
                </w14:shadow>
              </w:rPr>
            </w:pPr>
            <w:ins w:id="9" w:author="ONOPTCHENKO Xavier" w:date="2019-10-21T14:48:00Z">
              <w:r>
                <w:rPr>
                  <w:rFonts w:ascii="Verdana" w:hAnsi="Verdana"/>
                  <w:sz w:val="16"/>
                  <w:szCs w:val="16"/>
                  <w14:shadow w14:blurRad="50800" w14:dist="38100" w14:dir="2700000" w14:sx="100000" w14:sy="100000" w14:kx="0" w14:ky="0" w14:algn="tl">
                    <w14:srgbClr w14:val="000000">
                      <w14:alpha w14:val="60000"/>
                    </w14:srgbClr>
                  </w14:shadow>
                </w:rPr>
                <w:t>0.2</w:t>
              </w:r>
            </w:ins>
          </w:p>
        </w:tc>
        <w:tc>
          <w:tcPr>
            <w:tcW w:w="1260" w:type="dxa"/>
            <w:shd w:val="clear" w:color="auto" w:fill="auto"/>
          </w:tcPr>
          <w:p w14:paraId="04C578C9" w14:textId="145F5122" w:rsidR="009E5E00" w:rsidRPr="009E5E00" w:rsidRDefault="005D5C6E" w:rsidP="001E2640">
            <w:pPr>
              <w:pStyle w:val="Paragraphe1"/>
              <w:jc w:val="center"/>
              <w:rPr>
                <w:rFonts w:ascii="Verdana" w:hAnsi="Verdana"/>
                <w:sz w:val="16"/>
                <w:szCs w:val="16"/>
                <w14:shadow w14:blurRad="50800" w14:dist="38100" w14:dir="2700000" w14:sx="100000" w14:sy="100000" w14:kx="0" w14:ky="0" w14:algn="tl">
                  <w14:srgbClr w14:val="000000">
                    <w14:alpha w14:val="60000"/>
                  </w14:srgbClr>
                </w14:shadow>
              </w:rPr>
            </w:pPr>
            <w:ins w:id="10" w:author="ONOPTCHENKO Xavier" w:date="2019-10-21T14:48:00Z">
              <w:r>
                <w:rPr>
                  <w:rFonts w:ascii="Verdana" w:hAnsi="Verdana"/>
                  <w:sz w:val="16"/>
                  <w:szCs w:val="16"/>
                  <w14:shadow w14:blurRad="50800" w14:dist="38100" w14:dir="2700000" w14:sx="100000" w14:sy="100000" w14:kx="0" w14:ky="0" w14:algn="tl">
                    <w14:srgbClr w14:val="000000">
                      <w14:alpha w14:val="60000"/>
                    </w14:srgbClr>
                  </w14:shadow>
                </w:rPr>
                <w:t>21/10/2019</w:t>
              </w:r>
            </w:ins>
          </w:p>
        </w:tc>
        <w:tc>
          <w:tcPr>
            <w:tcW w:w="1800" w:type="dxa"/>
            <w:shd w:val="clear" w:color="auto" w:fill="auto"/>
          </w:tcPr>
          <w:p w14:paraId="26B77AC2" w14:textId="24AC7F02" w:rsidR="009E5E00" w:rsidRPr="009E5E00" w:rsidRDefault="005D5C6E" w:rsidP="001E2640">
            <w:pPr>
              <w:pStyle w:val="Paragraphe1"/>
              <w:jc w:val="center"/>
              <w:rPr>
                <w:rFonts w:ascii="Verdana" w:hAnsi="Verdana"/>
                <w:sz w:val="16"/>
                <w:szCs w:val="16"/>
                <w14:shadow w14:blurRad="50800" w14:dist="38100" w14:dir="2700000" w14:sx="100000" w14:sy="100000" w14:kx="0" w14:ky="0" w14:algn="tl">
                  <w14:srgbClr w14:val="000000">
                    <w14:alpha w14:val="60000"/>
                  </w14:srgbClr>
                </w14:shadow>
              </w:rPr>
            </w:pPr>
            <w:ins w:id="11" w:author="ONOPTCHENKO Xavier" w:date="2019-10-21T14:48:00Z">
              <w:r>
                <w:rPr>
                  <w:rFonts w:ascii="Verdana" w:hAnsi="Verdana"/>
                  <w:b/>
                  <w:sz w:val="16"/>
                  <w:szCs w:val="16"/>
                  <w14:shadow w14:blurRad="50800" w14:dist="38100" w14:dir="2700000" w14:sx="100000" w14:sy="100000" w14:kx="0" w14:ky="0" w14:algn="tl">
                    <w14:srgbClr w14:val="000000">
                      <w14:alpha w14:val="60000"/>
                    </w14:srgbClr>
                  </w14:shadow>
                </w:rPr>
                <w:t>X. Onoptchenko</w:t>
              </w:r>
            </w:ins>
          </w:p>
        </w:tc>
        <w:tc>
          <w:tcPr>
            <w:tcW w:w="1530" w:type="dxa"/>
            <w:shd w:val="clear" w:color="auto" w:fill="auto"/>
          </w:tcPr>
          <w:p w14:paraId="67ED1FBE" w14:textId="44F1407A" w:rsidR="009E5E00" w:rsidRPr="009E5E00" w:rsidRDefault="005D5C6E" w:rsidP="001E2640">
            <w:pPr>
              <w:pStyle w:val="Paragraphe1"/>
              <w:rPr>
                <w:rFonts w:ascii="Verdana" w:hAnsi="Verdana"/>
                <w:sz w:val="16"/>
                <w:szCs w:val="16"/>
                <w14:shadow w14:blurRad="50800" w14:dist="38100" w14:dir="2700000" w14:sx="100000" w14:sy="100000" w14:kx="0" w14:ky="0" w14:algn="tl">
                  <w14:srgbClr w14:val="000000">
                    <w14:alpha w14:val="60000"/>
                  </w14:srgbClr>
                </w14:shadow>
              </w:rPr>
            </w:pPr>
            <w:ins w:id="12" w:author="ONOPTCHENKO Xavier" w:date="2019-10-21T14:48:00Z">
              <w:r>
                <w:rPr>
                  <w:rFonts w:ascii="Verdana" w:hAnsi="Verdana"/>
                  <w:sz w:val="16"/>
                  <w:szCs w:val="16"/>
                  <w14:shadow w14:blurRad="50800" w14:dist="38100" w14:dir="2700000" w14:sx="100000" w14:sy="100000" w14:kx="0" w14:ky="0" w14:algn="tl">
                    <w14:srgbClr w14:val="000000">
                      <w14:alpha w14:val="60000"/>
                    </w14:srgbClr>
                  </w14:shadow>
                </w:rPr>
                <w:t>Architecture</w:t>
              </w:r>
            </w:ins>
          </w:p>
        </w:tc>
        <w:tc>
          <w:tcPr>
            <w:tcW w:w="3261" w:type="dxa"/>
            <w:shd w:val="clear" w:color="auto" w:fill="auto"/>
          </w:tcPr>
          <w:p w14:paraId="0EE7AFDE" w14:textId="579C9511" w:rsidR="009E5E00" w:rsidRPr="009E5E00" w:rsidRDefault="005D5C6E" w:rsidP="001E2640">
            <w:pPr>
              <w:pStyle w:val="Paragraphe1"/>
              <w:rPr>
                <w:rFonts w:ascii="Verdana" w:hAnsi="Verdana"/>
                <w:sz w:val="16"/>
                <w:szCs w:val="16"/>
                <w14:shadow w14:blurRad="50800" w14:dist="38100" w14:dir="2700000" w14:sx="100000" w14:sy="100000" w14:kx="0" w14:ky="0" w14:algn="tl">
                  <w14:srgbClr w14:val="000000">
                    <w14:alpha w14:val="60000"/>
                  </w14:srgbClr>
                </w14:shadow>
              </w:rPr>
            </w:pPr>
            <w:ins w:id="13" w:author="ONOPTCHENKO Xavier" w:date="2019-10-21T14:48:00Z">
              <w:r>
                <w:rPr>
                  <w:rFonts w:ascii="Verdana" w:hAnsi="Verdana"/>
                  <w:sz w:val="16"/>
                  <w:szCs w:val="16"/>
                  <w14:shadow w14:blurRad="50800" w14:dist="38100" w14:dir="2700000" w14:sx="100000" w14:sy="100000" w14:kx="0" w14:ky="0" w14:algn="tl">
                    <w14:srgbClr w14:val="000000">
                      <w14:alpha w14:val="60000"/>
                    </w14:srgbClr>
                  </w14:shadow>
                </w:rPr>
                <w:t>Révision du sizing suite à préconisation de TIBCO.</w:t>
              </w:r>
            </w:ins>
          </w:p>
        </w:tc>
      </w:tr>
    </w:tbl>
    <w:p w14:paraId="3E0A4CF1" w14:textId="77777777" w:rsidR="009E5E00" w:rsidRPr="005D5C6E" w:rsidRDefault="009E5E00">
      <w:pPr>
        <w:spacing w:before="0" w:after="160" w:line="259" w:lineRule="auto"/>
        <w:jc w:val="left"/>
        <w:rPr>
          <w:rPrChange w:id="14" w:author="ONOPTCHENKO Xavier" w:date="2019-10-21T14:51:00Z">
            <w:rPr>
              <w:lang w:val="en-GB"/>
            </w:rPr>
          </w:rPrChange>
        </w:rPr>
      </w:pPr>
      <w:r w:rsidRPr="005D5C6E">
        <w:rPr>
          <w:rPrChange w:id="15" w:author="ONOPTCHENKO Xavier" w:date="2019-10-21T14:51:00Z">
            <w:rPr>
              <w:lang w:val="en-GB"/>
            </w:rPr>
          </w:rPrChange>
        </w:rPr>
        <w:br w:type="page"/>
      </w:r>
    </w:p>
    <w:sdt>
      <w:sdtPr>
        <w:rPr>
          <w:rFonts w:ascii="Arial Narrow" w:eastAsia="Times New Roman" w:hAnsi="Arial Narrow" w:cs="Arial"/>
          <w:color w:val="auto"/>
          <w:sz w:val="22"/>
          <w:szCs w:val="20"/>
        </w:rPr>
        <w:id w:val="1039095863"/>
        <w:docPartObj>
          <w:docPartGallery w:val="Table of Contents"/>
          <w:docPartUnique/>
        </w:docPartObj>
      </w:sdtPr>
      <w:sdtEndPr>
        <w:rPr>
          <w:b/>
          <w:bCs/>
          <w:noProof/>
        </w:rPr>
      </w:sdtEndPr>
      <w:sdtContent>
        <w:p w14:paraId="2C367BDD" w14:textId="77777777" w:rsidR="00B05FA7" w:rsidRDefault="00B05FA7">
          <w:pPr>
            <w:pStyle w:val="En-ttedetabledesmatires"/>
          </w:pPr>
          <w:r>
            <w:t>Contents</w:t>
          </w:r>
        </w:p>
        <w:p w14:paraId="65857470" w14:textId="09F87666" w:rsidR="00C33A02" w:rsidRDefault="00B05FA7">
          <w:pPr>
            <w:pStyle w:val="TM1"/>
            <w:rPr>
              <w:ins w:id="16" w:author="ONOPTCHENKO Xavier" w:date="2019-10-11T14:47:00Z"/>
              <w:rFonts w:eastAsiaTheme="minorEastAsia" w:cstheme="minorBidi"/>
              <w:b w:val="0"/>
              <w:bCs w:val="0"/>
              <w:caps w:val="0"/>
              <w:szCs w:val="22"/>
              <w:lang w:eastAsia="ja-JP"/>
            </w:rPr>
          </w:pPr>
          <w:r>
            <w:rPr>
              <w:sz w:val="20"/>
            </w:rPr>
            <w:fldChar w:fldCharType="begin"/>
          </w:r>
          <w:r>
            <w:instrText xml:space="preserve"> TOC \o "1-3" \h \z \u </w:instrText>
          </w:r>
          <w:r>
            <w:rPr>
              <w:sz w:val="20"/>
            </w:rPr>
            <w:fldChar w:fldCharType="separate"/>
          </w:r>
          <w:ins w:id="17" w:author="ONOPTCHENKO Xavier" w:date="2019-10-11T14:47:00Z">
            <w:r w:rsidR="00C33A02" w:rsidRPr="00F47FB6">
              <w:rPr>
                <w:rStyle w:val="Lienhypertexte"/>
              </w:rPr>
              <w:fldChar w:fldCharType="begin"/>
            </w:r>
            <w:r w:rsidR="00C33A02" w:rsidRPr="00F47FB6">
              <w:rPr>
                <w:rStyle w:val="Lienhypertexte"/>
              </w:rPr>
              <w:instrText xml:space="preserve"> </w:instrText>
            </w:r>
            <w:r w:rsidR="00C33A02">
              <w:instrText>HYPERLINK \l "_Toc21697690"</w:instrText>
            </w:r>
            <w:r w:rsidR="00C33A02" w:rsidRPr="00F47FB6">
              <w:rPr>
                <w:rStyle w:val="Lienhypertexte"/>
              </w:rPr>
              <w:instrText xml:space="preserve"> </w:instrText>
            </w:r>
            <w:r w:rsidR="00C33A02" w:rsidRPr="00F47FB6">
              <w:rPr>
                <w:rStyle w:val="Lienhypertexte"/>
              </w:rPr>
              <w:fldChar w:fldCharType="separate"/>
            </w:r>
            <w:r w:rsidR="00C33A02" w:rsidRPr="00F47FB6">
              <w:rPr>
                <w:rStyle w:val="Lienhypertexte"/>
              </w:rPr>
              <w:t>1.</w:t>
            </w:r>
            <w:r w:rsidR="00C33A02">
              <w:rPr>
                <w:rFonts w:eastAsiaTheme="minorEastAsia" w:cstheme="minorBidi"/>
                <w:b w:val="0"/>
                <w:bCs w:val="0"/>
                <w:caps w:val="0"/>
                <w:szCs w:val="22"/>
                <w:lang w:eastAsia="ja-JP"/>
              </w:rPr>
              <w:tab/>
            </w:r>
            <w:r w:rsidR="00C33A02" w:rsidRPr="00F47FB6">
              <w:rPr>
                <w:rStyle w:val="Lienhypertexte"/>
              </w:rPr>
              <w:t>Decision log</w:t>
            </w:r>
            <w:r w:rsidR="00C33A02">
              <w:rPr>
                <w:webHidden/>
              </w:rPr>
              <w:tab/>
            </w:r>
            <w:r w:rsidR="00C33A02">
              <w:rPr>
                <w:webHidden/>
              </w:rPr>
              <w:fldChar w:fldCharType="begin"/>
            </w:r>
            <w:r w:rsidR="00C33A02">
              <w:rPr>
                <w:webHidden/>
              </w:rPr>
              <w:instrText xml:space="preserve"> PAGEREF _Toc21697690 \h </w:instrText>
            </w:r>
          </w:ins>
          <w:r w:rsidR="00C33A02">
            <w:rPr>
              <w:webHidden/>
            </w:rPr>
          </w:r>
          <w:r w:rsidR="00C33A02">
            <w:rPr>
              <w:webHidden/>
            </w:rPr>
            <w:fldChar w:fldCharType="separate"/>
          </w:r>
          <w:ins w:id="18" w:author="ONOPTCHENKO Xavier" w:date="2019-10-11T14:47:00Z">
            <w:r w:rsidR="00C33A02">
              <w:rPr>
                <w:webHidden/>
              </w:rPr>
              <w:t>6</w:t>
            </w:r>
            <w:r w:rsidR="00C33A02">
              <w:rPr>
                <w:webHidden/>
              </w:rPr>
              <w:fldChar w:fldCharType="end"/>
            </w:r>
            <w:r w:rsidR="00C33A02" w:rsidRPr="00F47FB6">
              <w:rPr>
                <w:rStyle w:val="Lienhypertexte"/>
              </w:rPr>
              <w:fldChar w:fldCharType="end"/>
            </w:r>
          </w:ins>
        </w:p>
        <w:p w14:paraId="4BD0E5D9" w14:textId="347C2AAF" w:rsidR="00C33A02" w:rsidRDefault="00C33A02">
          <w:pPr>
            <w:pStyle w:val="TM1"/>
            <w:rPr>
              <w:ins w:id="19" w:author="ONOPTCHENKO Xavier" w:date="2019-10-11T14:47:00Z"/>
              <w:rFonts w:eastAsiaTheme="minorEastAsia" w:cstheme="minorBidi"/>
              <w:b w:val="0"/>
              <w:bCs w:val="0"/>
              <w:caps w:val="0"/>
              <w:szCs w:val="22"/>
              <w:lang w:eastAsia="ja-JP"/>
            </w:rPr>
          </w:pPr>
          <w:ins w:id="20" w:author="ONOPTCHENKO Xavier" w:date="2019-10-11T14:47:00Z">
            <w:r w:rsidRPr="00F47FB6">
              <w:rPr>
                <w:rStyle w:val="Lienhypertexte"/>
              </w:rPr>
              <w:fldChar w:fldCharType="begin"/>
            </w:r>
            <w:r w:rsidRPr="00F47FB6">
              <w:rPr>
                <w:rStyle w:val="Lienhypertexte"/>
              </w:rPr>
              <w:instrText xml:space="preserve"> </w:instrText>
            </w:r>
            <w:r>
              <w:instrText>HYPERLINK \l "_Toc21697691"</w:instrText>
            </w:r>
            <w:r w:rsidRPr="00F47FB6">
              <w:rPr>
                <w:rStyle w:val="Lienhypertexte"/>
              </w:rPr>
              <w:instrText xml:space="preserve"> </w:instrText>
            </w:r>
            <w:r w:rsidRPr="00F47FB6">
              <w:rPr>
                <w:rStyle w:val="Lienhypertexte"/>
              </w:rPr>
              <w:fldChar w:fldCharType="separate"/>
            </w:r>
            <w:r w:rsidRPr="00F47FB6">
              <w:rPr>
                <w:rStyle w:val="Lienhypertexte"/>
              </w:rPr>
              <w:t>2.</w:t>
            </w:r>
            <w:r>
              <w:rPr>
                <w:rFonts w:eastAsiaTheme="minorEastAsia" w:cstheme="minorBidi"/>
                <w:b w:val="0"/>
                <w:bCs w:val="0"/>
                <w:caps w:val="0"/>
                <w:szCs w:val="22"/>
                <w:lang w:eastAsia="ja-JP"/>
              </w:rPr>
              <w:tab/>
            </w:r>
            <w:r w:rsidRPr="00F47FB6">
              <w:rPr>
                <w:rStyle w:val="Lienhypertexte"/>
              </w:rPr>
              <w:t>Project Summary</w:t>
            </w:r>
            <w:r>
              <w:rPr>
                <w:webHidden/>
              </w:rPr>
              <w:tab/>
            </w:r>
            <w:r>
              <w:rPr>
                <w:webHidden/>
              </w:rPr>
              <w:fldChar w:fldCharType="begin"/>
            </w:r>
            <w:r>
              <w:rPr>
                <w:webHidden/>
              </w:rPr>
              <w:instrText xml:space="preserve"> PAGEREF _Toc21697691 \h </w:instrText>
            </w:r>
          </w:ins>
          <w:r>
            <w:rPr>
              <w:webHidden/>
            </w:rPr>
          </w:r>
          <w:r>
            <w:rPr>
              <w:webHidden/>
            </w:rPr>
            <w:fldChar w:fldCharType="separate"/>
          </w:r>
          <w:ins w:id="21" w:author="ONOPTCHENKO Xavier" w:date="2019-10-11T14:47:00Z">
            <w:r>
              <w:rPr>
                <w:webHidden/>
              </w:rPr>
              <w:t>7</w:t>
            </w:r>
            <w:r>
              <w:rPr>
                <w:webHidden/>
              </w:rPr>
              <w:fldChar w:fldCharType="end"/>
            </w:r>
            <w:r w:rsidRPr="00F47FB6">
              <w:rPr>
                <w:rStyle w:val="Lienhypertexte"/>
              </w:rPr>
              <w:fldChar w:fldCharType="end"/>
            </w:r>
          </w:ins>
        </w:p>
        <w:p w14:paraId="280E84A9" w14:textId="2E5A2CE3" w:rsidR="00C33A02" w:rsidRDefault="00C33A02">
          <w:pPr>
            <w:pStyle w:val="TM2"/>
            <w:rPr>
              <w:ins w:id="22" w:author="ONOPTCHENKO Xavier" w:date="2019-10-11T14:47:00Z"/>
              <w:rFonts w:eastAsiaTheme="minorEastAsia" w:cstheme="minorBidi"/>
              <w:smallCaps w:val="0"/>
              <w:sz w:val="22"/>
              <w:szCs w:val="22"/>
              <w:lang w:val="fr-FR" w:eastAsia="ja-JP"/>
            </w:rPr>
          </w:pPr>
          <w:ins w:id="23" w:author="ONOPTCHENKO Xavier" w:date="2019-10-11T14:47:00Z">
            <w:r w:rsidRPr="00F47FB6">
              <w:rPr>
                <w:rStyle w:val="Lienhypertexte"/>
              </w:rPr>
              <w:fldChar w:fldCharType="begin"/>
            </w:r>
            <w:r w:rsidRPr="00F47FB6">
              <w:rPr>
                <w:rStyle w:val="Lienhypertexte"/>
              </w:rPr>
              <w:instrText xml:space="preserve"> </w:instrText>
            </w:r>
            <w:r>
              <w:instrText>HYPERLINK \l "_Toc21697692"</w:instrText>
            </w:r>
            <w:r w:rsidRPr="00F47FB6">
              <w:rPr>
                <w:rStyle w:val="Lienhypertexte"/>
              </w:rPr>
              <w:instrText xml:space="preserve"> </w:instrText>
            </w:r>
            <w:r w:rsidRPr="00F47FB6">
              <w:rPr>
                <w:rStyle w:val="Lienhypertexte"/>
              </w:rPr>
              <w:fldChar w:fldCharType="separate"/>
            </w:r>
            <w:r w:rsidRPr="00F47FB6">
              <w:rPr>
                <w:rStyle w:val="Lienhypertexte"/>
              </w:rPr>
              <w:t>2.1</w:t>
            </w:r>
            <w:r>
              <w:rPr>
                <w:rFonts w:eastAsiaTheme="minorEastAsia" w:cstheme="minorBidi"/>
                <w:smallCaps w:val="0"/>
                <w:sz w:val="22"/>
                <w:szCs w:val="22"/>
                <w:lang w:val="fr-FR" w:eastAsia="ja-JP"/>
              </w:rPr>
              <w:tab/>
            </w:r>
            <w:r w:rsidRPr="00F47FB6">
              <w:rPr>
                <w:rStyle w:val="Lienhypertexte"/>
              </w:rPr>
              <w:t>Contexte, existant</w:t>
            </w:r>
            <w:r>
              <w:rPr>
                <w:webHidden/>
              </w:rPr>
              <w:tab/>
            </w:r>
            <w:r>
              <w:rPr>
                <w:webHidden/>
              </w:rPr>
              <w:fldChar w:fldCharType="begin"/>
            </w:r>
            <w:r>
              <w:rPr>
                <w:webHidden/>
              </w:rPr>
              <w:instrText xml:space="preserve"> PAGEREF _Toc21697692 \h </w:instrText>
            </w:r>
          </w:ins>
          <w:r>
            <w:rPr>
              <w:webHidden/>
            </w:rPr>
          </w:r>
          <w:r>
            <w:rPr>
              <w:webHidden/>
            </w:rPr>
            <w:fldChar w:fldCharType="separate"/>
          </w:r>
          <w:ins w:id="24" w:author="ONOPTCHENKO Xavier" w:date="2019-10-11T14:47:00Z">
            <w:r>
              <w:rPr>
                <w:webHidden/>
              </w:rPr>
              <w:t>7</w:t>
            </w:r>
            <w:r>
              <w:rPr>
                <w:webHidden/>
              </w:rPr>
              <w:fldChar w:fldCharType="end"/>
            </w:r>
            <w:r w:rsidRPr="00F47FB6">
              <w:rPr>
                <w:rStyle w:val="Lienhypertexte"/>
              </w:rPr>
              <w:fldChar w:fldCharType="end"/>
            </w:r>
          </w:ins>
        </w:p>
        <w:p w14:paraId="5003FE2B" w14:textId="413ACD38" w:rsidR="00C33A02" w:rsidRDefault="00C33A02">
          <w:pPr>
            <w:pStyle w:val="TM2"/>
            <w:rPr>
              <w:ins w:id="25" w:author="ONOPTCHENKO Xavier" w:date="2019-10-11T14:47:00Z"/>
              <w:rFonts w:eastAsiaTheme="minorEastAsia" w:cstheme="minorBidi"/>
              <w:smallCaps w:val="0"/>
              <w:sz w:val="22"/>
              <w:szCs w:val="22"/>
              <w:lang w:val="fr-FR" w:eastAsia="ja-JP"/>
            </w:rPr>
          </w:pPr>
          <w:ins w:id="26" w:author="ONOPTCHENKO Xavier" w:date="2019-10-11T14:47:00Z">
            <w:r w:rsidRPr="00F47FB6">
              <w:rPr>
                <w:rStyle w:val="Lienhypertexte"/>
              </w:rPr>
              <w:fldChar w:fldCharType="begin"/>
            </w:r>
            <w:r w:rsidRPr="00F47FB6">
              <w:rPr>
                <w:rStyle w:val="Lienhypertexte"/>
              </w:rPr>
              <w:instrText xml:space="preserve"> </w:instrText>
            </w:r>
            <w:r>
              <w:instrText>HYPERLINK \l "_Toc21697693"</w:instrText>
            </w:r>
            <w:r w:rsidRPr="00F47FB6">
              <w:rPr>
                <w:rStyle w:val="Lienhypertexte"/>
              </w:rPr>
              <w:instrText xml:space="preserve"> </w:instrText>
            </w:r>
            <w:r w:rsidRPr="00F47FB6">
              <w:rPr>
                <w:rStyle w:val="Lienhypertexte"/>
              </w:rPr>
              <w:fldChar w:fldCharType="separate"/>
            </w:r>
            <w:r w:rsidRPr="00F47FB6">
              <w:rPr>
                <w:rStyle w:val="Lienhypertexte"/>
              </w:rPr>
              <w:t>2.2</w:t>
            </w:r>
            <w:r>
              <w:rPr>
                <w:rFonts w:eastAsiaTheme="minorEastAsia" w:cstheme="minorBidi"/>
                <w:smallCaps w:val="0"/>
                <w:sz w:val="22"/>
                <w:szCs w:val="22"/>
                <w:lang w:val="fr-FR" w:eastAsia="ja-JP"/>
              </w:rPr>
              <w:tab/>
            </w:r>
            <w:r w:rsidRPr="00F47FB6">
              <w:rPr>
                <w:rStyle w:val="Lienhypertexte"/>
              </w:rPr>
              <w:t>Besoin</w:t>
            </w:r>
            <w:r>
              <w:rPr>
                <w:webHidden/>
              </w:rPr>
              <w:tab/>
            </w:r>
            <w:r>
              <w:rPr>
                <w:webHidden/>
              </w:rPr>
              <w:fldChar w:fldCharType="begin"/>
            </w:r>
            <w:r>
              <w:rPr>
                <w:webHidden/>
              </w:rPr>
              <w:instrText xml:space="preserve"> PAGEREF _Toc21697693 \h </w:instrText>
            </w:r>
          </w:ins>
          <w:r>
            <w:rPr>
              <w:webHidden/>
            </w:rPr>
          </w:r>
          <w:r>
            <w:rPr>
              <w:webHidden/>
            </w:rPr>
            <w:fldChar w:fldCharType="separate"/>
          </w:r>
          <w:ins w:id="27" w:author="ONOPTCHENKO Xavier" w:date="2019-10-11T14:47:00Z">
            <w:r>
              <w:rPr>
                <w:webHidden/>
              </w:rPr>
              <w:t>8</w:t>
            </w:r>
            <w:r>
              <w:rPr>
                <w:webHidden/>
              </w:rPr>
              <w:fldChar w:fldCharType="end"/>
            </w:r>
            <w:r w:rsidRPr="00F47FB6">
              <w:rPr>
                <w:rStyle w:val="Lienhypertexte"/>
              </w:rPr>
              <w:fldChar w:fldCharType="end"/>
            </w:r>
          </w:ins>
        </w:p>
        <w:p w14:paraId="443A88FE" w14:textId="2A55DE3D" w:rsidR="00C33A02" w:rsidRDefault="00C33A02">
          <w:pPr>
            <w:pStyle w:val="TM2"/>
            <w:rPr>
              <w:ins w:id="28" w:author="ONOPTCHENKO Xavier" w:date="2019-10-11T14:47:00Z"/>
              <w:rFonts w:eastAsiaTheme="minorEastAsia" w:cstheme="minorBidi"/>
              <w:smallCaps w:val="0"/>
              <w:sz w:val="22"/>
              <w:szCs w:val="22"/>
              <w:lang w:val="fr-FR" w:eastAsia="ja-JP"/>
            </w:rPr>
          </w:pPr>
          <w:ins w:id="29" w:author="ONOPTCHENKO Xavier" w:date="2019-10-11T14:47:00Z">
            <w:r w:rsidRPr="00F47FB6">
              <w:rPr>
                <w:rStyle w:val="Lienhypertexte"/>
              </w:rPr>
              <w:fldChar w:fldCharType="begin"/>
            </w:r>
            <w:r w:rsidRPr="00F47FB6">
              <w:rPr>
                <w:rStyle w:val="Lienhypertexte"/>
              </w:rPr>
              <w:instrText xml:space="preserve"> </w:instrText>
            </w:r>
            <w:r>
              <w:instrText>HYPERLINK \l "_Toc21697694"</w:instrText>
            </w:r>
            <w:r w:rsidRPr="00F47FB6">
              <w:rPr>
                <w:rStyle w:val="Lienhypertexte"/>
              </w:rPr>
              <w:instrText xml:space="preserve"> </w:instrText>
            </w:r>
            <w:r w:rsidRPr="00F47FB6">
              <w:rPr>
                <w:rStyle w:val="Lienhypertexte"/>
              </w:rPr>
              <w:fldChar w:fldCharType="separate"/>
            </w:r>
            <w:r w:rsidRPr="00F47FB6">
              <w:rPr>
                <w:rStyle w:val="Lienhypertexte"/>
              </w:rPr>
              <w:t>2.3</w:t>
            </w:r>
            <w:r>
              <w:rPr>
                <w:rFonts w:eastAsiaTheme="minorEastAsia" w:cstheme="minorBidi"/>
                <w:smallCaps w:val="0"/>
                <w:sz w:val="22"/>
                <w:szCs w:val="22"/>
                <w:lang w:val="fr-FR" w:eastAsia="ja-JP"/>
              </w:rPr>
              <w:tab/>
            </w:r>
            <w:r w:rsidRPr="00F47FB6">
              <w:rPr>
                <w:rStyle w:val="Lienhypertexte"/>
              </w:rPr>
              <w:t>Périmètre</w:t>
            </w:r>
            <w:r>
              <w:rPr>
                <w:webHidden/>
              </w:rPr>
              <w:tab/>
            </w:r>
            <w:r>
              <w:rPr>
                <w:webHidden/>
              </w:rPr>
              <w:fldChar w:fldCharType="begin"/>
            </w:r>
            <w:r>
              <w:rPr>
                <w:webHidden/>
              </w:rPr>
              <w:instrText xml:space="preserve"> PAGEREF _Toc21697694 \h </w:instrText>
            </w:r>
          </w:ins>
          <w:r>
            <w:rPr>
              <w:webHidden/>
            </w:rPr>
          </w:r>
          <w:r>
            <w:rPr>
              <w:webHidden/>
            </w:rPr>
            <w:fldChar w:fldCharType="separate"/>
          </w:r>
          <w:ins w:id="30" w:author="ONOPTCHENKO Xavier" w:date="2019-10-11T14:47:00Z">
            <w:r>
              <w:rPr>
                <w:webHidden/>
              </w:rPr>
              <w:t>8</w:t>
            </w:r>
            <w:r>
              <w:rPr>
                <w:webHidden/>
              </w:rPr>
              <w:fldChar w:fldCharType="end"/>
            </w:r>
            <w:r w:rsidRPr="00F47FB6">
              <w:rPr>
                <w:rStyle w:val="Lienhypertexte"/>
              </w:rPr>
              <w:fldChar w:fldCharType="end"/>
            </w:r>
          </w:ins>
        </w:p>
        <w:p w14:paraId="14A65C28" w14:textId="3BFA1A0E" w:rsidR="00C33A02" w:rsidRDefault="00C33A02">
          <w:pPr>
            <w:pStyle w:val="TM1"/>
            <w:rPr>
              <w:ins w:id="31" w:author="ONOPTCHENKO Xavier" w:date="2019-10-11T14:47:00Z"/>
              <w:rFonts w:eastAsiaTheme="minorEastAsia" w:cstheme="minorBidi"/>
              <w:b w:val="0"/>
              <w:bCs w:val="0"/>
              <w:caps w:val="0"/>
              <w:szCs w:val="22"/>
              <w:lang w:eastAsia="ja-JP"/>
            </w:rPr>
          </w:pPr>
          <w:ins w:id="32" w:author="ONOPTCHENKO Xavier" w:date="2019-10-11T14:47:00Z">
            <w:r w:rsidRPr="00F47FB6">
              <w:rPr>
                <w:rStyle w:val="Lienhypertexte"/>
              </w:rPr>
              <w:fldChar w:fldCharType="begin"/>
            </w:r>
            <w:r w:rsidRPr="00F47FB6">
              <w:rPr>
                <w:rStyle w:val="Lienhypertexte"/>
              </w:rPr>
              <w:instrText xml:space="preserve"> </w:instrText>
            </w:r>
            <w:r>
              <w:instrText>HYPERLINK \l "_Toc21697698"</w:instrText>
            </w:r>
            <w:r w:rsidRPr="00F47FB6">
              <w:rPr>
                <w:rStyle w:val="Lienhypertexte"/>
              </w:rPr>
              <w:instrText xml:space="preserve"> </w:instrText>
            </w:r>
            <w:r w:rsidRPr="00F47FB6">
              <w:rPr>
                <w:rStyle w:val="Lienhypertexte"/>
              </w:rPr>
              <w:fldChar w:fldCharType="separate"/>
            </w:r>
            <w:r w:rsidRPr="00F47FB6">
              <w:rPr>
                <w:rStyle w:val="Lienhypertexte"/>
              </w:rPr>
              <w:t>3.</w:t>
            </w:r>
            <w:r>
              <w:rPr>
                <w:rFonts w:eastAsiaTheme="minorEastAsia" w:cstheme="minorBidi"/>
                <w:b w:val="0"/>
                <w:bCs w:val="0"/>
                <w:caps w:val="0"/>
                <w:szCs w:val="22"/>
                <w:lang w:eastAsia="ja-JP"/>
              </w:rPr>
              <w:tab/>
            </w:r>
            <w:r w:rsidRPr="00F47FB6">
              <w:rPr>
                <w:rStyle w:val="Lienhypertexte"/>
              </w:rPr>
              <w:t>Strategy Layer</w:t>
            </w:r>
            <w:r>
              <w:rPr>
                <w:webHidden/>
              </w:rPr>
              <w:tab/>
            </w:r>
            <w:r>
              <w:rPr>
                <w:webHidden/>
              </w:rPr>
              <w:fldChar w:fldCharType="begin"/>
            </w:r>
            <w:r>
              <w:rPr>
                <w:webHidden/>
              </w:rPr>
              <w:instrText xml:space="preserve"> PAGEREF _Toc21697698 \h </w:instrText>
            </w:r>
          </w:ins>
          <w:r>
            <w:rPr>
              <w:webHidden/>
            </w:rPr>
          </w:r>
          <w:r>
            <w:rPr>
              <w:webHidden/>
            </w:rPr>
            <w:fldChar w:fldCharType="separate"/>
          </w:r>
          <w:ins w:id="33" w:author="ONOPTCHENKO Xavier" w:date="2019-10-11T14:47:00Z">
            <w:r>
              <w:rPr>
                <w:webHidden/>
              </w:rPr>
              <w:t>10</w:t>
            </w:r>
            <w:r>
              <w:rPr>
                <w:webHidden/>
              </w:rPr>
              <w:fldChar w:fldCharType="end"/>
            </w:r>
            <w:r w:rsidRPr="00F47FB6">
              <w:rPr>
                <w:rStyle w:val="Lienhypertexte"/>
              </w:rPr>
              <w:fldChar w:fldCharType="end"/>
            </w:r>
          </w:ins>
        </w:p>
        <w:p w14:paraId="4D2A22E0" w14:textId="11E32ADE" w:rsidR="00C33A02" w:rsidRDefault="00C33A02">
          <w:pPr>
            <w:pStyle w:val="TM2"/>
            <w:rPr>
              <w:ins w:id="34" w:author="ONOPTCHENKO Xavier" w:date="2019-10-11T14:47:00Z"/>
              <w:rFonts w:eastAsiaTheme="minorEastAsia" w:cstheme="minorBidi"/>
              <w:smallCaps w:val="0"/>
              <w:sz w:val="22"/>
              <w:szCs w:val="22"/>
              <w:lang w:val="fr-FR" w:eastAsia="ja-JP"/>
            </w:rPr>
          </w:pPr>
          <w:ins w:id="35" w:author="ONOPTCHENKO Xavier" w:date="2019-10-11T14:47:00Z">
            <w:r w:rsidRPr="00F47FB6">
              <w:rPr>
                <w:rStyle w:val="Lienhypertexte"/>
              </w:rPr>
              <w:fldChar w:fldCharType="begin"/>
            </w:r>
            <w:r w:rsidRPr="00F47FB6">
              <w:rPr>
                <w:rStyle w:val="Lienhypertexte"/>
              </w:rPr>
              <w:instrText xml:space="preserve"> </w:instrText>
            </w:r>
            <w:r>
              <w:instrText>HYPERLINK \l "_Toc21697702"</w:instrText>
            </w:r>
            <w:r w:rsidRPr="00F47FB6">
              <w:rPr>
                <w:rStyle w:val="Lienhypertexte"/>
              </w:rPr>
              <w:instrText xml:space="preserve"> </w:instrText>
            </w:r>
            <w:r w:rsidRPr="00F47FB6">
              <w:rPr>
                <w:rStyle w:val="Lienhypertexte"/>
              </w:rPr>
              <w:fldChar w:fldCharType="separate"/>
            </w:r>
            <w:r w:rsidRPr="00F47FB6">
              <w:rPr>
                <w:rStyle w:val="Lienhypertexte"/>
              </w:rPr>
              <w:t>3.1</w:t>
            </w:r>
            <w:r>
              <w:rPr>
                <w:rFonts w:eastAsiaTheme="minorEastAsia" w:cstheme="minorBidi"/>
                <w:smallCaps w:val="0"/>
                <w:sz w:val="22"/>
                <w:szCs w:val="22"/>
                <w:lang w:val="fr-FR" w:eastAsia="ja-JP"/>
              </w:rPr>
              <w:tab/>
            </w:r>
            <w:r w:rsidRPr="00F47FB6">
              <w:rPr>
                <w:rStyle w:val="Lienhypertexte"/>
              </w:rPr>
              <w:t>Type of Project</w:t>
            </w:r>
            <w:r>
              <w:rPr>
                <w:webHidden/>
              </w:rPr>
              <w:tab/>
            </w:r>
            <w:r>
              <w:rPr>
                <w:webHidden/>
              </w:rPr>
              <w:fldChar w:fldCharType="begin"/>
            </w:r>
            <w:r>
              <w:rPr>
                <w:webHidden/>
              </w:rPr>
              <w:instrText xml:space="preserve"> PAGEREF _Toc21697702 \h </w:instrText>
            </w:r>
          </w:ins>
          <w:r>
            <w:rPr>
              <w:webHidden/>
            </w:rPr>
          </w:r>
          <w:r>
            <w:rPr>
              <w:webHidden/>
            </w:rPr>
            <w:fldChar w:fldCharType="separate"/>
          </w:r>
          <w:ins w:id="36" w:author="ONOPTCHENKO Xavier" w:date="2019-10-11T14:47:00Z">
            <w:r>
              <w:rPr>
                <w:webHidden/>
              </w:rPr>
              <w:t>10</w:t>
            </w:r>
            <w:r>
              <w:rPr>
                <w:webHidden/>
              </w:rPr>
              <w:fldChar w:fldCharType="end"/>
            </w:r>
            <w:r w:rsidRPr="00F47FB6">
              <w:rPr>
                <w:rStyle w:val="Lienhypertexte"/>
              </w:rPr>
              <w:fldChar w:fldCharType="end"/>
            </w:r>
          </w:ins>
        </w:p>
        <w:p w14:paraId="6488DBFE" w14:textId="2790C74B" w:rsidR="00C33A02" w:rsidRDefault="00C33A02">
          <w:pPr>
            <w:pStyle w:val="TM2"/>
            <w:rPr>
              <w:ins w:id="37" w:author="ONOPTCHENKO Xavier" w:date="2019-10-11T14:47:00Z"/>
              <w:rFonts w:eastAsiaTheme="minorEastAsia" w:cstheme="minorBidi"/>
              <w:smallCaps w:val="0"/>
              <w:sz w:val="22"/>
              <w:szCs w:val="22"/>
              <w:lang w:val="fr-FR" w:eastAsia="ja-JP"/>
            </w:rPr>
          </w:pPr>
          <w:ins w:id="38" w:author="ONOPTCHENKO Xavier" w:date="2019-10-11T14:47:00Z">
            <w:r w:rsidRPr="00F47FB6">
              <w:rPr>
                <w:rStyle w:val="Lienhypertexte"/>
              </w:rPr>
              <w:fldChar w:fldCharType="begin"/>
            </w:r>
            <w:r w:rsidRPr="00F47FB6">
              <w:rPr>
                <w:rStyle w:val="Lienhypertexte"/>
              </w:rPr>
              <w:instrText xml:space="preserve"> </w:instrText>
            </w:r>
            <w:r>
              <w:instrText>HYPERLINK \l "_Toc21697703"</w:instrText>
            </w:r>
            <w:r w:rsidRPr="00F47FB6">
              <w:rPr>
                <w:rStyle w:val="Lienhypertexte"/>
              </w:rPr>
              <w:instrText xml:space="preserve"> </w:instrText>
            </w:r>
            <w:r w:rsidRPr="00F47FB6">
              <w:rPr>
                <w:rStyle w:val="Lienhypertexte"/>
              </w:rPr>
              <w:fldChar w:fldCharType="separate"/>
            </w:r>
            <w:r w:rsidRPr="00F47FB6">
              <w:rPr>
                <w:rStyle w:val="Lienhypertexte"/>
              </w:rPr>
              <w:t>3.2</w:t>
            </w:r>
            <w:r>
              <w:rPr>
                <w:rFonts w:eastAsiaTheme="minorEastAsia" w:cstheme="minorBidi"/>
                <w:smallCaps w:val="0"/>
                <w:sz w:val="22"/>
                <w:szCs w:val="22"/>
                <w:lang w:val="fr-FR" w:eastAsia="ja-JP"/>
              </w:rPr>
              <w:tab/>
            </w:r>
            <w:r w:rsidRPr="00F47FB6">
              <w:rPr>
                <w:rStyle w:val="Lienhypertexte"/>
              </w:rPr>
              <w:t>Type of solution</w:t>
            </w:r>
            <w:r>
              <w:rPr>
                <w:webHidden/>
              </w:rPr>
              <w:tab/>
            </w:r>
            <w:r>
              <w:rPr>
                <w:webHidden/>
              </w:rPr>
              <w:fldChar w:fldCharType="begin"/>
            </w:r>
            <w:r>
              <w:rPr>
                <w:webHidden/>
              </w:rPr>
              <w:instrText xml:space="preserve"> PAGEREF _Toc21697703 \h </w:instrText>
            </w:r>
          </w:ins>
          <w:r>
            <w:rPr>
              <w:webHidden/>
            </w:rPr>
          </w:r>
          <w:r>
            <w:rPr>
              <w:webHidden/>
            </w:rPr>
            <w:fldChar w:fldCharType="separate"/>
          </w:r>
          <w:ins w:id="39" w:author="ONOPTCHENKO Xavier" w:date="2019-10-11T14:47:00Z">
            <w:r>
              <w:rPr>
                <w:webHidden/>
              </w:rPr>
              <w:t>10</w:t>
            </w:r>
            <w:r>
              <w:rPr>
                <w:webHidden/>
              </w:rPr>
              <w:fldChar w:fldCharType="end"/>
            </w:r>
            <w:r w:rsidRPr="00F47FB6">
              <w:rPr>
                <w:rStyle w:val="Lienhypertexte"/>
              </w:rPr>
              <w:fldChar w:fldCharType="end"/>
            </w:r>
          </w:ins>
        </w:p>
        <w:p w14:paraId="716C7956" w14:textId="654192D5" w:rsidR="00C33A02" w:rsidRDefault="00C33A02">
          <w:pPr>
            <w:pStyle w:val="TM2"/>
            <w:rPr>
              <w:ins w:id="40" w:author="ONOPTCHENKO Xavier" w:date="2019-10-11T14:47:00Z"/>
              <w:rFonts w:eastAsiaTheme="minorEastAsia" w:cstheme="minorBidi"/>
              <w:smallCaps w:val="0"/>
              <w:sz w:val="22"/>
              <w:szCs w:val="22"/>
              <w:lang w:val="fr-FR" w:eastAsia="ja-JP"/>
            </w:rPr>
          </w:pPr>
          <w:ins w:id="41" w:author="ONOPTCHENKO Xavier" w:date="2019-10-11T14:47:00Z">
            <w:r w:rsidRPr="00F47FB6">
              <w:rPr>
                <w:rStyle w:val="Lienhypertexte"/>
              </w:rPr>
              <w:fldChar w:fldCharType="begin"/>
            </w:r>
            <w:r w:rsidRPr="00F47FB6">
              <w:rPr>
                <w:rStyle w:val="Lienhypertexte"/>
              </w:rPr>
              <w:instrText xml:space="preserve"> </w:instrText>
            </w:r>
            <w:r>
              <w:instrText>HYPERLINK \l "_Toc21697705"</w:instrText>
            </w:r>
            <w:r w:rsidRPr="00F47FB6">
              <w:rPr>
                <w:rStyle w:val="Lienhypertexte"/>
              </w:rPr>
              <w:instrText xml:space="preserve"> </w:instrText>
            </w:r>
            <w:r w:rsidRPr="00F47FB6">
              <w:rPr>
                <w:rStyle w:val="Lienhypertexte"/>
              </w:rPr>
              <w:fldChar w:fldCharType="separate"/>
            </w:r>
            <w:r w:rsidRPr="00F47FB6">
              <w:rPr>
                <w:rStyle w:val="Lienhypertexte"/>
              </w:rPr>
              <w:t>3.3</w:t>
            </w:r>
            <w:r>
              <w:rPr>
                <w:rFonts w:eastAsiaTheme="minorEastAsia" w:cstheme="minorBidi"/>
                <w:smallCaps w:val="0"/>
                <w:sz w:val="22"/>
                <w:szCs w:val="22"/>
                <w:lang w:val="fr-FR" w:eastAsia="ja-JP"/>
              </w:rPr>
              <w:tab/>
            </w:r>
            <w:r w:rsidRPr="00F47FB6">
              <w:rPr>
                <w:rStyle w:val="Lienhypertexte"/>
              </w:rPr>
              <w:t>Alignment of project goals to business and IT strategy</w:t>
            </w:r>
            <w:r>
              <w:rPr>
                <w:webHidden/>
              </w:rPr>
              <w:tab/>
            </w:r>
            <w:r>
              <w:rPr>
                <w:webHidden/>
              </w:rPr>
              <w:fldChar w:fldCharType="begin"/>
            </w:r>
            <w:r>
              <w:rPr>
                <w:webHidden/>
              </w:rPr>
              <w:instrText xml:space="preserve"> PAGEREF _Toc21697705 \h </w:instrText>
            </w:r>
          </w:ins>
          <w:r>
            <w:rPr>
              <w:webHidden/>
            </w:rPr>
          </w:r>
          <w:r>
            <w:rPr>
              <w:webHidden/>
            </w:rPr>
            <w:fldChar w:fldCharType="separate"/>
          </w:r>
          <w:ins w:id="42" w:author="ONOPTCHENKO Xavier" w:date="2019-10-11T14:47:00Z">
            <w:r>
              <w:rPr>
                <w:webHidden/>
              </w:rPr>
              <w:t>11</w:t>
            </w:r>
            <w:r>
              <w:rPr>
                <w:webHidden/>
              </w:rPr>
              <w:fldChar w:fldCharType="end"/>
            </w:r>
            <w:r w:rsidRPr="00F47FB6">
              <w:rPr>
                <w:rStyle w:val="Lienhypertexte"/>
              </w:rPr>
              <w:fldChar w:fldCharType="end"/>
            </w:r>
          </w:ins>
        </w:p>
        <w:p w14:paraId="6977BED1" w14:textId="3C171163" w:rsidR="00C33A02" w:rsidRDefault="00C33A02">
          <w:pPr>
            <w:pStyle w:val="TM3"/>
            <w:rPr>
              <w:ins w:id="43" w:author="ONOPTCHENKO Xavier" w:date="2019-10-11T14:47:00Z"/>
              <w:rFonts w:eastAsiaTheme="minorEastAsia" w:cstheme="minorBidi"/>
              <w:iCs w:val="0"/>
              <w:color w:val="auto"/>
              <w:sz w:val="22"/>
              <w:szCs w:val="22"/>
              <w:lang w:val="fr-FR" w:eastAsia="ja-JP"/>
            </w:rPr>
          </w:pPr>
          <w:ins w:id="44" w:author="ONOPTCHENKO Xavier" w:date="2019-10-11T14:47:00Z">
            <w:r w:rsidRPr="00F47FB6">
              <w:rPr>
                <w:rStyle w:val="Lienhypertexte"/>
              </w:rPr>
              <w:fldChar w:fldCharType="begin"/>
            </w:r>
            <w:r w:rsidRPr="00F47FB6">
              <w:rPr>
                <w:rStyle w:val="Lienhypertexte"/>
              </w:rPr>
              <w:instrText xml:space="preserve"> </w:instrText>
            </w:r>
            <w:r>
              <w:instrText>HYPERLINK \l "_Toc21697709"</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3.3.1</w:t>
            </w:r>
            <w:r>
              <w:rPr>
                <w:rFonts w:eastAsiaTheme="minorEastAsia" w:cstheme="minorBidi"/>
                <w:iCs w:val="0"/>
                <w:color w:val="auto"/>
                <w:sz w:val="22"/>
                <w:szCs w:val="22"/>
                <w:lang w:val="fr-FR" w:eastAsia="ja-JP"/>
              </w:rPr>
              <w:tab/>
            </w:r>
            <w:r w:rsidRPr="00F47FB6">
              <w:rPr>
                <w:rStyle w:val="Lienhypertexte"/>
              </w:rPr>
              <w:t>IT Strategy</w:t>
            </w:r>
            <w:r>
              <w:rPr>
                <w:webHidden/>
              </w:rPr>
              <w:tab/>
            </w:r>
            <w:r>
              <w:rPr>
                <w:webHidden/>
              </w:rPr>
              <w:fldChar w:fldCharType="begin"/>
            </w:r>
            <w:r>
              <w:rPr>
                <w:webHidden/>
              </w:rPr>
              <w:instrText xml:space="preserve"> PAGEREF _Toc21697709 \h </w:instrText>
            </w:r>
          </w:ins>
          <w:r>
            <w:rPr>
              <w:webHidden/>
            </w:rPr>
          </w:r>
          <w:r>
            <w:rPr>
              <w:webHidden/>
            </w:rPr>
            <w:fldChar w:fldCharType="separate"/>
          </w:r>
          <w:ins w:id="45" w:author="ONOPTCHENKO Xavier" w:date="2019-10-11T14:47:00Z">
            <w:r>
              <w:rPr>
                <w:webHidden/>
              </w:rPr>
              <w:t>11</w:t>
            </w:r>
            <w:r>
              <w:rPr>
                <w:webHidden/>
              </w:rPr>
              <w:fldChar w:fldCharType="end"/>
            </w:r>
            <w:r w:rsidRPr="00F47FB6">
              <w:rPr>
                <w:rStyle w:val="Lienhypertexte"/>
              </w:rPr>
              <w:fldChar w:fldCharType="end"/>
            </w:r>
          </w:ins>
        </w:p>
        <w:p w14:paraId="31E04B64" w14:textId="06B003FC" w:rsidR="00C33A02" w:rsidRDefault="00C33A02">
          <w:pPr>
            <w:pStyle w:val="TM3"/>
            <w:rPr>
              <w:ins w:id="46" w:author="ONOPTCHENKO Xavier" w:date="2019-10-11T14:47:00Z"/>
              <w:rFonts w:eastAsiaTheme="minorEastAsia" w:cstheme="minorBidi"/>
              <w:iCs w:val="0"/>
              <w:color w:val="auto"/>
              <w:sz w:val="22"/>
              <w:szCs w:val="22"/>
              <w:lang w:val="fr-FR" w:eastAsia="ja-JP"/>
            </w:rPr>
          </w:pPr>
          <w:ins w:id="47" w:author="ONOPTCHENKO Xavier" w:date="2019-10-11T14:47:00Z">
            <w:r w:rsidRPr="00F47FB6">
              <w:rPr>
                <w:rStyle w:val="Lienhypertexte"/>
              </w:rPr>
              <w:fldChar w:fldCharType="begin"/>
            </w:r>
            <w:r w:rsidRPr="00F47FB6">
              <w:rPr>
                <w:rStyle w:val="Lienhypertexte"/>
              </w:rPr>
              <w:instrText xml:space="preserve"> </w:instrText>
            </w:r>
            <w:r>
              <w:instrText>HYPERLINK \l "_Toc21697713"</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3.3.2</w:t>
            </w:r>
            <w:r>
              <w:rPr>
                <w:rFonts w:eastAsiaTheme="minorEastAsia" w:cstheme="minorBidi"/>
                <w:iCs w:val="0"/>
                <w:color w:val="auto"/>
                <w:sz w:val="22"/>
                <w:szCs w:val="22"/>
                <w:lang w:val="fr-FR" w:eastAsia="ja-JP"/>
              </w:rPr>
              <w:tab/>
            </w:r>
            <w:r w:rsidRPr="00F47FB6">
              <w:rPr>
                <w:rStyle w:val="Lienhypertexte"/>
              </w:rPr>
              <w:t>Business Strategy</w:t>
            </w:r>
            <w:r>
              <w:rPr>
                <w:webHidden/>
              </w:rPr>
              <w:tab/>
            </w:r>
            <w:r>
              <w:rPr>
                <w:webHidden/>
              </w:rPr>
              <w:fldChar w:fldCharType="begin"/>
            </w:r>
            <w:r>
              <w:rPr>
                <w:webHidden/>
              </w:rPr>
              <w:instrText xml:space="preserve"> PAGEREF _Toc21697713 \h </w:instrText>
            </w:r>
          </w:ins>
          <w:r>
            <w:rPr>
              <w:webHidden/>
            </w:rPr>
          </w:r>
          <w:r>
            <w:rPr>
              <w:webHidden/>
            </w:rPr>
            <w:fldChar w:fldCharType="separate"/>
          </w:r>
          <w:ins w:id="48" w:author="ONOPTCHENKO Xavier" w:date="2019-10-11T14:47:00Z">
            <w:r>
              <w:rPr>
                <w:webHidden/>
              </w:rPr>
              <w:t>11</w:t>
            </w:r>
            <w:r>
              <w:rPr>
                <w:webHidden/>
              </w:rPr>
              <w:fldChar w:fldCharType="end"/>
            </w:r>
            <w:r w:rsidRPr="00F47FB6">
              <w:rPr>
                <w:rStyle w:val="Lienhypertexte"/>
              </w:rPr>
              <w:fldChar w:fldCharType="end"/>
            </w:r>
          </w:ins>
        </w:p>
        <w:p w14:paraId="04B911A6" w14:textId="2CF37245" w:rsidR="00C33A02" w:rsidRDefault="00C33A02">
          <w:pPr>
            <w:pStyle w:val="TM2"/>
            <w:rPr>
              <w:ins w:id="49" w:author="ONOPTCHENKO Xavier" w:date="2019-10-11T14:47:00Z"/>
              <w:rFonts w:eastAsiaTheme="minorEastAsia" w:cstheme="minorBidi"/>
              <w:smallCaps w:val="0"/>
              <w:sz w:val="22"/>
              <w:szCs w:val="22"/>
              <w:lang w:val="fr-FR" w:eastAsia="ja-JP"/>
            </w:rPr>
          </w:pPr>
          <w:ins w:id="50" w:author="ONOPTCHENKO Xavier" w:date="2019-10-11T14:47:00Z">
            <w:r w:rsidRPr="00F47FB6">
              <w:rPr>
                <w:rStyle w:val="Lienhypertexte"/>
              </w:rPr>
              <w:fldChar w:fldCharType="begin"/>
            </w:r>
            <w:r w:rsidRPr="00F47FB6">
              <w:rPr>
                <w:rStyle w:val="Lienhypertexte"/>
              </w:rPr>
              <w:instrText xml:space="preserve"> </w:instrText>
            </w:r>
            <w:r>
              <w:instrText>HYPERLINK \l "_Toc21697779"</w:instrText>
            </w:r>
            <w:r w:rsidRPr="00F47FB6">
              <w:rPr>
                <w:rStyle w:val="Lienhypertexte"/>
              </w:rPr>
              <w:instrText xml:space="preserve"> </w:instrText>
            </w:r>
            <w:r w:rsidRPr="00F47FB6">
              <w:rPr>
                <w:rStyle w:val="Lienhypertexte"/>
              </w:rPr>
              <w:fldChar w:fldCharType="separate"/>
            </w:r>
            <w:r w:rsidRPr="00F47FB6">
              <w:rPr>
                <w:rStyle w:val="Lienhypertexte"/>
              </w:rPr>
              <w:t>3.4</w:t>
            </w:r>
            <w:r>
              <w:rPr>
                <w:rFonts w:eastAsiaTheme="minorEastAsia" w:cstheme="minorBidi"/>
                <w:smallCaps w:val="0"/>
                <w:sz w:val="22"/>
                <w:szCs w:val="22"/>
                <w:lang w:val="fr-FR" w:eastAsia="ja-JP"/>
              </w:rPr>
              <w:tab/>
            </w:r>
            <w:r w:rsidRPr="00F47FB6">
              <w:rPr>
                <w:rStyle w:val="Lienhypertexte"/>
              </w:rPr>
              <w:t>Business or regulatory constraints</w:t>
            </w:r>
            <w:r>
              <w:rPr>
                <w:webHidden/>
              </w:rPr>
              <w:tab/>
            </w:r>
            <w:r>
              <w:rPr>
                <w:webHidden/>
              </w:rPr>
              <w:fldChar w:fldCharType="begin"/>
            </w:r>
            <w:r>
              <w:rPr>
                <w:webHidden/>
              </w:rPr>
              <w:instrText xml:space="preserve"> PAGEREF _Toc21697779 \h </w:instrText>
            </w:r>
          </w:ins>
          <w:r>
            <w:rPr>
              <w:webHidden/>
            </w:rPr>
          </w:r>
          <w:r>
            <w:rPr>
              <w:webHidden/>
            </w:rPr>
            <w:fldChar w:fldCharType="separate"/>
          </w:r>
          <w:ins w:id="51" w:author="ONOPTCHENKO Xavier" w:date="2019-10-11T14:47:00Z">
            <w:r>
              <w:rPr>
                <w:webHidden/>
              </w:rPr>
              <w:t>12</w:t>
            </w:r>
            <w:r>
              <w:rPr>
                <w:webHidden/>
              </w:rPr>
              <w:fldChar w:fldCharType="end"/>
            </w:r>
            <w:r w:rsidRPr="00F47FB6">
              <w:rPr>
                <w:rStyle w:val="Lienhypertexte"/>
              </w:rPr>
              <w:fldChar w:fldCharType="end"/>
            </w:r>
          </w:ins>
        </w:p>
        <w:p w14:paraId="4AE6CA5F" w14:textId="0D10C85D" w:rsidR="00C33A02" w:rsidRDefault="00C33A02">
          <w:pPr>
            <w:pStyle w:val="TM2"/>
            <w:rPr>
              <w:ins w:id="52" w:author="ONOPTCHENKO Xavier" w:date="2019-10-11T14:47:00Z"/>
              <w:rFonts w:eastAsiaTheme="minorEastAsia" w:cstheme="minorBidi"/>
              <w:smallCaps w:val="0"/>
              <w:sz w:val="22"/>
              <w:szCs w:val="22"/>
              <w:lang w:val="fr-FR" w:eastAsia="ja-JP"/>
            </w:rPr>
          </w:pPr>
          <w:ins w:id="53" w:author="ONOPTCHENKO Xavier" w:date="2019-10-11T14:47:00Z">
            <w:r w:rsidRPr="00F47FB6">
              <w:rPr>
                <w:rStyle w:val="Lienhypertexte"/>
              </w:rPr>
              <w:fldChar w:fldCharType="begin"/>
            </w:r>
            <w:r w:rsidRPr="00F47FB6">
              <w:rPr>
                <w:rStyle w:val="Lienhypertexte"/>
              </w:rPr>
              <w:instrText xml:space="preserve"> </w:instrText>
            </w:r>
            <w:r>
              <w:instrText>HYPERLINK \l "_Toc21697780"</w:instrText>
            </w:r>
            <w:r w:rsidRPr="00F47FB6">
              <w:rPr>
                <w:rStyle w:val="Lienhypertexte"/>
              </w:rPr>
              <w:instrText xml:space="preserve"> </w:instrText>
            </w:r>
            <w:r w:rsidRPr="00F47FB6">
              <w:rPr>
                <w:rStyle w:val="Lienhypertexte"/>
              </w:rPr>
              <w:fldChar w:fldCharType="separate"/>
            </w:r>
            <w:r w:rsidRPr="00F47FB6">
              <w:rPr>
                <w:rStyle w:val="Lienhypertexte"/>
              </w:rPr>
              <w:t>3.5</w:t>
            </w:r>
            <w:r>
              <w:rPr>
                <w:rFonts w:eastAsiaTheme="minorEastAsia" w:cstheme="minorBidi"/>
                <w:smallCaps w:val="0"/>
                <w:sz w:val="22"/>
                <w:szCs w:val="22"/>
                <w:lang w:val="fr-FR" w:eastAsia="ja-JP"/>
              </w:rPr>
              <w:tab/>
            </w:r>
            <w:r w:rsidRPr="00F47FB6">
              <w:rPr>
                <w:rStyle w:val="Lienhypertexte"/>
              </w:rPr>
              <w:t>IT constraints</w:t>
            </w:r>
            <w:r>
              <w:rPr>
                <w:webHidden/>
              </w:rPr>
              <w:tab/>
            </w:r>
            <w:r>
              <w:rPr>
                <w:webHidden/>
              </w:rPr>
              <w:fldChar w:fldCharType="begin"/>
            </w:r>
            <w:r>
              <w:rPr>
                <w:webHidden/>
              </w:rPr>
              <w:instrText xml:space="preserve"> PAGEREF _Toc21697780 \h </w:instrText>
            </w:r>
          </w:ins>
          <w:r>
            <w:rPr>
              <w:webHidden/>
            </w:rPr>
          </w:r>
          <w:r>
            <w:rPr>
              <w:webHidden/>
            </w:rPr>
            <w:fldChar w:fldCharType="separate"/>
          </w:r>
          <w:ins w:id="54" w:author="ONOPTCHENKO Xavier" w:date="2019-10-11T14:47:00Z">
            <w:r>
              <w:rPr>
                <w:webHidden/>
              </w:rPr>
              <w:t>12</w:t>
            </w:r>
            <w:r>
              <w:rPr>
                <w:webHidden/>
              </w:rPr>
              <w:fldChar w:fldCharType="end"/>
            </w:r>
            <w:r w:rsidRPr="00F47FB6">
              <w:rPr>
                <w:rStyle w:val="Lienhypertexte"/>
              </w:rPr>
              <w:fldChar w:fldCharType="end"/>
            </w:r>
          </w:ins>
        </w:p>
        <w:p w14:paraId="12EE79C7" w14:textId="1D5BDA0B" w:rsidR="00C33A02" w:rsidRDefault="00C33A02">
          <w:pPr>
            <w:pStyle w:val="TM2"/>
            <w:rPr>
              <w:ins w:id="55" w:author="ONOPTCHENKO Xavier" w:date="2019-10-11T14:47:00Z"/>
              <w:rFonts w:eastAsiaTheme="minorEastAsia" w:cstheme="minorBidi"/>
              <w:smallCaps w:val="0"/>
              <w:sz w:val="22"/>
              <w:szCs w:val="22"/>
              <w:lang w:val="fr-FR" w:eastAsia="ja-JP"/>
            </w:rPr>
          </w:pPr>
          <w:ins w:id="56" w:author="ONOPTCHENKO Xavier" w:date="2019-10-11T14:47:00Z">
            <w:r w:rsidRPr="00F47FB6">
              <w:rPr>
                <w:rStyle w:val="Lienhypertexte"/>
              </w:rPr>
              <w:fldChar w:fldCharType="begin"/>
            </w:r>
            <w:r w:rsidRPr="00F47FB6">
              <w:rPr>
                <w:rStyle w:val="Lienhypertexte"/>
              </w:rPr>
              <w:instrText xml:space="preserve"> </w:instrText>
            </w:r>
            <w:r>
              <w:instrText>HYPERLINK \l "_Toc21697781"</w:instrText>
            </w:r>
            <w:r w:rsidRPr="00F47FB6">
              <w:rPr>
                <w:rStyle w:val="Lienhypertexte"/>
              </w:rPr>
              <w:instrText xml:space="preserve"> </w:instrText>
            </w:r>
            <w:r w:rsidRPr="00F47FB6">
              <w:rPr>
                <w:rStyle w:val="Lienhypertexte"/>
              </w:rPr>
              <w:fldChar w:fldCharType="separate"/>
            </w:r>
            <w:r w:rsidRPr="00F47FB6">
              <w:rPr>
                <w:rStyle w:val="Lienhypertexte"/>
              </w:rPr>
              <w:t>3.6</w:t>
            </w:r>
            <w:r>
              <w:rPr>
                <w:rFonts w:eastAsiaTheme="minorEastAsia" w:cstheme="minorBidi"/>
                <w:smallCaps w:val="0"/>
                <w:sz w:val="22"/>
                <w:szCs w:val="22"/>
                <w:lang w:val="fr-FR" w:eastAsia="ja-JP"/>
              </w:rPr>
              <w:tab/>
            </w:r>
            <w:r w:rsidRPr="00F47FB6">
              <w:rPr>
                <w:rStyle w:val="Lienhypertexte"/>
              </w:rPr>
              <w:t>Linked projects</w:t>
            </w:r>
            <w:r>
              <w:rPr>
                <w:webHidden/>
              </w:rPr>
              <w:tab/>
            </w:r>
            <w:r>
              <w:rPr>
                <w:webHidden/>
              </w:rPr>
              <w:fldChar w:fldCharType="begin"/>
            </w:r>
            <w:r>
              <w:rPr>
                <w:webHidden/>
              </w:rPr>
              <w:instrText xml:space="preserve"> PAGEREF _Toc21697781 \h </w:instrText>
            </w:r>
          </w:ins>
          <w:r>
            <w:rPr>
              <w:webHidden/>
            </w:rPr>
          </w:r>
          <w:r>
            <w:rPr>
              <w:webHidden/>
            </w:rPr>
            <w:fldChar w:fldCharType="separate"/>
          </w:r>
          <w:ins w:id="57" w:author="ONOPTCHENKO Xavier" w:date="2019-10-11T14:47:00Z">
            <w:r>
              <w:rPr>
                <w:webHidden/>
              </w:rPr>
              <w:t>12</w:t>
            </w:r>
            <w:r>
              <w:rPr>
                <w:webHidden/>
              </w:rPr>
              <w:fldChar w:fldCharType="end"/>
            </w:r>
            <w:r w:rsidRPr="00F47FB6">
              <w:rPr>
                <w:rStyle w:val="Lienhypertexte"/>
              </w:rPr>
              <w:fldChar w:fldCharType="end"/>
            </w:r>
          </w:ins>
        </w:p>
        <w:p w14:paraId="61C283E9" w14:textId="2B5F3CF3" w:rsidR="00C33A02" w:rsidRDefault="00C33A02">
          <w:pPr>
            <w:pStyle w:val="TM1"/>
            <w:rPr>
              <w:ins w:id="58" w:author="ONOPTCHENKO Xavier" w:date="2019-10-11T14:47:00Z"/>
              <w:rFonts w:eastAsiaTheme="minorEastAsia" w:cstheme="minorBidi"/>
              <w:b w:val="0"/>
              <w:bCs w:val="0"/>
              <w:caps w:val="0"/>
              <w:szCs w:val="22"/>
              <w:lang w:eastAsia="ja-JP"/>
            </w:rPr>
          </w:pPr>
          <w:ins w:id="59" w:author="ONOPTCHENKO Xavier" w:date="2019-10-11T14:47:00Z">
            <w:r w:rsidRPr="00F47FB6">
              <w:rPr>
                <w:rStyle w:val="Lienhypertexte"/>
              </w:rPr>
              <w:fldChar w:fldCharType="begin"/>
            </w:r>
            <w:r w:rsidRPr="00F47FB6">
              <w:rPr>
                <w:rStyle w:val="Lienhypertexte"/>
              </w:rPr>
              <w:instrText xml:space="preserve"> </w:instrText>
            </w:r>
            <w:r>
              <w:instrText>HYPERLINK \l "_Toc21697784"</w:instrText>
            </w:r>
            <w:r w:rsidRPr="00F47FB6">
              <w:rPr>
                <w:rStyle w:val="Lienhypertexte"/>
              </w:rPr>
              <w:instrText xml:space="preserve"> </w:instrText>
            </w:r>
            <w:r w:rsidRPr="00F47FB6">
              <w:rPr>
                <w:rStyle w:val="Lienhypertexte"/>
              </w:rPr>
              <w:fldChar w:fldCharType="separate"/>
            </w:r>
            <w:r w:rsidRPr="00F47FB6">
              <w:rPr>
                <w:rStyle w:val="Lienhypertexte"/>
              </w:rPr>
              <w:t>4.</w:t>
            </w:r>
            <w:r>
              <w:rPr>
                <w:rFonts w:eastAsiaTheme="minorEastAsia" w:cstheme="minorBidi"/>
                <w:b w:val="0"/>
                <w:bCs w:val="0"/>
                <w:caps w:val="0"/>
                <w:szCs w:val="22"/>
                <w:lang w:eastAsia="ja-JP"/>
              </w:rPr>
              <w:tab/>
            </w:r>
            <w:r w:rsidRPr="00F47FB6">
              <w:rPr>
                <w:rStyle w:val="Lienhypertexte"/>
              </w:rPr>
              <w:t>Business Layer</w:t>
            </w:r>
            <w:r>
              <w:rPr>
                <w:webHidden/>
              </w:rPr>
              <w:tab/>
            </w:r>
            <w:r>
              <w:rPr>
                <w:webHidden/>
              </w:rPr>
              <w:fldChar w:fldCharType="begin"/>
            </w:r>
            <w:r>
              <w:rPr>
                <w:webHidden/>
              </w:rPr>
              <w:instrText xml:space="preserve"> PAGEREF _Toc21697784 \h </w:instrText>
            </w:r>
          </w:ins>
          <w:r>
            <w:rPr>
              <w:webHidden/>
            </w:rPr>
          </w:r>
          <w:r>
            <w:rPr>
              <w:webHidden/>
            </w:rPr>
            <w:fldChar w:fldCharType="separate"/>
          </w:r>
          <w:ins w:id="60" w:author="ONOPTCHENKO Xavier" w:date="2019-10-11T14:47:00Z">
            <w:r>
              <w:rPr>
                <w:webHidden/>
              </w:rPr>
              <w:t>13</w:t>
            </w:r>
            <w:r>
              <w:rPr>
                <w:webHidden/>
              </w:rPr>
              <w:fldChar w:fldCharType="end"/>
            </w:r>
            <w:r w:rsidRPr="00F47FB6">
              <w:rPr>
                <w:rStyle w:val="Lienhypertexte"/>
              </w:rPr>
              <w:fldChar w:fldCharType="end"/>
            </w:r>
          </w:ins>
        </w:p>
        <w:p w14:paraId="7E4B5975" w14:textId="3A7BFF5B" w:rsidR="00C33A02" w:rsidRDefault="00C33A02">
          <w:pPr>
            <w:pStyle w:val="TM2"/>
            <w:rPr>
              <w:ins w:id="61" w:author="ONOPTCHENKO Xavier" w:date="2019-10-11T14:47:00Z"/>
              <w:rFonts w:eastAsiaTheme="minorEastAsia" w:cstheme="minorBidi"/>
              <w:smallCaps w:val="0"/>
              <w:sz w:val="22"/>
              <w:szCs w:val="22"/>
              <w:lang w:val="fr-FR" w:eastAsia="ja-JP"/>
            </w:rPr>
          </w:pPr>
          <w:ins w:id="62" w:author="ONOPTCHENKO Xavier" w:date="2019-10-11T14:47:00Z">
            <w:r w:rsidRPr="00F47FB6">
              <w:rPr>
                <w:rStyle w:val="Lienhypertexte"/>
              </w:rPr>
              <w:fldChar w:fldCharType="begin"/>
            </w:r>
            <w:r w:rsidRPr="00F47FB6">
              <w:rPr>
                <w:rStyle w:val="Lienhypertexte"/>
              </w:rPr>
              <w:instrText xml:space="preserve"> </w:instrText>
            </w:r>
            <w:r>
              <w:instrText>HYPERLINK \l "_Toc21697789"</w:instrText>
            </w:r>
            <w:r w:rsidRPr="00F47FB6">
              <w:rPr>
                <w:rStyle w:val="Lienhypertexte"/>
              </w:rPr>
              <w:instrText xml:space="preserve"> </w:instrText>
            </w:r>
            <w:r w:rsidRPr="00F47FB6">
              <w:rPr>
                <w:rStyle w:val="Lienhypertexte"/>
              </w:rPr>
              <w:fldChar w:fldCharType="separate"/>
            </w:r>
            <w:r w:rsidRPr="00F47FB6">
              <w:rPr>
                <w:rStyle w:val="Lienhypertexte"/>
              </w:rPr>
              <w:t>4.1</w:t>
            </w:r>
            <w:r>
              <w:rPr>
                <w:rFonts w:eastAsiaTheme="minorEastAsia" w:cstheme="minorBidi"/>
                <w:smallCaps w:val="0"/>
                <w:sz w:val="22"/>
                <w:szCs w:val="22"/>
                <w:lang w:val="fr-FR" w:eastAsia="ja-JP"/>
              </w:rPr>
              <w:tab/>
            </w:r>
            <w:r w:rsidRPr="00F47FB6">
              <w:rPr>
                <w:rStyle w:val="Lienhypertexte"/>
              </w:rPr>
              <w:t>Impacted Core Business processes</w:t>
            </w:r>
            <w:r>
              <w:rPr>
                <w:webHidden/>
              </w:rPr>
              <w:tab/>
            </w:r>
            <w:r>
              <w:rPr>
                <w:webHidden/>
              </w:rPr>
              <w:fldChar w:fldCharType="begin"/>
            </w:r>
            <w:r>
              <w:rPr>
                <w:webHidden/>
              </w:rPr>
              <w:instrText xml:space="preserve"> PAGEREF _Toc21697789 \h </w:instrText>
            </w:r>
          </w:ins>
          <w:r>
            <w:rPr>
              <w:webHidden/>
            </w:rPr>
          </w:r>
          <w:r>
            <w:rPr>
              <w:webHidden/>
            </w:rPr>
            <w:fldChar w:fldCharType="separate"/>
          </w:r>
          <w:ins w:id="63" w:author="ONOPTCHENKO Xavier" w:date="2019-10-11T14:47:00Z">
            <w:r>
              <w:rPr>
                <w:webHidden/>
              </w:rPr>
              <w:t>13</w:t>
            </w:r>
            <w:r>
              <w:rPr>
                <w:webHidden/>
              </w:rPr>
              <w:fldChar w:fldCharType="end"/>
            </w:r>
            <w:r w:rsidRPr="00F47FB6">
              <w:rPr>
                <w:rStyle w:val="Lienhypertexte"/>
              </w:rPr>
              <w:fldChar w:fldCharType="end"/>
            </w:r>
          </w:ins>
        </w:p>
        <w:p w14:paraId="2BB3D936" w14:textId="3715C612" w:rsidR="00C33A02" w:rsidRDefault="00C33A02">
          <w:pPr>
            <w:pStyle w:val="TM2"/>
            <w:rPr>
              <w:ins w:id="64" w:author="ONOPTCHENKO Xavier" w:date="2019-10-11T14:47:00Z"/>
              <w:rFonts w:eastAsiaTheme="minorEastAsia" w:cstheme="minorBidi"/>
              <w:smallCaps w:val="0"/>
              <w:sz w:val="22"/>
              <w:szCs w:val="22"/>
              <w:lang w:val="fr-FR" w:eastAsia="ja-JP"/>
            </w:rPr>
          </w:pPr>
          <w:ins w:id="65" w:author="ONOPTCHENKO Xavier" w:date="2019-10-11T14:47:00Z">
            <w:r w:rsidRPr="00F47FB6">
              <w:rPr>
                <w:rStyle w:val="Lienhypertexte"/>
              </w:rPr>
              <w:fldChar w:fldCharType="begin"/>
            </w:r>
            <w:r w:rsidRPr="00F47FB6">
              <w:rPr>
                <w:rStyle w:val="Lienhypertexte"/>
              </w:rPr>
              <w:instrText xml:space="preserve"> </w:instrText>
            </w:r>
            <w:r>
              <w:instrText>HYPERLINK \l "_Toc21697794"</w:instrText>
            </w:r>
            <w:r w:rsidRPr="00F47FB6">
              <w:rPr>
                <w:rStyle w:val="Lienhypertexte"/>
              </w:rPr>
              <w:instrText xml:space="preserve"> </w:instrText>
            </w:r>
            <w:r w:rsidRPr="00F47FB6">
              <w:rPr>
                <w:rStyle w:val="Lienhypertexte"/>
              </w:rPr>
              <w:fldChar w:fldCharType="separate"/>
            </w:r>
            <w:r w:rsidRPr="00F47FB6">
              <w:rPr>
                <w:rStyle w:val="Lienhypertexte"/>
              </w:rPr>
              <w:t>4.2</w:t>
            </w:r>
            <w:r>
              <w:rPr>
                <w:rFonts w:eastAsiaTheme="minorEastAsia" w:cstheme="minorBidi"/>
                <w:smallCaps w:val="0"/>
                <w:sz w:val="22"/>
                <w:szCs w:val="22"/>
                <w:lang w:val="fr-FR" w:eastAsia="ja-JP"/>
              </w:rPr>
              <w:tab/>
            </w:r>
            <w:r w:rsidRPr="00F47FB6">
              <w:rPr>
                <w:rStyle w:val="Lienhypertexte"/>
              </w:rPr>
              <w:t>Impacted Processes</w:t>
            </w:r>
            <w:r>
              <w:rPr>
                <w:webHidden/>
              </w:rPr>
              <w:tab/>
            </w:r>
            <w:r>
              <w:rPr>
                <w:webHidden/>
              </w:rPr>
              <w:fldChar w:fldCharType="begin"/>
            </w:r>
            <w:r>
              <w:rPr>
                <w:webHidden/>
              </w:rPr>
              <w:instrText xml:space="preserve"> PAGEREF _Toc21697794 \h </w:instrText>
            </w:r>
          </w:ins>
          <w:r>
            <w:rPr>
              <w:webHidden/>
            </w:rPr>
          </w:r>
          <w:r>
            <w:rPr>
              <w:webHidden/>
            </w:rPr>
            <w:fldChar w:fldCharType="separate"/>
          </w:r>
          <w:ins w:id="66" w:author="ONOPTCHENKO Xavier" w:date="2019-10-11T14:47:00Z">
            <w:r>
              <w:rPr>
                <w:webHidden/>
              </w:rPr>
              <w:t>13</w:t>
            </w:r>
            <w:r>
              <w:rPr>
                <w:webHidden/>
              </w:rPr>
              <w:fldChar w:fldCharType="end"/>
            </w:r>
            <w:r w:rsidRPr="00F47FB6">
              <w:rPr>
                <w:rStyle w:val="Lienhypertexte"/>
              </w:rPr>
              <w:fldChar w:fldCharType="end"/>
            </w:r>
          </w:ins>
        </w:p>
        <w:p w14:paraId="2DA0C243" w14:textId="663D12BF" w:rsidR="00C33A02" w:rsidRDefault="00C33A02">
          <w:pPr>
            <w:pStyle w:val="TM2"/>
            <w:rPr>
              <w:ins w:id="67" w:author="ONOPTCHENKO Xavier" w:date="2019-10-11T14:47:00Z"/>
              <w:rFonts w:eastAsiaTheme="minorEastAsia" w:cstheme="minorBidi"/>
              <w:smallCaps w:val="0"/>
              <w:sz w:val="22"/>
              <w:szCs w:val="22"/>
              <w:lang w:val="fr-FR" w:eastAsia="ja-JP"/>
            </w:rPr>
          </w:pPr>
          <w:ins w:id="68" w:author="ONOPTCHENKO Xavier" w:date="2019-10-11T14:47:00Z">
            <w:r w:rsidRPr="00F47FB6">
              <w:rPr>
                <w:rStyle w:val="Lienhypertexte"/>
              </w:rPr>
              <w:fldChar w:fldCharType="begin"/>
            </w:r>
            <w:r w:rsidRPr="00F47FB6">
              <w:rPr>
                <w:rStyle w:val="Lienhypertexte"/>
              </w:rPr>
              <w:instrText xml:space="preserve"> </w:instrText>
            </w:r>
            <w:r>
              <w:instrText>HYPERLINK \l "_Toc21697795"</w:instrText>
            </w:r>
            <w:r w:rsidRPr="00F47FB6">
              <w:rPr>
                <w:rStyle w:val="Lienhypertexte"/>
              </w:rPr>
              <w:instrText xml:space="preserve"> </w:instrText>
            </w:r>
            <w:r w:rsidRPr="00F47FB6">
              <w:rPr>
                <w:rStyle w:val="Lienhypertexte"/>
              </w:rPr>
              <w:fldChar w:fldCharType="separate"/>
            </w:r>
            <w:r w:rsidRPr="00F47FB6">
              <w:rPr>
                <w:rStyle w:val="Lienhypertexte"/>
              </w:rPr>
              <w:t>4.3</w:t>
            </w:r>
            <w:r>
              <w:rPr>
                <w:rFonts w:eastAsiaTheme="minorEastAsia" w:cstheme="minorBidi"/>
                <w:smallCaps w:val="0"/>
                <w:sz w:val="22"/>
                <w:szCs w:val="22"/>
                <w:lang w:val="fr-FR" w:eastAsia="ja-JP"/>
              </w:rPr>
              <w:tab/>
            </w:r>
            <w:r w:rsidRPr="00F47FB6">
              <w:rPr>
                <w:rStyle w:val="Lienhypertexte"/>
              </w:rPr>
              <w:t>Business Actors</w:t>
            </w:r>
            <w:r>
              <w:rPr>
                <w:webHidden/>
              </w:rPr>
              <w:tab/>
            </w:r>
            <w:r>
              <w:rPr>
                <w:webHidden/>
              </w:rPr>
              <w:fldChar w:fldCharType="begin"/>
            </w:r>
            <w:r>
              <w:rPr>
                <w:webHidden/>
              </w:rPr>
              <w:instrText xml:space="preserve"> PAGEREF _Toc21697795 \h </w:instrText>
            </w:r>
          </w:ins>
          <w:r>
            <w:rPr>
              <w:webHidden/>
            </w:rPr>
          </w:r>
          <w:r>
            <w:rPr>
              <w:webHidden/>
            </w:rPr>
            <w:fldChar w:fldCharType="separate"/>
          </w:r>
          <w:ins w:id="69" w:author="ONOPTCHENKO Xavier" w:date="2019-10-11T14:47:00Z">
            <w:r>
              <w:rPr>
                <w:webHidden/>
              </w:rPr>
              <w:t>13</w:t>
            </w:r>
            <w:r>
              <w:rPr>
                <w:webHidden/>
              </w:rPr>
              <w:fldChar w:fldCharType="end"/>
            </w:r>
            <w:r w:rsidRPr="00F47FB6">
              <w:rPr>
                <w:rStyle w:val="Lienhypertexte"/>
              </w:rPr>
              <w:fldChar w:fldCharType="end"/>
            </w:r>
          </w:ins>
        </w:p>
        <w:p w14:paraId="0B494F6C" w14:textId="7911486A" w:rsidR="00C33A02" w:rsidRDefault="00C33A02">
          <w:pPr>
            <w:pStyle w:val="TM1"/>
            <w:rPr>
              <w:ins w:id="70" w:author="ONOPTCHENKO Xavier" w:date="2019-10-11T14:47:00Z"/>
              <w:rFonts w:eastAsiaTheme="minorEastAsia" w:cstheme="minorBidi"/>
              <w:b w:val="0"/>
              <w:bCs w:val="0"/>
              <w:caps w:val="0"/>
              <w:szCs w:val="22"/>
              <w:lang w:eastAsia="ja-JP"/>
            </w:rPr>
          </w:pPr>
          <w:ins w:id="71" w:author="ONOPTCHENKO Xavier" w:date="2019-10-11T14:47:00Z">
            <w:r w:rsidRPr="00F47FB6">
              <w:rPr>
                <w:rStyle w:val="Lienhypertexte"/>
              </w:rPr>
              <w:fldChar w:fldCharType="begin"/>
            </w:r>
            <w:r w:rsidRPr="00F47FB6">
              <w:rPr>
                <w:rStyle w:val="Lienhypertexte"/>
              </w:rPr>
              <w:instrText xml:space="preserve"> </w:instrText>
            </w:r>
            <w:r>
              <w:instrText>HYPERLINK \l "_Toc21697796"</w:instrText>
            </w:r>
            <w:r w:rsidRPr="00F47FB6">
              <w:rPr>
                <w:rStyle w:val="Lienhypertexte"/>
              </w:rPr>
              <w:instrText xml:space="preserve"> </w:instrText>
            </w:r>
            <w:r w:rsidRPr="00F47FB6">
              <w:rPr>
                <w:rStyle w:val="Lienhypertexte"/>
              </w:rPr>
              <w:fldChar w:fldCharType="separate"/>
            </w:r>
            <w:r w:rsidRPr="00F47FB6">
              <w:rPr>
                <w:rStyle w:val="Lienhypertexte"/>
                <w:lang w:val="en-GB"/>
              </w:rPr>
              <w:t>5.</w:t>
            </w:r>
            <w:r>
              <w:rPr>
                <w:rFonts w:eastAsiaTheme="minorEastAsia" w:cstheme="minorBidi"/>
                <w:b w:val="0"/>
                <w:bCs w:val="0"/>
                <w:caps w:val="0"/>
                <w:szCs w:val="22"/>
                <w:lang w:eastAsia="ja-JP"/>
              </w:rPr>
              <w:tab/>
            </w:r>
            <w:r w:rsidRPr="00F47FB6">
              <w:rPr>
                <w:rStyle w:val="Lienhypertexte"/>
              </w:rPr>
              <w:t>Functional</w:t>
            </w:r>
            <w:r w:rsidRPr="00F47FB6">
              <w:rPr>
                <w:rStyle w:val="Lienhypertexte"/>
                <w:lang w:val="en-GB"/>
              </w:rPr>
              <w:t xml:space="preserve"> Layer</w:t>
            </w:r>
            <w:r>
              <w:rPr>
                <w:webHidden/>
              </w:rPr>
              <w:tab/>
            </w:r>
            <w:r>
              <w:rPr>
                <w:webHidden/>
              </w:rPr>
              <w:fldChar w:fldCharType="begin"/>
            </w:r>
            <w:r>
              <w:rPr>
                <w:webHidden/>
              </w:rPr>
              <w:instrText xml:space="preserve"> PAGEREF _Toc21697796 \h </w:instrText>
            </w:r>
          </w:ins>
          <w:r>
            <w:rPr>
              <w:webHidden/>
            </w:rPr>
          </w:r>
          <w:r>
            <w:rPr>
              <w:webHidden/>
            </w:rPr>
            <w:fldChar w:fldCharType="separate"/>
          </w:r>
          <w:ins w:id="72" w:author="ONOPTCHENKO Xavier" w:date="2019-10-11T14:47:00Z">
            <w:r>
              <w:rPr>
                <w:webHidden/>
              </w:rPr>
              <w:t>14</w:t>
            </w:r>
            <w:r>
              <w:rPr>
                <w:webHidden/>
              </w:rPr>
              <w:fldChar w:fldCharType="end"/>
            </w:r>
            <w:r w:rsidRPr="00F47FB6">
              <w:rPr>
                <w:rStyle w:val="Lienhypertexte"/>
              </w:rPr>
              <w:fldChar w:fldCharType="end"/>
            </w:r>
          </w:ins>
        </w:p>
        <w:p w14:paraId="167895DD" w14:textId="2C96AFEA" w:rsidR="00C33A02" w:rsidRDefault="00C33A02">
          <w:pPr>
            <w:pStyle w:val="TM2"/>
            <w:rPr>
              <w:ins w:id="73" w:author="ONOPTCHENKO Xavier" w:date="2019-10-11T14:47:00Z"/>
              <w:rFonts w:eastAsiaTheme="minorEastAsia" w:cstheme="minorBidi"/>
              <w:smallCaps w:val="0"/>
              <w:sz w:val="22"/>
              <w:szCs w:val="22"/>
              <w:lang w:val="fr-FR" w:eastAsia="ja-JP"/>
            </w:rPr>
          </w:pPr>
          <w:ins w:id="74" w:author="ONOPTCHENKO Xavier" w:date="2019-10-11T14:47:00Z">
            <w:r w:rsidRPr="00F47FB6">
              <w:rPr>
                <w:rStyle w:val="Lienhypertexte"/>
              </w:rPr>
              <w:fldChar w:fldCharType="begin"/>
            </w:r>
            <w:r w:rsidRPr="00F47FB6">
              <w:rPr>
                <w:rStyle w:val="Lienhypertexte"/>
              </w:rPr>
              <w:instrText xml:space="preserve"> </w:instrText>
            </w:r>
            <w:r>
              <w:instrText>HYPERLINK \l "_Toc21697802"</w:instrText>
            </w:r>
            <w:r w:rsidRPr="00F47FB6">
              <w:rPr>
                <w:rStyle w:val="Lienhypertexte"/>
              </w:rPr>
              <w:instrText xml:space="preserve"> </w:instrText>
            </w:r>
            <w:r w:rsidRPr="00F47FB6">
              <w:rPr>
                <w:rStyle w:val="Lienhypertexte"/>
              </w:rPr>
              <w:fldChar w:fldCharType="separate"/>
            </w:r>
            <w:r w:rsidRPr="00F47FB6">
              <w:rPr>
                <w:rStyle w:val="Lienhypertexte"/>
              </w:rPr>
              <w:t>5.1</w:t>
            </w:r>
            <w:r>
              <w:rPr>
                <w:rFonts w:eastAsiaTheme="minorEastAsia" w:cstheme="minorBidi"/>
                <w:smallCaps w:val="0"/>
                <w:sz w:val="22"/>
                <w:szCs w:val="22"/>
                <w:lang w:val="fr-FR" w:eastAsia="ja-JP"/>
              </w:rPr>
              <w:tab/>
            </w:r>
            <w:r w:rsidRPr="00F47FB6">
              <w:rPr>
                <w:rStyle w:val="Lienhypertexte"/>
              </w:rPr>
              <w:t>Sharing Plan - Functional asset used</w:t>
            </w:r>
            <w:r>
              <w:rPr>
                <w:webHidden/>
              </w:rPr>
              <w:tab/>
            </w:r>
            <w:r>
              <w:rPr>
                <w:webHidden/>
              </w:rPr>
              <w:fldChar w:fldCharType="begin"/>
            </w:r>
            <w:r>
              <w:rPr>
                <w:webHidden/>
              </w:rPr>
              <w:instrText xml:space="preserve"> PAGEREF _Toc21697802 \h </w:instrText>
            </w:r>
          </w:ins>
          <w:r>
            <w:rPr>
              <w:webHidden/>
            </w:rPr>
          </w:r>
          <w:r>
            <w:rPr>
              <w:webHidden/>
            </w:rPr>
            <w:fldChar w:fldCharType="separate"/>
          </w:r>
          <w:ins w:id="75" w:author="ONOPTCHENKO Xavier" w:date="2019-10-11T14:47:00Z">
            <w:r>
              <w:rPr>
                <w:webHidden/>
              </w:rPr>
              <w:t>14</w:t>
            </w:r>
            <w:r>
              <w:rPr>
                <w:webHidden/>
              </w:rPr>
              <w:fldChar w:fldCharType="end"/>
            </w:r>
            <w:r w:rsidRPr="00F47FB6">
              <w:rPr>
                <w:rStyle w:val="Lienhypertexte"/>
              </w:rPr>
              <w:fldChar w:fldCharType="end"/>
            </w:r>
          </w:ins>
        </w:p>
        <w:p w14:paraId="2B19F888" w14:textId="7442FAEA" w:rsidR="00C33A02" w:rsidRDefault="00C33A02">
          <w:pPr>
            <w:pStyle w:val="TM2"/>
            <w:rPr>
              <w:ins w:id="76" w:author="ONOPTCHENKO Xavier" w:date="2019-10-11T14:47:00Z"/>
              <w:rFonts w:eastAsiaTheme="minorEastAsia" w:cstheme="minorBidi"/>
              <w:smallCaps w:val="0"/>
              <w:sz w:val="22"/>
              <w:szCs w:val="22"/>
              <w:lang w:val="fr-FR" w:eastAsia="ja-JP"/>
            </w:rPr>
          </w:pPr>
          <w:ins w:id="77" w:author="ONOPTCHENKO Xavier" w:date="2019-10-11T14:47:00Z">
            <w:r w:rsidRPr="00F47FB6">
              <w:rPr>
                <w:rStyle w:val="Lienhypertexte"/>
              </w:rPr>
              <w:fldChar w:fldCharType="begin"/>
            </w:r>
            <w:r w:rsidRPr="00F47FB6">
              <w:rPr>
                <w:rStyle w:val="Lienhypertexte"/>
              </w:rPr>
              <w:instrText xml:space="preserve"> </w:instrText>
            </w:r>
            <w:r>
              <w:instrText>HYPERLINK \l "_Toc21697804"</w:instrText>
            </w:r>
            <w:r w:rsidRPr="00F47FB6">
              <w:rPr>
                <w:rStyle w:val="Lienhypertexte"/>
              </w:rPr>
              <w:instrText xml:space="preserve"> </w:instrText>
            </w:r>
            <w:r w:rsidRPr="00F47FB6">
              <w:rPr>
                <w:rStyle w:val="Lienhypertexte"/>
              </w:rPr>
              <w:fldChar w:fldCharType="separate"/>
            </w:r>
            <w:r w:rsidRPr="00F47FB6">
              <w:rPr>
                <w:rStyle w:val="Lienhypertexte"/>
              </w:rPr>
              <w:t>5.2</w:t>
            </w:r>
            <w:r>
              <w:rPr>
                <w:rFonts w:eastAsiaTheme="minorEastAsia" w:cstheme="minorBidi"/>
                <w:smallCaps w:val="0"/>
                <w:sz w:val="22"/>
                <w:szCs w:val="22"/>
                <w:lang w:val="fr-FR" w:eastAsia="ja-JP"/>
              </w:rPr>
              <w:tab/>
            </w:r>
            <w:r w:rsidRPr="00F47FB6">
              <w:rPr>
                <w:rStyle w:val="Lienhypertexte"/>
              </w:rPr>
              <w:t>Global functional requirement</w:t>
            </w:r>
            <w:r>
              <w:rPr>
                <w:webHidden/>
              </w:rPr>
              <w:tab/>
            </w:r>
            <w:r>
              <w:rPr>
                <w:webHidden/>
              </w:rPr>
              <w:fldChar w:fldCharType="begin"/>
            </w:r>
            <w:r>
              <w:rPr>
                <w:webHidden/>
              </w:rPr>
              <w:instrText xml:space="preserve"> PAGEREF _Toc21697804 \h </w:instrText>
            </w:r>
          </w:ins>
          <w:r>
            <w:rPr>
              <w:webHidden/>
            </w:rPr>
          </w:r>
          <w:r>
            <w:rPr>
              <w:webHidden/>
            </w:rPr>
            <w:fldChar w:fldCharType="separate"/>
          </w:r>
          <w:ins w:id="78" w:author="ONOPTCHENKO Xavier" w:date="2019-10-11T14:47:00Z">
            <w:r>
              <w:rPr>
                <w:webHidden/>
              </w:rPr>
              <w:t>15</w:t>
            </w:r>
            <w:r>
              <w:rPr>
                <w:webHidden/>
              </w:rPr>
              <w:fldChar w:fldCharType="end"/>
            </w:r>
            <w:r w:rsidRPr="00F47FB6">
              <w:rPr>
                <w:rStyle w:val="Lienhypertexte"/>
              </w:rPr>
              <w:fldChar w:fldCharType="end"/>
            </w:r>
          </w:ins>
        </w:p>
        <w:p w14:paraId="1E604A8E" w14:textId="73F938B5" w:rsidR="00C33A02" w:rsidRDefault="00C33A02">
          <w:pPr>
            <w:pStyle w:val="TM2"/>
            <w:rPr>
              <w:ins w:id="79" w:author="ONOPTCHENKO Xavier" w:date="2019-10-11T14:47:00Z"/>
              <w:rFonts w:eastAsiaTheme="minorEastAsia" w:cstheme="minorBidi"/>
              <w:smallCaps w:val="0"/>
              <w:sz w:val="22"/>
              <w:szCs w:val="22"/>
              <w:lang w:val="fr-FR" w:eastAsia="ja-JP"/>
            </w:rPr>
          </w:pPr>
          <w:ins w:id="80" w:author="ONOPTCHENKO Xavier" w:date="2019-10-11T14:47:00Z">
            <w:r w:rsidRPr="00F47FB6">
              <w:rPr>
                <w:rStyle w:val="Lienhypertexte"/>
              </w:rPr>
              <w:fldChar w:fldCharType="begin"/>
            </w:r>
            <w:r w:rsidRPr="00F47FB6">
              <w:rPr>
                <w:rStyle w:val="Lienhypertexte"/>
              </w:rPr>
              <w:instrText xml:space="preserve"> </w:instrText>
            </w:r>
            <w:r>
              <w:instrText>HYPERLINK \l "_Toc21697805"</w:instrText>
            </w:r>
            <w:r w:rsidRPr="00F47FB6">
              <w:rPr>
                <w:rStyle w:val="Lienhypertexte"/>
              </w:rPr>
              <w:instrText xml:space="preserve"> </w:instrText>
            </w:r>
            <w:r w:rsidRPr="00F47FB6">
              <w:rPr>
                <w:rStyle w:val="Lienhypertexte"/>
              </w:rPr>
              <w:fldChar w:fldCharType="separate"/>
            </w:r>
            <w:r w:rsidRPr="00F47FB6">
              <w:rPr>
                <w:rStyle w:val="Lienhypertexte"/>
              </w:rPr>
              <w:t>5.3</w:t>
            </w:r>
            <w:r>
              <w:rPr>
                <w:rFonts w:eastAsiaTheme="minorEastAsia" w:cstheme="minorBidi"/>
                <w:smallCaps w:val="0"/>
                <w:sz w:val="22"/>
                <w:szCs w:val="22"/>
                <w:lang w:val="fr-FR" w:eastAsia="ja-JP"/>
              </w:rPr>
              <w:tab/>
            </w:r>
            <w:r w:rsidRPr="00F47FB6">
              <w:rPr>
                <w:rStyle w:val="Lienhypertexte"/>
              </w:rPr>
              <w:t>Impact on functional architecture</w:t>
            </w:r>
            <w:r>
              <w:rPr>
                <w:webHidden/>
              </w:rPr>
              <w:tab/>
            </w:r>
            <w:r>
              <w:rPr>
                <w:webHidden/>
              </w:rPr>
              <w:fldChar w:fldCharType="begin"/>
            </w:r>
            <w:r>
              <w:rPr>
                <w:webHidden/>
              </w:rPr>
              <w:instrText xml:space="preserve"> PAGEREF _Toc21697805 \h </w:instrText>
            </w:r>
          </w:ins>
          <w:r>
            <w:rPr>
              <w:webHidden/>
            </w:rPr>
          </w:r>
          <w:r>
            <w:rPr>
              <w:webHidden/>
            </w:rPr>
            <w:fldChar w:fldCharType="separate"/>
          </w:r>
          <w:ins w:id="81" w:author="ONOPTCHENKO Xavier" w:date="2019-10-11T14:47:00Z">
            <w:r>
              <w:rPr>
                <w:webHidden/>
              </w:rPr>
              <w:t>15</w:t>
            </w:r>
            <w:r>
              <w:rPr>
                <w:webHidden/>
              </w:rPr>
              <w:fldChar w:fldCharType="end"/>
            </w:r>
            <w:r w:rsidRPr="00F47FB6">
              <w:rPr>
                <w:rStyle w:val="Lienhypertexte"/>
              </w:rPr>
              <w:fldChar w:fldCharType="end"/>
            </w:r>
          </w:ins>
        </w:p>
        <w:p w14:paraId="6F18F88F" w14:textId="65E99B0F" w:rsidR="00C33A02" w:rsidRDefault="00C33A02">
          <w:pPr>
            <w:pStyle w:val="TM1"/>
            <w:rPr>
              <w:ins w:id="82" w:author="ONOPTCHENKO Xavier" w:date="2019-10-11T14:47:00Z"/>
              <w:rFonts w:eastAsiaTheme="minorEastAsia" w:cstheme="minorBidi"/>
              <w:b w:val="0"/>
              <w:bCs w:val="0"/>
              <w:caps w:val="0"/>
              <w:szCs w:val="22"/>
              <w:lang w:eastAsia="ja-JP"/>
            </w:rPr>
          </w:pPr>
          <w:ins w:id="83" w:author="ONOPTCHENKO Xavier" w:date="2019-10-11T14:47:00Z">
            <w:r w:rsidRPr="00F47FB6">
              <w:rPr>
                <w:rStyle w:val="Lienhypertexte"/>
              </w:rPr>
              <w:fldChar w:fldCharType="begin"/>
            </w:r>
            <w:r w:rsidRPr="00F47FB6">
              <w:rPr>
                <w:rStyle w:val="Lienhypertexte"/>
              </w:rPr>
              <w:instrText xml:space="preserve"> </w:instrText>
            </w:r>
            <w:r>
              <w:instrText>HYPERLINK \l "_Toc21697806"</w:instrText>
            </w:r>
            <w:r w:rsidRPr="00F47FB6">
              <w:rPr>
                <w:rStyle w:val="Lienhypertexte"/>
              </w:rPr>
              <w:instrText xml:space="preserve"> </w:instrText>
            </w:r>
            <w:r w:rsidRPr="00F47FB6">
              <w:rPr>
                <w:rStyle w:val="Lienhypertexte"/>
              </w:rPr>
              <w:fldChar w:fldCharType="separate"/>
            </w:r>
            <w:r w:rsidRPr="00F47FB6">
              <w:rPr>
                <w:rStyle w:val="Lienhypertexte"/>
                <w:lang w:val="en-GB"/>
              </w:rPr>
              <w:t>6.</w:t>
            </w:r>
            <w:r>
              <w:rPr>
                <w:rFonts w:eastAsiaTheme="minorEastAsia" w:cstheme="minorBidi"/>
                <w:b w:val="0"/>
                <w:bCs w:val="0"/>
                <w:caps w:val="0"/>
                <w:szCs w:val="22"/>
                <w:lang w:eastAsia="ja-JP"/>
              </w:rPr>
              <w:tab/>
            </w:r>
            <w:r w:rsidRPr="00F47FB6">
              <w:rPr>
                <w:rStyle w:val="Lienhypertexte"/>
                <w:lang w:val="en-GB"/>
              </w:rPr>
              <w:t>Application architecture</w:t>
            </w:r>
            <w:r>
              <w:rPr>
                <w:webHidden/>
              </w:rPr>
              <w:tab/>
            </w:r>
            <w:r>
              <w:rPr>
                <w:webHidden/>
              </w:rPr>
              <w:fldChar w:fldCharType="begin"/>
            </w:r>
            <w:r>
              <w:rPr>
                <w:webHidden/>
              </w:rPr>
              <w:instrText xml:space="preserve"> PAGEREF _Toc21697806 \h </w:instrText>
            </w:r>
          </w:ins>
          <w:r>
            <w:rPr>
              <w:webHidden/>
            </w:rPr>
          </w:r>
          <w:r>
            <w:rPr>
              <w:webHidden/>
            </w:rPr>
            <w:fldChar w:fldCharType="separate"/>
          </w:r>
          <w:ins w:id="84" w:author="ONOPTCHENKO Xavier" w:date="2019-10-11T14:47:00Z">
            <w:r>
              <w:rPr>
                <w:webHidden/>
              </w:rPr>
              <w:t>16</w:t>
            </w:r>
            <w:r>
              <w:rPr>
                <w:webHidden/>
              </w:rPr>
              <w:fldChar w:fldCharType="end"/>
            </w:r>
            <w:r w:rsidRPr="00F47FB6">
              <w:rPr>
                <w:rStyle w:val="Lienhypertexte"/>
              </w:rPr>
              <w:fldChar w:fldCharType="end"/>
            </w:r>
          </w:ins>
        </w:p>
        <w:p w14:paraId="2C047106" w14:textId="093731A1" w:rsidR="00C33A02" w:rsidRDefault="00C33A02">
          <w:pPr>
            <w:pStyle w:val="TM2"/>
            <w:rPr>
              <w:ins w:id="85" w:author="ONOPTCHENKO Xavier" w:date="2019-10-11T14:47:00Z"/>
              <w:rFonts w:eastAsiaTheme="minorEastAsia" w:cstheme="minorBidi"/>
              <w:smallCaps w:val="0"/>
              <w:sz w:val="22"/>
              <w:szCs w:val="22"/>
              <w:lang w:val="fr-FR" w:eastAsia="ja-JP"/>
            </w:rPr>
          </w:pPr>
          <w:ins w:id="86" w:author="ONOPTCHENKO Xavier" w:date="2019-10-11T14:47:00Z">
            <w:r w:rsidRPr="00F47FB6">
              <w:rPr>
                <w:rStyle w:val="Lienhypertexte"/>
              </w:rPr>
              <w:fldChar w:fldCharType="begin"/>
            </w:r>
            <w:r w:rsidRPr="00F47FB6">
              <w:rPr>
                <w:rStyle w:val="Lienhypertexte"/>
              </w:rPr>
              <w:instrText xml:space="preserve"> </w:instrText>
            </w:r>
            <w:r>
              <w:instrText>HYPERLINK \l "_Toc21697811"</w:instrText>
            </w:r>
            <w:r w:rsidRPr="00F47FB6">
              <w:rPr>
                <w:rStyle w:val="Lienhypertexte"/>
              </w:rPr>
              <w:instrText xml:space="preserve"> </w:instrText>
            </w:r>
            <w:r w:rsidRPr="00F47FB6">
              <w:rPr>
                <w:rStyle w:val="Lienhypertexte"/>
              </w:rPr>
              <w:fldChar w:fldCharType="separate"/>
            </w:r>
            <w:r w:rsidRPr="00F47FB6">
              <w:rPr>
                <w:rStyle w:val="Lienhypertexte"/>
              </w:rPr>
              <w:t>6.1</w:t>
            </w:r>
            <w:r>
              <w:rPr>
                <w:rFonts w:eastAsiaTheme="minorEastAsia" w:cstheme="minorBidi"/>
                <w:smallCaps w:val="0"/>
                <w:sz w:val="22"/>
                <w:szCs w:val="22"/>
                <w:lang w:val="fr-FR" w:eastAsia="ja-JP"/>
              </w:rPr>
              <w:tab/>
            </w:r>
            <w:r w:rsidRPr="00F47FB6">
              <w:rPr>
                <w:rStyle w:val="Lienhypertexte"/>
              </w:rPr>
              <w:t>List of Application components and sharing plan application layer</w:t>
            </w:r>
            <w:r>
              <w:rPr>
                <w:webHidden/>
              </w:rPr>
              <w:tab/>
            </w:r>
            <w:r>
              <w:rPr>
                <w:webHidden/>
              </w:rPr>
              <w:fldChar w:fldCharType="begin"/>
            </w:r>
            <w:r>
              <w:rPr>
                <w:webHidden/>
              </w:rPr>
              <w:instrText xml:space="preserve"> PAGEREF _Toc21697811 \h </w:instrText>
            </w:r>
          </w:ins>
          <w:r>
            <w:rPr>
              <w:webHidden/>
            </w:rPr>
          </w:r>
          <w:r>
            <w:rPr>
              <w:webHidden/>
            </w:rPr>
            <w:fldChar w:fldCharType="separate"/>
          </w:r>
          <w:ins w:id="87" w:author="ONOPTCHENKO Xavier" w:date="2019-10-11T14:47:00Z">
            <w:r>
              <w:rPr>
                <w:webHidden/>
              </w:rPr>
              <w:t>16</w:t>
            </w:r>
            <w:r>
              <w:rPr>
                <w:webHidden/>
              </w:rPr>
              <w:fldChar w:fldCharType="end"/>
            </w:r>
            <w:r w:rsidRPr="00F47FB6">
              <w:rPr>
                <w:rStyle w:val="Lienhypertexte"/>
              </w:rPr>
              <w:fldChar w:fldCharType="end"/>
            </w:r>
          </w:ins>
        </w:p>
        <w:p w14:paraId="4170BC63" w14:textId="6EF02EC6" w:rsidR="00C33A02" w:rsidRDefault="00C33A02">
          <w:pPr>
            <w:pStyle w:val="TM3"/>
            <w:rPr>
              <w:ins w:id="88" w:author="ONOPTCHENKO Xavier" w:date="2019-10-11T14:47:00Z"/>
              <w:rFonts w:eastAsiaTheme="minorEastAsia" w:cstheme="minorBidi"/>
              <w:iCs w:val="0"/>
              <w:color w:val="auto"/>
              <w:sz w:val="22"/>
              <w:szCs w:val="22"/>
              <w:lang w:val="fr-FR" w:eastAsia="ja-JP"/>
            </w:rPr>
          </w:pPr>
          <w:ins w:id="89" w:author="ONOPTCHENKO Xavier" w:date="2019-10-11T14:47:00Z">
            <w:r w:rsidRPr="00F47FB6">
              <w:rPr>
                <w:rStyle w:val="Lienhypertexte"/>
              </w:rPr>
              <w:fldChar w:fldCharType="begin"/>
            </w:r>
            <w:r w:rsidRPr="00F47FB6">
              <w:rPr>
                <w:rStyle w:val="Lienhypertexte"/>
              </w:rPr>
              <w:instrText xml:space="preserve"> </w:instrText>
            </w:r>
            <w:r>
              <w:instrText>HYPERLINK \l "_Toc21697812"</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6.1.1</w:t>
            </w:r>
            <w:r>
              <w:rPr>
                <w:rFonts w:eastAsiaTheme="minorEastAsia" w:cstheme="minorBidi"/>
                <w:iCs w:val="0"/>
                <w:color w:val="auto"/>
                <w:sz w:val="22"/>
                <w:szCs w:val="22"/>
                <w:lang w:val="fr-FR" w:eastAsia="ja-JP"/>
              </w:rPr>
              <w:tab/>
            </w:r>
            <w:r w:rsidRPr="00F47FB6">
              <w:rPr>
                <w:rStyle w:val="Lienhypertexte"/>
              </w:rPr>
              <w:t>Sharing plan regarding reference application architecture</w:t>
            </w:r>
            <w:r>
              <w:rPr>
                <w:webHidden/>
              </w:rPr>
              <w:tab/>
            </w:r>
            <w:r>
              <w:rPr>
                <w:webHidden/>
              </w:rPr>
              <w:fldChar w:fldCharType="begin"/>
            </w:r>
            <w:r>
              <w:rPr>
                <w:webHidden/>
              </w:rPr>
              <w:instrText xml:space="preserve"> PAGEREF _Toc21697812 \h </w:instrText>
            </w:r>
          </w:ins>
          <w:r>
            <w:rPr>
              <w:webHidden/>
            </w:rPr>
          </w:r>
          <w:r>
            <w:rPr>
              <w:webHidden/>
            </w:rPr>
            <w:fldChar w:fldCharType="separate"/>
          </w:r>
          <w:ins w:id="90" w:author="ONOPTCHENKO Xavier" w:date="2019-10-11T14:47:00Z">
            <w:r>
              <w:rPr>
                <w:webHidden/>
              </w:rPr>
              <w:t>16</w:t>
            </w:r>
            <w:r>
              <w:rPr>
                <w:webHidden/>
              </w:rPr>
              <w:fldChar w:fldCharType="end"/>
            </w:r>
            <w:r w:rsidRPr="00F47FB6">
              <w:rPr>
                <w:rStyle w:val="Lienhypertexte"/>
              </w:rPr>
              <w:fldChar w:fldCharType="end"/>
            </w:r>
          </w:ins>
        </w:p>
        <w:p w14:paraId="1CF7E733" w14:textId="58809EC3" w:rsidR="00C33A02" w:rsidRDefault="00C33A02">
          <w:pPr>
            <w:pStyle w:val="TM3"/>
            <w:rPr>
              <w:ins w:id="91" w:author="ONOPTCHENKO Xavier" w:date="2019-10-11T14:47:00Z"/>
              <w:rFonts w:eastAsiaTheme="minorEastAsia" w:cstheme="minorBidi"/>
              <w:iCs w:val="0"/>
              <w:color w:val="auto"/>
              <w:sz w:val="22"/>
              <w:szCs w:val="22"/>
              <w:lang w:val="fr-FR" w:eastAsia="ja-JP"/>
            </w:rPr>
          </w:pPr>
          <w:ins w:id="92" w:author="ONOPTCHENKO Xavier" w:date="2019-10-11T14:47:00Z">
            <w:r w:rsidRPr="00F47FB6">
              <w:rPr>
                <w:rStyle w:val="Lienhypertexte"/>
              </w:rPr>
              <w:fldChar w:fldCharType="begin"/>
            </w:r>
            <w:r w:rsidRPr="00F47FB6">
              <w:rPr>
                <w:rStyle w:val="Lienhypertexte"/>
              </w:rPr>
              <w:instrText xml:space="preserve"> </w:instrText>
            </w:r>
            <w:r>
              <w:instrText>HYPERLINK \l "_Toc21697813"</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6.1.2</w:t>
            </w:r>
            <w:r>
              <w:rPr>
                <w:rFonts w:eastAsiaTheme="minorEastAsia" w:cstheme="minorBidi"/>
                <w:iCs w:val="0"/>
                <w:color w:val="auto"/>
                <w:sz w:val="22"/>
                <w:szCs w:val="22"/>
                <w:lang w:val="fr-FR" w:eastAsia="ja-JP"/>
              </w:rPr>
              <w:tab/>
            </w:r>
            <w:r w:rsidRPr="00F47FB6">
              <w:rPr>
                <w:rStyle w:val="Lienhypertexte"/>
              </w:rPr>
              <w:t>List of application components and sharing plan</w:t>
            </w:r>
            <w:r>
              <w:rPr>
                <w:webHidden/>
              </w:rPr>
              <w:tab/>
            </w:r>
            <w:r>
              <w:rPr>
                <w:webHidden/>
              </w:rPr>
              <w:fldChar w:fldCharType="begin"/>
            </w:r>
            <w:r>
              <w:rPr>
                <w:webHidden/>
              </w:rPr>
              <w:instrText xml:space="preserve"> PAGEREF _Toc21697813 \h </w:instrText>
            </w:r>
          </w:ins>
          <w:r>
            <w:rPr>
              <w:webHidden/>
            </w:rPr>
          </w:r>
          <w:r>
            <w:rPr>
              <w:webHidden/>
            </w:rPr>
            <w:fldChar w:fldCharType="separate"/>
          </w:r>
          <w:ins w:id="93" w:author="ONOPTCHENKO Xavier" w:date="2019-10-11T14:47:00Z">
            <w:r>
              <w:rPr>
                <w:webHidden/>
              </w:rPr>
              <w:t>16</w:t>
            </w:r>
            <w:r>
              <w:rPr>
                <w:webHidden/>
              </w:rPr>
              <w:fldChar w:fldCharType="end"/>
            </w:r>
            <w:r w:rsidRPr="00F47FB6">
              <w:rPr>
                <w:rStyle w:val="Lienhypertexte"/>
              </w:rPr>
              <w:fldChar w:fldCharType="end"/>
            </w:r>
          </w:ins>
        </w:p>
        <w:p w14:paraId="6D6D6312" w14:textId="77AD5D99" w:rsidR="00C33A02" w:rsidRDefault="00C33A02">
          <w:pPr>
            <w:pStyle w:val="TM2"/>
            <w:rPr>
              <w:ins w:id="94" w:author="ONOPTCHENKO Xavier" w:date="2019-10-11T14:47:00Z"/>
              <w:rFonts w:eastAsiaTheme="minorEastAsia" w:cstheme="minorBidi"/>
              <w:smallCaps w:val="0"/>
              <w:sz w:val="22"/>
              <w:szCs w:val="22"/>
              <w:lang w:val="fr-FR" w:eastAsia="ja-JP"/>
            </w:rPr>
          </w:pPr>
          <w:ins w:id="95" w:author="ONOPTCHENKO Xavier" w:date="2019-10-11T14:47:00Z">
            <w:r w:rsidRPr="00F47FB6">
              <w:rPr>
                <w:rStyle w:val="Lienhypertexte"/>
              </w:rPr>
              <w:fldChar w:fldCharType="begin"/>
            </w:r>
            <w:r w:rsidRPr="00F47FB6">
              <w:rPr>
                <w:rStyle w:val="Lienhypertexte"/>
              </w:rPr>
              <w:instrText xml:space="preserve"> </w:instrText>
            </w:r>
            <w:r>
              <w:instrText>HYPERLINK \l "_Toc21697816"</w:instrText>
            </w:r>
            <w:r w:rsidRPr="00F47FB6">
              <w:rPr>
                <w:rStyle w:val="Lienhypertexte"/>
              </w:rPr>
              <w:instrText xml:space="preserve"> </w:instrText>
            </w:r>
            <w:r w:rsidRPr="00F47FB6">
              <w:rPr>
                <w:rStyle w:val="Lienhypertexte"/>
              </w:rPr>
              <w:fldChar w:fldCharType="separate"/>
            </w:r>
            <w:r>
              <w:rPr>
                <w:rFonts w:eastAsiaTheme="minorEastAsia" w:cstheme="minorBidi"/>
                <w:smallCaps w:val="0"/>
                <w:sz w:val="22"/>
                <w:szCs w:val="22"/>
                <w:lang w:val="fr-FR" w:eastAsia="ja-JP"/>
              </w:rPr>
              <w:tab/>
            </w:r>
            <w:r w:rsidRPr="00F47FB6">
              <w:rPr>
                <w:rStyle w:val="Lienhypertexte"/>
                <w:i/>
              </w:rPr>
              <w:t>Application component 4</w:t>
            </w:r>
            <w:r>
              <w:rPr>
                <w:webHidden/>
              </w:rPr>
              <w:tab/>
            </w:r>
            <w:r>
              <w:rPr>
                <w:webHidden/>
              </w:rPr>
              <w:fldChar w:fldCharType="begin"/>
            </w:r>
            <w:r>
              <w:rPr>
                <w:webHidden/>
              </w:rPr>
              <w:instrText xml:space="preserve"> PAGEREF _Toc21697816 \h </w:instrText>
            </w:r>
          </w:ins>
          <w:r>
            <w:rPr>
              <w:webHidden/>
            </w:rPr>
          </w:r>
          <w:r>
            <w:rPr>
              <w:webHidden/>
            </w:rPr>
            <w:fldChar w:fldCharType="separate"/>
          </w:r>
          <w:ins w:id="96" w:author="ONOPTCHENKO Xavier" w:date="2019-10-11T14:47:00Z">
            <w:r>
              <w:rPr>
                <w:webHidden/>
              </w:rPr>
              <w:t>17</w:t>
            </w:r>
            <w:r>
              <w:rPr>
                <w:webHidden/>
              </w:rPr>
              <w:fldChar w:fldCharType="end"/>
            </w:r>
            <w:r w:rsidRPr="00F47FB6">
              <w:rPr>
                <w:rStyle w:val="Lienhypertexte"/>
              </w:rPr>
              <w:fldChar w:fldCharType="end"/>
            </w:r>
          </w:ins>
        </w:p>
        <w:p w14:paraId="187E97B0" w14:textId="18E78D53" w:rsidR="00C33A02" w:rsidRDefault="00C33A02">
          <w:pPr>
            <w:pStyle w:val="TM2"/>
            <w:rPr>
              <w:ins w:id="97" w:author="ONOPTCHENKO Xavier" w:date="2019-10-11T14:47:00Z"/>
              <w:rFonts w:eastAsiaTheme="minorEastAsia" w:cstheme="minorBidi"/>
              <w:smallCaps w:val="0"/>
              <w:sz w:val="22"/>
              <w:szCs w:val="22"/>
              <w:lang w:val="fr-FR" w:eastAsia="ja-JP"/>
            </w:rPr>
          </w:pPr>
          <w:ins w:id="98" w:author="ONOPTCHENKO Xavier" w:date="2019-10-11T14:47:00Z">
            <w:r w:rsidRPr="00F47FB6">
              <w:rPr>
                <w:rStyle w:val="Lienhypertexte"/>
              </w:rPr>
              <w:fldChar w:fldCharType="begin"/>
            </w:r>
            <w:r w:rsidRPr="00F47FB6">
              <w:rPr>
                <w:rStyle w:val="Lienhypertexte"/>
              </w:rPr>
              <w:instrText xml:space="preserve"> </w:instrText>
            </w:r>
            <w:r>
              <w:instrText>HYPERLINK \l "_Toc21697819"</w:instrText>
            </w:r>
            <w:r w:rsidRPr="00F47FB6">
              <w:rPr>
                <w:rStyle w:val="Lienhypertexte"/>
              </w:rPr>
              <w:instrText xml:space="preserve"> </w:instrText>
            </w:r>
            <w:r w:rsidRPr="00F47FB6">
              <w:rPr>
                <w:rStyle w:val="Lienhypertexte"/>
              </w:rPr>
              <w:fldChar w:fldCharType="separate"/>
            </w:r>
            <w:r>
              <w:rPr>
                <w:rFonts w:eastAsiaTheme="minorEastAsia" w:cstheme="minorBidi"/>
                <w:smallCaps w:val="0"/>
                <w:sz w:val="22"/>
                <w:szCs w:val="22"/>
                <w:lang w:val="fr-FR" w:eastAsia="ja-JP"/>
              </w:rPr>
              <w:tab/>
            </w:r>
            <w:r w:rsidRPr="00F47FB6">
              <w:rPr>
                <w:rStyle w:val="Lienhypertexte"/>
              </w:rPr>
              <w:t>N/a</w:t>
            </w:r>
            <w:r>
              <w:rPr>
                <w:webHidden/>
              </w:rPr>
              <w:tab/>
            </w:r>
            <w:r>
              <w:rPr>
                <w:webHidden/>
              </w:rPr>
              <w:fldChar w:fldCharType="begin"/>
            </w:r>
            <w:r>
              <w:rPr>
                <w:webHidden/>
              </w:rPr>
              <w:instrText xml:space="preserve"> PAGEREF _Toc21697819 \h </w:instrText>
            </w:r>
          </w:ins>
          <w:r>
            <w:rPr>
              <w:webHidden/>
            </w:rPr>
          </w:r>
          <w:r>
            <w:rPr>
              <w:webHidden/>
            </w:rPr>
            <w:fldChar w:fldCharType="separate"/>
          </w:r>
          <w:ins w:id="99" w:author="ONOPTCHENKO Xavier" w:date="2019-10-11T14:47:00Z">
            <w:r>
              <w:rPr>
                <w:webHidden/>
              </w:rPr>
              <w:t>17</w:t>
            </w:r>
            <w:r>
              <w:rPr>
                <w:webHidden/>
              </w:rPr>
              <w:fldChar w:fldCharType="end"/>
            </w:r>
            <w:r w:rsidRPr="00F47FB6">
              <w:rPr>
                <w:rStyle w:val="Lienhypertexte"/>
              </w:rPr>
              <w:fldChar w:fldCharType="end"/>
            </w:r>
          </w:ins>
        </w:p>
        <w:p w14:paraId="4B8DEF03" w14:textId="408DD60A" w:rsidR="00C33A02" w:rsidRDefault="00C33A02">
          <w:pPr>
            <w:pStyle w:val="TM2"/>
            <w:rPr>
              <w:ins w:id="100" w:author="ONOPTCHENKO Xavier" w:date="2019-10-11T14:47:00Z"/>
              <w:rFonts w:eastAsiaTheme="minorEastAsia" w:cstheme="minorBidi"/>
              <w:smallCaps w:val="0"/>
              <w:sz w:val="22"/>
              <w:szCs w:val="22"/>
              <w:lang w:val="fr-FR" w:eastAsia="ja-JP"/>
            </w:rPr>
          </w:pPr>
          <w:ins w:id="101" w:author="ONOPTCHENKO Xavier" w:date="2019-10-11T14:47:00Z">
            <w:r w:rsidRPr="00F47FB6">
              <w:rPr>
                <w:rStyle w:val="Lienhypertexte"/>
              </w:rPr>
              <w:fldChar w:fldCharType="begin"/>
            </w:r>
            <w:r w:rsidRPr="00F47FB6">
              <w:rPr>
                <w:rStyle w:val="Lienhypertexte"/>
              </w:rPr>
              <w:instrText xml:space="preserve"> </w:instrText>
            </w:r>
            <w:r>
              <w:instrText>HYPERLINK \l "_Toc21697820"</w:instrText>
            </w:r>
            <w:r w:rsidRPr="00F47FB6">
              <w:rPr>
                <w:rStyle w:val="Lienhypertexte"/>
              </w:rPr>
              <w:instrText xml:space="preserve"> </w:instrText>
            </w:r>
            <w:r w:rsidRPr="00F47FB6">
              <w:rPr>
                <w:rStyle w:val="Lienhypertexte"/>
              </w:rPr>
              <w:fldChar w:fldCharType="separate"/>
            </w:r>
            <w:r w:rsidRPr="00F47FB6" w:rsidDel="00793141">
              <w:rPr>
                <w:rStyle w:val="Lienhypertexte"/>
                <w:sz w:val="18"/>
                <w:szCs w:val="18"/>
              </w:rPr>
              <w:fldChar w:fldCharType="begin"/>
            </w:r>
            <w:r w:rsidRPr="00F47FB6" w:rsidDel="00793141">
              <w:rPr>
                <w:rStyle w:val="Lienhypertexte"/>
                <w:sz w:val="18"/>
                <w:szCs w:val="18"/>
              </w:rPr>
              <w:instrText xml:space="preserve"> FORMCHECKBOX </w:instrText>
            </w:r>
            <w:r w:rsidR="0029207F">
              <w:rPr>
                <w:rStyle w:val="Lienhypertexte"/>
                <w:sz w:val="18"/>
                <w:szCs w:val="18"/>
              </w:rPr>
              <w:fldChar w:fldCharType="separate"/>
            </w:r>
            <w:r w:rsidRPr="00F47FB6" w:rsidDel="00793141">
              <w:rPr>
                <w:rStyle w:val="Lienhypertexte"/>
                <w:sz w:val="18"/>
                <w:szCs w:val="18"/>
              </w:rPr>
              <w:fldChar w:fldCharType="end"/>
            </w:r>
            <w:r>
              <w:rPr>
                <w:webHidden/>
              </w:rPr>
              <w:tab/>
            </w:r>
            <w:r>
              <w:rPr>
                <w:webHidden/>
              </w:rPr>
              <w:fldChar w:fldCharType="begin"/>
            </w:r>
            <w:r>
              <w:rPr>
                <w:webHidden/>
              </w:rPr>
              <w:instrText xml:space="preserve"> PAGEREF _Toc21697820 \h </w:instrText>
            </w:r>
          </w:ins>
          <w:r>
            <w:rPr>
              <w:webHidden/>
            </w:rPr>
          </w:r>
          <w:r>
            <w:rPr>
              <w:webHidden/>
            </w:rPr>
            <w:fldChar w:fldCharType="separate"/>
          </w:r>
          <w:ins w:id="102" w:author="ONOPTCHENKO Xavier" w:date="2019-10-11T14:47:00Z">
            <w:r>
              <w:rPr>
                <w:webHidden/>
              </w:rPr>
              <w:t>17</w:t>
            </w:r>
            <w:r>
              <w:rPr>
                <w:webHidden/>
              </w:rPr>
              <w:fldChar w:fldCharType="end"/>
            </w:r>
            <w:r w:rsidRPr="00F47FB6">
              <w:rPr>
                <w:rStyle w:val="Lienhypertexte"/>
              </w:rPr>
              <w:fldChar w:fldCharType="end"/>
            </w:r>
          </w:ins>
        </w:p>
        <w:p w14:paraId="1F172926" w14:textId="2BE306D5" w:rsidR="00C33A02" w:rsidRDefault="00C33A02">
          <w:pPr>
            <w:pStyle w:val="TM2"/>
            <w:rPr>
              <w:ins w:id="103" w:author="ONOPTCHENKO Xavier" w:date="2019-10-11T14:47:00Z"/>
              <w:rFonts w:eastAsiaTheme="minorEastAsia" w:cstheme="minorBidi"/>
              <w:smallCaps w:val="0"/>
              <w:sz w:val="22"/>
              <w:szCs w:val="22"/>
              <w:lang w:val="fr-FR" w:eastAsia="ja-JP"/>
            </w:rPr>
          </w:pPr>
          <w:ins w:id="104" w:author="ONOPTCHENKO Xavier" w:date="2019-10-11T14:47:00Z">
            <w:r w:rsidRPr="00F47FB6">
              <w:rPr>
                <w:rStyle w:val="Lienhypertexte"/>
              </w:rPr>
              <w:fldChar w:fldCharType="begin"/>
            </w:r>
            <w:r w:rsidRPr="00F47FB6">
              <w:rPr>
                <w:rStyle w:val="Lienhypertexte"/>
              </w:rPr>
              <w:instrText xml:space="preserve"> </w:instrText>
            </w:r>
            <w:r>
              <w:instrText>HYPERLINK \l "_Toc21697821"</w:instrText>
            </w:r>
            <w:r w:rsidRPr="00F47FB6">
              <w:rPr>
                <w:rStyle w:val="Lienhypertexte"/>
              </w:rPr>
              <w:instrText xml:space="preserve"> </w:instrText>
            </w:r>
            <w:r w:rsidRPr="00F47FB6">
              <w:rPr>
                <w:rStyle w:val="Lienhypertexte"/>
              </w:rPr>
              <w:fldChar w:fldCharType="separate"/>
            </w:r>
            <w:r w:rsidRPr="00F47FB6" w:rsidDel="00793141">
              <w:rPr>
                <w:rStyle w:val="Lienhypertexte"/>
                <w:sz w:val="18"/>
                <w:szCs w:val="18"/>
              </w:rPr>
              <w:fldChar w:fldCharType="begin"/>
            </w:r>
            <w:r w:rsidRPr="00F47FB6" w:rsidDel="00793141">
              <w:rPr>
                <w:rStyle w:val="Lienhypertexte"/>
                <w:sz w:val="18"/>
                <w:szCs w:val="18"/>
              </w:rPr>
              <w:instrText xml:space="preserve"> FORMCHECKBOX </w:instrText>
            </w:r>
            <w:r w:rsidR="0029207F">
              <w:rPr>
                <w:rStyle w:val="Lienhypertexte"/>
                <w:sz w:val="18"/>
                <w:szCs w:val="18"/>
              </w:rPr>
              <w:fldChar w:fldCharType="separate"/>
            </w:r>
            <w:r w:rsidRPr="00F47FB6" w:rsidDel="00793141">
              <w:rPr>
                <w:rStyle w:val="Lienhypertexte"/>
                <w:sz w:val="18"/>
                <w:szCs w:val="18"/>
              </w:rPr>
              <w:fldChar w:fldCharType="end"/>
            </w:r>
            <w:r>
              <w:rPr>
                <w:webHidden/>
              </w:rPr>
              <w:tab/>
            </w:r>
            <w:r>
              <w:rPr>
                <w:webHidden/>
              </w:rPr>
              <w:fldChar w:fldCharType="begin"/>
            </w:r>
            <w:r>
              <w:rPr>
                <w:webHidden/>
              </w:rPr>
              <w:instrText xml:space="preserve"> PAGEREF _Toc21697821 \h </w:instrText>
            </w:r>
          </w:ins>
          <w:r>
            <w:rPr>
              <w:webHidden/>
            </w:rPr>
          </w:r>
          <w:r>
            <w:rPr>
              <w:webHidden/>
            </w:rPr>
            <w:fldChar w:fldCharType="separate"/>
          </w:r>
          <w:ins w:id="105" w:author="ONOPTCHENKO Xavier" w:date="2019-10-11T14:47:00Z">
            <w:r>
              <w:rPr>
                <w:webHidden/>
              </w:rPr>
              <w:t>17</w:t>
            </w:r>
            <w:r>
              <w:rPr>
                <w:webHidden/>
              </w:rPr>
              <w:fldChar w:fldCharType="end"/>
            </w:r>
            <w:r w:rsidRPr="00F47FB6">
              <w:rPr>
                <w:rStyle w:val="Lienhypertexte"/>
              </w:rPr>
              <w:fldChar w:fldCharType="end"/>
            </w:r>
          </w:ins>
        </w:p>
        <w:p w14:paraId="56924F3A" w14:textId="4ABD1551" w:rsidR="00C33A02" w:rsidRDefault="00C33A02">
          <w:pPr>
            <w:pStyle w:val="TM2"/>
            <w:rPr>
              <w:ins w:id="106" w:author="ONOPTCHENKO Xavier" w:date="2019-10-11T14:47:00Z"/>
              <w:rFonts w:eastAsiaTheme="minorEastAsia" w:cstheme="minorBidi"/>
              <w:smallCaps w:val="0"/>
              <w:sz w:val="22"/>
              <w:szCs w:val="22"/>
              <w:lang w:val="fr-FR" w:eastAsia="ja-JP"/>
            </w:rPr>
          </w:pPr>
          <w:ins w:id="107" w:author="ONOPTCHENKO Xavier" w:date="2019-10-11T14:47:00Z">
            <w:r w:rsidRPr="00F47FB6">
              <w:rPr>
                <w:rStyle w:val="Lienhypertexte"/>
              </w:rPr>
              <w:fldChar w:fldCharType="begin"/>
            </w:r>
            <w:r w:rsidRPr="00F47FB6">
              <w:rPr>
                <w:rStyle w:val="Lienhypertexte"/>
              </w:rPr>
              <w:instrText xml:space="preserve"> </w:instrText>
            </w:r>
            <w:r>
              <w:instrText>HYPERLINK \l "_Toc21697822"</w:instrText>
            </w:r>
            <w:r w:rsidRPr="00F47FB6">
              <w:rPr>
                <w:rStyle w:val="Lienhypertexte"/>
              </w:rPr>
              <w:instrText xml:space="preserve"> </w:instrText>
            </w:r>
            <w:r w:rsidRPr="00F47FB6">
              <w:rPr>
                <w:rStyle w:val="Lienhypertexte"/>
              </w:rPr>
              <w:fldChar w:fldCharType="separate"/>
            </w:r>
            <w:r w:rsidRPr="00F47FB6" w:rsidDel="00793141">
              <w:rPr>
                <w:rStyle w:val="Lienhypertexte"/>
                <w:sz w:val="18"/>
                <w:szCs w:val="18"/>
              </w:rPr>
              <w:fldChar w:fldCharType="begin"/>
            </w:r>
            <w:r w:rsidRPr="00F47FB6" w:rsidDel="00793141">
              <w:rPr>
                <w:rStyle w:val="Lienhypertexte"/>
                <w:sz w:val="18"/>
                <w:szCs w:val="18"/>
              </w:rPr>
              <w:instrText xml:space="preserve"> FORMCHECKBOX </w:instrText>
            </w:r>
            <w:r w:rsidR="0029207F">
              <w:rPr>
                <w:rStyle w:val="Lienhypertexte"/>
                <w:sz w:val="18"/>
                <w:szCs w:val="18"/>
              </w:rPr>
              <w:fldChar w:fldCharType="separate"/>
            </w:r>
            <w:r w:rsidRPr="00F47FB6" w:rsidDel="00793141">
              <w:rPr>
                <w:rStyle w:val="Lienhypertexte"/>
                <w:sz w:val="18"/>
                <w:szCs w:val="18"/>
              </w:rPr>
              <w:fldChar w:fldCharType="end"/>
            </w:r>
            <w:r>
              <w:rPr>
                <w:webHidden/>
              </w:rPr>
              <w:tab/>
            </w:r>
            <w:r>
              <w:rPr>
                <w:webHidden/>
              </w:rPr>
              <w:fldChar w:fldCharType="begin"/>
            </w:r>
            <w:r>
              <w:rPr>
                <w:webHidden/>
              </w:rPr>
              <w:instrText xml:space="preserve"> PAGEREF _Toc21697822 \h </w:instrText>
            </w:r>
          </w:ins>
          <w:r>
            <w:rPr>
              <w:webHidden/>
            </w:rPr>
          </w:r>
          <w:r>
            <w:rPr>
              <w:webHidden/>
            </w:rPr>
            <w:fldChar w:fldCharType="separate"/>
          </w:r>
          <w:ins w:id="108" w:author="ONOPTCHENKO Xavier" w:date="2019-10-11T14:47:00Z">
            <w:r>
              <w:rPr>
                <w:webHidden/>
              </w:rPr>
              <w:t>17</w:t>
            </w:r>
            <w:r>
              <w:rPr>
                <w:webHidden/>
              </w:rPr>
              <w:fldChar w:fldCharType="end"/>
            </w:r>
            <w:r w:rsidRPr="00F47FB6">
              <w:rPr>
                <w:rStyle w:val="Lienhypertexte"/>
              </w:rPr>
              <w:fldChar w:fldCharType="end"/>
            </w:r>
          </w:ins>
        </w:p>
        <w:p w14:paraId="45F6354B" w14:textId="7E722E0D" w:rsidR="00C33A02" w:rsidRDefault="00C33A02">
          <w:pPr>
            <w:pStyle w:val="TM2"/>
            <w:rPr>
              <w:ins w:id="109" w:author="ONOPTCHENKO Xavier" w:date="2019-10-11T14:47:00Z"/>
              <w:rFonts w:eastAsiaTheme="minorEastAsia" w:cstheme="minorBidi"/>
              <w:smallCaps w:val="0"/>
              <w:sz w:val="22"/>
              <w:szCs w:val="22"/>
              <w:lang w:val="fr-FR" w:eastAsia="ja-JP"/>
            </w:rPr>
          </w:pPr>
          <w:ins w:id="110" w:author="ONOPTCHENKO Xavier" w:date="2019-10-11T14:47:00Z">
            <w:r w:rsidRPr="00F47FB6">
              <w:rPr>
                <w:rStyle w:val="Lienhypertexte"/>
              </w:rPr>
              <w:fldChar w:fldCharType="begin"/>
            </w:r>
            <w:r w:rsidRPr="00F47FB6">
              <w:rPr>
                <w:rStyle w:val="Lienhypertexte"/>
              </w:rPr>
              <w:instrText xml:space="preserve"> </w:instrText>
            </w:r>
            <w:r>
              <w:instrText>HYPERLINK \l "_Toc21697823"</w:instrText>
            </w:r>
            <w:r w:rsidRPr="00F47FB6">
              <w:rPr>
                <w:rStyle w:val="Lienhypertexte"/>
              </w:rPr>
              <w:instrText xml:space="preserve"> </w:instrText>
            </w:r>
            <w:r w:rsidRPr="00F47FB6">
              <w:rPr>
                <w:rStyle w:val="Lienhypertexte"/>
              </w:rPr>
              <w:fldChar w:fldCharType="separate"/>
            </w:r>
            <w:r w:rsidRPr="00F47FB6" w:rsidDel="00793141">
              <w:rPr>
                <w:rStyle w:val="Lienhypertexte"/>
                <w:sz w:val="18"/>
                <w:szCs w:val="18"/>
              </w:rPr>
              <w:fldChar w:fldCharType="begin"/>
            </w:r>
            <w:r w:rsidRPr="00F47FB6" w:rsidDel="00793141">
              <w:rPr>
                <w:rStyle w:val="Lienhypertexte"/>
                <w:sz w:val="18"/>
                <w:szCs w:val="18"/>
              </w:rPr>
              <w:instrText xml:space="preserve"> FORMCHECKBOX </w:instrText>
            </w:r>
            <w:r w:rsidR="0029207F">
              <w:rPr>
                <w:rStyle w:val="Lienhypertexte"/>
                <w:sz w:val="18"/>
                <w:szCs w:val="18"/>
              </w:rPr>
              <w:fldChar w:fldCharType="separate"/>
            </w:r>
            <w:r w:rsidRPr="00F47FB6" w:rsidDel="00793141">
              <w:rPr>
                <w:rStyle w:val="Lienhypertexte"/>
                <w:sz w:val="18"/>
                <w:szCs w:val="18"/>
              </w:rPr>
              <w:fldChar w:fldCharType="end"/>
            </w:r>
            <w:r>
              <w:rPr>
                <w:webHidden/>
              </w:rPr>
              <w:tab/>
            </w:r>
            <w:r>
              <w:rPr>
                <w:webHidden/>
              </w:rPr>
              <w:fldChar w:fldCharType="begin"/>
            </w:r>
            <w:r>
              <w:rPr>
                <w:webHidden/>
              </w:rPr>
              <w:instrText xml:space="preserve"> PAGEREF _Toc21697823 \h </w:instrText>
            </w:r>
          </w:ins>
          <w:r>
            <w:rPr>
              <w:webHidden/>
            </w:rPr>
          </w:r>
          <w:r>
            <w:rPr>
              <w:webHidden/>
            </w:rPr>
            <w:fldChar w:fldCharType="separate"/>
          </w:r>
          <w:ins w:id="111" w:author="ONOPTCHENKO Xavier" w:date="2019-10-11T14:47:00Z">
            <w:r>
              <w:rPr>
                <w:webHidden/>
              </w:rPr>
              <w:t>17</w:t>
            </w:r>
            <w:r>
              <w:rPr>
                <w:webHidden/>
              </w:rPr>
              <w:fldChar w:fldCharType="end"/>
            </w:r>
            <w:r w:rsidRPr="00F47FB6">
              <w:rPr>
                <w:rStyle w:val="Lienhypertexte"/>
              </w:rPr>
              <w:fldChar w:fldCharType="end"/>
            </w:r>
          </w:ins>
        </w:p>
        <w:p w14:paraId="11675431" w14:textId="18278111" w:rsidR="00C33A02" w:rsidRDefault="00C33A02">
          <w:pPr>
            <w:pStyle w:val="TM2"/>
            <w:rPr>
              <w:ins w:id="112" w:author="ONOPTCHENKO Xavier" w:date="2019-10-11T14:47:00Z"/>
              <w:rFonts w:eastAsiaTheme="minorEastAsia" w:cstheme="minorBidi"/>
              <w:smallCaps w:val="0"/>
              <w:sz w:val="22"/>
              <w:szCs w:val="22"/>
              <w:lang w:val="fr-FR" w:eastAsia="ja-JP"/>
            </w:rPr>
          </w:pPr>
          <w:ins w:id="113" w:author="ONOPTCHENKO Xavier" w:date="2019-10-11T14:47:00Z">
            <w:r w:rsidRPr="00F47FB6">
              <w:rPr>
                <w:rStyle w:val="Lienhypertexte"/>
              </w:rPr>
              <w:fldChar w:fldCharType="begin"/>
            </w:r>
            <w:r w:rsidRPr="00F47FB6">
              <w:rPr>
                <w:rStyle w:val="Lienhypertexte"/>
              </w:rPr>
              <w:instrText xml:space="preserve"> </w:instrText>
            </w:r>
            <w:r>
              <w:instrText>HYPERLINK \l "_Toc21697862"</w:instrText>
            </w:r>
            <w:r w:rsidRPr="00F47FB6">
              <w:rPr>
                <w:rStyle w:val="Lienhypertexte"/>
              </w:rPr>
              <w:instrText xml:space="preserve"> </w:instrText>
            </w:r>
            <w:r w:rsidRPr="00F47FB6">
              <w:rPr>
                <w:rStyle w:val="Lienhypertexte"/>
              </w:rPr>
              <w:fldChar w:fldCharType="separate"/>
            </w:r>
            <w:r w:rsidRPr="00F47FB6">
              <w:rPr>
                <w:rStyle w:val="Lienhypertexte"/>
              </w:rPr>
              <w:t>6.2</w:t>
            </w:r>
            <w:r>
              <w:rPr>
                <w:rFonts w:eastAsiaTheme="minorEastAsia" w:cstheme="minorBidi"/>
                <w:smallCaps w:val="0"/>
                <w:sz w:val="22"/>
                <w:szCs w:val="22"/>
                <w:lang w:val="fr-FR" w:eastAsia="ja-JP"/>
              </w:rPr>
              <w:tab/>
            </w:r>
            <w:r w:rsidRPr="00F47FB6">
              <w:rPr>
                <w:rStyle w:val="Lienhypertexte"/>
              </w:rPr>
              <w:t>CIAT security requirements</w:t>
            </w:r>
            <w:r>
              <w:rPr>
                <w:webHidden/>
              </w:rPr>
              <w:tab/>
            </w:r>
            <w:r>
              <w:rPr>
                <w:webHidden/>
              </w:rPr>
              <w:fldChar w:fldCharType="begin"/>
            </w:r>
            <w:r>
              <w:rPr>
                <w:webHidden/>
              </w:rPr>
              <w:instrText xml:space="preserve"> PAGEREF _Toc21697862 \h </w:instrText>
            </w:r>
          </w:ins>
          <w:r>
            <w:rPr>
              <w:webHidden/>
            </w:rPr>
          </w:r>
          <w:r>
            <w:rPr>
              <w:webHidden/>
            </w:rPr>
            <w:fldChar w:fldCharType="separate"/>
          </w:r>
          <w:ins w:id="114" w:author="ONOPTCHENKO Xavier" w:date="2019-10-11T14:47:00Z">
            <w:r>
              <w:rPr>
                <w:webHidden/>
              </w:rPr>
              <w:t>17</w:t>
            </w:r>
            <w:r>
              <w:rPr>
                <w:webHidden/>
              </w:rPr>
              <w:fldChar w:fldCharType="end"/>
            </w:r>
            <w:r w:rsidRPr="00F47FB6">
              <w:rPr>
                <w:rStyle w:val="Lienhypertexte"/>
              </w:rPr>
              <w:fldChar w:fldCharType="end"/>
            </w:r>
          </w:ins>
        </w:p>
        <w:p w14:paraId="44159C64" w14:textId="30E1983F" w:rsidR="00C33A02" w:rsidRDefault="00C33A02">
          <w:pPr>
            <w:pStyle w:val="TM2"/>
            <w:rPr>
              <w:ins w:id="115" w:author="ONOPTCHENKO Xavier" w:date="2019-10-11T14:47:00Z"/>
              <w:rFonts w:eastAsiaTheme="minorEastAsia" w:cstheme="minorBidi"/>
              <w:smallCaps w:val="0"/>
              <w:sz w:val="22"/>
              <w:szCs w:val="22"/>
              <w:lang w:val="fr-FR" w:eastAsia="ja-JP"/>
            </w:rPr>
          </w:pPr>
          <w:ins w:id="116" w:author="ONOPTCHENKO Xavier" w:date="2019-10-11T14:47:00Z">
            <w:r w:rsidRPr="00F47FB6">
              <w:rPr>
                <w:rStyle w:val="Lienhypertexte"/>
              </w:rPr>
              <w:fldChar w:fldCharType="begin"/>
            </w:r>
            <w:r w:rsidRPr="00F47FB6">
              <w:rPr>
                <w:rStyle w:val="Lienhypertexte"/>
              </w:rPr>
              <w:instrText xml:space="preserve"> </w:instrText>
            </w:r>
            <w:r>
              <w:instrText>HYPERLINK \l "_Toc21697863"</w:instrText>
            </w:r>
            <w:r w:rsidRPr="00F47FB6">
              <w:rPr>
                <w:rStyle w:val="Lienhypertexte"/>
              </w:rPr>
              <w:instrText xml:space="preserve"> </w:instrText>
            </w:r>
            <w:r w:rsidRPr="00F47FB6">
              <w:rPr>
                <w:rStyle w:val="Lienhypertexte"/>
              </w:rPr>
              <w:fldChar w:fldCharType="separate"/>
            </w:r>
            <w:r w:rsidRPr="00F47FB6">
              <w:rPr>
                <w:rStyle w:val="Lienhypertexte"/>
              </w:rPr>
              <w:t>6.3</w:t>
            </w:r>
            <w:r>
              <w:rPr>
                <w:rFonts w:eastAsiaTheme="minorEastAsia" w:cstheme="minorBidi"/>
                <w:smallCaps w:val="0"/>
                <w:sz w:val="22"/>
                <w:szCs w:val="22"/>
                <w:lang w:val="fr-FR" w:eastAsia="ja-JP"/>
              </w:rPr>
              <w:tab/>
            </w:r>
            <w:r w:rsidRPr="00F47FB6">
              <w:rPr>
                <w:rStyle w:val="Lienhypertexte"/>
              </w:rPr>
              <w:t>Global Application Map</w:t>
            </w:r>
            <w:r>
              <w:rPr>
                <w:webHidden/>
              </w:rPr>
              <w:tab/>
            </w:r>
            <w:r>
              <w:rPr>
                <w:webHidden/>
              </w:rPr>
              <w:fldChar w:fldCharType="begin"/>
            </w:r>
            <w:r>
              <w:rPr>
                <w:webHidden/>
              </w:rPr>
              <w:instrText xml:space="preserve"> PAGEREF _Toc21697863 \h </w:instrText>
            </w:r>
          </w:ins>
          <w:r>
            <w:rPr>
              <w:webHidden/>
            </w:rPr>
          </w:r>
          <w:r>
            <w:rPr>
              <w:webHidden/>
            </w:rPr>
            <w:fldChar w:fldCharType="separate"/>
          </w:r>
          <w:ins w:id="117" w:author="ONOPTCHENKO Xavier" w:date="2019-10-11T14:47:00Z">
            <w:r>
              <w:rPr>
                <w:webHidden/>
              </w:rPr>
              <w:t>18</w:t>
            </w:r>
            <w:r>
              <w:rPr>
                <w:webHidden/>
              </w:rPr>
              <w:fldChar w:fldCharType="end"/>
            </w:r>
            <w:r w:rsidRPr="00F47FB6">
              <w:rPr>
                <w:rStyle w:val="Lienhypertexte"/>
              </w:rPr>
              <w:fldChar w:fldCharType="end"/>
            </w:r>
          </w:ins>
        </w:p>
        <w:p w14:paraId="0C1D71D6" w14:textId="2B62D1D8" w:rsidR="00C33A02" w:rsidRDefault="00C33A02">
          <w:pPr>
            <w:pStyle w:val="TM2"/>
            <w:rPr>
              <w:ins w:id="118" w:author="ONOPTCHENKO Xavier" w:date="2019-10-11T14:47:00Z"/>
              <w:rFonts w:eastAsiaTheme="minorEastAsia" w:cstheme="minorBidi"/>
              <w:smallCaps w:val="0"/>
              <w:sz w:val="22"/>
              <w:szCs w:val="22"/>
              <w:lang w:val="fr-FR" w:eastAsia="ja-JP"/>
            </w:rPr>
          </w:pPr>
          <w:ins w:id="119" w:author="ONOPTCHENKO Xavier" w:date="2019-10-11T14:47:00Z">
            <w:r w:rsidRPr="00F47FB6">
              <w:rPr>
                <w:rStyle w:val="Lienhypertexte"/>
              </w:rPr>
              <w:fldChar w:fldCharType="begin"/>
            </w:r>
            <w:r w:rsidRPr="00F47FB6">
              <w:rPr>
                <w:rStyle w:val="Lienhypertexte"/>
              </w:rPr>
              <w:instrText xml:space="preserve"> </w:instrText>
            </w:r>
            <w:r>
              <w:instrText>HYPERLINK \l "_Toc21697864"</w:instrText>
            </w:r>
            <w:r w:rsidRPr="00F47FB6">
              <w:rPr>
                <w:rStyle w:val="Lienhypertexte"/>
              </w:rPr>
              <w:instrText xml:space="preserve"> </w:instrText>
            </w:r>
            <w:r w:rsidRPr="00F47FB6">
              <w:rPr>
                <w:rStyle w:val="Lienhypertexte"/>
              </w:rPr>
              <w:fldChar w:fldCharType="separate"/>
            </w:r>
            <w:r w:rsidRPr="00F47FB6">
              <w:rPr>
                <w:rStyle w:val="Lienhypertexte"/>
              </w:rPr>
              <w:t>6.4</w:t>
            </w:r>
            <w:r>
              <w:rPr>
                <w:rFonts w:eastAsiaTheme="minorEastAsia" w:cstheme="minorBidi"/>
                <w:smallCaps w:val="0"/>
                <w:sz w:val="22"/>
                <w:szCs w:val="22"/>
                <w:lang w:val="fr-FR" w:eastAsia="ja-JP"/>
              </w:rPr>
              <w:tab/>
            </w:r>
            <w:r w:rsidRPr="00F47FB6">
              <w:rPr>
                <w:rStyle w:val="Lienhypertexte"/>
              </w:rPr>
              <w:t>Application components : Functional coverage</w:t>
            </w:r>
            <w:r>
              <w:rPr>
                <w:webHidden/>
              </w:rPr>
              <w:tab/>
            </w:r>
            <w:r>
              <w:rPr>
                <w:webHidden/>
              </w:rPr>
              <w:fldChar w:fldCharType="begin"/>
            </w:r>
            <w:r>
              <w:rPr>
                <w:webHidden/>
              </w:rPr>
              <w:instrText xml:space="preserve"> PAGEREF _Toc21697864 \h </w:instrText>
            </w:r>
          </w:ins>
          <w:r>
            <w:rPr>
              <w:webHidden/>
            </w:rPr>
          </w:r>
          <w:r>
            <w:rPr>
              <w:webHidden/>
            </w:rPr>
            <w:fldChar w:fldCharType="separate"/>
          </w:r>
          <w:ins w:id="120" w:author="ONOPTCHENKO Xavier" w:date="2019-10-11T14:47:00Z">
            <w:r>
              <w:rPr>
                <w:webHidden/>
              </w:rPr>
              <w:t>19</w:t>
            </w:r>
            <w:r>
              <w:rPr>
                <w:webHidden/>
              </w:rPr>
              <w:fldChar w:fldCharType="end"/>
            </w:r>
            <w:r w:rsidRPr="00F47FB6">
              <w:rPr>
                <w:rStyle w:val="Lienhypertexte"/>
              </w:rPr>
              <w:fldChar w:fldCharType="end"/>
            </w:r>
          </w:ins>
        </w:p>
        <w:p w14:paraId="60A4D97C" w14:textId="42572ABE" w:rsidR="00C33A02" w:rsidRDefault="00C33A02">
          <w:pPr>
            <w:pStyle w:val="TM2"/>
            <w:rPr>
              <w:ins w:id="121" w:author="ONOPTCHENKO Xavier" w:date="2019-10-11T14:47:00Z"/>
              <w:rFonts w:eastAsiaTheme="minorEastAsia" w:cstheme="minorBidi"/>
              <w:smallCaps w:val="0"/>
              <w:sz w:val="22"/>
              <w:szCs w:val="22"/>
              <w:lang w:val="fr-FR" w:eastAsia="ja-JP"/>
            </w:rPr>
          </w:pPr>
          <w:ins w:id="122" w:author="ONOPTCHENKO Xavier" w:date="2019-10-11T14:47:00Z">
            <w:r w:rsidRPr="00F47FB6">
              <w:rPr>
                <w:rStyle w:val="Lienhypertexte"/>
              </w:rPr>
              <w:fldChar w:fldCharType="begin"/>
            </w:r>
            <w:r w:rsidRPr="00F47FB6">
              <w:rPr>
                <w:rStyle w:val="Lienhypertexte"/>
              </w:rPr>
              <w:instrText xml:space="preserve"> </w:instrText>
            </w:r>
            <w:r>
              <w:instrText>HYPERLINK \l "_Toc21697865"</w:instrText>
            </w:r>
            <w:r w:rsidRPr="00F47FB6">
              <w:rPr>
                <w:rStyle w:val="Lienhypertexte"/>
              </w:rPr>
              <w:instrText xml:space="preserve"> </w:instrText>
            </w:r>
            <w:r w:rsidRPr="00F47FB6">
              <w:rPr>
                <w:rStyle w:val="Lienhypertexte"/>
              </w:rPr>
              <w:fldChar w:fldCharType="separate"/>
            </w:r>
            <w:r w:rsidRPr="00F47FB6">
              <w:rPr>
                <w:rStyle w:val="Lienhypertexte"/>
              </w:rPr>
              <w:t>6.5</w:t>
            </w:r>
            <w:r>
              <w:rPr>
                <w:rFonts w:eastAsiaTheme="minorEastAsia" w:cstheme="minorBidi"/>
                <w:smallCaps w:val="0"/>
                <w:sz w:val="22"/>
                <w:szCs w:val="22"/>
                <w:lang w:val="fr-FR" w:eastAsia="ja-JP"/>
              </w:rPr>
              <w:tab/>
            </w:r>
            <w:r w:rsidRPr="00F47FB6">
              <w:rPr>
                <w:rStyle w:val="Lienhypertexte"/>
              </w:rPr>
              <w:t>Application Environment diagram</w:t>
            </w:r>
            <w:r>
              <w:rPr>
                <w:webHidden/>
              </w:rPr>
              <w:tab/>
            </w:r>
            <w:r>
              <w:rPr>
                <w:webHidden/>
              </w:rPr>
              <w:fldChar w:fldCharType="begin"/>
            </w:r>
            <w:r>
              <w:rPr>
                <w:webHidden/>
              </w:rPr>
              <w:instrText xml:space="preserve"> PAGEREF _Toc21697865 \h </w:instrText>
            </w:r>
          </w:ins>
          <w:r>
            <w:rPr>
              <w:webHidden/>
            </w:rPr>
          </w:r>
          <w:r>
            <w:rPr>
              <w:webHidden/>
            </w:rPr>
            <w:fldChar w:fldCharType="separate"/>
          </w:r>
          <w:ins w:id="123" w:author="ONOPTCHENKO Xavier" w:date="2019-10-11T14:47:00Z">
            <w:r>
              <w:rPr>
                <w:webHidden/>
              </w:rPr>
              <w:t>19</w:t>
            </w:r>
            <w:r>
              <w:rPr>
                <w:webHidden/>
              </w:rPr>
              <w:fldChar w:fldCharType="end"/>
            </w:r>
            <w:r w:rsidRPr="00F47FB6">
              <w:rPr>
                <w:rStyle w:val="Lienhypertexte"/>
              </w:rPr>
              <w:fldChar w:fldCharType="end"/>
            </w:r>
          </w:ins>
        </w:p>
        <w:p w14:paraId="2F385379" w14:textId="07B52795" w:rsidR="00C33A02" w:rsidRDefault="00C33A02">
          <w:pPr>
            <w:pStyle w:val="TM1"/>
            <w:rPr>
              <w:ins w:id="124" w:author="ONOPTCHENKO Xavier" w:date="2019-10-11T14:47:00Z"/>
              <w:rFonts w:eastAsiaTheme="minorEastAsia" w:cstheme="minorBidi"/>
              <w:b w:val="0"/>
              <w:bCs w:val="0"/>
              <w:caps w:val="0"/>
              <w:szCs w:val="22"/>
              <w:lang w:eastAsia="ja-JP"/>
            </w:rPr>
          </w:pPr>
          <w:ins w:id="125" w:author="ONOPTCHENKO Xavier" w:date="2019-10-11T14:47:00Z">
            <w:r w:rsidRPr="00F47FB6">
              <w:rPr>
                <w:rStyle w:val="Lienhypertexte"/>
              </w:rPr>
              <w:fldChar w:fldCharType="begin"/>
            </w:r>
            <w:r w:rsidRPr="00F47FB6">
              <w:rPr>
                <w:rStyle w:val="Lienhypertexte"/>
              </w:rPr>
              <w:instrText xml:space="preserve"> </w:instrText>
            </w:r>
            <w:r>
              <w:instrText>HYPERLINK \l "_Toc21697867"</w:instrText>
            </w:r>
            <w:r w:rsidRPr="00F47FB6">
              <w:rPr>
                <w:rStyle w:val="Lienhypertexte"/>
              </w:rPr>
              <w:instrText xml:space="preserve"> </w:instrText>
            </w:r>
            <w:r w:rsidRPr="00F47FB6">
              <w:rPr>
                <w:rStyle w:val="Lienhypertexte"/>
              </w:rPr>
              <w:fldChar w:fldCharType="separate"/>
            </w:r>
            <w:r w:rsidRPr="00F47FB6">
              <w:rPr>
                <w:rStyle w:val="Lienhypertexte"/>
                <w:lang w:val="en-GB"/>
              </w:rPr>
              <w:t>7.</w:t>
            </w:r>
            <w:r>
              <w:rPr>
                <w:rFonts w:eastAsiaTheme="minorEastAsia" w:cstheme="minorBidi"/>
                <w:b w:val="0"/>
                <w:bCs w:val="0"/>
                <w:caps w:val="0"/>
                <w:szCs w:val="22"/>
                <w:lang w:eastAsia="ja-JP"/>
              </w:rPr>
              <w:tab/>
            </w:r>
            <w:r w:rsidRPr="00F47FB6">
              <w:rPr>
                <w:rStyle w:val="Lienhypertexte"/>
                <w:lang w:val="en-GB"/>
              </w:rPr>
              <w:t>Data Architecture</w:t>
            </w:r>
            <w:r>
              <w:rPr>
                <w:webHidden/>
              </w:rPr>
              <w:tab/>
            </w:r>
            <w:r>
              <w:rPr>
                <w:webHidden/>
              </w:rPr>
              <w:fldChar w:fldCharType="begin"/>
            </w:r>
            <w:r>
              <w:rPr>
                <w:webHidden/>
              </w:rPr>
              <w:instrText xml:space="preserve"> PAGEREF _Toc21697867 \h </w:instrText>
            </w:r>
          </w:ins>
          <w:r>
            <w:rPr>
              <w:webHidden/>
            </w:rPr>
          </w:r>
          <w:r>
            <w:rPr>
              <w:webHidden/>
            </w:rPr>
            <w:fldChar w:fldCharType="separate"/>
          </w:r>
          <w:ins w:id="126" w:author="ONOPTCHENKO Xavier" w:date="2019-10-11T14:47:00Z">
            <w:r>
              <w:rPr>
                <w:webHidden/>
              </w:rPr>
              <w:t>20</w:t>
            </w:r>
            <w:r>
              <w:rPr>
                <w:webHidden/>
              </w:rPr>
              <w:fldChar w:fldCharType="end"/>
            </w:r>
            <w:r w:rsidRPr="00F47FB6">
              <w:rPr>
                <w:rStyle w:val="Lienhypertexte"/>
              </w:rPr>
              <w:fldChar w:fldCharType="end"/>
            </w:r>
          </w:ins>
        </w:p>
        <w:p w14:paraId="1EE7123D" w14:textId="042B146D" w:rsidR="00C33A02" w:rsidRDefault="00C33A02">
          <w:pPr>
            <w:pStyle w:val="TM2"/>
            <w:rPr>
              <w:ins w:id="127" w:author="ONOPTCHENKO Xavier" w:date="2019-10-11T14:47:00Z"/>
              <w:rFonts w:eastAsiaTheme="minorEastAsia" w:cstheme="minorBidi"/>
              <w:smallCaps w:val="0"/>
              <w:sz w:val="22"/>
              <w:szCs w:val="22"/>
              <w:lang w:val="fr-FR" w:eastAsia="ja-JP"/>
            </w:rPr>
          </w:pPr>
          <w:ins w:id="128" w:author="ONOPTCHENKO Xavier" w:date="2019-10-11T14:47:00Z">
            <w:r w:rsidRPr="00F47FB6">
              <w:rPr>
                <w:rStyle w:val="Lienhypertexte"/>
              </w:rPr>
              <w:fldChar w:fldCharType="begin"/>
            </w:r>
            <w:r w:rsidRPr="00F47FB6">
              <w:rPr>
                <w:rStyle w:val="Lienhypertexte"/>
              </w:rPr>
              <w:instrText xml:space="preserve"> </w:instrText>
            </w:r>
            <w:r>
              <w:instrText>HYPERLINK \l "_Toc21697873"</w:instrText>
            </w:r>
            <w:r w:rsidRPr="00F47FB6">
              <w:rPr>
                <w:rStyle w:val="Lienhypertexte"/>
              </w:rPr>
              <w:instrText xml:space="preserve"> </w:instrText>
            </w:r>
            <w:r w:rsidRPr="00F47FB6">
              <w:rPr>
                <w:rStyle w:val="Lienhypertexte"/>
              </w:rPr>
              <w:fldChar w:fldCharType="separate"/>
            </w:r>
            <w:r w:rsidRPr="00F47FB6">
              <w:rPr>
                <w:rStyle w:val="Lienhypertexte"/>
              </w:rPr>
              <w:t>7.1</w:t>
            </w:r>
            <w:r>
              <w:rPr>
                <w:rFonts w:eastAsiaTheme="minorEastAsia" w:cstheme="minorBidi"/>
                <w:smallCaps w:val="0"/>
                <w:sz w:val="22"/>
                <w:szCs w:val="22"/>
                <w:lang w:val="fr-FR" w:eastAsia="ja-JP"/>
              </w:rPr>
              <w:tab/>
            </w:r>
            <w:r w:rsidRPr="00F47FB6">
              <w:rPr>
                <w:rStyle w:val="Lienhypertexte"/>
              </w:rPr>
              <w:t>Datacentric target architecture contribution</w:t>
            </w:r>
            <w:r>
              <w:rPr>
                <w:webHidden/>
              </w:rPr>
              <w:tab/>
            </w:r>
            <w:r>
              <w:rPr>
                <w:webHidden/>
              </w:rPr>
              <w:fldChar w:fldCharType="begin"/>
            </w:r>
            <w:r>
              <w:rPr>
                <w:webHidden/>
              </w:rPr>
              <w:instrText xml:space="preserve"> PAGEREF _Toc21697873 \h </w:instrText>
            </w:r>
          </w:ins>
          <w:r>
            <w:rPr>
              <w:webHidden/>
            </w:rPr>
          </w:r>
          <w:r>
            <w:rPr>
              <w:webHidden/>
            </w:rPr>
            <w:fldChar w:fldCharType="separate"/>
          </w:r>
          <w:ins w:id="129" w:author="ONOPTCHENKO Xavier" w:date="2019-10-11T14:47:00Z">
            <w:r>
              <w:rPr>
                <w:webHidden/>
              </w:rPr>
              <w:t>20</w:t>
            </w:r>
            <w:r>
              <w:rPr>
                <w:webHidden/>
              </w:rPr>
              <w:fldChar w:fldCharType="end"/>
            </w:r>
            <w:r w:rsidRPr="00F47FB6">
              <w:rPr>
                <w:rStyle w:val="Lienhypertexte"/>
              </w:rPr>
              <w:fldChar w:fldCharType="end"/>
            </w:r>
          </w:ins>
        </w:p>
        <w:p w14:paraId="21B37A5D" w14:textId="662E561D" w:rsidR="00C33A02" w:rsidRDefault="00C33A02">
          <w:pPr>
            <w:pStyle w:val="TM2"/>
            <w:rPr>
              <w:ins w:id="130" w:author="ONOPTCHENKO Xavier" w:date="2019-10-11T14:47:00Z"/>
              <w:rFonts w:eastAsiaTheme="minorEastAsia" w:cstheme="minorBidi"/>
              <w:smallCaps w:val="0"/>
              <w:sz w:val="22"/>
              <w:szCs w:val="22"/>
              <w:lang w:val="fr-FR" w:eastAsia="ja-JP"/>
            </w:rPr>
          </w:pPr>
          <w:ins w:id="131" w:author="ONOPTCHENKO Xavier" w:date="2019-10-11T14:47:00Z">
            <w:r w:rsidRPr="00F47FB6">
              <w:rPr>
                <w:rStyle w:val="Lienhypertexte"/>
              </w:rPr>
              <w:fldChar w:fldCharType="begin"/>
            </w:r>
            <w:r w:rsidRPr="00F47FB6">
              <w:rPr>
                <w:rStyle w:val="Lienhypertexte"/>
              </w:rPr>
              <w:instrText xml:space="preserve"> </w:instrText>
            </w:r>
            <w:r>
              <w:instrText>HYPERLINK \l "_Toc21697874"</w:instrText>
            </w:r>
            <w:r w:rsidRPr="00F47FB6">
              <w:rPr>
                <w:rStyle w:val="Lienhypertexte"/>
              </w:rPr>
              <w:instrText xml:space="preserve"> </w:instrText>
            </w:r>
            <w:r w:rsidRPr="00F47FB6">
              <w:rPr>
                <w:rStyle w:val="Lienhypertexte"/>
              </w:rPr>
              <w:fldChar w:fldCharType="separate"/>
            </w:r>
            <w:r w:rsidRPr="00F47FB6">
              <w:rPr>
                <w:rStyle w:val="Lienhypertexte"/>
              </w:rPr>
              <w:t>7.2</w:t>
            </w:r>
            <w:r>
              <w:rPr>
                <w:rFonts w:eastAsiaTheme="minorEastAsia" w:cstheme="minorBidi"/>
                <w:smallCaps w:val="0"/>
                <w:sz w:val="22"/>
                <w:szCs w:val="22"/>
                <w:lang w:val="fr-FR" w:eastAsia="ja-JP"/>
              </w:rPr>
              <w:tab/>
            </w:r>
            <w:r w:rsidRPr="00F47FB6">
              <w:rPr>
                <w:rStyle w:val="Lienhypertexte"/>
              </w:rPr>
              <w:t xml:space="preserve">Business objects impacted by </w:t>
            </w:r>
            <w:r w:rsidRPr="00F47FB6">
              <w:rPr>
                <w:rStyle w:val="Lienhypertexte"/>
                <w:lang w:val="en-US"/>
              </w:rPr>
              <w:t>the</w:t>
            </w:r>
            <w:r w:rsidRPr="00F47FB6">
              <w:rPr>
                <w:rStyle w:val="Lienhypertexte"/>
              </w:rPr>
              <w:t xml:space="preserve"> solution and Models sharing plan</w:t>
            </w:r>
            <w:r>
              <w:rPr>
                <w:webHidden/>
              </w:rPr>
              <w:tab/>
            </w:r>
            <w:r>
              <w:rPr>
                <w:webHidden/>
              </w:rPr>
              <w:fldChar w:fldCharType="begin"/>
            </w:r>
            <w:r>
              <w:rPr>
                <w:webHidden/>
              </w:rPr>
              <w:instrText xml:space="preserve"> PAGEREF _Toc21697874 \h </w:instrText>
            </w:r>
          </w:ins>
          <w:r>
            <w:rPr>
              <w:webHidden/>
            </w:rPr>
          </w:r>
          <w:r>
            <w:rPr>
              <w:webHidden/>
            </w:rPr>
            <w:fldChar w:fldCharType="separate"/>
          </w:r>
          <w:ins w:id="132" w:author="ONOPTCHENKO Xavier" w:date="2019-10-11T14:47:00Z">
            <w:r>
              <w:rPr>
                <w:webHidden/>
              </w:rPr>
              <w:t>20</w:t>
            </w:r>
            <w:r>
              <w:rPr>
                <w:webHidden/>
              </w:rPr>
              <w:fldChar w:fldCharType="end"/>
            </w:r>
            <w:r w:rsidRPr="00F47FB6">
              <w:rPr>
                <w:rStyle w:val="Lienhypertexte"/>
              </w:rPr>
              <w:fldChar w:fldCharType="end"/>
            </w:r>
          </w:ins>
        </w:p>
        <w:p w14:paraId="7D6A1135" w14:textId="4D24068F" w:rsidR="00C33A02" w:rsidRDefault="00C33A02">
          <w:pPr>
            <w:pStyle w:val="TM3"/>
            <w:rPr>
              <w:ins w:id="133" w:author="ONOPTCHENKO Xavier" w:date="2019-10-11T14:47:00Z"/>
              <w:rFonts w:eastAsiaTheme="minorEastAsia" w:cstheme="minorBidi"/>
              <w:iCs w:val="0"/>
              <w:color w:val="auto"/>
              <w:sz w:val="22"/>
              <w:szCs w:val="22"/>
              <w:lang w:val="fr-FR" w:eastAsia="ja-JP"/>
            </w:rPr>
          </w:pPr>
          <w:ins w:id="134" w:author="ONOPTCHENKO Xavier" w:date="2019-10-11T14:47:00Z">
            <w:r w:rsidRPr="00F47FB6">
              <w:rPr>
                <w:rStyle w:val="Lienhypertexte"/>
              </w:rPr>
              <w:fldChar w:fldCharType="begin"/>
            </w:r>
            <w:r w:rsidRPr="00F47FB6">
              <w:rPr>
                <w:rStyle w:val="Lienhypertexte"/>
              </w:rPr>
              <w:instrText xml:space="preserve"> </w:instrText>
            </w:r>
            <w:r>
              <w:instrText>HYPERLINK \l "_Toc21697875"</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7.2.1</w:t>
            </w:r>
            <w:r>
              <w:rPr>
                <w:rFonts w:eastAsiaTheme="minorEastAsia" w:cstheme="minorBidi"/>
                <w:iCs w:val="0"/>
                <w:color w:val="auto"/>
                <w:sz w:val="22"/>
                <w:szCs w:val="22"/>
                <w:lang w:val="fr-FR" w:eastAsia="ja-JP"/>
              </w:rPr>
              <w:tab/>
            </w:r>
            <w:r w:rsidRPr="00F47FB6">
              <w:rPr>
                <w:rStyle w:val="Lienhypertexte"/>
              </w:rPr>
              <w:t>Data Governance Process</w:t>
            </w:r>
            <w:r>
              <w:rPr>
                <w:webHidden/>
              </w:rPr>
              <w:tab/>
            </w:r>
            <w:r>
              <w:rPr>
                <w:webHidden/>
              </w:rPr>
              <w:fldChar w:fldCharType="begin"/>
            </w:r>
            <w:r>
              <w:rPr>
                <w:webHidden/>
              </w:rPr>
              <w:instrText xml:space="preserve"> PAGEREF _Toc21697875 \h </w:instrText>
            </w:r>
          </w:ins>
          <w:r>
            <w:rPr>
              <w:webHidden/>
            </w:rPr>
          </w:r>
          <w:r>
            <w:rPr>
              <w:webHidden/>
            </w:rPr>
            <w:fldChar w:fldCharType="separate"/>
          </w:r>
          <w:ins w:id="135" w:author="ONOPTCHENKO Xavier" w:date="2019-10-11T14:47:00Z">
            <w:r>
              <w:rPr>
                <w:webHidden/>
              </w:rPr>
              <w:t>22</w:t>
            </w:r>
            <w:r>
              <w:rPr>
                <w:webHidden/>
              </w:rPr>
              <w:fldChar w:fldCharType="end"/>
            </w:r>
            <w:r w:rsidRPr="00F47FB6">
              <w:rPr>
                <w:rStyle w:val="Lienhypertexte"/>
              </w:rPr>
              <w:fldChar w:fldCharType="end"/>
            </w:r>
          </w:ins>
        </w:p>
        <w:p w14:paraId="69230CC5" w14:textId="04BE1502" w:rsidR="00C33A02" w:rsidRDefault="00C33A02">
          <w:pPr>
            <w:pStyle w:val="TM3"/>
            <w:rPr>
              <w:ins w:id="136" w:author="ONOPTCHENKO Xavier" w:date="2019-10-11T14:47:00Z"/>
              <w:rFonts w:eastAsiaTheme="minorEastAsia" w:cstheme="minorBidi"/>
              <w:iCs w:val="0"/>
              <w:color w:val="auto"/>
              <w:sz w:val="22"/>
              <w:szCs w:val="22"/>
              <w:lang w:val="fr-FR" w:eastAsia="ja-JP"/>
            </w:rPr>
          </w:pPr>
          <w:ins w:id="137" w:author="ONOPTCHENKO Xavier" w:date="2019-10-11T14:47:00Z">
            <w:r w:rsidRPr="00F47FB6">
              <w:rPr>
                <w:rStyle w:val="Lienhypertexte"/>
              </w:rPr>
              <w:fldChar w:fldCharType="begin"/>
            </w:r>
            <w:r w:rsidRPr="00F47FB6">
              <w:rPr>
                <w:rStyle w:val="Lienhypertexte"/>
              </w:rPr>
              <w:instrText xml:space="preserve"> </w:instrText>
            </w:r>
            <w:r>
              <w:instrText>HYPERLINK \l "_Toc21697879"</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7.2.2</w:t>
            </w:r>
            <w:r>
              <w:rPr>
                <w:rFonts w:eastAsiaTheme="minorEastAsia" w:cstheme="minorBidi"/>
                <w:iCs w:val="0"/>
                <w:color w:val="auto"/>
                <w:sz w:val="22"/>
                <w:szCs w:val="22"/>
                <w:lang w:val="fr-FR" w:eastAsia="ja-JP"/>
              </w:rPr>
              <w:tab/>
            </w:r>
            <w:r w:rsidRPr="00F47FB6">
              <w:rPr>
                <w:rStyle w:val="Lienhypertexte"/>
              </w:rPr>
              <w:t>Identified Data quality target</w:t>
            </w:r>
            <w:r>
              <w:rPr>
                <w:webHidden/>
              </w:rPr>
              <w:tab/>
            </w:r>
            <w:r>
              <w:rPr>
                <w:webHidden/>
              </w:rPr>
              <w:fldChar w:fldCharType="begin"/>
            </w:r>
            <w:r>
              <w:rPr>
                <w:webHidden/>
              </w:rPr>
              <w:instrText xml:space="preserve"> PAGEREF _Toc21697879 \h </w:instrText>
            </w:r>
          </w:ins>
          <w:r>
            <w:rPr>
              <w:webHidden/>
            </w:rPr>
          </w:r>
          <w:r>
            <w:rPr>
              <w:webHidden/>
            </w:rPr>
            <w:fldChar w:fldCharType="separate"/>
          </w:r>
          <w:ins w:id="138" w:author="ONOPTCHENKO Xavier" w:date="2019-10-11T14:47:00Z">
            <w:r>
              <w:rPr>
                <w:webHidden/>
              </w:rPr>
              <w:t>22</w:t>
            </w:r>
            <w:r>
              <w:rPr>
                <w:webHidden/>
              </w:rPr>
              <w:fldChar w:fldCharType="end"/>
            </w:r>
            <w:r w:rsidRPr="00F47FB6">
              <w:rPr>
                <w:rStyle w:val="Lienhypertexte"/>
              </w:rPr>
              <w:fldChar w:fldCharType="end"/>
            </w:r>
          </w:ins>
        </w:p>
        <w:p w14:paraId="00ADDEC7" w14:textId="66535883" w:rsidR="00C33A02" w:rsidRDefault="00C33A02">
          <w:pPr>
            <w:pStyle w:val="TM2"/>
            <w:rPr>
              <w:ins w:id="139" w:author="ONOPTCHENKO Xavier" w:date="2019-10-11T14:47:00Z"/>
              <w:rFonts w:eastAsiaTheme="minorEastAsia" w:cstheme="minorBidi"/>
              <w:smallCaps w:val="0"/>
              <w:sz w:val="22"/>
              <w:szCs w:val="22"/>
              <w:lang w:val="fr-FR" w:eastAsia="ja-JP"/>
            </w:rPr>
          </w:pPr>
          <w:ins w:id="140" w:author="ONOPTCHENKO Xavier" w:date="2019-10-11T14:47:00Z">
            <w:r w:rsidRPr="00F47FB6">
              <w:rPr>
                <w:rStyle w:val="Lienhypertexte"/>
              </w:rPr>
              <w:fldChar w:fldCharType="begin"/>
            </w:r>
            <w:r w:rsidRPr="00F47FB6">
              <w:rPr>
                <w:rStyle w:val="Lienhypertexte"/>
              </w:rPr>
              <w:instrText xml:space="preserve"> </w:instrText>
            </w:r>
            <w:r>
              <w:instrText>HYPERLINK \l "_Toc21697880"</w:instrText>
            </w:r>
            <w:r w:rsidRPr="00F47FB6">
              <w:rPr>
                <w:rStyle w:val="Lienhypertexte"/>
              </w:rPr>
              <w:instrText xml:space="preserve"> </w:instrText>
            </w:r>
            <w:r w:rsidRPr="00F47FB6">
              <w:rPr>
                <w:rStyle w:val="Lienhypertexte"/>
              </w:rPr>
              <w:fldChar w:fldCharType="separate"/>
            </w:r>
            <w:r w:rsidRPr="00F47FB6">
              <w:rPr>
                <w:rStyle w:val="Lienhypertexte"/>
              </w:rPr>
              <w:t>7.3</w:t>
            </w:r>
            <w:r>
              <w:rPr>
                <w:rFonts w:eastAsiaTheme="minorEastAsia" w:cstheme="minorBidi"/>
                <w:smallCaps w:val="0"/>
                <w:sz w:val="22"/>
                <w:szCs w:val="22"/>
                <w:lang w:val="fr-FR" w:eastAsia="ja-JP"/>
              </w:rPr>
              <w:tab/>
            </w:r>
            <w:r w:rsidRPr="00F47FB6">
              <w:rPr>
                <w:rStyle w:val="Lienhypertexte"/>
              </w:rPr>
              <w:t>Data Management</w:t>
            </w:r>
            <w:r>
              <w:rPr>
                <w:webHidden/>
              </w:rPr>
              <w:tab/>
            </w:r>
            <w:r>
              <w:rPr>
                <w:webHidden/>
              </w:rPr>
              <w:fldChar w:fldCharType="begin"/>
            </w:r>
            <w:r>
              <w:rPr>
                <w:webHidden/>
              </w:rPr>
              <w:instrText xml:space="preserve"> PAGEREF _Toc21697880 \h </w:instrText>
            </w:r>
          </w:ins>
          <w:r>
            <w:rPr>
              <w:webHidden/>
            </w:rPr>
          </w:r>
          <w:r>
            <w:rPr>
              <w:webHidden/>
            </w:rPr>
            <w:fldChar w:fldCharType="separate"/>
          </w:r>
          <w:ins w:id="141" w:author="ONOPTCHENKO Xavier" w:date="2019-10-11T14:47:00Z">
            <w:r>
              <w:rPr>
                <w:webHidden/>
              </w:rPr>
              <w:t>22</w:t>
            </w:r>
            <w:r>
              <w:rPr>
                <w:webHidden/>
              </w:rPr>
              <w:fldChar w:fldCharType="end"/>
            </w:r>
            <w:r w:rsidRPr="00F47FB6">
              <w:rPr>
                <w:rStyle w:val="Lienhypertexte"/>
              </w:rPr>
              <w:fldChar w:fldCharType="end"/>
            </w:r>
          </w:ins>
        </w:p>
        <w:p w14:paraId="2948196A" w14:textId="18B2CF7B" w:rsidR="00C33A02" w:rsidRDefault="00C33A02">
          <w:pPr>
            <w:pStyle w:val="TM3"/>
            <w:rPr>
              <w:ins w:id="142" w:author="ONOPTCHENKO Xavier" w:date="2019-10-11T14:47:00Z"/>
              <w:rFonts w:eastAsiaTheme="minorEastAsia" w:cstheme="minorBidi"/>
              <w:iCs w:val="0"/>
              <w:color w:val="auto"/>
              <w:sz w:val="22"/>
              <w:szCs w:val="22"/>
              <w:lang w:val="fr-FR" w:eastAsia="ja-JP"/>
            </w:rPr>
          </w:pPr>
          <w:ins w:id="143" w:author="ONOPTCHENKO Xavier" w:date="2019-10-11T14:47:00Z">
            <w:r w:rsidRPr="00F47FB6">
              <w:rPr>
                <w:rStyle w:val="Lienhypertexte"/>
              </w:rPr>
              <w:fldChar w:fldCharType="begin"/>
            </w:r>
            <w:r w:rsidRPr="00F47FB6">
              <w:rPr>
                <w:rStyle w:val="Lienhypertexte"/>
              </w:rPr>
              <w:instrText xml:space="preserve"> </w:instrText>
            </w:r>
            <w:r>
              <w:instrText>HYPERLINK \l "_Toc21697882"</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7.3.1</w:t>
            </w:r>
            <w:r>
              <w:rPr>
                <w:rFonts w:eastAsiaTheme="minorEastAsia" w:cstheme="minorBidi"/>
                <w:iCs w:val="0"/>
                <w:color w:val="auto"/>
                <w:sz w:val="22"/>
                <w:szCs w:val="22"/>
                <w:lang w:val="fr-FR" w:eastAsia="ja-JP"/>
              </w:rPr>
              <w:tab/>
            </w:r>
            <w:r w:rsidRPr="00F47FB6">
              <w:rPr>
                <w:rStyle w:val="Lienhypertexte"/>
              </w:rPr>
              <w:t>Data model</w:t>
            </w:r>
            <w:r>
              <w:rPr>
                <w:webHidden/>
              </w:rPr>
              <w:tab/>
            </w:r>
            <w:r>
              <w:rPr>
                <w:webHidden/>
              </w:rPr>
              <w:fldChar w:fldCharType="begin"/>
            </w:r>
            <w:r>
              <w:rPr>
                <w:webHidden/>
              </w:rPr>
              <w:instrText xml:space="preserve"> PAGEREF _Toc21697882 \h </w:instrText>
            </w:r>
          </w:ins>
          <w:r>
            <w:rPr>
              <w:webHidden/>
            </w:rPr>
          </w:r>
          <w:r>
            <w:rPr>
              <w:webHidden/>
            </w:rPr>
            <w:fldChar w:fldCharType="separate"/>
          </w:r>
          <w:ins w:id="144" w:author="ONOPTCHENKO Xavier" w:date="2019-10-11T14:47:00Z">
            <w:r>
              <w:rPr>
                <w:webHidden/>
              </w:rPr>
              <w:t>22</w:t>
            </w:r>
            <w:r>
              <w:rPr>
                <w:webHidden/>
              </w:rPr>
              <w:fldChar w:fldCharType="end"/>
            </w:r>
            <w:r w:rsidRPr="00F47FB6">
              <w:rPr>
                <w:rStyle w:val="Lienhypertexte"/>
              </w:rPr>
              <w:fldChar w:fldCharType="end"/>
            </w:r>
          </w:ins>
        </w:p>
        <w:p w14:paraId="4E03B5EC" w14:textId="01EF9113" w:rsidR="00C33A02" w:rsidRDefault="00C33A02">
          <w:pPr>
            <w:pStyle w:val="TM3"/>
            <w:rPr>
              <w:ins w:id="145" w:author="ONOPTCHENKO Xavier" w:date="2019-10-11T14:47:00Z"/>
              <w:rFonts w:eastAsiaTheme="minorEastAsia" w:cstheme="minorBidi"/>
              <w:iCs w:val="0"/>
              <w:color w:val="auto"/>
              <w:sz w:val="22"/>
              <w:szCs w:val="22"/>
              <w:lang w:val="fr-FR" w:eastAsia="ja-JP"/>
            </w:rPr>
          </w:pPr>
          <w:ins w:id="146" w:author="ONOPTCHENKO Xavier" w:date="2019-10-11T14:47:00Z">
            <w:r w:rsidRPr="00F47FB6">
              <w:rPr>
                <w:rStyle w:val="Lienhypertexte"/>
              </w:rPr>
              <w:fldChar w:fldCharType="begin"/>
            </w:r>
            <w:r w:rsidRPr="00F47FB6">
              <w:rPr>
                <w:rStyle w:val="Lienhypertexte"/>
              </w:rPr>
              <w:instrText xml:space="preserve"> </w:instrText>
            </w:r>
            <w:r>
              <w:instrText>HYPERLINK \l "_Toc21697891"</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7.3.2</w:t>
            </w:r>
            <w:r>
              <w:rPr>
                <w:rFonts w:eastAsiaTheme="minorEastAsia" w:cstheme="minorBidi"/>
                <w:iCs w:val="0"/>
                <w:color w:val="auto"/>
                <w:sz w:val="22"/>
                <w:szCs w:val="22"/>
                <w:lang w:val="fr-FR" w:eastAsia="ja-JP"/>
              </w:rPr>
              <w:tab/>
            </w:r>
            <w:r w:rsidRPr="00F47FB6">
              <w:rPr>
                <w:rStyle w:val="Lienhypertexte"/>
              </w:rPr>
              <w:t>CRUD Matrix (create, read, update, delete)</w:t>
            </w:r>
            <w:r>
              <w:rPr>
                <w:webHidden/>
              </w:rPr>
              <w:tab/>
            </w:r>
            <w:r>
              <w:rPr>
                <w:webHidden/>
              </w:rPr>
              <w:fldChar w:fldCharType="begin"/>
            </w:r>
            <w:r>
              <w:rPr>
                <w:webHidden/>
              </w:rPr>
              <w:instrText xml:space="preserve"> PAGEREF _Toc21697891 \h </w:instrText>
            </w:r>
          </w:ins>
          <w:r>
            <w:rPr>
              <w:webHidden/>
            </w:rPr>
          </w:r>
          <w:r>
            <w:rPr>
              <w:webHidden/>
            </w:rPr>
            <w:fldChar w:fldCharType="separate"/>
          </w:r>
          <w:ins w:id="147" w:author="ONOPTCHENKO Xavier" w:date="2019-10-11T14:47:00Z">
            <w:r>
              <w:rPr>
                <w:webHidden/>
              </w:rPr>
              <w:t>22</w:t>
            </w:r>
            <w:r>
              <w:rPr>
                <w:webHidden/>
              </w:rPr>
              <w:fldChar w:fldCharType="end"/>
            </w:r>
            <w:r w:rsidRPr="00F47FB6">
              <w:rPr>
                <w:rStyle w:val="Lienhypertexte"/>
              </w:rPr>
              <w:fldChar w:fldCharType="end"/>
            </w:r>
          </w:ins>
        </w:p>
        <w:p w14:paraId="7F670FD6" w14:textId="4B732559" w:rsidR="00C33A02" w:rsidRDefault="00C33A02">
          <w:pPr>
            <w:pStyle w:val="TM3"/>
            <w:rPr>
              <w:ins w:id="148" w:author="ONOPTCHENKO Xavier" w:date="2019-10-11T14:47:00Z"/>
              <w:rFonts w:eastAsiaTheme="minorEastAsia" w:cstheme="minorBidi"/>
              <w:iCs w:val="0"/>
              <w:color w:val="auto"/>
              <w:sz w:val="22"/>
              <w:szCs w:val="22"/>
              <w:lang w:val="fr-FR" w:eastAsia="ja-JP"/>
            </w:rPr>
          </w:pPr>
          <w:ins w:id="149" w:author="ONOPTCHENKO Xavier" w:date="2019-10-11T14:47:00Z">
            <w:r w:rsidRPr="00F47FB6">
              <w:rPr>
                <w:rStyle w:val="Lienhypertexte"/>
              </w:rPr>
              <w:fldChar w:fldCharType="begin"/>
            </w:r>
            <w:r w:rsidRPr="00F47FB6">
              <w:rPr>
                <w:rStyle w:val="Lienhypertexte"/>
              </w:rPr>
              <w:instrText xml:space="preserve"> </w:instrText>
            </w:r>
            <w:r>
              <w:instrText>HYPERLINK \l "_Toc21697895"</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lang w:val="en-US"/>
              </w:rPr>
              <w:t>7.3.3</w:t>
            </w:r>
            <w:r>
              <w:rPr>
                <w:rFonts w:eastAsiaTheme="minorEastAsia" w:cstheme="minorBidi"/>
                <w:iCs w:val="0"/>
                <w:color w:val="auto"/>
                <w:sz w:val="22"/>
                <w:szCs w:val="22"/>
                <w:lang w:val="fr-FR" w:eastAsia="ja-JP"/>
              </w:rPr>
              <w:tab/>
            </w:r>
            <w:r w:rsidRPr="00F47FB6">
              <w:rPr>
                <w:rStyle w:val="Lienhypertexte"/>
                <w:lang w:val="en-US"/>
              </w:rPr>
              <w:t>Data reversibility</w:t>
            </w:r>
            <w:r>
              <w:rPr>
                <w:webHidden/>
              </w:rPr>
              <w:tab/>
            </w:r>
            <w:r>
              <w:rPr>
                <w:webHidden/>
              </w:rPr>
              <w:fldChar w:fldCharType="begin"/>
            </w:r>
            <w:r>
              <w:rPr>
                <w:webHidden/>
              </w:rPr>
              <w:instrText xml:space="preserve"> PAGEREF _Toc21697895 \h </w:instrText>
            </w:r>
          </w:ins>
          <w:r>
            <w:rPr>
              <w:webHidden/>
            </w:rPr>
          </w:r>
          <w:r>
            <w:rPr>
              <w:webHidden/>
            </w:rPr>
            <w:fldChar w:fldCharType="separate"/>
          </w:r>
          <w:ins w:id="150" w:author="ONOPTCHENKO Xavier" w:date="2019-10-11T14:47:00Z">
            <w:r>
              <w:rPr>
                <w:webHidden/>
              </w:rPr>
              <w:t>22</w:t>
            </w:r>
            <w:r>
              <w:rPr>
                <w:webHidden/>
              </w:rPr>
              <w:fldChar w:fldCharType="end"/>
            </w:r>
            <w:r w:rsidRPr="00F47FB6">
              <w:rPr>
                <w:rStyle w:val="Lienhypertexte"/>
              </w:rPr>
              <w:fldChar w:fldCharType="end"/>
            </w:r>
          </w:ins>
        </w:p>
        <w:p w14:paraId="2FD778E2" w14:textId="349F35AA" w:rsidR="00C33A02" w:rsidRDefault="00C33A02">
          <w:pPr>
            <w:pStyle w:val="TM2"/>
            <w:rPr>
              <w:ins w:id="151" w:author="ONOPTCHENKO Xavier" w:date="2019-10-11T14:47:00Z"/>
              <w:rFonts w:eastAsiaTheme="minorEastAsia" w:cstheme="minorBidi"/>
              <w:smallCaps w:val="0"/>
              <w:sz w:val="22"/>
              <w:szCs w:val="22"/>
              <w:lang w:val="fr-FR" w:eastAsia="ja-JP"/>
            </w:rPr>
          </w:pPr>
          <w:ins w:id="152" w:author="ONOPTCHENKO Xavier" w:date="2019-10-11T14:47:00Z">
            <w:r w:rsidRPr="00F47FB6">
              <w:rPr>
                <w:rStyle w:val="Lienhypertexte"/>
              </w:rPr>
              <w:fldChar w:fldCharType="begin"/>
            </w:r>
            <w:r w:rsidRPr="00F47FB6">
              <w:rPr>
                <w:rStyle w:val="Lienhypertexte"/>
              </w:rPr>
              <w:instrText xml:space="preserve"> </w:instrText>
            </w:r>
            <w:r>
              <w:instrText>HYPERLINK \l "_Toc21697897"</w:instrText>
            </w:r>
            <w:r w:rsidRPr="00F47FB6">
              <w:rPr>
                <w:rStyle w:val="Lienhypertexte"/>
              </w:rPr>
              <w:instrText xml:space="preserve"> </w:instrText>
            </w:r>
            <w:r w:rsidRPr="00F47FB6">
              <w:rPr>
                <w:rStyle w:val="Lienhypertexte"/>
              </w:rPr>
              <w:fldChar w:fldCharType="separate"/>
            </w:r>
            <w:r w:rsidRPr="00F47FB6">
              <w:rPr>
                <w:rStyle w:val="Lienhypertexte"/>
              </w:rPr>
              <w:t>7.4</w:t>
            </w:r>
            <w:r>
              <w:rPr>
                <w:rFonts w:eastAsiaTheme="minorEastAsia" w:cstheme="minorBidi"/>
                <w:smallCaps w:val="0"/>
                <w:sz w:val="22"/>
                <w:szCs w:val="22"/>
                <w:lang w:val="fr-FR" w:eastAsia="ja-JP"/>
              </w:rPr>
              <w:tab/>
            </w:r>
            <w:r w:rsidRPr="00F47FB6">
              <w:rPr>
                <w:rStyle w:val="Lienhypertexte"/>
                <w:lang w:val="en-US"/>
              </w:rPr>
              <w:t>Usage</w:t>
            </w:r>
            <w:r w:rsidRPr="00F47FB6">
              <w:rPr>
                <w:rStyle w:val="Lienhypertexte"/>
              </w:rPr>
              <w:t xml:space="preserve"> of Reference Data Systems (“Referentials”)</w:t>
            </w:r>
            <w:r>
              <w:rPr>
                <w:webHidden/>
              </w:rPr>
              <w:tab/>
            </w:r>
            <w:r>
              <w:rPr>
                <w:webHidden/>
              </w:rPr>
              <w:fldChar w:fldCharType="begin"/>
            </w:r>
            <w:r>
              <w:rPr>
                <w:webHidden/>
              </w:rPr>
              <w:instrText xml:space="preserve"> PAGEREF _Toc21697897 \h </w:instrText>
            </w:r>
          </w:ins>
          <w:r>
            <w:rPr>
              <w:webHidden/>
            </w:rPr>
          </w:r>
          <w:r>
            <w:rPr>
              <w:webHidden/>
            </w:rPr>
            <w:fldChar w:fldCharType="separate"/>
          </w:r>
          <w:ins w:id="153" w:author="ONOPTCHENKO Xavier" w:date="2019-10-11T14:47:00Z">
            <w:r>
              <w:rPr>
                <w:webHidden/>
              </w:rPr>
              <w:t>23</w:t>
            </w:r>
            <w:r>
              <w:rPr>
                <w:webHidden/>
              </w:rPr>
              <w:fldChar w:fldCharType="end"/>
            </w:r>
            <w:r w:rsidRPr="00F47FB6">
              <w:rPr>
                <w:rStyle w:val="Lienhypertexte"/>
              </w:rPr>
              <w:fldChar w:fldCharType="end"/>
            </w:r>
          </w:ins>
        </w:p>
        <w:p w14:paraId="78453E8E" w14:textId="1F717E64" w:rsidR="00C33A02" w:rsidRDefault="00C33A02">
          <w:pPr>
            <w:pStyle w:val="TM1"/>
            <w:rPr>
              <w:ins w:id="154" w:author="ONOPTCHENKO Xavier" w:date="2019-10-11T14:47:00Z"/>
              <w:rFonts w:eastAsiaTheme="minorEastAsia" w:cstheme="minorBidi"/>
              <w:b w:val="0"/>
              <w:bCs w:val="0"/>
              <w:caps w:val="0"/>
              <w:szCs w:val="22"/>
              <w:lang w:eastAsia="ja-JP"/>
            </w:rPr>
          </w:pPr>
          <w:ins w:id="155" w:author="ONOPTCHENKO Xavier" w:date="2019-10-11T14:47:00Z">
            <w:r w:rsidRPr="00F47FB6">
              <w:rPr>
                <w:rStyle w:val="Lienhypertexte"/>
              </w:rPr>
              <w:fldChar w:fldCharType="begin"/>
            </w:r>
            <w:r w:rsidRPr="00F47FB6">
              <w:rPr>
                <w:rStyle w:val="Lienhypertexte"/>
              </w:rPr>
              <w:instrText xml:space="preserve"> </w:instrText>
            </w:r>
            <w:r>
              <w:instrText>HYPERLINK \l "_Toc21697898"</w:instrText>
            </w:r>
            <w:r w:rsidRPr="00F47FB6">
              <w:rPr>
                <w:rStyle w:val="Lienhypertexte"/>
              </w:rPr>
              <w:instrText xml:space="preserve"> </w:instrText>
            </w:r>
            <w:r w:rsidRPr="00F47FB6">
              <w:rPr>
                <w:rStyle w:val="Lienhypertexte"/>
              </w:rPr>
              <w:fldChar w:fldCharType="separate"/>
            </w:r>
            <w:r w:rsidRPr="00F47FB6">
              <w:rPr>
                <w:rStyle w:val="Lienhypertexte"/>
                <w:lang w:val="en-GB"/>
              </w:rPr>
              <w:t>8.</w:t>
            </w:r>
            <w:r>
              <w:rPr>
                <w:rFonts w:eastAsiaTheme="minorEastAsia" w:cstheme="minorBidi"/>
                <w:b w:val="0"/>
                <w:bCs w:val="0"/>
                <w:caps w:val="0"/>
                <w:szCs w:val="22"/>
                <w:lang w:eastAsia="ja-JP"/>
              </w:rPr>
              <w:tab/>
            </w:r>
            <w:r w:rsidRPr="00F47FB6">
              <w:rPr>
                <w:rStyle w:val="Lienhypertexte"/>
                <w:lang w:val="en-GB"/>
              </w:rPr>
              <w:t>Software Architecture</w:t>
            </w:r>
            <w:r>
              <w:rPr>
                <w:webHidden/>
              </w:rPr>
              <w:tab/>
            </w:r>
            <w:r>
              <w:rPr>
                <w:webHidden/>
              </w:rPr>
              <w:fldChar w:fldCharType="begin"/>
            </w:r>
            <w:r>
              <w:rPr>
                <w:webHidden/>
              </w:rPr>
              <w:instrText xml:space="preserve"> PAGEREF _Toc21697898 \h </w:instrText>
            </w:r>
          </w:ins>
          <w:r>
            <w:rPr>
              <w:webHidden/>
            </w:rPr>
          </w:r>
          <w:r>
            <w:rPr>
              <w:webHidden/>
            </w:rPr>
            <w:fldChar w:fldCharType="separate"/>
          </w:r>
          <w:ins w:id="156" w:author="ONOPTCHENKO Xavier" w:date="2019-10-11T14:47:00Z">
            <w:r>
              <w:rPr>
                <w:webHidden/>
              </w:rPr>
              <w:t>25</w:t>
            </w:r>
            <w:r>
              <w:rPr>
                <w:webHidden/>
              </w:rPr>
              <w:fldChar w:fldCharType="end"/>
            </w:r>
            <w:r w:rsidRPr="00F47FB6">
              <w:rPr>
                <w:rStyle w:val="Lienhypertexte"/>
              </w:rPr>
              <w:fldChar w:fldCharType="end"/>
            </w:r>
          </w:ins>
        </w:p>
        <w:p w14:paraId="137DC03B" w14:textId="7F2336B9" w:rsidR="00C33A02" w:rsidRDefault="00C33A02">
          <w:pPr>
            <w:pStyle w:val="TM2"/>
            <w:rPr>
              <w:ins w:id="157" w:author="ONOPTCHENKO Xavier" w:date="2019-10-11T14:47:00Z"/>
              <w:rFonts w:eastAsiaTheme="minorEastAsia" w:cstheme="minorBidi"/>
              <w:smallCaps w:val="0"/>
              <w:sz w:val="22"/>
              <w:szCs w:val="22"/>
              <w:lang w:val="fr-FR" w:eastAsia="ja-JP"/>
            </w:rPr>
          </w:pPr>
          <w:ins w:id="158" w:author="ONOPTCHENKO Xavier" w:date="2019-10-11T14:47:00Z">
            <w:r w:rsidRPr="00F47FB6">
              <w:rPr>
                <w:rStyle w:val="Lienhypertexte"/>
              </w:rPr>
              <w:fldChar w:fldCharType="begin"/>
            </w:r>
            <w:r w:rsidRPr="00F47FB6">
              <w:rPr>
                <w:rStyle w:val="Lienhypertexte"/>
              </w:rPr>
              <w:instrText xml:space="preserve"> </w:instrText>
            </w:r>
            <w:r>
              <w:instrText>HYPERLINK \l "_Toc21697899"</w:instrText>
            </w:r>
            <w:r w:rsidRPr="00F47FB6">
              <w:rPr>
                <w:rStyle w:val="Lienhypertexte"/>
              </w:rPr>
              <w:instrText xml:space="preserve"> </w:instrText>
            </w:r>
            <w:r w:rsidRPr="00F47FB6">
              <w:rPr>
                <w:rStyle w:val="Lienhypertexte"/>
              </w:rPr>
              <w:fldChar w:fldCharType="separate"/>
            </w:r>
            <w:r w:rsidRPr="00F47FB6">
              <w:rPr>
                <w:rStyle w:val="Lienhypertexte"/>
              </w:rPr>
              <w:t>8.1</w:t>
            </w:r>
            <w:r>
              <w:rPr>
                <w:rFonts w:eastAsiaTheme="minorEastAsia" w:cstheme="minorBidi"/>
                <w:smallCaps w:val="0"/>
                <w:sz w:val="22"/>
                <w:szCs w:val="22"/>
                <w:lang w:val="fr-FR" w:eastAsia="ja-JP"/>
              </w:rPr>
              <w:tab/>
            </w:r>
            <w:r w:rsidRPr="00F47FB6">
              <w:rPr>
                <w:rStyle w:val="Lienhypertexte"/>
              </w:rPr>
              <w:t>Sharing plan - IT assets</w:t>
            </w:r>
            <w:r>
              <w:rPr>
                <w:webHidden/>
              </w:rPr>
              <w:tab/>
            </w:r>
            <w:r>
              <w:rPr>
                <w:webHidden/>
              </w:rPr>
              <w:fldChar w:fldCharType="begin"/>
            </w:r>
            <w:r>
              <w:rPr>
                <w:webHidden/>
              </w:rPr>
              <w:instrText xml:space="preserve"> PAGEREF _Toc21697899 \h </w:instrText>
            </w:r>
          </w:ins>
          <w:r>
            <w:rPr>
              <w:webHidden/>
            </w:rPr>
          </w:r>
          <w:r>
            <w:rPr>
              <w:webHidden/>
            </w:rPr>
            <w:fldChar w:fldCharType="separate"/>
          </w:r>
          <w:ins w:id="159" w:author="ONOPTCHENKO Xavier" w:date="2019-10-11T14:47:00Z">
            <w:r>
              <w:rPr>
                <w:webHidden/>
              </w:rPr>
              <w:t>25</w:t>
            </w:r>
            <w:r>
              <w:rPr>
                <w:webHidden/>
              </w:rPr>
              <w:fldChar w:fldCharType="end"/>
            </w:r>
            <w:r w:rsidRPr="00F47FB6">
              <w:rPr>
                <w:rStyle w:val="Lienhypertexte"/>
              </w:rPr>
              <w:fldChar w:fldCharType="end"/>
            </w:r>
          </w:ins>
        </w:p>
        <w:p w14:paraId="5A44479C" w14:textId="2B3A32B9" w:rsidR="00C33A02" w:rsidRDefault="00C33A02">
          <w:pPr>
            <w:pStyle w:val="TM2"/>
            <w:rPr>
              <w:ins w:id="160" w:author="ONOPTCHENKO Xavier" w:date="2019-10-11T14:47:00Z"/>
              <w:rFonts w:eastAsiaTheme="minorEastAsia" w:cstheme="minorBidi"/>
              <w:smallCaps w:val="0"/>
              <w:sz w:val="22"/>
              <w:szCs w:val="22"/>
              <w:lang w:val="fr-FR" w:eastAsia="ja-JP"/>
            </w:rPr>
          </w:pPr>
          <w:ins w:id="161" w:author="ONOPTCHENKO Xavier" w:date="2019-10-11T14:47:00Z">
            <w:r w:rsidRPr="00F47FB6">
              <w:rPr>
                <w:rStyle w:val="Lienhypertexte"/>
              </w:rPr>
              <w:fldChar w:fldCharType="begin"/>
            </w:r>
            <w:r w:rsidRPr="00F47FB6">
              <w:rPr>
                <w:rStyle w:val="Lienhypertexte"/>
              </w:rPr>
              <w:instrText xml:space="preserve"> </w:instrText>
            </w:r>
            <w:r>
              <w:instrText>HYPERLINK \l "_Toc21697900"</w:instrText>
            </w:r>
            <w:r w:rsidRPr="00F47FB6">
              <w:rPr>
                <w:rStyle w:val="Lienhypertexte"/>
              </w:rPr>
              <w:instrText xml:space="preserve"> </w:instrText>
            </w:r>
            <w:r w:rsidRPr="00F47FB6">
              <w:rPr>
                <w:rStyle w:val="Lienhypertexte"/>
              </w:rPr>
              <w:fldChar w:fldCharType="separate"/>
            </w:r>
            <w:r w:rsidRPr="00F47FB6">
              <w:rPr>
                <w:rStyle w:val="Lienhypertexte"/>
              </w:rPr>
              <w:t>8.2</w:t>
            </w:r>
            <w:r>
              <w:rPr>
                <w:rFonts w:eastAsiaTheme="minorEastAsia" w:cstheme="minorBidi"/>
                <w:smallCaps w:val="0"/>
                <w:sz w:val="22"/>
                <w:szCs w:val="22"/>
                <w:lang w:val="fr-FR" w:eastAsia="ja-JP"/>
              </w:rPr>
              <w:tab/>
            </w:r>
            <w:r w:rsidRPr="00F47FB6">
              <w:rPr>
                <w:rStyle w:val="Lienhypertexte"/>
              </w:rPr>
              <w:t>Application component(s) - break down</w:t>
            </w:r>
            <w:r>
              <w:rPr>
                <w:webHidden/>
              </w:rPr>
              <w:tab/>
            </w:r>
            <w:r>
              <w:rPr>
                <w:webHidden/>
              </w:rPr>
              <w:fldChar w:fldCharType="begin"/>
            </w:r>
            <w:r>
              <w:rPr>
                <w:webHidden/>
              </w:rPr>
              <w:instrText xml:space="preserve"> PAGEREF _Toc21697900 \h </w:instrText>
            </w:r>
          </w:ins>
          <w:r>
            <w:rPr>
              <w:webHidden/>
            </w:rPr>
          </w:r>
          <w:r>
            <w:rPr>
              <w:webHidden/>
            </w:rPr>
            <w:fldChar w:fldCharType="separate"/>
          </w:r>
          <w:ins w:id="162" w:author="ONOPTCHENKO Xavier" w:date="2019-10-11T14:47:00Z">
            <w:r>
              <w:rPr>
                <w:webHidden/>
              </w:rPr>
              <w:t>26</w:t>
            </w:r>
            <w:r>
              <w:rPr>
                <w:webHidden/>
              </w:rPr>
              <w:fldChar w:fldCharType="end"/>
            </w:r>
            <w:r w:rsidRPr="00F47FB6">
              <w:rPr>
                <w:rStyle w:val="Lienhypertexte"/>
              </w:rPr>
              <w:fldChar w:fldCharType="end"/>
            </w:r>
          </w:ins>
        </w:p>
        <w:p w14:paraId="087C2403" w14:textId="49B7479B" w:rsidR="00C33A02" w:rsidRDefault="00C33A02">
          <w:pPr>
            <w:pStyle w:val="TM2"/>
            <w:rPr>
              <w:ins w:id="163" w:author="ONOPTCHENKO Xavier" w:date="2019-10-11T14:47:00Z"/>
              <w:rFonts w:eastAsiaTheme="minorEastAsia" w:cstheme="minorBidi"/>
              <w:smallCaps w:val="0"/>
              <w:sz w:val="22"/>
              <w:szCs w:val="22"/>
              <w:lang w:val="fr-FR" w:eastAsia="ja-JP"/>
            </w:rPr>
          </w:pPr>
          <w:ins w:id="164" w:author="ONOPTCHENKO Xavier" w:date="2019-10-11T14:47:00Z">
            <w:r w:rsidRPr="00F47FB6">
              <w:rPr>
                <w:rStyle w:val="Lienhypertexte"/>
              </w:rPr>
              <w:fldChar w:fldCharType="begin"/>
            </w:r>
            <w:r w:rsidRPr="00F47FB6">
              <w:rPr>
                <w:rStyle w:val="Lienhypertexte"/>
              </w:rPr>
              <w:instrText xml:space="preserve"> </w:instrText>
            </w:r>
            <w:r>
              <w:instrText>HYPERLINK \l "_Toc21697902"</w:instrText>
            </w:r>
            <w:r w:rsidRPr="00F47FB6">
              <w:rPr>
                <w:rStyle w:val="Lienhypertexte"/>
              </w:rPr>
              <w:instrText xml:space="preserve"> </w:instrText>
            </w:r>
            <w:r w:rsidRPr="00F47FB6">
              <w:rPr>
                <w:rStyle w:val="Lienhypertexte"/>
              </w:rPr>
              <w:fldChar w:fldCharType="separate"/>
            </w:r>
            <w:r w:rsidRPr="00F47FB6">
              <w:rPr>
                <w:rStyle w:val="Lienhypertexte"/>
              </w:rPr>
              <w:t>8.3</w:t>
            </w:r>
            <w:r>
              <w:rPr>
                <w:rFonts w:eastAsiaTheme="minorEastAsia" w:cstheme="minorBidi"/>
                <w:smallCaps w:val="0"/>
                <w:sz w:val="22"/>
                <w:szCs w:val="22"/>
                <w:lang w:val="fr-FR" w:eastAsia="ja-JP"/>
              </w:rPr>
              <w:tab/>
            </w:r>
            <w:r w:rsidRPr="00F47FB6">
              <w:rPr>
                <w:rStyle w:val="Lienhypertexte"/>
              </w:rPr>
              <w:t>Application component(s) - Exchanges</w:t>
            </w:r>
            <w:r>
              <w:rPr>
                <w:webHidden/>
              </w:rPr>
              <w:tab/>
            </w:r>
            <w:r>
              <w:rPr>
                <w:webHidden/>
              </w:rPr>
              <w:fldChar w:fldCharType="begin"/>
            </w:r>
            <w:r>
              <w:rPr>
                <w:webHidden/>
              </w:rPr>
              <w:instrText xml:space="preserve"> PAGEREF _Toc21697902 \h </w:instrText>
            </w:r>
          </w:ins>
          <w:r>
            <w:rPr>
              <w:webHidden/>
            </w:rPr>
          </w:r>
          <w:r>
            <w:rPr>
              <w:webHidden/>
            </w:rPr>
            <w:fldChar w:fldCharType="separate"/>
          </w:r>
          <w:ins w:id="165" w:author="ONOPTCHENKO Xavier" w:date="2019-10-11T14:47:00Z">
            <w:r>
              <w:rPr>
                <w:webHidden/>
              </w:rPr>
              <w:t>26</w:t>
            </w:r>
            <w:r>
              <w:rPr>
                <w:webHidden/>
              </w:rPr>
              <w:fldChar w:fldCharType="end"/>
            </w:r>
            <w:r w:rsidRPr="00F47FB6">
              <w:rPr>
                <w:rStyle w:val="Lienhypertexte"/>
              </w:rPr>
              <w:fldChar w:fldCharType="end"/>
            </w:r>
          </w:ins>
        </w:p>
        <w:p w14:paraId="1D7E2FA1" w14:textId="5F7FAE8A" w:rsidR="00C33A02" w:rsidRDefault="00C33A02">
          <w:pPr>
            <w:pStyle w:val="TM2"/>
            <w:rPr>
              <w:ins w:id="166" w:author="ONOPTCHENKO Xavier" w:date="2019-10-11T14:47:00Z"/>
              <w:rFonts w:eastAsiaTheme="minorEastAsia" w:cstheme="minorBidi"/>
              <w:smallCaps w:val="0"/>
              <w:sz w:val="22"/>
              <w:szCs w:val="22"/>
              <w:lang w:val="fr-FR" w:eastAsia="ja-JP"/>
            </w:rPr>
          </w:pPr>
          <w:ins w:id="167" w:author="ONOPTCHENKO Xavier" w:date="2019-10-11T14:47:00Z">
            <w:r w:rsidRPr="00F47FB6">
              <w:rPr>
                <w:rStyle w:val="Lienhypertexte"/>
              </w:rPr>
              <w:fldChar w:fldCharType="begin"/>
            </w:r>
            <w:r w:rsidRPr="00F47FB6">
              <w:rPr>
                <w:rStyle w:val="Lienhypertexte"/>
              </w:rPr>
              <w:instrText xml:space="preserve"> </w:instrText>
            </w:r>
            <w:r>
              <w:instrText>HYPERLINK \l "_Toc21697903"</w:instrText>
            </w:r>
            <w:r w:rsidRPr="00F47FB6">
              <w:rPr>
                <w:rStyle w:val="Lienhypertexte"/>
              </w:rPr>
              <w:instrText xml:space="preserve"> </w:instrText>
            </w:r>
            <w:r w:rsidRPr="00F47FB6">
              <w:rPr>
                <w:rStyle w:val="Lienhypertexte"/>
              </w:rPr>
              <w:fldChar w:fldCharType="separate"/>
            </w:r>
            <w:r w:rsidRPr="00F47FB6">
              <w:rPr>
                <w:rStyle w:val="Lienhypertexte"/>
              </w:rPr>
              <w:t>8.4</w:t>
            </w:r>
            <w:r>
              <w:rPr>
                <w:rFonts w:eastAsiaTheme="minorEastAsia" w:cstheme="minorBidi"/>
                <w:smallCaps w:val="0"/>
                <w:sz w:val="22"/>
                <w:szCs w:val="22"/>
                <w:lang w:val="fr-FR" w:eastAsia="ja-JP"/>
              </w:rPr>
              <w:tab/>
            </w:r>
            <w:r w:rsidRPr="00F47FB6">
              <w:rPr>
                <w:rStyle w:val="Lienhypertexte"/>
              </w:rPr>
              <w:t>Sharing plan - IT Reference conformity</w:t>
            </w:r>
            <w:r>
              <w:rPr>
                <w:webHidden/>
              </w:rPr>
              <w:tab/>
            </w:r>
            <w:r>
              <w:rPr>
                <w:webHidden/>
              </w:rPr>
              <w:fldChar w:fldCharType="begin"/>
            </w:r>
            <w:r>
              <w:rPr>
                <w:webHidden/>
              </w:rPr>
              <w:instrText xml:space="preserve"> PAGEREF _Toc21697903 \h </w:instrText>
            </w:r>
          </w:ins>
          <w:r>
            <w:rPr>
              <w:webHidden/>
            </w:rPr>
          </w:r>
          <w:r>
            <w:rPr>
              <w:webHidden/>
            </w:rPr>
            <w:fldChar w:fldCharType="separate"/>
          </w:r>
          <w:ins w:id="168" w:author="ONOPTCHENKO Xavier" w:date="2019-10-11T14:47:00Z">
            <w:r>
              <w:rPr>
                <w:webHidden/>
              </w:rPr>
              <w:t>28</w:t>
            </w:r>
            <w:r>
              <w:rPr>
                <w:webHidden/>
              </w:rPr>
              <w:fldChar w:fldCharType="end"/>
            </w:r>
            <w:r w:rsidRPr="00F47FB6">
              <w:rPr>
                <w:rStyle w:val="Lienhypertexte"/>
              </w:rPr>
              <w:fldChar w:fldCharType="end"/>
            </w:r>
          </w:ins>
        </w:p>
        <w:p w14:paraId="0CF5F13C" w14:textId="4C2FAD79" w:rsidR="00C33A02" w:rsidRDefault="00C33A02">
          <w:pPr>
            <w:pStyle w:val="TM2"/>
            <w:rPr>
              <w:ins w:id="169" w:author="ONOPTCHENKO Xavier" w:date="2019-10-11T14:47:00Z"/>
              <w:rFonts w:eastAsiaTheme="minorEastAsia" w:cstheme="minorBidi"/>
              <w:smallCaps w:val="0"/>
              <w:sz w:val="22"/>
              <w:szCs w:val="22"/>
              <w:lang w:val="fr-FR" w:eastAsia="ja-JP"/>
            </w:rPr>
          </w:pPr>
          <w:ins w:id="170" w:author="ONOPTCHENKO Xavier" w:date="2019-10-11T14:47:00Z">
            <w:r w:rsidRPr="00F47FB6">
              <w:rPr>
                <w:rStyle w:val="Lienhypertexte"/>
              </w:rPr>
              <w:fldChar w:fldCharType="begin"/>
            </w:r>
            <w:r w:rsidRPr="00F47FB6">
              <w:rPr>
                <w:rStyle w:val="Lienhypertexte"/>
              </w:rPr>
              <w:instrText xml:space="preserve"> </w:instrText>
            </w:r>
            <w:r>
              <w:instrText>HYPERLINK \l "_Toc21697904"</w:instrText>
            </w:r>
            <w:r w:rsidRPr="00F47FB6">
              <w:rPr>
                <w:rStyle w:val="Lienhypertexte"/>
              </w:rPr>
              <w:instrText xml:space="preserve"> </w:instrText>
            </w:r>
            <w:r w:rsidRPr="00F47FB6">
              <w:rPr>
                <w:rStyle w:val="Lienhypertexte"/>
              </w:rPr>
              <w:fldChar w:fldCharType="separate"/>
            </w:r>
            <w:r w:rsidRPr="00F47FB6">
              <w:rPr>
                <w:rStyle w:val="Lienhypertexte"/>
              </w:rPr>
              <w:t>8.5</w:t>
            </w:r>
            <w:r>
              <w:rPr>
                <w:rFonts w:eastAsiaTheme="minorEastAsia" w:cstheme="minorBidi"/>
                <w:smallCaps w:val="0"/>
                <w:sz w:val="22"/>
                <w:szCs w:val="22"/>
                <w:lang w:val="fr-FR" w:eastAsia="ja-JP"/>
              </w:rPr>
              <w:tab/>
            </w:r>
            <w:r w:rsidRPr="00F47FB6">
              <w:rPr>
                <w:rStyle w:val="Lienhypertexte"/>
              </w:rPr>
              <w:t>Application component(s) – technologies</w:t>
            </w:r>
            <w:r>
              <w:rPr>
                <w:webHidden/>
              </w:rPr>
              <w:tab/>
            </w:r>
            <w:r>
              <w:rPr>
                <w:webHidden/>
              </w:rPr>
              <w:fldChar w:fldCharType="begin"/>
            </w:r>
            <w:r>
              <w:rPr>
                <w:webHidden/>
              </w:rPr>
              <w:instrText xml:space="preserve"> PAGEREF _Toc21697904 \h </w:instrText>
            </w:r>
          </w:ins>
          <w:r>
            <w:rPr>
              <w:webHidden/>
            </w:rPr>
          </w:r>
          <w:r>
            <w:rPr>
              <w:webHidden/>
            </w:rPr>
            <w:fldChar w:fldCharType="separate"/>
          </w:r>
          <w:ins w:id="171" w:author="ONOPTCHENKO Xavier" w:date="2019-10-11T14:47:00Z">
            <w:r>
              <w:rPr>
                <w:webHidden/>
              </w:rPr>
              <w:t>28</w:t>
            </w:r>
            <w:r>
              <w:rPr>
                <w:webHidden/>
              </w:rPr>
              <w:fldChar w:fldCharType="end"/>
            </w:r>
            <w:r w:rsidRPr="00F47FB6">
              <w:rPr>
                <w:rStyle w:val="Lienhypertexte"/>
              </w:rPr>
              <w:fldChar w:fldCharType="end"/>
            </w:r>
          </w:ins>
        </w:p>
        <w:p w14:paraId="523431AF" w14:textId="120E082B" w:rsidR="00C33A02" w:rsidRDefault="00C33A02">
          <w:pPr>
            <w:pStyle w:val="TM2"/>
            <w:rPr>
              <w:ins w:id="172" w:author="ONOPTCHENKO Xavier" w:date="2019-10-11T14:47:00Z"/>
              <w:rFonts w:eastAsiaTheme="minorEastAsia" w:cstheme="minorBidi"/>
              <w:smallCaps w:val="0"/>
              <w:sz w:val="22"/>
              <w:szCs w:val="22"/>
              <w:lang w:val="fr-FR" w:eastAsia="ja-JP"/>
            </w:rPr>
          </w:pPr>
          <w:ins w:id="173" w:author="ONOPTCHENKO Xavier" w:date="2019-10-11T14:47:00Z">
            <w:r w:rsidRPr="00F47FB6">
              <w:rPr>
                <w:rStyle w:val="Lienhypertexte"/>
              </w:rPr>
              <w:fldChar w:fldCharType="begin"/>
            </w:r>
            <w:r w:rsidRPr="00F47FB6">
              <w:rPr>
                <w:rStyle w:val="Lienhypertexte"/>
              </w:rPr>
              <w:instrText xml:space="preserve"> </w:instrText>
            </w:r>
            <w:r>
              <w:instrText>HYPERLINK \l "_Toc21697906"</w:instrText>
            </w:r>
            <w:r w:rsidRPr="00F47FB6">
              <w:rPr>
                <w:rStyle w:val="Lienhypertexte"/>
              </w:rPr>
              <w:instrText xml:space="preserve"> </w:instrText>
            </w:r>
            <w:r w:rsidRPr="00F47FB6">
              <w:rPr>
                <w:rStyle w:val="Lienhypertexte"/>
              </w:rPr>
              <w:fldChar w:fldCharType="separate"/>
            </w:r>
            <w:r w:rsidRPr="00F47FB6">
              <w:rPr>
                <w:rStyle w:val="Lienhypertexte"/>
              </w:rPr>
              <w:t>8.6</w:t>
            </w:r>
            <w:r>
              <w:rPr>
                <w:rFonts w:eastAsiaTheme="minorEastAsia" w:cstheme="minorBidi"/>
                <w:smallCaps w:val="0"/>
                <w:sz w:val="22"/>
                <w:szCs w:val="22"/>
                <w:lang w:val="fr-FR" w:eastAsia="ja-JP"/>
              </w:rPr>
              <w:tab/>
            </w:r>
            <w:r w:rsidRPr="00F47FB6">
              <w:rPr>
                <w:rStyle w:val="Lienhypertexte"/>
              </w:rPr>
              <w:t>Performance and load tests</w:t>
            </w:r>
            <w:r>
              <w:rPr>
                <w:webHidden/>
              </w:rPr>
              <w:tab/>
            </w:r>
            <w:r>
              <w:rPr>
                <w:webHidden/>
              </w:rPr>
              <w:fldChar w:fldCharType="begin"/>
            </w:r>
            <w:r>
              <w:rPr>
                <w:webHidden/>
              </w:rPr>
              <w:instrText xml:space="preserve"> PAGEREF _Toc21697906 \h </w:instrText>
            </w:r>
          </w:ins>
          <w:r>
            <w:rPr>
              <w:webHidden/>
            </w:rPr>
          </w:r>
          <w:r>
            <w:rPr>
              <w:webHidden/>
            </w:rPr>
            <w:fldChar w:fldCharType="separate"/>
          </w:r>
          <w:ins w:id="174" w:author="ONOPTCHENKO Xavier" w:date="2019-10-11T14:47:00Z">
            <w:r>
              <w:rPr>
                <w:webHidden/>
              </w:rPr>
              <w:t>29</w:t>
            </w:r>
            <w:r>
              <w:rPr>
                <w:webHidden/>
              </w:rPr>
              <w:fldChar w:fldCharType="end"/>
            </w:r>
            <w:r w:rsidRPr="00F47FB6">
              <w:rPr>
                <w:rStyle w:val="Lienhypertexte"/>
              </w:rPr>
              <w:fldChar w:fldCharType="end"/>
            </w:r>
          </w:ins>
        </w:p>
        <w:p w14:paraId="3762EAD4" w14:textId="272B9673" w:rsidR="00C33A02" w:rsidRDefault="00C33A02">
          <w:pPr>
            <w:pStyle w:val="TM2"/>
            <w:rPr>
              <w:ins w:id="175" w:author="ONOPTCHENKO Xavier" w:date="2019-10-11T14:47:00Z"/>
              <w:rFonts w:eastAsiaTheme="minorEastAsia" w:cstheme="minorBidi"/>
              <w:smallCaps w:val="0"/>
              <w:sz w:val="22"/>
              <w:szCs w:val="22"/>
              <w:lang w:val="fr-FR" w:eastAsia="ja-JP"/>
            </w:rPr>
          </w:pPr>
          <w:ins w:id="176" w:author="ONOPTCHENKO Xavier" w:date="2019-10-11T14:47:00Z">
            <w:r w:rsidRPr="00F47FB6">
              <w:rPr>
                <w:rStyle w:val="Lienhypertexte"/>
              </w:rPr>
              <w:fldChar w:fldCharType="begin"/>
            </w:r>
            <w:r w:rsidRPr="00F47FB6">
              <w:rPr>
                <w:rStyle w:val="Lienhypertexte"/>
              </w:rPr>
              <w:instrText xml:space="preserve"> </w:instrText>
            </w:r>
            <w:r>
              <w:instrText>HYPERLINK \l "_Toc21697911"</w:instrText>
            </w:r>
            <w:r w:rsidRPr="00F47FB6">
              <w:rPr>
                <w:rStyle w:val="Lienhypertexte"/>
              </w:rPr>
              <w:instrText xml:space="preserve"> </w:instrText>
            </w:r>
            <w:r w:rsidRPr="00F47FB6">
              <w:rPr>
                <w:rStyle w:val="Lienhypertexte"/>
              </w:rPr>
              <w:fldChar w:fldCharType="separate"/>
            </w:r>
            <w:r w:rsidRPr="00F47FB6">
              <w:rPr>
                <w:rStyle w:val="Lienhypertexte"/>
              </w:rPr>
              <w:t>8.7</w:t>
            </w:r>
            <w:r>
              <w:rPr>
                <w:rFonts w:eastAsiaTheme="minorEastAsia" w:cstheme="minorBidi"/>
                <w:smallCaps w:val="0"/>
                <w:sz w:val="22"/>
                <w:szCs w:val="22"/>
                <w:lang w:val="fr-FR" w:eastAsia="ja-JP"/>
              </w:rPr>
              <w:tab/>
            </w:r>
            <w:r w:rsidRPr="00F47FB6">
              <w:rPr>
                <w:rStyle w:val="Lienhypertexte"/>
              </w:rPr>
              <w:t>Security management</w:t>
            </w:r>
            <w:r>
              <w:rPr>
                <w:webHidden/>
              </w:rPr>
              <w:tab/>
            </w:r>
            <w:r>
              <w:rPr>
                <w:webHidden/>
              </w:rPr>
              <w:fldChar w:fldCharType="begin"/>
            </w:r>
            <w:r>
              <w:rPr>
                <w:webHidden/>
              </w:rPr>
              <w:instrText xml:space="preserve"> PAGEREF _Toc21697911 \h </w:instrText>
            </w:r>
          </w:ins>
          <w:r>
            <w:rPr>
              <w:webHidden/>
            </w:rPr>
          </w:r>
          <w:r>
            <w:rPr>
              <w:webHidden/>
            </w:rPr>
            <w:fldChar w:fldCharType="separate"/>
          </w:r>
          <w:ins w:id="177" w:author="ONOPTCHENKO Xavier" w:date="2019-10-11T14:47:00Z">
            <w:r>
              <w:rPr>
                <w:webHidden/>
              </w:rPr>
              <w:t>29</w:t>
            </w:r>
            <w:r>
              <w:rPr>
                <w:webHidden/>
              </w:rPr>
              <w:fldChar w:fldCharType="end"/>
            </w:r>
            <w:r w:rsidRPr="00F47FB6">
              <w:rPr>
                <w:rStyle w:val="Lienhypertexte"/>
              </w:rPr>
              <w:fldChar w:fldCharType="end"/>
            </w:r>
          </w:ins>
        </w:p>
        <w:p w14:paraId="68D7A234" w14:textId="44B29110" w:rsidR="00C33A02" w:rsidRDefault="00C33A02">
          <w:pPr>
            <w:pStyle w:val="TM2"/>
            <w:rPr>
              <w:ins w:id="178" w:author="ONOPTCHENKO Xavier" w:date="2019-10-11T14:47:00Z"/>
              <w:rFonts w:eastAsiaTheme="minorEastAsia" w:cstheme="minorBidi"/>
              <w:smallCaps w:val="0"/>
              <w:sz w:val="22"/>
              <w:szCs w:val="22"/>
              <w:lang w:val="fr-FR" w:eastAsia="ja-JP"/>
            </w:rPr>
          </w:pPr>
          <w:ins w:id="179" w:author="ONOPTCHENKO Xavier" w:date="2019-10-11T14:47:00Z">
            <w:r w:rsidRPr="00F47FB6">
              <w:rPr>
                <w:rStyle w:val="Lienhypertexte"/>
              </w:rPr>
              <w:fldChar w:fldCharType="begin"/>
            </w:r>
            <w:r w:rsidRPr="00F47FB6">
              <w:rPr>
                <w:rStyle w:val="Lienhypertexte"/>
              </w:rPr>
              <w:instrText xml:space="preserve"> </w:instrText>
            </w:r>
            <w:r>
              <w:instrText>HYPERLINK \l "_Toc21697913"</w:instrText>
            </w:r>
            <w:r w:rsidRPr="00F47FB6">
              <w:rPr>
                <w:rStyle w:val="Lienhypertexte"/>
              </w:rPr>
              <w:instrText xml:space="preserve"> </w:instrText>
            </w:r>
            <w:r w:rsidRPr="00F47FB6">
              <w:rPr>
                <w:rStyle w:val="Lienhypertexte"/>
              </w:rPr>
              <w:fldChar w:fldCharType="separate"/>
            </w:r>
            <w:r w:rsidRPr="00F47FB6">
              <w:rPr>
                <w:rStyle w:val="Lienhypertexte"/>
              </w:rPr>
              <w:t>8.8</w:t>
            </w:r>
            <w:r>
              <w:rPr>
                <w:rFonts w:eastAsiaTheme="minorEastAsia" w:cstheme="minorBidi"/>
                <w:smallCaps w:val="0"/>
                <w:sz w:val="22"/>
                <w:szCs w:val="22"/>
                <w:lang w:val="fr-FR" w:eastAsia="ja-JP"/>
              </w:rPr>
              <w:tab/>
            </w:r>
            <w:r w:rsidRPr="00F47FB6">
              <w:rPr>
                <w:rStyle w:val="Lienhypertexte"/>
              </w:rPr>
              <w:t>Packaging</w:t>
            </w:r>
            <w:r>
              <w:rPr>
                <w:webHidden/>
              </w:rPr>
              <w:tab/>
            </w:r>
            <w:r>
              <w:rPr>
                <w:webHidden/>
              </w:rPr>
              <w:fldChar w:fldCharType="begin"/>
            </w:r>
            <w:r>
              <w:rPr>
                <w:webHidden/>
              </w:rPr>
              <w:instrText xml:space="preserve"> PAGEREF _Toc21697913 \h </w:instrText>
            </w:r>
          </w:ins>
          <w:r>
            <w:rPr>
              <w:webHidden/>
            </w:rPr>
          </w:r>
          <w:r>
            <w:rPr>
              <w:webHidden/>
            </w:rPr>
            <w:fldChar w:fldCharType="separate"/>
          </w:r>
          <w:ins w:id="180" w:author="ONOPTCHENKO Xavier" w:date="2019-10-11T14:47:00Z">
            <w:r>
              <w:rPr>
                <w:webHidden/>
              </w:rPr>
              <w:t>29</w:t>
            </w:r>
            <w:r>
              <w:rPr>
                <w:webHidden/>
              </w:rPr>
              <w:fldChar w:fldCharType="end"/>
            </w:r>
            <w:r w:rsidRPr="00F47FB6">
              <w:rPr>
                <w:rStyle w:val="Lienhypertexte"/>
              </w:rPr>
              <w:fldChar w:fldCharType="end"/>
            </w:r>
          </w:ins>
        </w:p>
        <w:p w14:paraId="337680E7" w14:textId="7AEDED5D" w:rsidR="00C33A02" w:rsidRDefault="00C33A02">
          <w:pPr>
            <w:pStyle w:val="TM1"/>
            <w:rPr>
              <w:ins w:id="181" w:author="ONOPTCHENKO Xavier" w:date="2019-10-11T14:47:00Z"/>
              <w:rFonts w:eastAsiaTheme="minorEastAsia" w:cstheme="minorBidi"/>
              <w:b w:val="0"/>
              <w:bCs w:val="0"/>
              <w:caps w:val="0"/>
              <w:szCs w:val="22"/>
              <w:lang w:eastAsia="ja-JP"/>
            </w:rPr>
          </w:pPr>
          <w:ins w:id="182" w:author="ONOPTCHENKO Xavier" w:date="2019-10-11T14:47:00Z">
            <w:r w:rsidRPr="00F47FB6">
              <w:rPr>
                <w:rStyle w:val="Lienhypertexte"/>
              </w:rPr>
              <w:fldChar w:fldCharType="begin"/>
            </w:r>
            <w:r w:rsidRPr="00F47FB6">
              <w:rPr>
                <w:rStyle w:val="Lienhypertexte"/>
              </w:rPr>
              <w:instrText xml:space="preserve"> </w:instrText>
            </w:r>
            <w:r>
              <w:instrText>HYPERLINK \l "_Toc21697937"</w:instrText>
            </w:r>
            <w:r w:rsidRPr="00F47FB6">
              <w:rPr>
                <w:rStyle w:val="Lienhypertexte"/>
              </w:rPr>
              <w:instrText xml:space="preserve"> </w:instrText>
            </w:r>
            <w:r w:rsidRPr="00F47FB6">
              <w:rPr>
                <w:rStyle w:val="Lienhypertexte"/>
              </w:rPr>
              <w:fldChar w:fldCharType="separate"/>
            </w:r>
            <w:r w:rsidRPr="00F47FB6">
              <w:rPr>
                <w:rStyle w:val="Lienhypertexte"/>
                <w:lang w:val="en-GB"/>
              </w:rPr>
              <w:t>9.</w:t>
            </w:r>
            <w:r>
              <w:rPr>
                <w:rFonts w:eastAsiaTheme="minorEastAsia" w:cstheme="minorBidi"/>
                <w:b w:val="0"/>
                <w:bCs w:val="0"/>
                <w:caps w:val="0"/>
                <w:szCs w:val="22"/>
                <w:lang w:eastAsia="ja-JP"/>
              </w:rPr>
              <w:tab/>
            </w:r>
            <w:r w:rsidRPr="00F47FB6">
              <w:rPr>
                <w:rStyle w:val="Lienhypertexte"/>
                <w:lang w:val="en-GB"/>
              </w:rPr>
              <w:t>Technical architecture</w:t>
            </w:r>
            <w:r>
              <w:rPr>
                <w:webHidden/>
              </w:rPr>
              <w:tab/>
            </w:r>
            <w:r>
              <w:rPr>
                <w:webHidden/>
              </w:rPr>
              <w:fldChar w:fldCharType="begin"/>
            </w:r>
            <w:r>
              <w:rPr>
                <w:webHidden/>
              </w:rPr>
              <w:instrText xml:space="preserve"> PAGEREF _Toc21697937 \h </w:instrText>
            </w:r>
          </w:ins>
          <w:r>
            <w:rPr>
              <w:webHidden/>
            </w:rPr>
          </w:r>
          <w:r>
            <w:rPr>
              <w:webHidden/>
            </w:rPr>
            <w:fldChar w:fldCharType="separate"/>
          </w:r>
          <w:ins w:id="183" w:author="ONOPTCHENKO Xavier" w:date="2019-10-11T14:47:00Z">
            <w:r>
              <w:rPr>
                <w:webHidden/>
              </w:rPr>
              <w:t>30</w:t>
            </w:r>
            <w:r>
              <w:rPr>
                <w:webHidden/>
              </w:rPr>
              <w:fldChar w:fldCharType="end"/>
            </w:r>
            <w:r w:rsidRPr="00F47FB6">
              <w:rPr>
                <w:rStyle w:val="Lienhypertexte"/>
              </w:rPr>
              <w:fldChar w:fldCharType="end"/>
            </w:r>
          </w:ins>
        </w:p>
        <w:p w14:paraId="643BF9DA" w14:textId="1670DFB0" w:rsidR="00C33A02" w:rsidRDefault="00C33A02">
          <w:pPr>
            <w:pStyle w:val="TM2"/>
            <w:rPr>
              <w:ins w:id="184" w:author="ONOPTCHENKO Xavier" w:date="2019-10-11T14:47:00Z"/>
              <w:rFonts w:eastAsiaTheme="minorEastAsia" w:cstheme="minorBidi"/>
              <w:smallCaps w:val="0"/>
              <w:sz w:val="22"/>
              <w:szCs w:val="22"/>
              <w:lang w:val="fr-FR" w:eastAsia="ja-JP"/>
            </w:rPr>
          </w:pPr>
          <w:ins w:id="185" w:author="ONOPTCHENKO Xavier" w:date="2019-10-11T14:47:00Z">
            <w:r w:rsidRPr="00F47FB6">
              <w:rPr>
                <w:rStyle w:val="Lienhypertexte"/>
              </w:rPr>
              <w:fldChar w:fldCharType="begin"/>
            </w:r>
            <w:r w:rsidRPr="00F47FB6">
              <w:rPr>
                <w:rStyle w:val="Lienhypertexte"/>
              </w:rPr>
              <w:instrText xml:space="preserve"> </w:instrText>
            </w:r>
            <w:r>
              <w:instrText>HYPERLINK \l "_Toc21697943"</w:instrText>
            </w:r>
            <w:r w:rsidRPr="00F47FB6">
              <w:rPr>
                <w:rStyle w:val="Lienhypertexte"/>
              </w:rPr>
              <w:instrText xml:space="preserve"> </w:instrText>
            </w:r>
            <w:r w:rsidRPr="00F47FB6">
              <w:rPr>
                <w:rStyle w:val="Lienhypertexte"/>
              </w:rPr>
              <w:fldChar w:fldCharType="separate"/>
            </w:r>
            <w:r w:rsidRPr="00F47FB6">
              <w:rPr>
                <w:rStyle w:val="Lienhypertexte"/>
              </w:rPr>
              <w:t>9.1</w:t>
            </w:r>
            <w:r>
              <w:rPr>
                <w:rFonts w:eastAsiaTheme="minorEastAsia" w:cstheme="minorBidi"/>
                <w:smallCaps w:val="0"/>
                <w:sz w:val="22"/>
                <w:szCs w:val="22"/>
                <w:lang w:val="fr-FR" w:eastAsia="ja-JP"/>
              </w:rPr>
              <w:tab/>
            </w:r>
            <w:r w:rsidRPr="00F47FB6">
              <w:rPr>
                <w:rStyle w:val="Lienhypertexte"/>
              </w:rPr>
              <w:t>Production environment</w:t>
            </w:r>
            <w:r>
              <w:rPr>
                <w:webHidden/>
              </w:rPr>
              <w:tab/>
            </w:r>
            <w:r>
              <w:rPr>
                <w:webHidden/>
              </w:rPr>
              <w:fldChar w:fldCharType="begin"/>
            </w:r>
            <w:r>
              <w:rPr>
                <w:webHidden/>
              </w:rPr>
              <w:instrText xml:space="preserve"> PAGEREF _Toc21697943 \h </w:instrText>
            </w:r>
          </w:ins>
          <w:r>
            <w:rPr>
              <w:webHidden/>
            </w:rPr>
          </w:r>
          <w:r>
            <w:rPr>
              <w:webHidden/>
            </w:rPr>
            <w:fldChar w:fldCharType="separate"/>
          </w:r>
          <w:ins w:id="186" w:author="ONOPTCHENKO Xavier" w:date="2019-10-11T14:47:00Z">
            <w:r>
              <w:rPr>
                <w:webHidden/>
              </w:rPr>
              <w:t>30</w:t>
            </w:r>
            <w:r>
              <w:rPr>
                <w:webHidden/>
              </w:rPr>
              <w:fldChar w:fldCharType="end"/>
            </w:r>
            <w:r w:rsidRPr="00F47FB6">
              <w:rPr>
                <w:rStyle w:val="Lienhypertexte"/>
              </w:rPr>
              <w:fldChar w:fldCharType="end"/>
            </w:r>
          </w:ins>
        </w:p>
        <w:p w14:paraId="6BED1B86" w14:textId="5B254D55" w:rsidR="00C33A02" w:rsidRDefault="00C33A02">
          <w:pPr>
            <w:pStyle w:val="TM3"/>
            <w:rPr>
              <w:ins w:id="187" w:author="ONOPTCHENKO Xavier" w:date="2019-10-11T14:47:00Z"/>
              <w:rFonts w:eastAsiaTheme="minorEastAsia" w:cstheme="minorBidi"/>
              <w:iCs w:val="0"/>
              <w:color w:val="auto"/>
              <w:sz w:val="22"/>
              <w:szCs w:val="22"/>
              <w:lang w:val="fr-FR" w:eastAsia="ja-JP"/>
            </w:rPr>
          </w:pPr>
          <w:ins w:id="188" w:author="ONOPTCHENKO Xavier" w:date="2019-10-11T14:47:00Z">
            <w:r w:rsidRPr="00F47FB6">
              <w:rPr>
                <w:rStyle w:val="Lienhypertexte"/>
              </w:rPr>
              <w:fldChar w:fldCharType="begin"/>
            </w:r>
            <w:r w:rsidRPr="00F47FB6">
              <w:rPr>
                <w:rStyle w:val="Lienhypertexte"/>
              </w:rPr>
              <w:instrText xml:space="preserve"> </w:instrText>
            </w:r>
            <w:r>
              <w:instrText>HYPERLINK \l "_Toc21697945"</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9.1.1</w:t>
            </w:r>
            <w:r>
              <w:rPr>
                <w:rFonts w:eastAsiaTheme="minorEastAsia" w:cstheme="minorBidi"/>
                <w:iCs w:val="0"/>
                <w:color w:val="auto"/>
                <w:sz w:val="22"/>
                <w:szCs w:val="22"/>
                <w:lang w:val="fr-FR" w:eastAsia="ja-JP"/>
              </w:rPr>
              <w:tab/>
            </w:r>
            <w:r w:rsidRPr="00F47FB6">
              <w:rPr>
                <w:rStyle w:val="Lienhypertexte"/>
              </w:rPr>
              <w:t>Technical architecture schemas</w:t>
            </w:r>
            <w:r>
              <w:rPr>
                <w:webHidden/>
              </w:rPr>
              <w:tab/>
            </w:r>
            <w:r>
              <w:rPr>
                <w:webHidden/>
              </w:rPr>
              <w:fldChar w:fldCharType="begin"/>
            </w:r>
            <w:r>
              <w:rPr>
                <w:webHidden/>
              </w:rPr>
              <w:instrText xml:space="preserve"> PAGEREF _Toc21697945 \h </w:instrText>
            </w:r>
          </w:ins>
          <w:r>
            <w:rPr>
              <w:webHidden/>
            </w:rPr>
          </w:r>
          <w:r>
            <w:rPr>
              <w:webHidden/>
            </w:rPr>
            <w:fldChar w:fldCharType="separate"/>
          </w:r>
          <w:ins w:id="189" w:author="ONOPTCHENKO Xavier" w:date="2019-10-11T14:47:00Z">
            <w:r>
              <w:rPr>
                <w:webHidden/>
              </w:rPr>
              <w:t>30</w:t>
            </w:r>
            <w:r>
              <w:rPr>
                <w:webHidden/>
              </w:rPr>
              <w:fldChar w:fldCharType="end"/>
            </w:r>
            <w:r w:rsidRPr="00F47FB6">
              <w:rPr>
                <w:rStyle w:val="Lienhypertexte"/>
              </w:rPr>
              <w:fldChar w:fldCharType="end"/>
            </w:r>
          </w:ins>
        </w:p>
        <w:p w14:paraId="0245E323" w14:textId="38899935" w:rsidR="00C33A02" w:rsidRDefault="00C33A02">
          <w:pPr>
            <w:pStyle w:val="TM3"/>
            <w:rPr>
              <w:ins w:id="190" w:author="ONOPTCHENKO Xavier" w:date="2019-10-11T14:47:00Z"/>
              <w:rFonts w:eastAsiaTheme="minorEastAsia" w:cstheme="minorBidi"/>
              <w:iCs w:val="0"/>
              <w:color w:val="auto"/>
              <w:sz w:val="22"/>
              <w:szCs w:val="22"/>
              <w:lang w:val="fr-FR" w:eastAsia="ja-JP"/>
            </w:rPr>
          </w:pPr>
          <w:ins w:id="191" w:author="ONOPTCHENKO Xavier" w:date="2019-10-11T14:47:00Z">
            <w:r w:rsidRPr="00F47FB6">
              <w:rPr>
                <w:rStyle w:val="Lienhypertexte"/>
              </w:rPr>
              <w:fldChar w:fldCharType="begin"/>
            </w:r>
            <w:r w:rsidRPr="00F47FB6">
              <w:rPr>
                <w:rStyle w:val="Lienhypertexte"/>
              </w:rPr>
              <w:instrText xml:space="preserve"> </w:instrText>
            </w:r>
            <w:r>
              <w:instrText>HYPERLINK \l "_Toc21697947"</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9.1.2</w:t>
            </w:r>
            <w:r>
              <w:rPr>
                <w:rFonts w:eastAsiaTheme="minorEastAsia" w:cstheme="minorBidi"/>
                <w:iCs w:val="0"/>
                <w:color w:val="auto"/>
                <w:sz w:val="22"/>
                <w:szCs w:val="22"/>
                <w:lang w:val="fr-FR" w:eastAsia="ja-JP"/>
              </w:rPr>
              <w:tab/>
            </w:r>
            <w:r w:rsidRPr="00F47FB6">
              <w:rPr>
                <w:rStyle w:val="Lienhypertexte"/>
              </w:rPr>
              <w:t>Non functional requirements</w:t>
            </w:r>
            <w:r>
              <w:rPr>
                <w:webHidden/>
              </w:rPr>
              <w:tab/>
            </w:r>
            <w:r>
              <w:rPr>
                <w:webHidden/>
              </w:rPr>
              <w:fldChar w:fldCharType="begin"/>
            </w:r>
            <w:r>
              <w:rPr>
                <w:webHidden/>
              </w:rPr>
              <w:instrText xml:space="preserve"> PAGEREF _Toc21697947 \h </w:instrText>
            </w:r>
          </w:ins>
          <w:r>
            <w:rPr>
              <w:webHidden/>
            </w:rPr>
          </w:r>
          <w:r>
            <w:rPr>
              <w:webHidden/>
            </w:rPr>
            <w:fldChar w:fldCharType="separate"/>
          </w:r>
          <w:ins w:id="192" w:author="ONOPTCHENKO Xavier" w:date="2019-10-11T14:47:00Z">
            <w:r>
              <w:rPr>
                <w:webHidden/>
              </w:rPr>
              <w:t>31</w:t>
            </w:r>
            <w:r>
              <w:rPr>
                <w:webHidden/>
              </w:rPr>
              <w:fldChar w:fldCharType="end"/>
            </w:r>
            <w:r w:rsidRPr="00F47FB6">
              <w:rPr>
                <w:rStyle w:val="Lienhypertexte"/>
              </w:rPr>
              <w:fldChar w:fldCharType="end"/>
            </w:r>
          </w:ins>
        </w:p>
        <w:p w14:paraId="4E276824" w14:textId="076B3C71" w:rsidR="00C33A02" w:rsidRDefault="00C33A02">
          <w:pPr>
            <w:pStyle w:val="TM3"/>
            <w:rPr>
              <w:ins w:id="193" w:author="ONOPTCHENKO Xavier" w:date="2019-10-11T14:47:00Z"/>
              <w:rFonts w:eastAsiaTheme="minorEastAsia" w:cstheme="minorBidi"/>
              <w:iCs w:val="0"/>
              <w:color w:val="auto"/>
              <w:sz w:val="22"/>
              <w:szCs w:val="22"/>
              <w:lang w:val="fr-FR" w:eastAsia="ja-JP"/>
            </w:rPr>
          </w:pPr>
          <w:ins w:id="194" w:author="ONOPTCHENKO Xavier" w:date="2019-10-11T14:47:00Z">
            <w:r w:rsidRPr="00F47FB6">
              <w:rPr>
                <w:rStyle w:val="Lienhypertexte"/>
              </w:rPr>
              <w:fldChar w:fldCharType="begin"/>
            </w:r>
            <w:r w:rsidRPr="00F47FB6">
              <w:rPr>
                <w:rStyle w:val="Lienhypertexte"/>
              </w:rPr>
              <w:instrText xml:space="preserve"> </w:instrText>
            </w:r>
            <w:r>
              <w:instrText>HYPERLINK \l "_Toc21697949"</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9.1.3</w:t>
            </w:r>
            <w:r>
              <w:rPr>
                <w:rFonts w:eastAsiaTheme="minorEastAsia" w:cstheme="minorBidi"/>
                <w:iCs w:val="0"/>
                <w:color w:val="auto"/>
                <w:sz w:val="22"/>
                <w:szCs w:val="22"/>
                <w:lang w:val="fr-FR" w:eastAsia="ja-JP"/>
              </w:rPr>
              <w:tab/>
            </w:r>
            <w:r w:rsidRPr="00F47FB6">
              <w:rPr>
                <w:rStyle w:val="Lienhypertexte"/>
              </w:rPr>
              <w:t>Sizing</w:t>
            </w:r>
            <w:r>
              <w:rPr>
                <w:webHidden/>
              </w:rPr>
              <w:tab/>
            </w:r>
            <w:r>
              <w:rPr>
                <w:webHidden/>
              </w:rPr>
              <w:fldChar w:fldCharType="begin"/>
            </w:r>
            <w:r>
              <w:rPr>
                <w:webHidden/>
              </w:rPr>
              <w:instrText xml:space="preserve"> PAGEREF _Toc21697949 \h </w:instrText>
            </w:r>
          </w:ins>
          <w:r>
            <w:rPr>
              <w:webHidden/>
            </w:rPr>
          </w:r>
          <w:r>
            <w:rPr>
              <w:webHidden/>
            </w:rPr>
            <w:fldChar w:fldCharType="separate"/>
          </w:r>
          <w:ins w:id="195" w:author="ONOPTCHENKO Xavier" w:date="2019-10-11T14:47:00Z">
            <w:r>
              <w:rPr>
                <w:webHidden/>
              </w:rPr>
              <w:t>32</w:t>
            </w:r>
            <w:r>
              <w:rPr>
                <w:webHidden/>
              </w:rPr>
              <w:fldChar w:fldCharType="end"/>
            </w:r>
            <w:r w:rsidRPr="00F47FB6">
              <w:rPr>
                <w:rStyle w:val="Lienhypertexte"/>
              </w:rPr>
              <w:fldChar w:fldCharType="end"/>
            </w:r>
          </w:ins>
        </w:p>
        <w:p w14:paraId="58D31049" w14:textId="7645E025" w:rsidR="00C33A02" w:rsidRDefault="00C33A02">
          <w:pPr>
            <w:pStyle w:val="TM3"/>
            <w:rPr>
              <w:ins w:id="196" w:author="ONOPTCHENKO Xavier" w:date="2019-10-11T14:47:00Z"/>
              <w:rFonts w:eastAsiaTheme="minorEastAsia" w:cstheme="minorBidi"/>
              <w:iCs w:val="0"/>
              <w:color w:val="auto"/>
              <w:sz w:val="22"/>
              <w:szCs w:val="22"/>
              <w:lang w:val="fr-FR" w:eastAsia="ja-JP"/>
            </w:rPr>
          </w:pPr>
          <w:ins w:id="197" w:author="ONOPTCHENKO Xavier" w:date="2019-10-11T14:47:00Z">
            <w:r w:rsidRPr="00F47FB6">
              <w:rPr>
                <w:rStyle w:val="Lienhypertexte"/>
              </w:rPr>
              <w:fldChar w:fldCharType="begin"/>
            </w:r>
            <w:r w:rsidRPr="00F47FB6">
              <w:rPr>
                <w:rStyle w:val="Lienhypertexte"/>
              </w:rPr>
              <w:instrText xml:space="preserve"> </w:instrText>
            </w:r>
            <w:r>
              <w:instrText>HYPERLINK \l "_Toc21697950"</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9.1.4</w:t>
            </w:r>
            <w:r>
              <w:rPr>
                <w:rFonts w:eastAsiaTheme="minorEastAsia" w:cstheme="minorBidi"/>
                <w:iCs w:val="0"/>
                <w:color w:val="auto"/>
                <w:sz w:val="22"/>
                <w:szCs w:val="22"/>
                <w:lang w:val="fr-FR" w:eastAsia="ja-JP"/>
              </w:rPr>
              <w:tab/>
            </w:r>
            <w:r w:rsidRPr="00F47FB6">
              <w:rPr>
                <w:rStyle w:val="Lienhypertexte"/>
              </w:rPr>
              <w:t>Technical flows</w:t>
            </w:r>
            <w:r>
              <w:rPr>
                <w:webHidden/>
              </w:rPr>
              <w:tab/>
            </w:r>
            <w:r>
              <w:rPr>
                <w:webHidden/>
              </w:rPr>
              <w:fldChar w:fldCharType="begin"/>
            </w:r>
            <w:r>
              <w:rPr>
                <w:webHidden/>
              </w:rPr>
              <w:instrText xml:space="preserve"> PAGEREF _Toc21697950 \h </w:instrText>
            </w:r>
          </w:ins>
          <w:r>
            <w:rPr>
              <w:webHidden/>
            </w:rPr>
          </w:r>
          <w:r>
            <w:rPr>
              <w:webHidden/>
            </w:rPr>
            <w:fldChar w:fldCharType="separate"/>
          </w:r>
          <w:ins w:id="198" w:author="ONOPTCHENKO Xavier" w:date="2019-10-11T14:47:00Z">
            <w:r>
              <w:rPr>
                <w:webHidden/>
              </w:rPr>
              <w:t>32</w:t>
            </w:r>
            <w:r>
              <w:rPr>
                <w:webHidden/>
              </w:rPr>
              <w:fldChar w:fldCharType="end"/>
            </w:r>
            <w:r w:rsidRPr="00F47FB6">
              <w:rPr>
                <w:rStyle w:val="Lienhypertexte"/>
              </w:rPr>
              <w:fldChar w:fldCharType="end"/>
            </w:r>
          </w:ins>
        </w:p>
        <w:p w14:paraId="34249DE2" w14:textId="07B9A3D0" w:rsidR="00C33A02" w:rsidRDefault="00C33A02">
          <w:pPr>
            <w:pStyle w:val="TM3"/>
            <w:rPr>
              <w:ins w:id="199" w:author="ONOPTCHENKO Xavier" w:date="2019-10-11T14:47:00Z"/>
              <w:rFonts w:eastAsiaTheme="minorEastAsia" w:cstheme="minorBidi"/>
              <w:iCs w:val="0"/>
              <w:color w:val="auto"/>
              <w:sz w:val="22"/>
              <w:szCs w:val="22"/>
              <w:lang w:val="fr-FR" w:eastAsia="ja-JP"/>
            </w:rPr>
          </w:pPr>
          <w:ins w:id="200" w:author="ONOPTCHENKO Xavier" w:date="2019-10-11T14:47:00Z">
            <w:r w:rsidRPr="00F47FB6">
              <w:rPr>
                <w:rStyle w:val="Lienhypertexte"/>
              </w:rPr>
              <w:fldChar w:fldCharType="begin"/>
            </w:r>
            <w:r w:rsidRPr="00F47FB6">
              <w:rPr>
                <w:rStyle w:val="Lienhypertexte"/>
              </w:rPr>
              <w:instrText xml:space="preserve"> </w:instrText>
            </w:r>
            <w:r>
              <w:instrText>HYPERLINK \l "_Toc21697951"</w:instrText>
            </w:r>
            <w:r w:rsidRPr="00F47FB6">
              <w:rPr>
                <w:rStyle w:val="Lienhypertexte"/>
              </w:rPr>
              <w:instrText xml:space="preserve"> </w:instrText>
            </w:r>
            <w:r w:rsidRPr="00F47FB6">
              <w:rPr>
                <w:rStyle w:val="Lienhypertexte"/>
              </w:rPr>
              <w:fldChar w:fldCharType="separate"/>
            </w:r>
            <w:r>
              <w:rPr>
                <w:rFonts w:eastAsiaTheme="minorEastAsia" w:cstheme="minorBidi"/>
                <w:iCs w:val="0"/>
                <w:color w:val="auto"/>
                <w:sz w:val="22"/>
                <w:szCs w:val="22"/>
                <w:lang w:val="fr-FR" w:eastAsia="ja-JP"/>
              </w:rPr>
              <w:tab/>
            </w:r>
            <w:r w:rsidRPr="00F47FB6">
              <w:rPr>
                <w:rStyle w:val="Lienhypertexte"/>
              </w:rPr>
              <w:t>Décommissionnements</w:t>
            </w:r>
            <w:r>
              <w:rPr>
                <w:webHidden/>
              </w:rPr>
              <w:tab/>
            </w:r>
            <w:r>
              <w:rPr>
                <w:webHidden/>
              </w:rPr>
              <w:fldChar w:fldCharType="begin"/>
            </w:r>
            <w:r>
              <w:rPr>
                <w:webHidden/>
              </w:rPr>
              <w:instrText xml:space="preserve"> PAGEREF _Toc21697951 \h </w:instrText>
            </w:r>
          </w:ins>
          <w:r>
            <w:rPr>
              <w:webHidden/>
            </w:rPr>
          </w:r>
          <w:r>
            <w:rPr>
              <w:webHidden/>
            </w:rPr>
            <w:fldChar w:fldCharType="separate"/>
          </w:r>
          <w:ins w:id="201" w:author="ONOPTCHENKO Xavier" w:date="2019-10-11T14:47:00Z">
            <w:r>
              <w:rPr>
                <w:webHidden/>
              </w:rPr>
              <w:t>33</w:t>
            </w:r>
            <w:r>
              <w:rPr>
                <w:webHidden/>
              </w:rPr>
              <w:fldChar w:fldCharType="end"/>
            </w:r>
            <w:r w:rsidRPr="00F47FB6">
              <w:rPr>
                <w:rStyle w:val="Lienhypertexte"/>
              </w:rPr>
              <w:fldChar w:fldCharType="end"/>
            </w:r>
          </w:ins>
        </w:p>
        <w:p w14:paraId="7BC9A703" w14:textId="6F02543F" w:rsidR="00C33A02" w:rsidRDefault="00C33A02">
          <w:pPr>
            <w:pStyle w:val="TM3"/>
            <w:rPr>
              <w:ins w:id="202" w:author="ONOPTCHENKO Xavier" w:date="2019-10-11T14:47:00Z"/>
              <w:rFonts w:eastAsiaTheme="minorEastAsia" w:cstheme="minorBidi"/>
              <w:iCs w:val="0"/>
              <w:color w:val="auto"/>
              <w:sz w:val="22"/>
              <w:szCs w:val="22"/>
              <w:lang w:val="fr-FR" w:eastAsia="ja-JP"/>
            </w:rPr>
          </w:pPr>
          <w:ins w:id="203" w:author="ONOPTCHENKO Xavier" w:date="2019-10-11T14:47:00Z">
            <w:r w:rsidRPr="00F47FB6">
              <w:rPr>
                <w:rStyle w:val="Lienhypertexte"/>
              </w:rPr>
              <w:fldChar w:fldCharType="begin"/>
            </w:r>
            <w:r w:rsidRPr="00F47FB6">
              <w:rPr>
                <w:rStyle w:val="Lienhypertexte"/>
              </w:rPr>
              <w:instrText xml:space="preserve"> </w:instrText>
            </w:r>
            <w:r>
              <w:instrText>HYPERLINK \l "_Toc21697954"</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9.1.5</w:t>
            </w:r>
            <w:r>
              <w:rPr>
                <w:webHidden/>
              </w:rPr>
              <w:tab/>
            </w:r>
            <w:r>
              <w:rPr>
                <w:webHidden/>
              </w:rPr>
              <w:fldChar w:fldCharType="begin"/>
            </w:r>
            <w:r>
              <w:rPr>
                <w:webHidden/>
              </w:rPr>
              <w:instrText xml:space="preserve"> PAGEREF _Toc21697954 \h </w:instrText>
            </w:r>
          </w:ins>
          <w:r>
            <w:rPr>
              <w:webHidden/>
            </w:rPr>
          </w:r>
          <w:r>
            <w:rPr>
              <w:webHidden/>
            </w:rPr>
            <w:fldChar w:fldCharType="separate"/>
          </w:r>
          <w:ins w:id="204" w:author="ONOPTCHENKO Xavier" w:date="2019-10-11T14:47:00Z">
            <w:r>
              <w:rPr>
                <w:webHidden/>
              </w:rPr>
              <w:t>33</w:t>
            </w:r>
            <w:r>
              <w:rPr>
                <w:webHidden/>
              </w:rPr>
              <w:fldChar w:fldCharType="end"/>
            </w:r>
            <w:r w:rsidRPr="00F47FB6">
              <w:rPr>
                <w:rStyle w:val="Lienhypertexte"/>
              </w:rPr>
              <w:fldChar w:fldCharType="end"/>
            </w:r>
          </w:ins>
        </w:p>
        <w:p w14:paraId="02191BF9" w14:textId="5413AFC6" w:rsidR="00C33A02" w:rsidRDefault="00C33A02">
          <w:pPr>
            <w:pStyle w:val="TM2"/>
            <w:rPr>
              <w:ins w:id="205" w:author="ONOPTCHENKO Xavier" w:date="2019-10-11T14:47:00Z"/>
              <w:rFonts w:eastAsiaTheme="minorEastAsia" w:cstheme="minorBidi"/>
              <w:smallCaps w:val="0"/>
              <w:sz w:val="22"/>
              <w:szCs w:val="22"/>
              <w:lang w:val="fr-FR" w:eastAsia="ja-JP"/>
            </w:rPr>
          </w:pPr>
          <w:ins w:id="206" w:author="ONOPTCHENKO Xavier" w:date="2019-10-11T14:47:00Z">
            <w:r w:rsidRPr="00F47FB6">
              <w:rPr>
                <w:rStyle w:val="Lienhypertexte"/>
              </w:rPr>
              <w:fldChar w:fldCharType="begin"/>
            </w:r>
            <w:r w:rsidRPr="00F47FB6">
              <w:rPr>
                <w:rStyle w:val="Lienhypertexte"/>
              </w:rPr>
              <w:instrText xml:space="preserve"> </w:instrText>
            </w:r>
            <w:r>
              <w:instrText>HYPERLINK \l "_Toc21697955"</w:instrText>
            </w:r>
            <w:r w:rsidRPr="00F47FB6">
              <w:rPr>
                <w:rStyle w:val="Lienhypertexte"/>
              </w:rPr>
              <w:instrText xml:space="preserve"> </w:instrText>
            </w:r>
            <w:r w:rsidRPr="00F47FB6">
              <w:rPr>
                <w:rStyle w:val="Lienhypertexte"/>
              </w:rPr>
              <w:fldChar w:fldCharType="separate"/>
            </w:r>
            <w:r w:rsidRPr="00F47FB6">
              <w:rPr>
                <w:rStyle w:val="Lienhypertexte"/>
              </w:rPr>
              <w:t>9.2</w:t>
            </w:r>
            <w:r>
              <w:rPr>
                <w:rFonts w:eastAsiaTheme="minorEastAsia" w:cstheme="minorBidi"/>
                <w:smallCaps w:val="0"/>
                <w:sz w:val="22"/>
                <w:szCs w:val="22"/>
                <w:lang w:val="fr-FR" w:eastAsia="ja-JP"/>
              </w:rPr>
              <w:tab/>
            </w:r>
            <w:r w:rsidRPr="00F47FB6">
              <w:rPr>
                <w:rStyle w:val="Lienhypertexte"/>
              </w:rPr>
              <w:t>Other environments</w:t>
            </w:r>
            <w:r>
              <w:rPr>
                <w:webHidden/>
              </w:rPr>
              <w:tab/>
            </w:r>
            <w:r>
              <w:rPr>
                <w:webHidden/>
              </w:rPr>
              <w:fldChar w:fldCharType="begin"/>
            </w:r>
            <w:r>
              <w:rPr>
                <w:webHidden/>
              </w:rPr>
              <w:instrText xml:space="preserve"> PAGEREF _Toc21697955 \h </w:instrText>
            </w:r>
          </w:ins>
          <w:r>
            <w:rPr>
              <w:webHidden/>
            </w:rPr>
          </w:r>
          <w:r>
            <w:rPr>
              <w:webHidden/>
            </w:rPr>
            <w:fldChar w:fldCharType="separate"/>
          </w:r>
          <w:ins w:id="207" w:author="ONOPTCHENKO Xavier" w:date="2019-10-11T14:47:00Z">
            <w:r>
              <w:rPr>
                <w:webHidden/>
              </w:rPr>
              <w:t>33</w:t>
            </w:r>
            <w:r>
              <w:rPr>
                <w:webHidden/>
              </w:rPr>
              <w:fldChar w:fldCharType="end"/>
            </w:r>
            <w:r w:rsidRPr="00F47FB6">
              <w:rPr>
                <w:rStyle w:val="Lienhypertexte"/>
              </w:rPr>
              <w:fldChar w:fldCharType="end"/>
            </w:r>
          </w:ins>
        </w:p>
        <w:p w14:paraId="1852D8EE" w14:textId="6E03E3B2" w:rsidR="00C33A02" w:rsidRDefault="00C33A02">
          <w:pPr>
            <w:pStyle w:val="TM1"/>
            <w:rPr>
              <w:ins w:id="208" w:author="ONOPTCHENKO Xavier" w:date="2019-10-11T14:47:00Z"/>
              <w:rFonts w:eastAsiaTheme="minorEastAsia" w:cstheme="minorBidi"/>
              <w:b w:val="0"/>
              <w:bCs w:val="0"/>
              <w:caps w:val="0"/>
              <w:szCs w:val="22"/>
              <w:lang w:eastAsia="ja-JP"/>
            </w:rPr>
          </w:pPr>
          <w:ins w:id="209" w:author="ONOPTCHENKO Xavier" w:date="2019-10-11T14:47:00Z">
            <w:r w:rsidRPr="00F47FB6">
              <w:rPr>
                <w:rStyle w:val="Lienhypertexte"/>
              </w:rPr>
              <w:fldChar w:fldCharType="begin"/>
            </w:r>
            <w:r w:rsidRPr="00F47FB6">
              <w:rPr>
                <w:rStyle w:val="Lienhypertexte"/>
              </w:rPr>
              <w:instrText xml:space="preserve"> </w:instrText>
            </w:r>
            <w:r>
              <w:instrText>HYPERLINK \l "_Toc21697956"</w:instrText>
            </w:r>
            <w:r w:rsidRPr="00F47FB6">
              <w:rPr>
                <w:rStyle w:val="Lienhypertexte"/>
              </w:rPr>
              <w:instrText xml:space="preserve"> </w:instrText>
            </w:r>
            <w:r w:rsidRPr="00F47FB6">
              <w:rPr>
                <w:rStyle w:val="Lienhypertexte"/>
              </w:rPr>
              <w:fldChar w:fldCharType="separate"/>
            </w:r>
            <w:r w:rsidRPr="00F47FB6">
              <w:rPr>
                <w:rStyle w:val="Lienhypertexte"/>
                <w:lang w:val="en-GB"/>
              </w:rPr>
              <w:t>10.</w:t>
            </w:r>
            <w:r>
              <w:rPr>
                <w:rFonts w:eastAsiaTheme="minorEastAsia" w:cstheme="minorBidi"/>
                <w:b w:val="0"/>
                <w:bCs w:val="0"/>
                <w:caps w:val="0"/>
                <w:szCs w:val="22"/>
                <w:lang w:eastAsia="ja-JP"/>
              </w:rPr>
              <w:tab/>
            </w:r>
            <w:r w:rsidRPr="00F47FB6">
              <w:rPr>
                <w:rStyle w:val="Lienhypertexte"/>
                <w:lang w:val="en-GB"/>
              </w:rPr>
              <w:t>Infrastructure</w:t>
            </w:r>
            <w:r>
              <w:rPr>
                <w:webHidden/>
              </w:rPr>
              <w:tab/>
            </w:r>
            <w:r>
              <w:rPr>
                <w:webHidden/>
              </w:rPr>
              <w:fldChar w:fldCharType="begin"/>
            </w:r>
            <w:r>
              <w:rPr>
                <w:webHidden/>
              </w:rPr>
              <w:instrText xml:space="preserve"> PAGEREF _Toc21697956 \h </w:instrText>
            </w:r>
          </w:ins>
          <w:r>
            <w:rPr>
              <w:webHidden/>
            </w:rPr>
          </w:r>
          <w:r>
            <w:rPr>
              <w:webHidden/>
            </w:rPr>
            <w:fldChar w:fldCharType="separate"/>
          </w:r>
          <w:ins w:id="210" w:author="ONOPTCHENKO Xavier" w:date="2019-10-11T14:47:00Z">
            <w:r>
              <w:rPr>
                <w:webHidden/>
              </w:rPr>
              <w:t>34</w:t>
            </w:r>
            <w:r>
              <w:rPr>
                <w:webHidden/>
              </w:rPr>
              <w:fldChar w:fldCharType="end"/>
            </w:r>
            <w:r w:rsidRPr="00F47FB6">
              <w:rPr>
                <w:rStyle w:val="Lienhypertexte"/>
              </w:rPr>
              <w:fldChar w:fldCharType="end"/>
            </w:r>
          </w:ins>
        </w:p>
        <w:p w14:paraId="3D58E227" w14:textId="5F9B005E" w:rsidR="00C33A02" w:rsidRDefault="00C33A02">
          <w:pPr>
            <w:pStyle w:val="TM2"/>
            <w:rPr>
              <w:ins w:id="211" w:author="ONOPTCHENKO Xavier" w:date="2019-10-11T14:47:00Z"/>
              <w:rFonts w:eastAsiaTheme="minorEastAsia" w:cstheme="minorBidi"/>
              <w:smallCaps w:val="0"/>
              <w:sz w:val="22"/>
              <w:szCs w:val="22"/>
              <w:lang w:val="fr-FR" w:eastAsia="ja-JP"/>
            </w:rPr>
          </w:pPr>
          <w:ins w:id="212" w:author="ONOPTCHENKO Xavier" w:date="2019-10-11T14:47:00Z">
            <w:r w:rsidRPr="00F47FB6">
              <w:rPr>
                <w:rStyle w:val="Lienhypertexte"/>
              </w:rPr>
              <w:fldChar w:fldCharType="begin"/>
            </w:r>
            <w:r w:rsidRPr="00F47FB6">
              <w:rPr>
                <w:rStyle w:val="Lienhypertexte"/>
              </w:rPr>
              <w:instrText xml:space="preserve"> </w:instrText>
            </w:r>
            <w:r>
              <w:instrText>HYPERLINK \l "_Toc21697957"</w:instrText>
            </w:r>
            <w:r w:rsidRPr="00F47FB6">
              <w:rPr>
                <w:rStyle w:val="Lienhypertexte"/>
              </w:rPr>
              <w:instrText xml:space="preserve"> </w:instrText>
            </w:r>
            <w:r w:rsidRPr="00F47FB6">
              <w:rPr>
                <w:rStyle w:val="Lienhypertexte"/>
              </w:rPr>
              <w:fldChar w:fldCharType="separate"/>
            </w:r>
            <w:r w:rsidRPr="00F47FB6">
              <w:rPr>
                <w:rStyle w:val="Lienhypertexte"/>
              </w:rPr>
              <w:t>10.1</w:t>
            </w:r>
            <w:r>
              <w:rPr>
                <w:rFonts w:eastAsiaTheme="minorEastAsia" w:cstheme="minorBidi"/>
                <w:smallCaps w:val="0"/>
                <w:sz w:val="22"/>
                <w:szCs w:val="22"/>
                <w:lang w:val="fr-FR" w:eastAsia="ja-JP"/>
              </w:rPr>
              <w:tab/>
            </w:r>
            <w:r w:rsidRPr="00F47FB6">
              <w:rPr>
                <w:rStyle w:val="Lienhypertexte"/>
              </w:rPr>
              <w:t>Network &amp; Telecom</w:t>
            </w:r>
            <w:r>
              <w:rPr>
                <w:webHidden/>
              </w:rPr>
              <w:tab/>
            </w:r>
            <w:r>
              <w:rPr>
                <w:webHidden/>
              </w:rPr>
              <w:fldChar w:fldCharType="begin"/>
            </w:r>
            <w:r>
              <w:rPr>
                <w:webHidden/>
              </w:rPr>
              <w:instrText xml:space="preserve"> PAGEREF _Toc21697957 \h </w:instrText>
            </w:r>
          </w:ins>
          <w:r>
            <w:rPr>
              <w:webHidden/>
            </w:rPr>
          </w:r>
          <w:r>
            <w:rPr>
              <w:webHidden/>
            </w:rPr>
            <w:fldChar w:fldCharType="separate"/>
          </w:r>
          <w:ins w:id="213" w:author="ONOPTCHENKO Xavier" w:date="2019-10-11T14:47:00Z">
            <w:r>
              <w:rPr>
                <w:webHidden/>
              </w:rPr>
              <w:t>34</w:t>
            </w:r>
            <w:r>
              <w:rPr>
                <w:webHidden/>
              </w:rPr>
              <w:fldChar w:fldCharType="end"/>
            </w:r>
            <w:r w:rsidRPr="00F47FB6">
              <w:rPr>
                <w:rStyle w:val="Lienhypertexte"/>
              </w:rPr>
              <w:fldChar w:fldCharType="end"/>
            </w:r>
          </w:ins>
        </w:p>
        <w:p w14:paraId="15E8CBC9" w14:textId="2EF6F016" w:rsidR="00C33A02" w:rsidRDefault="00C33A02">
          <w:pPr>
            <w:pStyle w:val="TM3"/>
            <w:rPr>
              <w:ins w:id="214" w:author="ONOPTCHENKO Xavier" w:date="2019-10-11T14:47:00Z"/>
              <w:rFonts w:eastAsiaTheme="minorEastAsia" w:cstheme="minorBidi"/>
              <w:iCs w:val="0"/>
              <w:color w:val="auto"/>
              <w:sz w:val="22"/>
              <w:szCs w:val="22"/>
              <w:lang w:val="fr-FR" w:eastAsia="ja-JP"/>
            </w:rPr>
          </w:pPr>
          <w:ins w:id="215" w:author="ONOPTCHENKO Xavier" w:date="2019-10-11T14:47:00Z">
            <w:r w:rsidRPr="00F47FB6">
              <w:rPr>
                <w:rStyle w:val="Lienhypertexte"/>
              </w:rPr>
              <w:fldChar w:fldCharType="begin"/>
            </w:r>
            <w:r w:rsidRPr="00F47FB6">
              <w:rPr>
                <w:rStyle w:val="Lienhypertexte"/>
              </w:rPr>
              <w:instrText xml:space="preserve"> </w:instrText>
            </w:r>
            <w:r>
              <w:instrText>HYPERLINK \l "_Toc21697958"</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10.1.1</w:t>
            </w:r>
            <w:r>
              <w:rPr>
                <w:rFonts w:eastAsiaTheme="minorEastAsia" w:cstheme="minorBidi"/>
                <w:iCs w:val="0"/>
                <w:color w:val="auto"/>
                <w:sz w:val="22"/>
                <w:szCs w:val="22"/>
                <w:lang w:val="fr-FR" w:eastAsia="ja-JP"/>
              </w:rPr>
              <w:tab/>
            </w:r>
            <w:r w:rsidRPr="00F47FB6">
              <w:rPr>
                <w:rStyle w:val="Lienhypertexte"/>
              </w:rPr>
              <w:t>Layer 1 – Physical</w:t>
            </w:r>
            <w:r>
              <w:rPr>
                <w:webHidden/>
              </w:rPr>
              <w:tab/>
            </w:r>
            <w:r>
              <w:rPr>
                <w:webHidden/>
              </w:rPr>
              <w:fldChar w:fldCharType="begin"/>
            </w:r>
            <w:r>
              <w:rPr>
                <w:webHidden/>
              </w:rPr>
              <w:instrText xml:space="preserve"> PAGEREF _Toc21697958 \h </w:instrText>
            </w:r>
          </w:ins>
          <w:r>
            <w:rPr>
              <w:webHidden/>
            </w:rPr>
          </w:r>
          <w:r>
            <w:rPr>
              <w:webHidden/>
            </w:rPr>
            <w:fldChar w:fldCharType="separate"/>
          </w:r>
          <w:ins w:id="216" w:author="ONOPTCHENKO Xavier" w:date="2019-10-11T14:47:00Z">
            <w:r>
              <w:rPr>
                <w:webHidden/>
              </w:rPr>
              <w:t>34</w:t>
            </w:r>
            <w:r>
              <w:rPr>
                <w:webHidden/>
              </w:rPr>
              <w:fldChar w:fldCharType="end"/>
            </w:r>
            <w:r w:rsidRPr="00F47FB6">
              <w:rPr>
                <w:rStyle w:val="Lienhypertexte"/>
              </w:rPr>
              <w:fldChar w:fldCharType="end"/>
            </w:r>
          </w:ins>
        </w:p>
        <w:p w14:paraId="1EDE9ACA" w14:textId="57C7691A" w:rsidR="00C33A02" w:rsidRDefault="00C33A02">
          <w:pPr>
            <w:pStyle w:val="TM3"/>
            <w:rPr>
              <w:ins w:id="217" w:author="ONOPTCHENKO Xavier" w:date="2019-10-11T14:47:00Z"/>
              <w:rFonts w:eastAsiaTheme="minorEastAsia" w:cstheme="minorBidi"/>
              <w:iCs w:val="0"/>
              <w:color w:val="auto"/>
              <w:sz w:val="22"/>
              <w:szCs w:val="22"/>
              <w:lang w:val="fr-FR" w:eastAsia="ja-JP"/>
            </w:rPr>
          </w:pPr>
          <w:ins w:id="218" w:author="ONOPTCHENKO Xavier" w:date="2019-10-11T14:47:00Z">
            <w:r w:rsidRPr="00F47FB6">
              <w:rPr>
                <w:rStyle w:val="Lienhypertexte"/>
              </w:rPr>
              <w:fldChar w:fldCharType="begin"/>
            </w:r>
            <w:r w:rsidRPr="00F47FB6">
              <w:rPr>
                <w:rStyle w:val="Lienhypertexte"/>
              </w:rPr>
              <w:instrText xml:space="preserve"> </w:instrText>
            </w:r>
            <w:r>
              <w:instrText>HYPERLINK \l "_Toc21697959"</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10.1.2</w:t>
            </w:r>
            <w:r>
              <w:rPr>
                <w:rFonts w:eastAsiaTheme="minorEastAsia" w:cstheme="minorBidi"/>
                <w:iCs w:val="0"/>
                <w:color w:val="auto"/>
                <w:sz w:val="22"/>
                <w:szCs w:val="22"/>
                <w:lang w:val="fr-FR" w:eastAsia="ja-JP"/>
              </w:rPr>
              <w:tab/>
            </w:r>
            <w:r w:rsidRPr="00F47FB6">
              <w:rPr>
                <w:rStyle w:val="Lienhypertexte"/>
              </w:rPr>
              <w:t>Layer 2 – Liaison</w:t>
            </w:r>
            <w:r>
              <w:rPr>
                <w:webHidden/>
              </w:rPr>
              <w:tab/>
            </w:r>
            <w:r>
              <w:rPr>
                <w:webHidden/>
              </w:rPr>
              <w:fldChar w:fldCharType="begin"/>
            </w:r>
            <w:r>
              <w:rPr>
                <w:webHidden/>
              </w:rPr>
              <w:instrText xml:space="preserve"> PAGEREF _Toc21697959 \h </w:instrText>
            </w:r>
          </w:ins>
          <w:r>
            <w:rPr>
              <w:webHidden/>
            </w:rPr>
          </w:r>
          <w:r>
            <w:rPr>
              <w:webHidden/>
            </w:rPr>
            <w:fldChar w:fldCharType="separate"/>
          </w:r>
          <w:ins w:id="219" w:author="ONOPTCHENKO Xavier" w:date="2019-10-11T14:47:00Z">
            <w:r>
              <w:rPr>
                <w:webHidden/>
              </w:rPr>
              <w:t>34</w:t>
            </w:r>
            <w:r>
              <w:rPr>
                <w:webHidden/>
              </w:rPr>
              <w:fldChar w:fldCharType="end"/>
            </w:r>
            <w:r w:rsidRPr="00F47FB6">
              <w:rPr>
                <w:rStyle w:val="Lienhypertexte"/>
              </w:rPr>
              <w:fldChar w:fldCharType="end"/>
            </w:r>
          </w:ins>
        </w:p>
        <w:p w14:paraId="5CE4F6C5" w14:textId="2728F9D8" w:rsidR="00C33A02" w:rsidRDefault="00C33A02">
          <w:pPr>
            <w:pStyle w:val="TM3"/>
            <w:rPr>
              <w:ins w:id="220" w:author="ONOPTCHENKO Xavier" w:date="2019-10-11T14:47:00Z"/>
              <w:rFonts w:eastAsiaTheme="minorEastAsia" w:cstheme="minorBidi"/>
              <w:iCs w:val="0"/>
              <w:color w:val="auto"/>
              <w:sz w:val="22"/>
              <w:szCs w:val="22"/>
              <w:lang w:val="fr-FR" w:eastAsia="ja-JP"/>
            </w:rPr>
          </w:pPr>
          <w:ins w:id="221" w:author="ONOPTCHENKO Xavier" w:date="2019-10-11T14:47:00Z">
            <w:r w:rsidRPr="00F47FB6">
              <w:rPr>
                <w:rStyle w:val="Lienhypertexte"/>
              </w:rPr>
              <w:fldChar w:fldCharType="begin"/>
            </w:r>
            <w:r w:rsidRPr="00F47FB6">
              <w:rPr>
                <w:rStyle w:val="Lienhypertexte"/>
              </w:rPr>
              <w:instrText xml:space="preserve"> </w:instrText>
            </w:r>
            <w:r>
              <w:instrText>HYPERLINK \l "_Toc21697960"</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10.1.3</w:t>
            </w:r>
            <w:r>
              <w:rPr>
                <w:rFonts w:eastAsiaTheme="minorEastAsia" w:cstheme="minorBidi"/>
                <w:iCs w:val="0"/>
                <w:color w:val="auto"/>
                <w:sz w:val="22"/>
                <w:szCs w:val="22"/>
                <w:lang w:val="fr-FR" w:eastAsia="ja-JP"/>
              </w:rPr>
              <w:tab/>
            </w:r>
            <w:r w:rsidRPr="00F47FB6">
              <w:rPr>
                <w:rStyle w:val="Lienhypertexte"/>
              </w:rPr>
              <w:t>Layer 3 – Network</w:t>
            </w:r>
            <w:r>
              <w:rPr>
                <w:webHidden/>
              </w:rPr>
              <w:tab/>
            </w:r>
            <w:r>
              <w:rPr>
                <w:webHidden/>
              </w:rPr>
              <w:fldChar w:fldCharType="begin"/>
            </w:r>
            <w:r>
              <w:rPr>
                <w:webHidden/>
              </w:rPr>
              <w:instrText xml:space="preserve"> PAGEREF _Toc21697960 \h </w:instrText>
            </w:r>
          </w:ins>
          <w:r>
            <w:rPr>
              <w:webHidden/>
            </w:rPr>
          </w:r>
          <w:r>
            <w:rPr>
              <w:webHidden/>
            </w:rPr>
            <w:fldChar w:fldCharType="separate"/>
          </w:r>
          <w:ins w:id="222" w:author="ONOPTCHENKO Xavier" w:date="2019-10-11T14:47:00Z">
            <w:r>
              <w:rPr>
                <w:webHidden/>
              </w:rPr>
              <w:t>34</w:t>
            </w:r>
            <w:r>
              <w:rPr>
                <w:webHidden/>
              </w:rPr>
              <w:fldChar w:fldCharType="end"/>
            </w:r>
            <w:r w:rsidRPr="00F47FB6">
              <w:rPr>
                <w:rStyle w:val="Lienhypertexte"/>
              </w:rPr>
              <w:fldChar w:fldCharType="end"/>
            </w:r>
          </w:ins>
        </w:p>
        <w:p w14:paraId="56DBD708" w14:textId="5CF98941" w:rsidR="00C33A02" w:rsidRDefault="00C33A02">
          <w:pPr>
            <w:pStyle w:val="TM2"/>
            <w:rPr>
              <w:ins w:id="223" w:author="ONOPTCHENKO Xavier" w:date="2019-10-11T14:47:00Z"/>
              <w:rFonts w:eastAsiaTheme="minorEastAsia" w:cstheme="minorBidi"/>
              <w:smallCaps w:val="0"/>
              <w:sz w:val="22"/>
              <w:szCs w:val="22"/>
              <w:lang w:val="fr-FR" w:eastAsia="ja-JP"/>
            </w:rPr>
          </w:pPr>
          <w:ins w:id="224" w:author="ONOPTCHENKO Xavier" w:date="2019-10-11T14:47:00Z">
            <w:r w:rsidRPr="00F47FB6">
              <w:rPr>
                <w:rStyle w:val="Lienhypertexte"/>
              </w:rPr>
              <w:fldChar w:fldCharType="begin"/>
            </w:r>
            <w:r w:rsidRPr="00F47FB6">
              <w:rPr>
                <w:rStyle w:val="Lienhypertexte"/>
              </w:rPr>
              <w:instrText xml:space="preserve"> </w:instrText>
            </w:r>
            <w:r>
              <w:instrText>HYPERLINK \l "_Toc21697961"</w:instrText>
            </w:r>
            <w:r w:rsidRPr="00F47FB6">
              <w:rPr>
                <w:rStyle w:val="Lienhypertexte"/>
              </w:rPr>
              <w:instrText xml:space="preserve"> </w:instrText>
            </w:r>
            <w:r w:rsidRPr="00F47FB6">
              <w:rPr>
                <w:rStyle w:val="Lienhypertexte"/>
              </w:rPr>
              <w:fldChar w:fldCharType="separate"/>
            </w:r>
            <w:r w:rsidRPr="00F47FB6">
              <w:rPr>
                <w:rStyle w:val="Lienhypertexte"/>
              </w:rPr>
              <w:t>10.2</w:t>
            </w:r>
            <w:r>
              <w:rPr>
                <w:rFonts w:eastAsiaTheme="minorEastAsia" w:cstheme="minorBidi"/>
                <w:smallCaps w:val="0"/>
                <w:sz w:val="22"/>
                <w:szCs w:val="22"/>
                <w:lang w:val="fr-FR" w:eastAsia="ja-JP"/>
              </w:rPr>
              <w:tab/>
            </w:r>
            <w:r w:rsidRPr="00F47FB6">
              <w:rPr>
                <w:rStyle w:val="Lienhypertexte"/>
              </w:rPr>
              <w:t>Hosting</w:t>
            </w:r>
            <w:r>
              <w:rPr>
                <w:webHidden/>
              </w:rPr>
              <w:tab/>
            </w:r>
            <w:r>
              <w:rPr>
                <w:webHidden/>
              </w:rPr>
              <w:fldChar w:fldCharType="begin"/>
            </w:r>
            <w:r>
              <w:rPr>
                <w:webHidden/>
              </w:rPr>
              <w:instrText xml:space="preserve"> PAGEREF _Toc21697961 \h </w:instrText>
            </w:r>
          </w:ins>
          <w:r>
            <w:rPr>
              <w:webHidden/>
            </w:rPr>
          </w:r>
          <w:r>
            <w:rPr>
              <w:webHidden/>
            </w:rPr>
            <w:fldChar w:fldCharType="separate"/>
          </w:r>
          <w:ins w:id="225" w:author="ONOPTCHENKO Xavier" w:date="2019-10-11T14:47:00Z">
            <w:r>
              <w:rPr>
                <w:webHidden/>
              </w:rPr>
              <w:t>34</w:t>
            </w:r>
            <w:r>
              <w:rPr>
                <w:webHidden/>
              </w:rPr>
              <w:fldChar w:fldCharType="end"/>
            </w:r>
            <w:r w:rsidRPr="00F47FB6">
              <w:rPr>
                <w:rStyle w:val="Lienhypertexte"/>
              </w:rPr>
              <w:fldChar w:fldCharType="end"/>
            </w:r>
          </w:ins>
        </w:p>
        <w:p w14:paraId="4AD52439" w14:textId="3297E0F9" w:rsidR="00C33A02" w:rsidRDefault="00C33A02">
          <w:pPr>
            <w:pStyle w:val="TM3"/>
            <w:rPr>
              <w:ins w:id="226" w:author="ONOPTCHENKO Xavier" w:date="2019-10-11T14:47:00Z"/>
              <w:rFonts w:eastAsiaTheme="minorEastAsia" w:cstheme="minorBidi"/>
              <w:iCs w:val="0"/>
              <w:color w:val="auto"/>
              <w:sz w:val="22"/>
              <w:szCs w:val="22"/>
              <w:lang w:val="fr-FR" w:eastAsia="ja-JP"/>
            </w:rPr>
          </w:pPr>
          <w:ins w:id="227" w:author="ONOPTCHENKO Xavier" w:date="2019-10-11T14:47:00Z">
            <w:r w:rsidRPr="00F47FB6">
              <w:rPr>
                <w:rStyle w:val="Lienhypertexte"/>
              </w:rPr>
              <w:fldChar w:fldCharType="begin"/>
            </w:r>
            <w:r w:rsidRPr="00F47FB6">
              <w:rPr>
                <w:rStyle w:val="Lienhypertexte"/>
              </w:rPr>
              <w:instrText xml:space="preserve"> </w:instrText>
            </w:r>
            <w:r>
              <w:instrText>HYPERLINK \l "_Toc21697962"</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10.2.1</w:t>
            </w:r>
            <w:r>
              <w:rPr>
                <w:rFonts w:eastAsiaTheme="minorEastAsia" w:cstheme="minorBidi"/>
                <w:iCs w:val="0"/>
                <w:color w:val="auto"/>
                <w:sz w:val="22"/>
                <w:szCs w:val="22"/>
                <w:lang w:val="fr-FR" w:eastAsia="ja-JP"/>
              </w:rPr>
              <w:tab/>
            </w:r>
            <w:r w:rsidRPr="00F47FB6">
              <w:rPr>
                <w:rStyle w:val="Lienhypertexte"/>
              </w:rPr>
              <w:t>Internal</w:t>
            </w:r>
            <w:r>
              <w:rPr>
                <w:webHidden/>
              </w:rPr>
              <w:tab/>
            </w:r>
            <w:r>
              <w:rPr>
                <w:webHidden/>
              </w:rPr>
              <w:fldChar w:fldCharType="begin"/>
            </w:r>
            <w:r>
              <w:rPr>
                <w:webHidden/>
              </w:rPr>
              <w:instrText xml:space="preserve"> PAGEREF _Toc21697962 \h </w:instrText>
            </w:r>
          </w:ins>
          <w:r>
            <w:rPr>
              <w:webHidden/>
            </w:rPr>
          </w:r>
          <w:r>
            <w:rPr>
              <w:webHidden/>
            </w:rPr>
            <w:fldChar w:fldCharType="separate"/>
          </w:r>
          <w:ins w:id="228" w:author="ONOPTCHENKO Xavier" w:date="2019-10-11T14:47:00Z">
            <w:r>
              <w:rPr>
                <w:webHidden/>
              </w:rPr>
              <w:t>34</w:t>
            </w:r>
            <w:r>
              <w:rPr>
                <w:webHidden/>
              </w:rPr>
              <w:fldChar w:fldCharType="end"/>
            </w:r>
            <w:r w:rsidRPr="00F47FB6">
              <w:rPr>
                <w:rStyle w:val="Lienhypertexte"/>
              </w:rPr>
              <w:fldChar w:fldCharType="end"/>
            </w:r>
          </w:ins>
        </w:p>
        <w:p w14:paraId="6DDB8222" w14:textId="3F29797C" w:rsidR="00C33A02" w:rsidRDefault="00C33A02">
          <w:pPr>
            <w:pStyle w:val="TM3"/>
            <w:rPr>
              <w:ins w:id="229" w:author="ONOPTCHENKO Xavier" w:date="2019-10-11T14:47:00Z"/>
              <w:rFonts w:eastAsiaTheme="minorEastAsia" w:cstheme="minorBidi"/>
              <w:iCs w:val="0"/>
              <w:color w:val="auto"/>
              <w:sz w:val="22"/>
              <w:szCs w:val="22"/>
              <w:lang w:val="fr-FR" w:eastAsia="ja-JP"/>
            </w:rPr>
          </w:pPr>
          <w:ins w:id="230" w:author="ONOPTCHENKO Xavier" w:date="2019-10-11T14:47:00Z">
            <w:r w:rsidRPr="00F47FB6">
              <w:rPr>
                <w:rStyle w:val="Lienhypertexte"/>
              </w:rPr>
              <w:fldChar w:fldCharType="begin"/>
            </w:r>
            <w:r w:rsidRPr="00F47FB6">
              <w:rPr>
                <w:rStyle w:val="Lienhypertexte"/>
              </w:rPr>
              <w:instrText xml:space="preserve"> </w:instrText>
            </w:r>
            <w:r>
              <w:instrText>HYPERLINK \l "_Toc21697963"</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10.2.2</w:t>
            </w:r>
            <w:r>
              <w:rPr>
                <w:rFonts w:eastAsiaTheme="minorEastAsia" w:cstheme="minorBidi"/>
                <w:iCs w:val="0"/>
                <w:color w:val="auto"/>
                <w:sz w:val="22"/>
                <w:szCs w:val="22"/>
                <w:lang w:val="fr-FR" w:eastAsia="ja-JP"/>
              </w:rPr>
              <w:tab/>
            </w:r>
            <w:r w:rsidRPr="00F47FB6">
              <w:rPr>
                <w:rStyle w:val="Lienhypertexte"/>
              </w:rPr>
              <w:t>External</w:t>
            </w:r>
            <w:r>
              <w:rPr>
                <w:webHidden/>
              </w:rPr>
              <w:tab/>
            </w:r>
            <w:r>
              <w:rPr>
                <w:webHidden/>
              </w:rPr>
              <w:fldChar w:fldCharType="begin"/>
            </w:r>
            <w:r>
              <w:rPr>
                <w:webHidden/>
              </w:rPr>
              <w:instrText xml:space="preserve"> PAGEREF _Toc21697963 \h </w:instrText>
            </w:r>
          </w:ins>
          <w:r>
            <w:rPr>
              <w:webHidden/>
            </w:rPr>
          </w:r>
          <w:r>
            <w:rPr>
              <w:webHidden/>
            </w:rPr>
            <w:fldChar w:fldCharType="separate"/>
          </w:r>
          <w:ins w:id="231" w:author="ONOPTCHENKO Xavier" w:date="2019-10-11T14:47:00Z">
            <w:r>
              <w:rPr>
                <w:webHidden/>
              </w:rPr>
              <w:t>34</w:t>
            </w:r>
            <w:r>
              <w:rPr>
                <w:webHidden/>
              </w:rPr>
              <w:fldChar w:fldCharType="end"/>
            </w:r>
            <w:r w:rsidRPr="00F47FB6">
              <w:rPr>
                <w:rStyle w:val="Lienhypertexte"/>
              </w:rPr>
              <w:fldChar w:fldCharType="end"/>
            </w:r>
          </w:ins>
        </w:p>
        <w:p w14:paraId="191C53FB" w14:textId="6D416C1A" w:rsidR="00C33A02" w:rsidRDefault="00C33A02">
          <w:pPr>
            <w:pStyle w:val="TM2"/>
            <w:rPr>
              <w:ins w:id="232" w:author="ONOPTCHENKO Xavier" w:date="2019-10-11T14:47:00Z"/>
              <w:rFonts w:eastAsiaTheme="minorEastAsia" w:cstheme="minorBidi"/>
              <w:smallCaps w:val="0"/>
              <w:sz w:val="22"/>
              <w:szCs w:val="22"/>
              <w:lang w:val="fr-FR" w:eastAsia="ja-JP"/>
            </w:rPr>
          </w:pPr>
          <w:ins w:id="233" w:author="ONOPTCHENKO Xavier" w:date="2019-10-11T14:47:00Z">
            <w:r w:rsidRPr="00F47FB6">
              <w:rPr>
                <w:rStyle w:val="Lienhypertexte"/>
              </w:rPr>
              <w:fldChar w:fldCharType="begin"/>
            </w:r>
            <w:r w:rsidRPr="00F47FB6">
              <w:rPr>
                <w:rStyle w:val="Lienhypertexte"/>
              </w:rPr>
              <w:instrText xml:space="preserve"> </w:instrText>
            </w:r>
            <w:r>
              <w:instrText>HYPERLINK \l "_Toc21697964"</w:instrText>
            </w:r>
            <w:r w:rsidRPr="00F47FB6">
              <w:rPr>
                <w:rStyle w:val="Lienhypertexte"/>
              </w:rPr>
              <w:instrText xml:space="preserve"> </w:instrText>
            </w:r>
            <w:r w:rsidRPr="00F47FB6">
              <w:rPr>
                <w:rStyle w:val="Lienhypertexte"/>
              </w:rPr>
              <w:fldChar w:fldCharType="separate"/>
            </w:r>
            <w:r w:rsidRPr="00F47FB6">
              <w:rPr>
                <w:rStyle w:val="Lienhypertexte"/>
              </w:rPr>
              <w:t>10.3</w:t>
            </w:r>
            <w:r>
              <w:rPr>
                <w:rFonts w:eastAsiaTheme="minorEastAsia" w:cstheme="minorBidi"/>
                <w:smallCaps w:val="0"/>
                <w:sz w:val="22"/>
                <w:szCs w:val="22"/>
                <w:lang w:val="fr-FR" w:eastAsia="ja-JP"/>
              </w:rPr>
              <w:tab/>
            </w:r>
            <w:r w:rsidRPr="00F47FB6">
              <w:rPr>
                <w:rStyle w:val="Lienhypertexte"/>
              </w:rPr>
              <w:t>Infrastructure devices</w:t>
            </w:r>
            <w:r>
              <w:rPr>
                <w:webHidden/>
              </w:rPr>
              <w:tab/>
            </w:r>
            <w:r>
              <w:rPr>
                <w:webHidden/>
              </w:rPr>
              <w:fldChar w:fldCharType="begin"/>
            </w:r>
            <w:r>
              <w:rPr>
                <w:webHidden/>
              </w:rPr>
              <w:instrText xml:space="preserve"> PAGEREF _Toc21697964 \h </w:instrText>
            </w:r>
          </w:ins>
          <w:r>
            <w:rPr>
              <w:webHidden/>
            </w:rPr>
          </w:r>
          <w:r>
            <w:rPr>
              <w:webHidden/>
            </w:rPr>
            <w:fldChar w:fldCharType="separate"/>
          </w:r>
          <w:ins w:id="234" w:author="ONOPTCHENKO Xavier" w:date="2019-10-11T14:47:00Z">
            <w:r>
              <w:rPr>
                <w:webHidden/>
              </w:rPr>
              <w:t>34</w:t>
            </w:r>
            <w:r>
              <w:rPr>
                <w:webHidden/>
              </w:rPr>
              <w:fldChar w:fldCharType="end"/>
            </w:r>
            <w:r w:rsidRPr="00F47FB6">
              <w:rPr>
                <w:rStyle w:val="Lienhypertexte"/>
              </w:rPr>
              <w:fldChar w:fldCharType="end"/>
            </w:r>
          </w:ins>
        </w:p>
        <w:p w14:paraId="6ECE80F3" w14:textId="21F130D8" w:rsidR="00C33A02" w:rsidRDefault="00C33A02">
          <w:pPr>
            <w:pStyle w:val="TM3"/>
            <w:rPr>
              <w:ins w:id="235" w:author="ONOPTCHENKO Xavier" w:date="2019-10-11T14:47:00Z"/>
              <w:rFonts w:eastAsiaTheme="minorEastAsia" w:cstheme="minorBidi"/>
              <w:iCs w:val="0"/>
              <w:color w:val="auto"/>
              <w:sz w:val="22"/>
              <w:szCs w:val="22"/>
              <w:lang w:val="fr-FR" w:eastAsia="ja-JP"/>
            </w:rPr>
          </w:pPr>
          <w:ins w:id="236" w:author="ONOPTCHENKO Xavier" w:date="2019-10-11T14:47:00Z">
            <w:r w:rsidRPr="00F47FB6">
              <w:rPr>
                <w:rStyle w:val="Lienhypertexte"/>
              </w:rPr>
              <w:fldChar w:fldCharType="begin"/>
            </w:r>
            <w:r w:rsidRPr="00F47FB6">
              <w:rPr>
                <w:rStyle w:val="Lienhypertexte"/>
              </w:rPr>
              <w:instrText xml:space="preserve"> </w:instrText>
            </w:r>
            <w:r>
              <w:instrText>HYPERLINK \l "_Toc21697965"</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10.3.1</w:t>
            </w:r>
            <w:r>
              <w:rPr>
                <w:rFonts w:eastAsiaTheme="minorEastAsia" w:cstheme="minorBidi"/>
                <w:iCs w:val="0"/>
                <w:color w:val="auto"/>
                <w:sz w:val="22"/>
                <w:szCs w:val="22"/>
                <w:lang w:val="fr-FR" w:eastAsia="ja-JP"/>
              </w:rPr>
              <w:tab/>
            </w:r>
            <w:r w:rsidRPr="00F47FB6">
              <w:rPr>
                <w:rStyle w:val="Lienhypertexte"/>
              </w:rPr>
              <w:t>Servers</w:t>
            </w:r>
            <w:r>
              <w:rPr>
                <w:webHidden/>
              </w:rPr>
              <w:tab/>
            </w:r>
            <w:r>
              <w:rPr>
                <w:webHidden/>
              </w:rPr>
              <w:fldChar w:fldCharType="begin"/>
            </w:r>
            <w:r>
              <w:rPr>
                <w:webHidden/>
              </w:rPr>
              <w:instrText xml:space="preserve"> PAGEREF _Toc21697965 \h </w:instrText>
            </w:r>
          </w:ins>
          <w:r>
            <w:rPr>
              <w:webHidden/>
            </w:rPr>
          </w:r>
          <w:r>
            <w:rPr>
              <w:webHidden/>
            </w:rPr>
            <w:fldChar w:fldCharType="separate"/>
          </w:r>
          <w:ins w:id="237" w:author="ONOPTCHENKO Xavier" w:date="2019-10-11T14:47:00Z">
            <w:r>
              <w:rPr>
                <w:webHidden/>
              </w:rPr>
              <w:t>34</w:t>
            </w:r>
            <w:r>
              <w:rPr>
                <w:webHidden/>
              </w:rPr>
              <w:fldChar w:fldCharType="end"/>
            </w:r>
            <w:r w:rsidRPr="00F47FB6">
              <w:rPr>
                <w:rStyle w:val="Lienhypertexte"/>
              </w:rPr>
              <w:fldChar w:fldCharType="end"/>
            </w:r>
          </w:ins>
        </w:p>
        <w:p w14:paraId="0335D009" w14:textId="0AB8227A" w:rsidR="00C33A02" w:rsidRDefault="00C33A02">
          <w:pPr>
            <w:pStyle w:val="TM3"/>
            <w:rPr>
              <w:ins w:id="238" w:author="ONOPTCHENKO Xavier" w:date="2019-10-11T14:47:00Z"/>
              <w:rFonts w:eastAsiaTheme="minorEastAsia" w:cstheme="minorBidi"/>
              <w:iCs w:val="0"/>
              <w:color w:val="auto"/>
              <w:sz w:val="22"/>
              <w:szCs w:val="22"/>
              <w:lang w:val="fr-FR" w:eastAsia="ja-JP"/>
            </w:rPr>
          </w:pPr>
          <w:ins w:id="239" w:author="ONOPTCHENKO Xavier" w:date="2019-10-11T14:47:00Z">
            <w:r w:rsidRPr="00F47FB6">
              <w:rPr>
                <w:rStyle w:val="Lienhypertexte"/>
              </w:rPr>
              <w:fldChar w:fldCharType="begin"/>
            </w:r>
            <w:r w:rsidRPr="00F47FB6">
              <w:rPr>
                <w:rStyle w:val="Lienhypertexte"/>
              </w:rPr>
              <w:instrText xml:space="preserve"> </w:instrText>
            </w:r>
            <w:r>
              <w:instrText>HYPERLINK \l "_Toc21697966"</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10.3.2</w:t>
            </w:r>
            <w:r>
              <w:rPr>
                <w:rFonts w:eastAsiaTheme="minorEastAsia" w:cstheme="minorBidi"/>
                <w:iCs w:val="0"/>
                <w:color w:val="auto"/>
                <w:sz w:val="22"/>
                <w:szCs w:val="22"/>
                <w:lang w:val="fr-FR" w:eastAsia="ja-JP"/>
              </w:rPr>
              <w:tab/>
            </w:r>
            <w:r w:rsidRPr="00F47FB6">
              <w:rPr>
                <w:rStyle w:val="Lienhypertexte"/>
              </w:rPr>
              <w:t>Network storage</w:t>
            </w:r>
            <w:r>
              <w:rPr>
                <w:webHidden/>
              </w:rPr>
              <w:tab/>
            </w:r>
            <w:r>
              <w:rPr>
                <w:webHidden/>
              </w:rPr>
              <w:fldChar w:fldCharType="begin"/>
            </w:r>
            <w:r>
              <w:rPr>
                <w:webHidden/>
              </w:rPr>
              <w:instrText xml:space="preserve"> PAGEREF _Toc21697966 \h </w:instrText>
            </w:r>
          </w:ins>
          <w:r>
            <w:rPr>
              <w:webHidden/>
            </w:rPr>
          </w:r>
          <w:r>
            <w:rPr>
              <w:webHidden/>
            </w:rPr>
            <w:fldChar w:fldCharType="separate"/>
          </w:r>
          <w:ins w:id="240" w:author="ONOPTCHENKO Xavier" w:date="2019-10-11T14:47:00Z">
            <w:r>
              <w:rPr>
                <w:webHidden/>
              </w:rPr>
              <w:t>35</w:t>
            </w:r>
            <w:r>
              <w:rPr>
                <w:webHidden/>
              </w:rPr>
              <w:fldChar w:fldCharType="end"/>
            </w:r>
            <w:r w:rsidRPr="00F47FB6">
              <w:rPr>
                <w:rStyle w:val="Lienhypertexte"/>
              </w:rPr>
              <w:fldChar w:fldCharType="end"/>
            </w:r>
          </w:ins>
        </w:p>
        <w:p w14:paraId="427A9028" w14:textId="043CE767" w:rsidR="00C33A02" w:rsidRDefault="00C33A02">
          <w:pPr>
            <w:pStyle w:val="TM3"/>
            <w:rPr>
              <w:ins w:id="241" w:author="ONOPTCHENKO Xavier" w:date="2019-10-11T14:47:00Z"/>
              <w:rFonts w:eastAsiaTheme="minorEastAsia" w:cstheme="minorBidi"/>
              <w:iCs w:val="0"/>
              <w:color w:val="auto"/>
              <w:sz w:val="22"/>
              <w:szCs w:val="22"/>
              <w:lang w:val="fr-FR" w:eastAsia="ja-JP"/>
            </w:rPr>
          </w:pPr>
          <w:ins w:id="242" w:author="ONOPTCHENKO Xavier" w:date="2019-10-11T14:47:00Z">
            <w:r w:rsidRPr="00F47FB6">
              <w:rPr>
                <w:rStyle w:val="Lienhypertexte"/>
              </w:rPr>
              <w:fldChar w:fldCharType="begin"/>
            </w:r>
            <w:r w:rsidRPr="00F47FB6">
              <w:rPr>
                <w:rStyle w:val="Lienhypertexte"/>
              </w:rPr>
              <w:instrText xml:space="preserve"> </w:instrText>
            </w:r>
            <w:r>
              <w:instrText>HYPERLINK \l "_Toc21697967"</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10.3.3</w:t>
            </w:r>
            <w:r>
              <w:rPr>
                <w:rFonts w:eastAsiaTheme="minorEastAsia" w:cstheme="minorBidi"/>
                <w:iCs w:val="0"/>
                <w:color w:val="auto"/>
                <w:sz w:val="22"/>
                <w:szCs w:val="22"/>
                <w:lang w:val="fr-FR" w:eastAsia="ja-JP"/>
              </w:rPr>
              <w:tab/>
            </w:r>
            <w:r w:rsidRPr="00F47FB6">
              <w:rPr>
                <w:rStyle w:val="Lienhypertexte"/>
              </w:rPr>
              <w:t>Network devices</w:t>
            </w:r>
            <w:r>
              <w:rPr>
                <w:webHidden/>
              </w:rPr>
              <w:tab/>
            </w:r>
            <w:r>
              <w:rPr>
                <w:webHidden/>
              </w:rPr>
              <w:fldChar w:fldCharType="begin"/>
            </w:r>
            <w:r>
              <w:rPr>
                <w:webHidden/>
              </w:rPr>
              <w:instrText xml:space="preserve"> PAGEREF _Toc21697967 \h </w:instrText>
            </w:r>
          </w:ins>
          <w:r>
            <w:rPr>
              <w:webHidden/>
            </w:rPr>
          </w:r>
          <w:r>
            <w:rPr>
              <w:webHidden/>
            </w:rPr>
            <w:fldChar w:fldCharType="separate"/>
          </w:r>
          <w:ins w:id="243" w:author="ONOPTCHENKO Xavier" w:date="2019-10-11T14:47:00Z">
            <w:r>
              <w:rPr>
                <w:webHidden/>
              </w:rPr>
              <w:t>35</w:t>
            </w:r>
            <w:r>
              <w:rPr>
                <w:webHidden/>
              </w:rPr>
              <w:fldChar w:fldCharType="end"/>
            </w:r>
            <w:r w:rsidRPr="00F47FB6">
              <w:rPr>
                <w:rStyle w:val="Lienhypertexte"/>
              </w:rPr>
              <w:fldChar w:fldCharType="end"/>
            </w:r>
          </w:ins>
        </w:p>
        <w:p w14:paraId="72F932C9" w14:textId="6176FE01" w:rsidR="00C33A02" w:rsidRDefault="00C33A02">
          <w:pPr>
            <w:pStyle w:val="TM3"/>
            <w:rPr>
              <w:ins w:id="244" w:author="ONOPTCHENKO Xavier" w:date="2019-10-11T14:47:00Z"/>
              <w:rFonts w:eastAsiaTheme="minorEastAsia" w:cstheme="minorBidi"/>
              <w:iCs w:val="0"/>
              <w:color w:val="auto"/>
              <w:sz w:val="22"/>
              <w:szCs w:val="22"/>
              <w:lang w:val="fr-FR" w:eastAsia="ja-JP"/>
            </w:rPr>
          </w:pPr>
          <w:ins w:id="245" w:author="ONOPTCHENKO Xavier" w:date="2019-10-11T14:47:00Z">
            <w:r w:rsidRPr="00F47FB6">
              <w:rPr>
                <w:rStyle w:val="Lienhypertexte"/>
              </w:rPr>
              <w:fldChar w:fldCharType="begin"/>
            </w:r>
            <w:r w:rsidRPr="00F47FB6">
              <w:rPr>
                <w:rStyle w:val="Lienhypertexte"/>
              </w:rPr>
              <w:instrText xml:space="preserve"> </w:instrText>
            </w:r>
            <w:r>
              <w:instrText>HYPERLINK \l "_Toc21697968"</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10.3.4</w:t>
            </w:r>
            <w:r>
              <w:rPr>
                <w:rFonts w:eastAsiaTheme="minorEastAsia" w:cstheme="minorBidi"/>
                <w:iCs w:val="0"/>
                <w:color w:val="auto"/>
                <w:sz w:val="22"/>
                <w:szCs w:val="22"/>
                <w:lang w:val="fr-FR" w:eastAsia="ja-JP"/>
              </w:rPr>
              <w:tab/>
            </w:r>
            <w:r w:rsidRPr="00F47FB6">
              <w:rPr>
                <w:rStyle w:val="Lienhypertexte"/>
              </w:rPr>
              <w:t>Network services devices</w:t>
            </w:r>
            <w:r>
              <w:rPr>
                <w:webHidden/>
              </w:rPr>
              <w:tab/>
            </w:r>
            <w:r>
              <w:rPr>
                <w:webHidden/>
              </w:rPr>
              <w:fldChar w:fldCharType="begin"/>
            </w:r>
            <w:r>
              <w:rPr>
                <w:webHidden/>
              </w:rPr>
              <w:instrText xml:space="preserve"> PAGEREF _Toc21697968 \h </w:instrText>
            </w:r>
          </w:ins>
          <w:r>
            <w:rPr>
              <w:webHidden/>
            </w:rPr>
          </w:r>
          <w:r>
            <w:rPr>
              <w:webHidden/>
            </w:rPr>
            <w:fldChar w:fldCharType="separate"/>
          </w:r>
          <w:ins w:id="246" w:author="ONOPTCHENKO Xavier" w:date="2019-10-11T14:47:00Z">
            <w:r>
              <w:rPr>
                <w:webHidden/>
              </w:rPr>
              <w:t>35</w:t>
            </w:r>
            <w:r>
              <w:rPr>
                <w:webHidden/>
              </w:rPr>
              <w:fldChar w:fldCharType="end"/>
            </w:r>
            <w:r w:rsidRPr="00F47FB6">
              <w:rPr>
                <w:rStyle w:val="Lienhypertexte"/>
              </w:rPr>
              <w:fldChar w:fldCharType="end"/>
            </w:r>
          </w:ins>
        </w:p>
        <w:p w14:paraId="5D1E3B35" w14:textId="09866FF9" w:rsidR="00C33A02" w:rsidRDefault="00C33A02">
          <w:pPr>
            <w:pStyle w:val="TM3"/>
            <w:rPr>
              <w:ins w:id="247" w:author="ONOPTCHENKO Xavier" w:date="2019-10-11T14:47:00Z"/>
              <w:rFonts w:eastAsiaTheme="minorEastAsia" w:cstheme="minorBidi"/>
              <w:iCs w:val="0"/>
              <w:color w:val="auto"/>
              <w:sz w:val="22"/>
              <w:szCs w:val="22"/>
              <w:lang w:val="fr-FR" w:eastAsia="ja-JP"/>
            </w:rPr>
          </w:pPr>
          <w:ins w:id="248" w:author="ONOPTCHENKO Xavier" w:date="2019-10-11T14:47:00Z">
            <w:r w:rsidRPr="00F47FB6">
              <w:rPr>
                <w:rStyle w:val="Lienhypertexte"/>
              </w:rPr>
              <w:fldChar w:fldCharType="begin"/>
            </w:r>
            <w:r w:rsidRPr="00F47FB6">
              <w:rPr>
                <w:rStyle w:val="Lienhypertexte"/>
              </w:rPr>
              <w:instrText xml:space="preserve"> </w:instrText>
            </w:r>
            <w:r>
              <w:instrText>HYPERLINK \l "_Toc21697969"</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10.3.5</w:t>
            </w:r>
            <w:r>
              <w:rPr>
                <w:rFonts w:eastAsiaTheme="minorEastAsia" w:cstheme="minorBidi"/>
                <w:iCs w:val="0"/>
                <w:color w:val="auto"/>
                <w:sz w:val="22"/>
                <w:szCs w:val="22"/>
                <w:lang w:val="fr-FR" w:eastAsia="ja-JP"/>
              </w:rPr>
              <w:tab/>
            </w:r>
            <w:r w:rsidRPr="00F47FB6">
              <w:rPr>
                <w:rStyle w:val="Lienhypertexte"/>
              </w:rPr>
              <w:t>Security devices</w:t>
            </w:r>
            <w:r>
              <w:rPr>
                <w:webHidden/>
              </w:rPr>
              <w:tab/>
            </w:r>
            <w:r>
              <w:rPr>
                <w:webHidden/>
              </w:rPr>
              <w:fldChar w:fldCharType="begin"/>
            </w:r>
            <w:r>
              <w:rPr>
                <w:webHidden/>
              </w:rPr>
              <w:instrText xml:space="preserve"> PAGEREF _Toc21697969 \h </w:instrText>
            </w:r>
          </w:ins>
          <w:r>
            <w:rPr>
              <w:webHidden/>
            </w:rPr>
          </w:r>
          <w:r>
            <w:rPr>
              <w:webHidden/>
            </w:rPr>
            <w:fldChar w:fldCharType="separate"/>
          </w:r>
          <w:ins w:id="249" w:author="ONOPTCHENKO Xavier" w:date="2019-10-11T14:47:00Z">
            <w:r>
              <w:rPr>
                <w:webHidden/>
              </w:rPr>
              <w:t>35</w:t>
            </w:r>
            <w:r>
              <w:rPr>
                <w:webHidden/>
              </w:rPr>
              <w:fldChar w:fldCharType="end"/>
            </w:r>
            <w:r w:rsidRPr="00F47FB6">
              <w:rPr>
                <w:rStyle w:val="Lienhypertexte"/>
              </w:rPr>
              <w:fldChar w:fldCharType="end"/>
            </w:r>
          </w:ins>
        </w:p>
        <w:p w14:paraId="6BD2598F" w14:textId="36D56464" w:rsidR="00C33A02" w:rsidRDefault="00C33A02">
          <w:pPr>
            <w:pStyle w:val="TM3"/>
            <w:rPr>
              <w:ins w:id="250" w:author="ONOPTCHENKO Xavier" w:date="2019-10-11T14:47:00Z"/>
              <w:rFonts w:eastAsiaTheme="minorEastAsia" w:cstheme="minorBidi"/>
              <w:iCs w:val="0"/>
              <w:color w:val="auto"/>
              <w:sz w:val="22"/>
              <w:szCs w:val="22"/>
              <w:lang w:val="fr-FR" w:eastAsia="ja-JP"/>
            </w:rPr>
          </w:pPr>
          <w:ins w:id="251" w:author="ONOPTCHENKO Xavier" w:date="2019-10-11T14:47:00Z">
            <w:r w:rsidRPr="00F47FB6">
              <w:rPr>
                <w:rStyle w:val="Lienhypertexte"/>
              </w:rPr>
              <w:fldChar w:fldCharType="begin"/>
            </w:r>
            <w:r w:rsidRPr="00F47FB6">
              <w:rPr>
                <w:rStyle w:val="Lienhypertexte"/>
              </w:rPr>
              <w:instrText xml:space="preserve"> </w:instrText>
            </w:r>
            <w:r>
              <w:instrText>HYPERLINK \l "_Toc21697970"</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10.3.6</w:t>
            </w:r>
            <w:r>
              <w:rPr>
                <w:rFonts w:eastAsiaTheme="minorEastAsia" w:cstheme="minorBidi"/>
                <w:iCs w:val="0"/>
                <w:color w:val="auto"/>
                <w:sz w:val="22"/>
                <w:szCs w:val="22"/>
                <w:lang w:val="fr-FR" w:eastAsia="ja-JP"/>
              </w:rPr>
              <w:tab/>
            </w:r>
            <w:r w:rsidRPr="00F47FB6">
              <w:rPr>
                <w:rStyle w:val="Lienhypertexte"/>
              </w:rPr>
              <w:t>Others</w:t>
            </w:r>
            <w:r>
              <w:rPr>
                <w:webHidden/>
              </w:rPr>
              <w:tab/>
            </w:r>
            <w:r>
              <w:rPr>
                <w:webHidden/>
              </w:rPr>
              <w:fldChar w:fldCharType="begin"/>
            </w:r>
            <w:r>
              <w:rPr>
                <w:webHidden/>
              </w:rPr>
              <w:instrText xml:space="preserve"> PAGEREF _Toc21697970 \h </w:instrText>
            </w:r>
          </w:ins>
          <w:r>
            <w:rPr>
              <w:webHidden/>
            </w:rPr>
          </w:r>
          <w:r>
            <w:rPr>
              <w:webHidden/>
            </w:rPr>
            <w:fldChar w:fldCharType="separate"/>
          </w:r>
          <w:ins w:id="252" w:author="ONOPTCHENKO Xavier" w:date="2019-10-11T14:47:00Z">
            <w:r>
              <w:rPr>
                <w:webHidden/>
              </w:rPr>
              <w:t>35</w:t>
            </w:r>
            <w:r>
              <w:rPr>
                <w:webHidden/>
              </w:rPr>
              <w:fldChar w:fldCharType="end"/>
            </w:r>
            <w:r w:rsidRPr="00F47FB6">
              <w:rPr>
                <w:rStyle w:val="Lienhypertexte"/>
              </w:rPr>
              <w:fldChar w:fldCharType="end"/>
            </w:r>
          </w:ins>
        </w:p>
        <w:p w14:paraId="7FC2C612" w14:textId="42523C91" w:rsidR="00C33A02" w:rsidRDefault="00C33A02">
          <w:pPr>
            <w:pStyle w:val="TM2"/>
            <w:rPr>
              <w:ins w:id="253" w:author="ONOPTCHENKO Xavier" w:date="2019-10-11T14:47:00Z"/>
              <w:rFonts w:eastAsiaTheme="minorEastAsia" w:cstheme="minorBidi"/>
              <w:smallCaps w:val="0"/>
              <w:sz w:val="22"/>
              <w:szCs w:val="22"/>
              <w:lang w:val="fr-FR" w:eastAsia="ja-JP"/>
            </w:rPr>
          </w:pPr>
          <w:ins w:id="254" w:author="ONOPTCHENKO Xavier" w:date="2019-10-11T14:47:00Z">
            <w:r w:rsidRPr="00F47FB6">
              <w:rPr>
                <w:rStyle w:val="Lienhypertexte"/>
              </w:rPr>
              <w:fldChar w:fldCharType="begin"/>
            </w:r>
            <w:r w:rsidRPr="00F47FB6">
              <w:rPr>
                <w:rStyle w:val="Lienhypertexte"/>
              </w:rPr>
              <w:instrText xml:space="preserve"> </w:instrText>
            </w:r>
            <w:r>
              <w:instrText>HYPERLINK \l "_Toc21697971"</w:instrText>
            </w:r>
            <w:r w:rsidRPr="00F47FB6">
              <w:rPr>
                <w:rStyle w:val="Lienhypertexte"/>
              </w:rPr>
              <w:instrText xml:space="preserve"> </w:instrText>
            </w:r>
            <w:r w:rsidRPr="00F47FB6">
              <w:rPr>
                <w:rStyle w:val="Lienhypertexte"/>
              </w:rPr>
              <w:fldChar w:fldCharType="separate"/>
            </w:r>
            <w:r w:rsidRPr="00F47FB6">
              <w:rPr>
                <w:rStyle w:val="Lienhypertexte"/>
              </w:rPr>
              <w:t>10.4</w:t>
            </w:r>
            <w:r>
              <w:rPr>
                <w:rFonts w:eastAsiaTheme="minorEastAsia" w:cstheme="minorBidi"/>
                <w:smallCaps w:val="0"/>
                <w:sz w:val="22"/>
                <w:szCs w:val="22"/>
                <w:lang w:val="fr-FR" w:eastAsia="ja-JP"/>
              </w:rPr>
              <w:tab/>
            </w:r>
            <w:r w:rsidRPr="00F47FB6">
              <w:rPr>
                <w:rStyle w:val="Lienhypertexte"/>
              </w:rPr>
              <w:t>Production solution</w:t>
            </w:r>
            <w:r>
              <w:rPr>
                <w:webHidden/>
              </w:rPr>
              <w:tab/>
            </w:r>
            <w:r>
              <w:rPr>
                <w:webHidden/>
              </w:rPr>
              <w:fldChar w:fldCharType="begin"/>
            </w:r>
            <w:r>
              <w:rPr>
                <w:webHidden/>
              </w:rPr>
              <w:instrText xml:space="preserve"> PAGEREF _Toc21697971 \h </w:instrText>
            </w:r>
          </w:ins>
          <w:r>
            <w:rPr>
              <w:webHidden/>
            </w:rPr>
          </w:r>
          <w:r>
            <w:rPr>
              <w:webHidden/>
            </w:rPr>
            <w:fldChar w:fldCharType="separate"/>
          </w:r>
          <w:ins w:id="255" w:author="ONOPTCHENKO Xavier" w:date="2019-10-11T14:47:00Z">
            <w:r>
              <w:rPr>
                <w:webHidden/>
              </w:rPr>
              <w:t>35</w:t>
            </w:r>
            <w:r>
              <w:rPr>
                <w:webHidden/>
              </w:rPr>
              <w:fldChar w:fldCharType="end"/>
            </w:r>
            <w:r w:rsidRPr="00F47FB6">
              <w:rPr>
                <w:rStyle w:val="Lienhypertexte"/>
              </w:rPr>
              <w:fldChar w:fldCharType="end"/>
            </w:r>
          </w:ins>
        </w:p>
        <w:p w14:paraId="6E359BF2" w14:textId="690D5E1B" w:rsidR="00C33A02" w:rsidRDefault="00C33A02">
          <w:pPr>
            <w:pStyle w:val="TM3"/>
            <w:rPr>
              <w:ins w:id="256" w:author="ONOPTCHENKO Xavier" w:date="2019-10-11T14:47:00Z"/>
              <w:rFonts w:eastAsiaTheme="minorEastAsia" w:cstheme="minorBidi"/>
              <w:iCs w:val="0"/>
              <w:color w:val="auto"/>
              <w:sz w:val="22"/>
              <w:szCs w:val="22"/>
              <w:lang w:val="fr-FR" w:eastAsia="ja-JP"/>
            </w:rPr>
          </w:pPr>
          <w:ins w:id="257" w:author="ONOPTCHENKO Xavier" w:date="2019-10-11T14:47:00Z">
            <w:r w:rsidRPr="00F47FB6">
              <w:rPr>
                <w:rStyle w:val="Lienhypertexte"/>
              </w:rPr>
              <w:fldChar w:fldCharType="begin"/>
            </w:r>
            <w:r w:rsidRPr="00F47FB6">
              <w:rPr>
                <w:rStyle w:val="Lienhypertexte"/>
              </w:rPr>
              <w:instrText xml:space="preserve"> </w:instrText>
            </w:r>
            <w:r>
              <w:instrText>HYPERLINK \l "_Toc21697972"</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10.4.1</w:t>
            </w:r>
            <w:r>
              <w:rPr>
                <w:rFonts w:eastAsiaTheme="minorEastAsia" w:cstheme="minorBidi"/>
                <w:iCs w:val="0"/>
                <w:color w:val="auto"/>
                <w:sz w:val="22"/>
                <w:szCs w:val="22"/>
                <w:lang w:val="fr-FR" w:eastAsia="ja-JP"/>
              </w:rPr>
              <w:tab/>
            </w:r>
            <w:r w:rsidRPr="00F47FB6">
              <w:rPr>
                <w:rStyle w:val="Lienhypertexte"/>
              </w:rPr>
              <w:t>Service management</w:t>
            </w:r>
            <w:r>
              <w:rPr>
                <w:webHidden/>
              </w:rPr>
              <w:tab/>
            </w:r>
            <w:r>
              <w:rPr>
                <w:webHidden/>
              </w:rPr>
              <w:fldChar w:fldCharType="begin"/>
            </w:r>
            <w:r>
              <w:rPr>
                <w:webHidden/>
              </w:rPr>
              <w:instrText xml:space="preserve"> PAGEREF _Toc21697972 \h </w:instrText>
            </w:r>
          </w:ins>
          <w:r>
            <w:rPr>
              <w:webHidden/>
            </w:rPr>
          </w:r>
          <w:r>
            <w:rPr>
              <w:webHidden/>
            </w:rPr>
            <w:fldChar w:fldCharType="separate"/>
          </w:r>
          <w:ins w:id="258" w:author="ONOPTCHENKO Xavier" w:date="2019-10-11T14:47:00Z">
            <w:r>
              <w:rPr>
                <w:webHidden/>
              </w:rPr>
              <w:t>35</w:t>
            </w:r>
            <w:r>
              <w:rPr>
                <w:webHidden/>
              </w:rPr>
              <w:fldChar w:fldCharType="end"/>
            </w:r>
            <w:r w:rsidRPr="00F47FB6">
              <w:rPr>
                <w:rStyle w:val="Lienhypertexte"/>
              </w:rPr>
              <w:fldChar w:fldCharType="end"/>
            </w:r>
          </w:ins>
        </w:p>
        <w:p w14:paraId="19AC730D" w14:textId="1E954F76" w:rsidR="00C33A02" w:rsidRDefault="00C33A02">
          <w:pPr>
            <w:pStyle w:val="TM3"/>
            <w:rPr>
              <w:ins w:id="259" w:author="ONOPTCHENKO Xavier" w:date="2019-10-11T14:47:00Z"/>
              <w:rFonts w:eastAsiaTheme="minorEastAsia" w:cstheme="minorBidi"/>
              <w:iCs w:val="0"/>
              <w:color w:val="auto"/>
              <w:sz w:val="22"/>
              <w:szCs w:val="22"/>
              <w:lang w:val="fr-FR" w:eastAsia="ja-JP"/>
            </w:rPr>
          </w:pPr>
          <w:ins w:id="260" w:author="ONOPTCHENKO Xavier" w:date="2019-10-11T14:47:00Z">
            <w:r w:rsidRPr="00F47FB6">
              <w:rPr>
                <w:rStyle w:val="Lienhypertexte"/>
              </w:rPr>
              <w:fldChar w:fldCharType="begin"/>
            </w:r>
            <w:r w:rsidRPr="00F47FB6">
              <w:rPr>
                <w:rStyle w:val="Lienhypertexte"/>
              </w:rPr>
              <w:instrText xml:space="preserve"> </w:instrText>
            </w:r>
            <w:r>
              <w:instrText>HYPERLINK \l "_Toc21697973"</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10.4.2</w:t>
            </w:r>
            <w:r>
              <w:rPr>
                <w:rFonts w:eastAsiaTheme="minorEastAsia" w:cstheme="minorBidi"/>
                <w:iCs w:val="0"/>
                <w:color w:val="auto"/>
                <w:sz w:val="22"/>
                <w:szCs w:val="22"/>
                <w:lang w:val="fr-FR" w:eastAsia="ja-JP"/>
              </w:rPr>
              <w:tab/>
            </w:r>
            <w:r w:rsidRPr="00F47FB6">
              <w:rPr>
                <w:rStyle w:val="Lienhypertexte"/>
              </w:rPr>
              <w:t>Asset management</w:t>
            </w:r>
            <w:r>
              <w:rPr>
                <w:webHidden/>
              </w:rPr>
              <w:tab/>
            </w:r>
            <w:r>
              <w:rPr>
                <w:webHidden/>
              </w:rPr>
              <w:fldChar w:fldCharType="begin"/>
            </w:r>
            <w:r>
              <w:rPr>
                <w:webHidden/>
              </w:rPr>
              <w:instrText xml:space="preserve"> PAGEREF _Toc21697973 \h </w:instrText>
            </w:r>
          </w:ins>
          <w:r>
            <w:rPr>
              <w:webHidden/>
            </w:rPr>
          </w:r>
          <w:r>
            <w:rPr>
              <w:webHidden/>
            </w:rPr>
            <w:fldChar w:fldCharType="separate"/>
          </w:r>
          <w:ins w:id="261" w:author="ONOPTCHENKO Xavier" w:date="2019-10-11T14:47:00Z">
            <w:r>
              <w:rPr>
                <w:webHidden/>
              </w:rPr>
              <w:t>35</w:t>
            </w:r>
            <w:r>
              <w:rPr>
                <w:webHidden/>
              </w:rPr>
              <w:fldChar w:fldCharType="end"/>
            </w:r>
            <w:r w:rsidRPr="00F47FB6">
              <w:rPr>
                <w:rStyle w:val="Lienhypertexte"/>
              </w:rPr>
              <w:fldChar w:fldCharType="end"/>
            </w:r>
          </w:ins>
        </w:p>
        <w:p w14:paraId="07C66F00" w14:textId="29AE9633" w:rsidR="00C33A02" w:rsidRDefault="00C33A02">
          <w:pPr>
            <w:pStyle w:val="TM3"/>
            <w:rPr>
              <w:ins w:id="262" w:author="ONOPTCHENKO Xavier" w:date="2019-10-11T14:47:00Z"/>
              <w:rFonts w:eastAsiaTheme="minorEastAsia" w:cstheme="minorBidi"/>
              <w:iCs w:val="0"/>
              <w:color w:val="auto"/>
              <w:sz w:val="22"/>
              <w:szCs w:val="22"/>
              <w:lang w:val="fr-FR" w:eastAsia="ja-JP"/>
            </w:rPr>
          </w:pPr>
          <w:ins w:id="263" w:author="ONOPTCHENKO Xavier" w:date="2019-10-11T14:47:00Z">
            <w:r w:rsidRPr="00F47FB6">
              <w:rPr>
                <w:rStyle w:val="Lienhypertexte"/>
              </w:rPr>
              <w:fldChar w:fldCharType="begin"/>
            </w:r>
            <w:r w:rsidRPr="00F47FB6">
              <w:rPr>
                <w:rStyle w:val="Lienhypertexte"/>
              </w:rPr>
              <w:instrText xml:space="preserve"> </w:instrText>
            </w:r>
            <w:r>
              <w:instrText>HYPERLINK \l "_Toc21697974"</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10.4.3</w:t>
            </w:r>
            <w:r>
              <w:rPr>
                <w:rFonts w:eastAsiaTheme="minorEastAsia" w:cstheme="minorBidi"/>
                <w:iCs w:val="0"/>
                <w:color w:val="auto"/>
                <w:sz w:val="22"/>
                <w:szCs w:val="22"/>
                <w:lang w:val="fr-FR" w:eastAsia="ja-JP"/>
              </w:rPr>
              <w:tab/>
            </w:r>
            <w:r w:rsidRPr="00F47FB6">
              <w:rPr>
                <w:rStyle w:val="Lienhypertexte"/>
              </w:rPr>
              <w:t>Licensing management</w:t>
            </w:r>
            <w:r>
              <w:rPr>
                <w:webHidden/>
              </w:rPr>
              <w:tab/>
            </w:r>
            <w:r>
              <w:rPr>
                <w:webHidden/>
              </w:rPr>
              <w:fldChar w:fldCharType="begin"/>
            </w:r>
            <w:r>
              <w:rPr>
                <w:webHidden/>
              </w:rPr>
              <w:instrText xml:space="preserve"> PAGEREF _Toc21697974 \h </w:instrText>
            </w:r>
          </w:ins>
          <w:r>
            <w:rPr>
              <w:webHidden/>
            </w:rPr>
          </w:r>
          <w:r>
            <w:rPr>
              <w:webHidden/>
            </w:rPr>
            <w:fldChar w:fldCharType="separate"/>
          </w:r>
          <w:ins w:id="264" w:author="ONOPTCHENKO Xavier" w:date="2019-10-11T14:47:00Z">
            <w:r>
              <w:rPr>
                <w:webHidden/>
              </w:rPr>
              <w:t>35</w:t>
            </w:r>
            <w:r>
              <w:rPr>
                <w:webHidden/>
              </w:rPr>
              <w:fldChar w:fldCharType="end"/>
            </w:r>
            <w:r w:rsidRPr="00F47FB6">
              <w:rPr>
                <w:rStyle w:val="Lienhypertexte"/>
              </w:rPr>
              <w:fldChar w:fldCharType="end"/>
            </w:r>
          </w:ins>
        </w:p>
        <w:p w14:paraId="629D0C18" w14:textId="6F7A5031" w:rsidR="00C33A02" w:rsidRDefault="00C33A02">
          <w:pPr>
            <w:pStyle w:val="TM3"/>
            <w:rPr>
              <w:ins w:id="265" w:author="ONOPTCHENKO Xavier" w:date="2019-10-11T14:47:00Z"/>
              <w:rFonts w:eastAsiaTheme="minorEastAsia" w:cstheme="minorBidi"/>
              <w:iCs w:val="0"/>
              <w:color w:val="auto"/>
              <w:sz w:val="22"/>
              <w:szCs w:val="22"/>
              <w:lang w:val="fr-FR" w:eastAsia="ja-JP"/>
            </w:rPr>
          </w:pPr>
          <w:ins w:id="266" w:author="ONOPTCHENKO Xavier" w:date="2019-10-11T14:47:00Z">
            <w:r w:rsidRPr="00F47FB6">
              <w:rPr>
                <w:rStyle w:val="Lienhypertexte"/>
              </w:rPr>
              <w:fldChar w:fldCharType="begin"/>
            </w:r>
            <w:r w:rsidRPr="00F47FB6">
              <w:rPr>
                <w:rStyle w:val="Lienhypertexte"/>
              </w:rPr>
              <w:instrText xml:space="preserve"> </w:instrText>
            </w:r>
            <w:r>
              <w:instrText>HYPERLINK \l "_Toc21697975"</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10.4.4</w:t>
            </w:r>
            <w:r>
              <w:rPr>
                <w:rFonts w:eastAsiaTheme="minorEastAsia" w:cstheme="minorBidi"/>
                <w:iCs w:val="0"/>
                <w:color w:val="auto"/>
                <w:sz w:val="22"/>
                <w:szCs w:val="22"/>
                <w:lang w:val="fr-FR" w:eastAsia="ja-JP"/>
              </w:rPr>
              <w:tab/>
            </w:r>
            <w:r w:rsidRPr="00F47FB6">
              <w:rPr>
                <w:rStyle w:val="Lienhypertexte"/>
              </w:rPr>
              <w:t>Discovery management</w:t>
            </w:r>
            <w:r>
              <w:rPr>
                <w:webHidden/>
              </w:rPr>
              <w:tab/>
            </w:r>
            <w:r>
              <w:rPr>
                <w:webHidden/>
              </w:rPr>
              <w:fldChar w:fldCharType="begin"/>
            </w:r>
            <w:r>
              <w:rPr>
                <w:webHidden/>
              </w:rPr>
              <w:instrText xml:space="preserve"> PAGEREF _Toc21697975 \h </w:instrText>
            </w:r>
          </w:ins>
          <w:r>
            <w:rPr>
              <w:webHidden/>
            </w:rPr>
          </w:r>
          <w:r>
            <w:rPr>
              <w:webHidden/>
            </w:rPr>
            <w:fldChar w:fldCharType="separate"/>
          </w:r>
          <w:ins w:id="267" w:author="ONOPTCHENKO Xavier" w:date="2019-10-11T14:47:00Z">
            <w:r>
              <w:rPr>
                <w:webHidden/>
              </w:rPr>
              <w:t>35</w:t>
            </w:r>
            <w:r>
              <w:rPr>
                <w:webHidden/>
              </w:rPr>
              <w:fldChar w:fldCharType="end"/>
            </w:r>
            <w:r w:rsidRPr="00F47FB6">
              <w:rPr>
                <w:rStyle w:val="Lienhypertexte"/>
              </w:rPr>
              <w:fldChar w:fldCharType="end"/>
            </w:r>
          </w:ins>
        </w:p>
        <w:p w14:paraId="3DE5DE4B" w14:textId="0E65577C" w:rsidR="00C33A02" w:rsidRDefault="00C33A02">
          <w:pPr>
            <w:pStyle w:val="TM3"/>
            <w:rPr>
              <w:ins w:id="268" w:author="ONOPTCHENKO Xavier" w:date="2019-10-11T14:47:00Z"/>
              <w:rFonts w:eastAsiaTheme="minorEastAsia" w:cstheme="minorBidi"/>
              <w:iCs w:val="0"/>
              <w:color w:val="auto"/>
              <w:sz w:val="22"/>
              <w:szCs w:val="22"/>
              <w:lang w:val="fr-FR" w:eastAsia="ja-JP"/>
            </w:rPr>
          </w:pPr>
          <w:ins w:id="269" w:author="ONOPTCHENKO Xavier" w:date="2019-10-11T14:47:00Z">
            <w:r w:rsidRPr="00F47FB6">
              <w:rPr>
                <w:rStyle w:val="Lienhypertexte"/>
              </w:rPr>
              <w:fldChar w:fldCharType="begin"/>
            </w:r>
            <w:r w:rsidRPr="00F47FB6">
              <w:rPr>
                <w:rStyle w:val="Lienhypertexte"/>
              </w:rPr>
              <w:instrText xml:space="preserve"> </w:instrText>
            </w:r>
            <w:r>
              <w:instrText>HYPERLINK \l "_Toc21697976"</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10.4.5</w:t>
            </w:r>
            <w:r>
              <w:rPr>
                <w:rFonts w:eastAsiaTheme="minorEastAsia" w:cstheme="minorBidi"/>
                <w:iCs w:val="0"/>
                <w:color w:val="auto"/>
                <w:sz w:val="22"/>
                <w:szCs w:val="22"/>
                <w:lang w:val="fr-FR" w:eastAsia="ja-JP"/>
              </w:rPr>
              <w:tab/>
            </w:r>
            <w:r w:rsidRPr="00F47FB6">
              <w:rPr>
                <w:rStyle w:val="Lienhypertexte"/>
              </w:rPr>
              <w:t>Packaging management</w:t>
            </w:r>
            <w:r>
              <w:rPr>
                <w:webHidden/>
              </w:rPr>
              <w:tab/>
            </w:r>
            <w:r>
              <w:rPr>
                <w:webHidden/>
              </w:rPr>
              <w:fldChar w:fldCharType="begin"/>
            </w:r>
            <w:r>
              <w:rPr>
                <w:webHidden/>
              </w:rPr>
              <w:instrText xml:space="preserve"> PAGEREF _Toc21697976 \h </w:instrText>
            </w:r>
          </w:ins>
          <w:r>
            <w:rPr>
              <w:webHidden/>
            </w:rPr>
          </w:r>
          <w:r>
            <w:rPr>
              <w:webHidden/>
            </w:rPr>
            <w:fldChar w:fldCharType="separate"/>
          </w:r>
          <w:ins w:id="270" w:author="ONOPTCHENKO Xavier" w:date="2019-10-11T14:47:00Z">
            <w:r>
              <w:rPr>
                <w:webHidden/>
              </w:rPr>
              <w:t>36</w:t>
            </w:r>
            <w:r>
              <w:rPr>
                <w:webHidden/>
              </w:rPr>
              <w:fldChar w:fldCharType="end"/>
            </w:r>
            <w:r w:rsidRPr="00F47FB6">
              <w:rPr>
                <w:rStyle w:val="Lienhypertexte"/>
              </w:rPr>
              <w:fldChar w:fldCharType="end"/>
            </w:r>
          </w:ins>
        </w:p>
        <w:p w14:paraId="368DBA77" w14:textId="0A1EA39A" w:rsidR="00C33A02" w:rsidRDefault="00C33A02">
          <w:pPr>
            <w:pStyle w:val="TM3"/>
            <w:rPr>
              <w:ins w:id="271" w:author="ONOPTCHENKO Xavier" w:date="2019-10-11T14:47:00Z"/>
              <w:rFonts w:eastAsiaTheme="minorEastAsia" w:cstheme="minorBidi"/>
              <w:iCs w:val="0"/>
              <w:color w:val="auto"/>
              <w:sz w:val="22"/>
              <w:szCs w:val="22"/>
              <w:lang w:val="fr-FR" w:eastAsia="ja-JP"/>
            </w:rPr>
          </w:pPr>
          <w:ins w:id="272" w:author="ONOPTCHENKO Xavier" w:date="2019-10-11T14:47:00Z">
            <w:r w:rsidRPr="00F47FB6">
              <w:rPr>
                <w:rStyle w:val="Lienhypertexte"/>
              </w:rPr>
              <w:fldChar w:fldCharType="begin"/>
            </w:r>
            <w:r w:rsidRPr="00F47FB6">
              <w:rPr>
                <w:rStyle w:val="Lienhypertexte"/>
              </w:rPr>
              <w:instrText xml:space="preserve"> </w:instrText>
            </w:r>
            <w:r>
              <w:instrText>HYPERLINK \l "_Toc21697977"</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10.4.6</w:t>
            </w:r>
            <w:r>
              <w:rPr>
                <w:rFonts w:eastAsiaTheme="minorEastAsia" w:cstheme="minorBidi"/>
                <w:iCs w:val="0"/>
                <w:color w:val="auto"/>
                <w:sz w:val="22"/>
                <w:szCs w:val="22"/>
                <w:lang w:val="fr-FR" w:eastAsia="ja-JP"/>
              </w:rPr>
              <w:tab/>
            </w:r>
            <w:r w:rsidRPr="00F47FB6">
              <w:rPr>
                <w:rStyle w:val="Lienhypertexte"/>
              </w:rPr>
              <w:t>Software update management</w:t>
            </w:r>
            <w:r>
              <w:rPr>
                <w:webHidden/>
              </w:rPr>
              <w:tab/>
            </w:r>
            <w:r>
              <w:rPr>
                <w:webHidden/>
              </w:rPr>
              <w:fldChar w:fldCharType="begin"/>
            </w:r>
            <w:r>
              <w:rPr>
                <w:webHidden/>
              </w:rPr>
              <w:instrText xml:space="preserve"> PAGEREF _Toc21697977 \h </w:instrText>
            </w:r>
          </w:ins>
          <w:r>
            <w:rPr>
              <w:webHidden/>
            </w:rPr>
          </w:r>
          <w:r>
            <w:rPr>
              <w:webHidden/>
            </w:rPr>
            <w:fldChar w:fldCharType="separate"/>
          </w:r>
          <w:ins w:id="273" w:author="ONOPTCHENKO Xavier" w:date="2019-10-11T14:47:00Z">
            <w:r>
              <w:rPr>
                <w:webHidden/>
              </w:rPr>
              <w:t>36</w:t>
            </w:r>
            <w:r>
              <w:rPr>
                <w:webHidden/>
              </w:rPr>
              <w:fldChar w:fldCharType="end"/>
            </w:r>
            <w:r w:rsidRPr="00F47FB6">
              <w:rPr>
                <w:rStyle w:val="Lienhypertexte"/>
              </w:rPr>
              <w:fldChar w:fldCharType="end"/>
            </w:r>
          </w:ins>
        </w:p>
        <w:p w14:paraId="76372B30" w14:textId="36D230F5" w:rsidR="00C33A02" w:rsidRDefault="00C33A02">
          <w:pPr>
            <w:pStyle w:val="TM3"/>
            <w:rPr>
              <w:ins w:id="274" w:author="ONOPTCHENKO Xavier" w:date="2019-10-11T14:47:00Z"/>
              <w:rFonts w:eastAsiaTheme="minorEastAsia" w:cstheme="minorBidi"/>
              <w:iCs w:val="0"/>
              <w:color w:val="auto"/>
              <w:sz w:val="22"/>
              <w:szCs w:val="22"/>
              <w:lang w:val="fr-FR" w:eastAsia="ja-JP"/>
            </w:rPr>
          </w:pPr>
          <w:ins w:id="275" w:author="ONOPTCHENKO Xavier" w:date="2019-10-11T14:47:00Z">
            <w:r w:rsidRPr="00F47FB6">
              <w:rPr>
                <w:rStyle w:val="Lienhypertexte"/>
              </w:rPr>
              <w:fldChar w:fldCharType="begin"/>
            </w:r>
            <w:r w:rsidRPr="00F47FB6">
              <w:rPr>
                <w:rStyle w:val="Lienhypertexte"/>
              </w:rPr>
              <w:instrText xml:space="preserve"> </w:instrText>
            </w:r>
            <w:r>
              <w:instrText>HYPERLINK \l "_Toc21697978"</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10.4.7</w:t>
            </w:r>
            <w:r>
              <w:rPr>
                <w:rFonts w:eastAsiaTheme="minorEastAsia" w:cstheme="minorBidi"/>
                <w:iCs w:val="0"/>
                <w:color w:val="auto"/>
                <w:sz w:val="22"/>
                <w:szCs w:val="22"/>
                <w:lang w:val="fr-FR" w:eastAsia="ja-JP"/>
              </w:rPr>
              <w:tab/>
            </w:r>
            <w:r w:rsidRPr="00F47FB6">
              <w:rPr>
                <w:rStyle w:val="Lienhypertexte"/>
              </w:rPr>
              <w:t>Backup / restore management</w:t>
            </w:r>
            <w:r>
              <w:rPr>
                <w:webHidden/>
              </w:rPr>
              <w:tab/>
            </w:r>
            <w:r>
              <w:rPr>
                <w:webHidden/>
              </w:rPr>
              <w:fldChar w:fldCharType="begin"/>
            </w:r>
            <w:r>
              <w:rPr>
                <w:webHidden/>
              </w:rPr>
              <w:instrText xml:space="preserve"> PAGEREF _Toc21697978 \h </w:instrText>
            </w:r>
          </w:ins>
          <w:r>
            <w:rPr>
              <w:webHidden/>
            </w:rPr>
          </w:r>
          <w:r>
            <w:rPr>
              <w:webHidden/>
            </w:rPr>
            <w:fldChar w:fldCharType="separate"/>
          </w:r>
          <w:ins w:id="276" w:author="ONOPTCHENKO Xavier" w:date="2019-10-11T14:47:00Z">
            <w:r>
              <w:rPr>
                <w:webHidden/>
              </w:rPr>
              <w:t>36</w:t>
            </w:r>
            <w:r>
              <w:rPr>
                <w:webHidden/>
              </w:rPr>
              <w:fldChar w:fldCharType="end"/>
            </w:r>
            <w:r w:rsidRPr="00F47FB6">
              <w:rPr>
                <w:rStyle w:val="Lienhypertexte"/>
              </w:rPr>
              <w:fldChar w:fldCharType="end"/>
            </w:r>
          </w:ins>
        </w:p>
        <w:p w14:paraId="3D80C6F9" w14:textId="43341EA4" w:rsidR="00C33A02" w:rsidRDefault="00C33A02">
          <w:pPr>
            <w:pStyle w:val="TM3"/>
            <w:rPr>
              <w:ins w:id="277" w:author="ONOPTCHENKO Xavier" w:date="2019-10-11T14:47:00Z"/>
              <w:rFonts w:eastAsiaTheme="minorEastAsia" w:cstheme="minorBidi"/>
              <w:iCs w:val="0"/>
              <w:color w:val="auto"/>
              <w:sz w:val="22"/>
              <w:szCs w:val="22"/>
              <w:lang w:val="fr-FR" w:eastAsia="ja-JP"/>
            </w:rPr>
          </w:pPr>
          <w:ins w:id="278" w:author="ONOPTCHENKO Xavier" w:date="2019-10-11T14:47:00Z">
            <w:r w:rsidRPr="00F47FB6">
              <w:rPr>
                <w:rStyle w:val="Lienhypertexte"/>
              </w:rPr>
              <w:fldChar w:fldCharType="begin"/>
            </w:r>
            <w:r w:rsidRPr="00F47FB6">
              <w:rPr>
                <w:rStyle w:val="Lienhypertexte"/>
              </w:rPr>
              <w:instrText xml:space="preserve"> </w:instrText>
            </w:r>
            <w:r>
              <w:instrText>HYPERLINK \l "_Toc21697979"</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10.4.8</w:t>
            </w:r>
            <w:r>
              <w:rPr>
                <w:rFonts w:eastAsiaTheme="minorEastAsia" w:cstheme="minorBidi"/>
                <w:iCs w:val="0"/>
                <w:color w:val="auto"/>
                <w:sz w:val="22"/>
                <w:szCs w:val="22"/>
                <w:lang w:val="fr-FR" w:eastAsia="ja-JP"/>
              </w:rPr>
              <w:tab/>
            </w:r>
            <w:r w:rsidRPr="00F47FB6">
              <w:rPr>
                <w:rStyle w:val="Lienhypertexte"/>
              </w:rPr>
              <w:t>Monitoring management</w:t>
            </w:r>
            <w:r>
              <w:rPr>
                <w:webHidden/>
              </w:rPr>
              <w:tab/>
            </w:r>
            <w:r>
              <w:rPr>
                <w:webHidden/>
              </w:rPr>
              <w:fldChar w:fldCharType="begin"/>
            </w:r>
            <w:r>
              <w:rPr>
                <w:webHidden/>
              </w:rPr>
              <w:instrText xml:space="preserve"> PAGEREF _Toc21697979 \h </w:instrText>
            </w:r>
          </w:ins>
          <w:r>
            <w:rPr>
              <w:webHidden/>
            </w:rPr>
          </w:r>
          <w:r>
            <w:rPr>
              <w:webHidden/>
            </w:rPr>
            <w:fldChar w:fldCharType="separate"/>
          </w:r>
          <w:ins w:id="279" w:author="ONOPTCHENKO Xavier" w:date="2019-10-11T14:47:00Z">
            <w:r>
              <w:rPr>
                <w:webHidden/>
              </w:rPr>
              <w:t>36</w:t>
            </w:r>
            <w:r>
              <w:rPr>
                <w:webHidden/>
              </w:rPr>
              <w:fldChar w:fldCharType="end"/>
            </w:r>
            <w:r w:rsidRPr="00F47FB6">
              <w:rPr>
                <w:rStyle w:val="Lienhypertexte"/>
              </w:rPr>
              <w:fldChar w:fldCharType="end"/>
            </w:r>
          </w:ins>
        </w:p>
        <w:p w14:paraId="105E2616" w14:textId="40E635E2" w:rsidR="00C33A02" w:rsidRDefault="00C33A02">
          <w:pPr>
            <w:pStyle w:val="TM3"/>
            <w:rPr>
              <w:ins w:id="280" w:author="ONOPTCHENKO Xavier" w:date="2019-10-11T14:47:00Z"/>
              <w:rFonts w:eastAsiaTheme="minorEastAsia" w:cstheme="minorBidi"/>
              <w:iCs w:val="0"/>
              <w:color w:val="auto"/>
              <w:sz w:val="22"/>
              <w:szCs w:val="22"/>
              <w:lang w:val="fr-FR" w:eastAsia="ja-JP"/>
            </w:rPr>
          </w:pPr>
          <w:ins w:id="281" w:author="ONOPTCHENKO Xavier" w:date="2019-10-11T14:47:00Z">
            <w:r w:rsidRPr="00F47FB6">
              <w:rPr>
                <w:rStyle w:val="Lienhypertexte"/>
              </w:rPr>
              <w:fldChar w:fldCharType="begin"/>
            </w:r>
            <w:r w:rsidRPr="00F47FB6">
              <w:rPr>
                <w:rStyle w:val="Lienhypertexte"/>
              </w:rPr>
              <w:instrText xml:space="preserve"> </w:instrText>
            </w:r>
            <w:r>
              <w:instrText>HYPERLINK \l "_Toc21697980"</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10.4.9</w:t>
            </w:r>
            <w:r>
              <w:rPr>
                <w:rFonts w:eastAsiaTheme="minorEastAsia" w:cstheme="minorBidi"/>
                <w:iCs w:val="0"/>
                <w:color w:val="auto"/>
                <w:sz w:val="22"/>
                <w:szCs w:val="22"/>
                <w:lang w:val="fr-FR" w:eastAsia="ja-JP"/>
              </w:rPr>
              <w:tab/>
            </w:r>
            <w:r w:rsidRPr="00F47FB6">
              <w:rPr>
                <w:rStyle w:val="Lienhypertexte"/>
              </w:rPr>
              <w:t>Logs management</w:t>
            </w:r>
            <w:r>
              <w:rPr>
                <w:webHidden/>
              </w:rPr>
              <w:tab/>
            </w:r>
            <w:r>
              <w:rPr>
                <w:webHidden/>
              </w:rPr>
              <w:fldChar w:fldCharType="begin"/>
            </w:r>
            <w:r>
              <w:rPr>
                <w:webHidden/>
              </w:rPr>
              <w:instrText xml:space="preserve"> PAGEREF _Toc21697980 \h </w:instrText>
            </w:r>
          </w:ins>
          <w:r>
            <w:rPr>
              <w:webHidden/>
            </w:rPr>
          </w:r>
          <w:r>
            <w:rPr>
              <w:webHidden/>
            </w:rPr>
            <w:fldChar w:fldCharType="separate"/>
          </w:r>
          <w:ins w:id="282" w:author="ONOPTCHENKO Xavier" w:date="2019-10-11T14:47:00Z">
            <w:r>
              <w:rPr>
                <w:webHidden/>
              </w:rPr>
              <w:t>36</w:t>
            </w:r>
            <w:r>
              <w:rPr>
                <w:webHidden/>
              </w:rPr>
              <w:fldChar w:fldCharType="end"/>
            </w:r>
            <w:r w:rsidRPr="00F47FB6">
              <w:rPr>
                <w:rStyle w:val="Lienhypertexte"/>
              </w:rPr>
              <w:fldChar w:fldCharType="end"/>
            </w:r>
          </w:ins>
        </w:p>
        <w:p w14:paraId="06E7D57D" w14:textId="17B04A5C" w:rsidR="00C33A02" w:rsidRDefault="00C33A02">
          <w:pPr>
            <w:pStyle w:val="TM3"/>
            <w:rPr>
              <w:ins w:id="283" w:author="ONOPTCHENKO Xavier" w:date="2019-10-11T14:47:00Z"/>
              <w:rFonts w:eastAsiaTheme="minorEastAsia" w:cstheme="minorBidi"/>
              <w:iCs w:val="0"/>
              <w:color w:val="auto"/>
              <w:sz w:val="22"/>
              <w:szCs w:val="22"/>
              <w:lang w:val="fr-FR" w:eastAsia="ja-JP"/>
            </w:rPr>
          </w:pPr>
          <w:ins w:id="284" w:author="ONOPTCHENKO Xavier" w:date="2019-10-11T14:47:00Z">
            <w:r w:rsidRPr="00F47FB6">
              <w:rPr>
                <w:rStyle w:val="Lienhypertexte"/>
              </w:rPr>
              <w:fldChar w:fldCharType="begin"/>
            </w:r>
            <w:r w:rsidRPr="00F47FB6">
              <w:rPr>
                <w:rStyle w:val="Lienhypertexte"/>
              </w:rPr>
              <w:instrText xml:space="preserve"> </w:instrText>
            </w:r>
            <w:r>
              <w:instrText>HYPERLINK \l "_Toc21697981"</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10.4.10</w:t>
            </w:r>
            <w:r>
              <w:rPr>
                <w:rFonts w:eastAsiaTheme="minorEastAsia" w:cstheme="minorBidi"/>
                <w:iCs w:val="0"/>
                <w:color w:val="auto"/>
                <w:sz w:val="22"/>
                <w:szCs w:val="22"/>
                <w:lang w:val="fr-FR" w:eastAsia="ja-JP"/>
              </w:rPr>
              <w:tab/>
            </w:r>
            <w:r w:rsidRPr="00F47FB6">
              <w:rPr>
                <w:rStyle w:val="Lienhypertexte"/>
              </w:rPr>
              <w:t>Change management</w:t>
            </w:r>
            <w:r>
              <w:rPr>
                <w:webHidden/>
              </w:rPr>
              <w:tab/>
            </w:r>
            <w:r>
              <w:rPr>
                <w:webHidden/>
              </w:rPr>
              <w:fldChar w:fldCharType="begin"/>
            </w:r>
            <w:r>
              <w:rPr>
                <w:webHidden/>
              </w:rPr>
              <w:instrText xml:space="preserve"> PAGEREF _Toc21697981 \h </w:instrText>
            </w:r>
          </w:ins>
          <w:r>
            <w:rPr>
              <w:webHidden/>
            </w:rPr>
          </w:r>
          <w:r>
            <w:rPr>
              <w:webHidden/>
            </w:rPr>
            <w:fldChar w:fldCharType="separate"/>
          </w:r>
          <w:ins w:id="285" w:author="ONOPTCHENKO Xavier" w:date="2019-10-11T14:47:00Z">
            <w:r>
              <w:rPr>
                <w:webHidden/>
              </w:rPr>
              <w:t>36</w:t>
            </w:r>
            <w:r>
              <w:rPr>
                <w:webHidden/>
              </w:rPr>
              <w:fldChar w:fldCharType="end"/>
            </w:r>
            <w:r w:rsidRPr="00F47FB6">
              <w:rPr>
                <w:rStyle w:val="Lienhypertexte"/>
              </w:rPr>
              <w:fldChar w:fldCharType="end"/>
            </w:r>
          </w:ins>
        </w:p>
        <w:p w14:paraId="06F5D86E" w14:textId="40461EDC" w:rsidR="00C33A02" w:rsidRDefault="00C33A02">
          <w:pPr>
            <w:pStyle w:val="TM2"/>
            <w:rPr>
              <w:ins w:id="286" w:author="ONOPTCHENKO Xavier" w:date="2019-10-11T14:47:00Z"/>
              <w:rFonts w:eastAsiaTheme="minorEastAsia" w:cstheme="minorBidi"/>
              <w:smallCaps w:val="0"/>
              <w:sz w:val="22"/>
              <w:szCs w:val="22"/>
              <w:lang w:val="fr-FR" w:eastAsia="ja-JP"/>
            </w:rPr>
          </w:pPr>
          <w:ins w:id="287" w:author="ONOPTCHENKO Xavier" w:date="2019-10-11T14:47:00Z">
            <w:r w:rsidRPr="00F47FB6">
              <w:rPr>
                <w:rStyle w:val="Lienhypertexte"/>
              </w:rPr>
              <w:fldChar w:fldCharType="begin"/>
            </w:r>
            <w:r w:rsidRPr="00F47FB6">
              <w:rPr>
                <w:rStyle w:val="Lienhypertexte"/>
              </w:rPr>
              <w:instrText xml:space="preserve"> </w:instrText>
            </w:r>
            <w:r>
              <w:instrText>HYPERLINK \l "_Toc21697982"</w:instrText>
            </w:r>
            <w:r w:rsidRPr="00F47FB6">
              <w:rPr>
                <w:rStyle w:val="Lienhypertexte"/>
              </w:rPr>
              <w:instrText xml:space="preserve"> </w:instrText>
            </w:r>
            <w:r w:rsidRPr="00F47FB6">
              <w:rPr>
                <w:rStyle w:val="Lienhypertexte"/>
              </w:rPr>
              <w:fldChar w:fldCharType="separate"/>
            </w:r>
            <w:r w:rsidRPr="00F47FB6">
              <w:rPr>
                <w:rStyle w:val="Lienhypertexte"/>
              </w:rPr>
              <w:t>10.5</w:t>
            </w:r>
            <w:r>
              <w:rPr>
                <w:rFonts w:eastAsiaTheme="minorEastAsia" w:cstheme="minorBidi"/>
                <w:smallCaps w:val="0"/>
                <w:sz w:val="22"/>
                <w:szCs w:val="22"/>
                <w:lang w:val="fr-FR" w:eastAsia="ja-JP"/>
              </w:rPr>
              <w:tab/>
            </w:r>
            <w:r w:rsidRPr="00F47FB6">
              <w:rPr>
                <w:rStyle w:val="Lienhypertexte"/>
              </w:rPr>
              <w:t>Services / Applications</w:t>
            </w:r>
            <w:r>
              <w:rPr>
                <w:webHidden/>
              </w:rPr>
              <w:tab/>
            </w:r>
            <w:r>
              <w:rPr>
                <w:webHidden/>
              </w:rPr>
              <w:fldChar w:fldCharType="begin"/>
            </w:r>
            <w:r>
              <w:rPr>
                <w:webHidden/>
              </w:rPr>
              <w:instrText xml:space="preserve"> PAGEREF _Toc21697982 \h </w:instrText>
            </w:r>
          </w:ins>
          <w:r>
            <w:rPr>
              <w:webHidden/>
            </w:rPr>
          </w:r>
          <w:r>
            <w:rPr>
              <w:webHidden/>
            </w:rPr>
            <w:fldChar w:fldCharType="separate"/>
          </w:r>
          <w:ins w:id="288" w:author="ONOPTCHENKO Xavier" w:date="2019-10-11T14:47:00Z">
            <w:r>
              <w:rPr>
                <w:webHidden/>
              </w:rPr>
              <w:t>36</w:t>
            </w:r>
            <w:r>
              <w:rPr>
                <w:webHidden/>
              </w:rPr>
              <w:fldChar w:fldCharType="end"/>
            </w:r>
            <w:r w:rsidRPr="00F47FB6">
              <w:rPr>
                <w:rStyle w:val="Lienhypertexte"/>
              </w:rPr>
              <w:fldChar w:fldCharType="end"/>
            </w:r>
          </w:ins>
        </w:p>
        <w:p w14:paraId="207CBA65" w14:textId="4E4DD65B" w:rsidR="00C33A02" w:rsidRDefault="00C33A02">
          <w:pPr>
            <w:pStyle w:val="TM3"/>
            <w:rPr>
              <w:ins w:id="289" w:author="ONOPTCHENKO Xavier" w:date="2019-10-11T14:47:00Z"/>
              <w:rFonts w:eastAsiaTheme="minorEastAsia" w:cstheme="minorBidi"/>
              <w:iCs w:val="0"/>
              <w:color w:val="auto"/>
              <w:sz w:val="22"/>
              <w:szCs w:val="22"/>
              <w:lang w:val="fr-FR" w:eastAsia="ja-JP"/>
            </w:rPr>
          </w:pPr>
          <w:ins w:id="290" w:author="ONOPTCHENKO Xavier" w:date="2019-10-11T14:47:00Z">
            <w:r w:rsidRPr="00F47FB6">
              <w:rPr>
                <w:rStyle w:val="Lienhypertexte"/>
              </w:rPr>
              <w:fldChar w:fldCharType="begin"/>
            </w:r>
            <w:r w:rsidRPr="00F47FB6">
              <w:rPr>
                <w:rStyle w:val="Lienhypertexte"/>
              </w:rPr>
              <w:instrText xml:space="preserve"> </w:instrText>
            </w:r>
            <w:r>
              <w:instrText>HYPERLINK \l "_Toc21697983"</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10.5.1</w:t>
            </w:r>
            <w:r>
              <w:rPr>
                <w:rFonts w:eastAsiaTheme="minorEastAsia" w:cstheme="minorBidi"/>
                <w:iCs w:val="0"/>
                <w:color w:val="auto"/>
                <w:sz w:val="22"/>
                <w:szCs w:val="22"/>
                <w:lang w:val="fr-FR" w:eastAsia="ja-JP"/>
              </w:rPr>
              <w:tab/>
            </w:r>
            <w:r w:rsidRPr="00F47FB6">
              <w:rPr>
                <w:rStyle w:val="Lienhypertexte"/>
              </w:rPr>
              <w:t>Network Services</w:t>
            </w:r>
            <w:r>
              <w:rPr>
                <w:webHidden/>
              </w:rPr>
              <w:tab/>
            </w:r>
            <w:r>
              <w:rPr>
                <w:webHidden/>
              </w:rPr>
              <w:fldChar w:fldCharType="begin"/>
            </w:r>
            <w:r>
              <w:rPr>
                <w:webHidden/>
              </w:rPr>
              <w:instrText xml:space="preserve"> PAGEREF _Toc21697983 \h </w:instrText>
            </w:r>
          </w:ins>
          <w:r>
            <w:rPr>
              <w:webHidden/>
            </w:rPr>
          </w:r>
          <w:r>
            <w:rPr>
              <w:webHidden/>
            </w:rPr>
            <w:fldChar w:fldCharType="separate"/>
          </w:r>
          <w:ins w:id="291" w:author="ONOPTCHENKO Xavier" w:date="2019-10-11T14:47:00Z">
            <w:r>
              <w:rPr>
                <w:webHidden/>
              </w:rPr>
              <w:t>36</w:t>
            </w:r>
            <w:r>
              <w:rPr>
                <w:webHidden/>
              </w:rPr>
              <w:fldChar w:fldCharType="end"/>
            </w:r>
            <w:r w:rsidRPr="00F47FB6">
              <w:rPr>
                <w:rStyle w:val="Lienhypertexte"/>
              </w:rPr>
              <w:fldChar w:fldCharType="end"/>
            </w:r>
          </w:ins>
        </w:p>
        <w:p w14:paraId="6C0784A3" w14:textId="4E24FF32" w:rsidR="00C33A02" w:rsidRDefault="00C33A02">
          <w:pPr>
            <w:pStyle w:val="TM3"/>
            <w:rPr>
              <w:ins w:id="292" w:author="ONOPTCHENKO Xavier" w:date="2019-10-11T14:47:00Z"/>
              <w:rFonts w:eastAsiaTheme="minorEastAsia" w:cstheme="minorBidi"/>
              <w:iCs w:val="0"/>
              <w:color w:val="auto"/>
              <w:sz w:val="22"/>
              <w:szCs w:val="22"/>
              <w:lang w:val="fr-FR" w:eastAsia="ja-JP"/>
            </w:rPr>
          </w:pPr>
          <w:ins w:id="293" w:author="ONOPTCHENKO Xavier" w:date="2019-10-11T14:47:00Z">
            <w:r w:rsidRPr="00F47FB6">
              <w:rPr>
                <w:rStyle w:val="Lienhypertexte"/>
              </w:rPr>
              <w:fldChar w:fldCharType="begin"/>
            </w:r>
            <w:r w:rsidRPr="00F47FB6">
              <w:rPr>
                <w:rStyle w:val="Lienhypertexte"/>
              </w:rPr>
              <w:instrText xml:space="preserve"> </w:instrText>
            </w:r>
            <w:r>
              <w:instrText>HYPERLINK \l "_Toc21697984"</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10.5.2</w:t>
            </w:r>
            <w:r>
              <w:rPr>
                <w:rFonts w:eastAsiaTheme="minorEastAsia" w:cstheme="minorBidi"/>
                <w:iCs w:val="0"/>
                <w:color w:val="auto"/>
                <w:sz w:val="22"/>
                <w:szCs w:val="22"/>
                <w:lang w:val="fr-FR" w:eastAsia="ja-JP"/>
              </w:rPr>
              <w:tab/>
            </w:r>
            <w:r w:rsidRPr="00F47FB6">
              <w:rPr>
                <w:rStyle w:val="Lienhypertexte"/>
              </w:rPr>
              <w:t>Directory services</w:t>
            </w:r>
            <w:r>
              <w:rPr>
                <w:webHidden/>
              </w:rPr>
              <w:tab/>
            </w:r>
            <w:r>
              <w:rPr>
                <w:webHidden/>
              </w:rPr>
              <w:fldChar w:fldCharType="begin"/>
            </w:r>
            <w:r>
              <w:rPr>
                <w:webHidden/>
              </w:rPr>
              <w:instrText xml:space="preserve"> PAGEREF _Toc21697984 \h </w:instrText>
            </w:r>
          </w:ins>
          <w:r>
            <w:rPr>
              <w:webHidden/>
            </w:rPr>
          </w:r>
          <w:r>
            <w:rPr>
              <w:webHidden/>
            </w:rPr>
            <w:fldChar w:fldCharType="separate"/>
          </w:r>
          <w:ins w:id="294" w:author="ONOPTCHENKO Xavier" w:date="2019-10-11T14:47:00Z">
            <w:r>
              <w:rPr>
                <w:webHidden/>
              </w:rPr>
              <w:t>36</w:t>
            </w:r>
            <w:r>
              <w:rPr>
                <w:webHidden/>
              </w:rPr>
              <w:fldChar w:fldCharType="end"/>
            </w:r>
            <w:r w:rsidRPr="00F47FB6">
              <w:rPr>
                <w:rStyle w:val="Lienhypertexte"/>
              </w:rPr>
              <w:fldChar w:fldCharType="end"/>
            </w:r>
          </w:ins>
        </w:p>
        <w:p w14:paraId="77785A25" w14:textId="6F02DD85" w:rsidR="00C33A02" w:rsidRDefault="00C33A02">
          <w:pPr>
            <w:pStyle w:val="TM3"/>
            <w:rPr>
              <w:ins w:id="295" w:author="ONOPTCHENKO Xavier" w:date="2019-10-11T14:47:00Z"/>
              <w:rFonts w:eastAsiaTheme="minorEastAsia" w:cstheme="minorBidi"/>
              <w:iCs w:val="0"/>
              <w:color w:val="auto"/>
              <w:sz w:val="22"/>
              <w:szCs w:val="22"/>
              <w:lang w:val="fr-FR" w:eastAsia="ja-JP"/>
            </w:rPr>
          </w:pPr>
          <w:ins w:id="296" w:author="ONOPTCHENKO Xavier" w:date="2019-10-11T14:47:00Z">
            <w:r w:rsidRPr="00F47FB6">
              <w:rPr>
                <w:rStyle w:val="Lienhypertexte"/>
              </w:rPr>
              <w:fldChar w:fldCharType="begin"/>
            </w:r>
            <w:r w:rsidRPr="00F47FB6">
              <w:rPr>
                <w:rStyle w:val="Lienhypertexte"/>
              </w:rPr>
              <w:instrText xml:space="preserve"> </w:instrText>
            </w:r>
            <w:r>
              <w:instrText>HYPERLINK \l "_Toc21697985"</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10.5.3</w:t>
            </w:r>
            <w:r>
              <w:rPr>
                <w:rFonts w:eastAsiaTheme="minorEastAsia" w:cstheme="minorBidi"/>
                <w:iCs w:val="0"/>
                <w:color w:val="auto"/>
                <w:sz w:val="22"/>
                <w:szCs w:val="22"/>
                <w:lang w:val="fr-FR" w:eastAsia="ja-JP"/>
              </w:rPr>
              <w:tab/>
            </w:r>
            <w:r w:rsidRPr="00F47FB6">
              <w:rPr>
                <w:rStyle w:val="Lienhypertexte"/>
              </w:rPr>
              <w:t>Asynchronous communications services</w:t>
            </w:r>
            <w:r>
              <w:rPr>
                <w:webHidden/>
              </w:rPr>
              <w:tab/>
            </w:r>
            <w:r>
              <w:rPr>
                <w:webHidden/>
              </w:rPr>
              <w:fldChar w:fldCharType="begin"/>
            </w:r>
            <w:r>
              <w:rPr>
                <w:webHidden/>
              </w:rPr>
              <w:instrText xml:space="preserve"> PAGEREF _Toc21697985 \h </w:instrText>
            </w:r>
          </w:ins>
          <w:r>
            <w:rPr>
              <w:webHidden/>
            </w:rPr>
          </w:r>
          <w:r>
            <w:rPr>
              <w:webHidden/>
            </w:rPr>
            <w:fldChar w:fldCharType="separate"/>
          </w:r>
          <w:ins w:id="297" w:author="ONOPTCHENKO Xavier" w:date="2019-10-11T14:47:00Z">
            <w:r>
              <w:rPr>
                <w:webHidden/>
              </w:rPr>
              <w:t>37</w:t>
            </w:r>
            <w:r>
              <w:rPr>
                <w:webHidden/>
              </w:rPr>
              <w:fldChar w:fldCharType="end"/>
            </w:r>
            <w:r w:rsidRPr="00F47FB6">
              <w:rPr>
                <w:rStyle w:val="Lienhypertexte"/>
              </w:rPr>
              <w:fldChar w:fldCharType="end"/>
            </w:r>
          </w:ins>
        </w:p>
        <w:p w14:paraId="5F27443C" w14:textId="71AB69A5" w:rsidR="00C33A02" w:rsidRDefault="00C33A02">
          <w:pPr>
            <w:pStyle w:val="TM3"/>
            <w:rPr>
              <w:ins w:id="298" w:author="ONOPTCHENKO Xavier" w:date="2019-10-11T14:47:00Z"/>
              <w:rFonts w:eastAsiaTheme="minorEastAsia" w:cstheme="minorBidi"/>
              <w:iCs w:val="0"/>
              <w:color w:val="auto"/>
              <w:sz w:val="22"/>
              <w:szCs w:val="22"/>
              <w:lang w:val="fr-FR" w:eastAsia="ja-JP"/>
            </w:rPr>
          </w:pPr>
          <w:ins w:id="299" w:author="ONOPTCHENKO Xavier" w:date="2019-10-11T14:47:00Z">
            <w:r w:rsidRPr="00F47FB6">
              <w:rPr>
                <w:rStyle w:val="Lienhypertexte"/>
              </w:rPr>
              <w:fldChar w:fldCharType="begin"/>
            </w:r>
            <w:r w:rsidRPr="00F47FB6">
              <w:rPr>
                <w:rStyle w:val="Lienhypertexte"/>
              </w:rPr>
              <w:instrText xml:space="preserve"> </w:instrText>
            </w:r>
            <w:r>
              <w:instrText>HYPERLINK \l "_Toc21697986"</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10.5.4</w:t>
            </w:r>
            <w:r>
              <w:rPr>
                <w:rFonts w:eastAsiaTheme="minorEastAsia" w:cstheme="minorBidi"/>
                <w:iCs w:val="0"/>
                <w:color w:val="auto"/>
                <w:sz w:val="22"/>
                <w:szCs w:val="22"/>
                <w:lang w:val="fr-FR" w:eastAsia="ja-JP"/>
              </w:rPr>
              <w:tab/>
            </w:r>
            <w:r w:rsidRPr="00F47FB6">
              <w:rPr>
                <w:rStyle w:val="Lienhypertexte"/>
              </w:rPr>
              <w:t>Synchronous communications services</w:t>
            </w:r>
            <w:r>
              <w:rPr>
                <w:webHidden/>
              </w:rPr>
              <w:tab/>
            </w:r>
            <w:r>
              <w:rPr>
                <w:webHidden/>
              </w:rPr>
              <w:fldChar w:fldCharType="begin"/>
            </w:r>
            <w:r>
              <w:rPr>
                <w:webHidden/>
              </w:rPr>
              <w:instrText xml:space="preserve"> PAGEREF _Toc21697986 \h </w:instrText>
            </w:r>
          </w:ins>
          <w:r>
            <w:rPr>
              <w:webHidden/>
            </w:rPr>
          </w:r>
          <w:r>
            <w:rPr>
              <w:webHidden/>
            </w:rPr>
            <w:fldChar w:fldCharType="separate"/>
          </w:r>
          <w:ins w:id="300" w:author="ONOPTCHENKO Xavier" w:date="2019-10-11T14:47:00Z">
            <w:r>
              <w:rPr>
                <w:webHidden/>
              </w:rPr>
              <w:t>37</w:t>
            </w:r>
            <w:r>
              <w:rPr>
                <w:webHidden/>
              </w:rPr>
              <w:fldChar w:fldCharType="end"/>
            </w:r>
            <w:r w:rsidRPr="00F47FB6">
              <w:rPr>
                <w:rStyle w:val="Lienhypertexte"/>
              </w:rPr>
              <w:fldChar w:fldCharType="end"/>
            </w:r>
          </w:ins>
        </w:p>
        <w:p w14:paraId="0071A950" w14:textId="32FB6197" w:rsidR="00C33A02" w:rsidRDefault="00C33A02">
          <w:pPr>
            <w:pStyle w:val="TM3"/>
            <w:rPr>
              <w:ins w:id="301" w:author="ONOPTCHENKO Xavier" w:date="2019-10-11T14:47:00Z"/>
              <w:rFonts w:eastAsiaTheme="minorEastAsia" w:cstheme="minorBidi"/>
              <w:iCs w:val="0"/>
              <w:color w:val="auto"/>
              <w:sz w:val="22"/>
              <w:szCs w:val="22"/>
              <w:lang w:val="fr-FR" w:eastAsia="ja-JP"/>
            </w:rPr>
          </w:pPr>
          <w:ins w:id="302" w:author="ONOPTCHENKO Xavier" w:date="2019-10-11T14:47:00Z">
            <w:r w:rsidRPr="00F47FB6">
              <w:rPr>
                <w:rStyle w:val="Lienhypertexte"/>
              </w:rPr>
              <w:fldChar w:fldCharType="begin"/>
            </w:r>
            <w:r w:rsidRPr="00F47FB6">
              <w:rPr>
                <w:rStyle w:val="Lienhypertexte"/>
              </w:rPr>
              <w:instrText xml:space="preserve"> </w:instrText>
            </w:r>
            <w:r>
              <w:instrText>HYPERLINK \l "_Toc21697987"</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10.5.5</w:t>
            </w:r>
            <w:r>
              <w:rPr>
                <w:rFonts w:eastAsiaTheme="minorEastAsia" w:cstheme="minorBidi"/>
                <w:iCs w:val="0"/>
                <w:color w:val="auto"/>
                <w:sz w:val="22"/>
                <w:szCs w:val="22"/>
                <w:lang w:val="fr-FR" w:eastAsia="ja-JP"/>
              </w:rPr>
              <w:tab/>
            </w:r>
            <w:r w:rsidRPr="00F47FB6">
              <w:rPr>
                <w:rStyle w:val="Lienhypertexte"/>
              </w:rPr>
              <w:t>Files services</w:t>
            </w:r>
            <w:r>
              <w:rPr>
                <w:webHidden/>
              </w:rPr>
              <w:tab/>
            </w:r>
            <w:r>
              <w:rPr>
                <w:webHidden/>
              </w:rPr>
              <w:fldChar w:fldCharType="begin"/>
            </w:r>
            <w:r>
              <w:rPr>
                <w:webHidden/>
              </w:rPr>
              <w:instrText xml:space="preserve"> PAGEREF _Toc21697987 \h </w:instrText>
            </w:r>
          </w:ins>
          <w:r>
            <w:rPr>
              <w:webHidden/>
            </w:rPr>
          </w:r>
          <w:r>
            <w:rPr>
              <w:webHidden/>
            </w:rPr>
            <w:fldChar w:fldCharType="separate"/>
          </w:r>
          <w:ins w:id="303" w:author="ONOPTCHENKO Xavier" w:date="2019-10-11T14:47:00Z">
            <w:r>
              <w:rPr>
                <w:webHidden/>
              </w:rPr>
              <w:t>37</w:t>
            </w:r>
            <w:r>
              <w:rPr>
                <w:webHidden/>
              </w:rPr>
              <w:fldChar w:fldCharType="end"/>
            </w:r>
            <w:r w:rsidRPr="00F47FB6">
              <w:rPr>
                <w:rStyle w:val="Lienhypertexte"/>
              </w:rPr>
              <w:fldChar w:fldCharType="end"/>
            </w:r>
          </w:ins>
        </w:p>
        <w:p w14:paraId="23790AAD" w14:textId="1A9A154B" w:rsidR="00C33A02" w:rsidRDefault="00C33A02">
          <w:pPr>
            <w:pStyle w:val="TM3"/>
            <w:rPr>
              <w:ins w:id="304" w:author="ONOPTCHENKO Xavier" w:date="2019-10-11T14:47:00Z"/>
              <w:rFonts w:eastAsiaTheme="minorEastAsia" w:cstheme="minorBidi"/>
              <w:iCs w:val="0"/>
              <w:color w:val="auto"/>
              <w:sz w:val="22"/>
              <w:szCs w:val="22"/>
              <w:lang w:val="fr-FR" w:eastAsia="ja-JP"/>
            </w:rPr>
          </w:pPr>
          <w:ins w:id="305" w:author="ONOPTCHENKO Xavier" w:date="2019-10-11T14:47:00Z">
            <w:r w:rsidRPr="00F47FB6">
              <w:rPr>
                <w:rStyle w:val="Lienhypertexte"/>
              </w:rPr>
              <w:fldChar w:fldCharType="begin"/>
            </w:r>
            <w:r w:rsidRPr="00F47FB6">
              <w:rPr>
                <w:rStyle w:val="Lienhypertexte"/>
              </w:rPr>
              <w:instrText xml:space="preserve"> </w:instrText>
            </w:r>
            <w:r>
              <w:instrText>HYPERLINK \l "_Toc21697988"</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10.5.6</w:t>
            </w:r>
            <w:r>
              <w:rPr>
                <w:rFonts w:eastAsiaTheme="minorEastAsia" w:cstheme="minorBidi"/>
                <w:iCs w:val="0"/>
                <w:color w:val="auto"/>
                <w:sz w:val="22"/>
                <w:szCs w:val="22"/>
                <w:lang w:val="fr-FR" w:eastAsia="ja-JP"/>
              </w:rPr>
              <w:tab/>
            </w:r>
            <w:r w:rsidRPr="00F47FB6">
              <w:rPr>
                <w:rStyle w:val="Lienhypertexte"/>
              </w:rPr>
              <w:t>Print services</w:t>
            </w:r>
            <w:r>
              <w:rPr>
                <w:webHidden/>
              </w:rPr>
              <w:tab/>
            </w:r>
            <w:r>
              <w:rPr>
                <w:webHidden/>
              </w:rPr>
              <w:fldChar w:fldCharType="begin"/>
            </w:r>
            <w:r>
              <w:rPr>
                <w:webHidden/>
              </w:rPr>
              <w:instrText xml:space="preserve"> PAGEREF _Toc21697988 \h </w:instrText>
            </w:r>
          </w:ins>
          <w:r>
            <w:rPr>
              <w:webHidden/>
            </w:rPr>
          </w:r>
          <w:r>
            <w:rPr>
              <w:webHidden/>
            </w:rPr>
            <w:fldChar w:fldCharType="separate"/>
          </w:r>
          <w:ins w:id="306" w:author="ONOPTCHENKO Xavier" w:date="2019-10-11T14:47:00Z">
            <w:r>
              <w:rPr>
                <w:webHidden/>
              </w:rPr>
              <w:t>37</w:t>
            </w:r>
            <w:r>
              <w:rPr>
                <w:webHidden/>
              </w:rPr>
              <w:fldChar w:fldCharType="end"/>
            </w:r>
            <w:r w:rsidRPr="00F47FB6">
              <w:rPr>
                <w:rStyle w:val="Lienhypertexte"/>
              </w:rPr>
              <w:fldChar w:fldCharType="end"/>
            </w:r>
          </w:ins>
        </w:p>
        <w:p w14:paraId="759B538E" w14:textId="63CFFA88" w:rsidR="00C33A02" w:rsidRDefault="00C33A02">
          <w:pPr>
            <w:pStyle w:val="TM2"/>
            <w:rPr>
              <w:ins w:id="307" w:author="ONOPTCHENKO Xavier" w:date="2019-10-11T14:47:00Z"/>
              <w:rFonts w:eastAsiaTheme="minorEastAsia" w:cstheme="minorBidi"/>
              <w:smallCaps w:val="0"/>
              <w:sz w:val="22"/>
              <w:szCs w:val="22"/>
              <w:lang w:val="fr-FR" w:eastAsia="ja-JP"/>
            </w:rPr>
          </w:pPr>
          <w:ins w:id="308" w:author="ONOPTCHENKO Xavier" w:date="2019-10-11T14:47:00Z">
            <w:r w:rsidRPr="00F47FB6">
              <w:rPr>
                <w:rStyle w:val="Lienhypertexte"/>
              </w:rPr>
              <w:fldChar w:fldCharType="begin"/>
            </w:r>
            <w:r w:rsidRPr="00F47FB6">
              <w:rPr>
                <w:rStyle w:val="Lienhypertexte"/>
              </w:rPr>
              <w:instrText xml:space="preserve"> </w:instrText>
            </w:r>
            <w:r>
              <w:instrText>HYPERLINK \l "_Toc21697989"</w:instrText>
            </w:r>
            <w:r w:rsidRPr="00F47FB6">
              <w:rPr>
                <w:rStyle w:val="Lienhypertexte"/>
              </w:rPr>
              <w:instrText xml:space="preserve"> </w:instrText>
            </w:r>
            <w:r w:rsidRPr="00F47FB6">
              <w:rPr>
                <w:rStyle w:val="Lienhypertexte"/>
              </w:rPr>
              <w:fldChar w:fldCharType="separate"/>
            </w:r>
            <w:r w:rsidRPr="00F47FB6">
              <w:rPr>
                <w:rStyle w:val="Lienhypertexte"/>
              </w:rPr>
              <w:t>10.6</w:t>
            </w:r>
            <w:r>
              <w:rPr>
                <w:rFonts w:eastAsiaTheme="minorEastAsia" w:cstheme="minorBidi"/>
                <w:smallCaps w:val="0"/>
                <w:sz w:val="22"/>
                <w:szCs w:val="22"/>
                <w:lang w:val="fr-FR" w:eastAsia="ja-JP"/>
              </w:rPr>
              <w:tab/>
            </w:r>
            <w:r w:rsidRPr="00F47FB6">
              <w:rPr>
                <w:rStyle w:val="Lienhypertexte"/>
              </w:rPr>
              <w:t>Users workspace</w:t>
            </w:r>
            <w:r>
              <w:rPr>
                <w:webHidden/>
              </w:rPr>
              <w:tab/>
            </w:r>
            <w:r>
              <w:rPr>
                <w:webHidden/>
              </w:rPr>
              <w:fldChar w:fldCharType="begin"/>
            </w:r>
            <w:r>
              <w:rPr>
                <w:webHidden/>
              </w:rPr>
              <w:instrText xml:space="preserve"> PAGEREF _Toc21697989 \h </w:instrText>
            </w:r>
          </w:ins>
          <w:r>
            <w:rPr>
              <w:webHidden/>
            </w:rPr>
          </w:r>
          <w:r>
            <w:rPr>
              <w:webHidden/>
            </w:rPr>
            <w:fldChar w:fldCharType="separate"/>
          </w:r>
          <w:ins w:id="309" w:author="ONOPTCHENKO Xavier" w:date="2019-10-11T14:47:00Z">
            <w:r>
              <w:rPr>
                <w:webHidden/>
              </w:rPr>
              <w:t>37</w:t>
            </w:r>
            <w:r>
              <w:rPr>
                <w:webHidden/>
              </w:rPr>
              <w:fldChar w:fldCharType="end"/>
            </w:r>
            <w:r w:rsidRPr="00F47FB6">
              <w:rPr>
                <w:rStyle w:val="Lienhypertexte"/>
              </w:rPr>
              <w:fldChar w:fldCharType="end"/>
            </w:r>
          </w:ins>
        </w:p>
        <w:p w14:paraId="62E16994" w14:textId="649B9E40" w:rsidR="00C33A02" w:rsidRDefault="00C33A02">
          <w:pPr>
            <w:pStyle w:val="TM3"/>
            <w:rPr>
              <w:ins w:id="310" w:author="ONOPTCHENKO Xavier" w:date="2019-10-11T14:47:00Z"/>
              <w:rFonts w:eastAsiaTheme="minorEastAsia" w:cstheme="minorBidi"/>
              <w:iCs w:val="0"/>
              <w:color w:val="auto"/>
              <w:sz w:val="22"/>
              <w:szCs w:val="22"/>
              <w:lang w:val="fr-FR" w:eastAsia="ja-JP"/>
            </w:rPr>
          </w:pPr>
          <w:ins w:id="311" w:author="ONOPTCHENKO Xavier" w:date="2019-10-11T14:47:00Z">
            <w:r w:rsidRPr="00F47FB6">
              <w:rPr>
                <w:rStyle w:val="Lienhypertexte"/>
              </w:rPr>
              <w:fldChar w:fldCharType="begin"/>
            </w:r>
            <w:r w:rsidRPr="00F47FB6">
              <w:rPr>
                <w:rStyle w:val="Lienhypertexte"/>
              </w:rPr>
              <w:instrText xml:space="preserve"> </w:instrText>
            </w:r>
            <w:r>
              <w:instrText>HYPERLINK \l "_Toc21697990"</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10.6.1</w:t>
            </w:r>
            <w:r>
              <w:rPr>
                <w:rFonts w:eastAsiaTheme="minorEastAsia" w:cstheme="minorBidi"/>
                <w:iCs w:val="0"/>
                <w:color w:val="auto"/>
                <w:sz w:val="22"/>
                <w:szCs w:val="22"/>
                <w:lang w:val="fr-FR" w:eastAsia="ja-JP"/>
              </w:rPr>
              <w:tab/>
            </w:r>
            <w:r w:rsidRPr="00F47FB6">
              <w:rPr>
                <w:rStyle w:val="Lienhypertexte"/>
              </w:rPr>
              <w:t>Personal devices</w:t>
            </w:r>
            <w:r>
              <w:rPr>
                <w:webHidden/>
              </w:rPr>
              <w:tab/>
            </w:r>
            <w:r>
              <w:rPr>
                <w:webHidden/>
              </w:rPr>
              <w:fldChar w:fldCharType="begin"/>
            </w:r>
            <w:r>
              <w:rPr>
                <w:webHidden/>
              </w:rPr>
              <w:instrText xml:space="preserve"> PAGEREF _Toc21697990 \h </w:instrText>
            </w:r>
          </w:ins>
          <w:r>
            <w:rPr>
              <w:webHidden/>
            </w:rPr>
          </w:r>
          <w:r>
            <w:rPr>
              <w:webHidden/>
            </w:rPr>
            <w:fldChar w:fldCharType="separate"/>
          </w:r>
          <w:ins w:id="312" w:author="ONOPTCHENKO Xavier" w:date="2019-10-11T14:47:00Z">
            <w:r>
              <w:rPr>
                <w:webHidden/>
              </w:rPr>
              <w:t>37</w:t>
            </w:r>
            <w:r>
              <w:rPr>
                <w:webHidden/>
              </w:rPr>
              <w:fldChar w:fldCharType="end"/>
            </w:r>
            <w:r w:rsidRPr="00F47FB6">
              <w:rPr>
                <w:rStyle w:val="Lienhypertexte"/>
              </w:rPr>
              <w:fldChar w:fldCharType="end"/>
            </w:r>
          </w:ins>
        </w:p>
        <w:p w14:paraId="7C9C4614" w14:textId="6D1680B3" w:rsidR="00C33A02" w:rsidRDefault="00C33A02">
          <w:pPr>
            <w:pStyle w:val="TM3"/>
            <w:rPr>
              <w:ins w:id="313" w:author="ONOPTCHENKO Xavier" w:date="2019-10-11T14:47:00Z"/>
              <w:rFonts w:eastAsiaTheme="minorEastAsia" w:cstheme="minorBidi"/>
              <w:iCs w:val="0"/>
              <w:color w:val="auto"/>
              <w:sz w:val="22"/>
              <w:szCs w:val="22"/>
              <w:lang w:val="fr-FR" w:eastAsia="ja-JP"/>
            </w:rPr>
          </w:pPr>
          <w:ins w:id="314" w:author="ONOPTCHENKO Xavier" w:date="2019-10-11T14:47:00Z">
            <w:r w:rsidRPr="00F47FB6">
              <w:rPr>
                <w:rStyle w:val="Lienhypertexte"/>
              </w:rPr>
              <w:fldChar w:fldCharType="begin"/>
            </w:r>
            <w:r w:rsidRPr="00F47FB6">
              <w:rPr>
                <w:rStyle w:val="Lienhypertexte"/>
              </w:rPr>
              <w:instrText xml:space="preserve"> </w:instrText>
            </w:r>
            <w:r>
              <w:instrText>HYPERLINK \l "_Toc21697991"</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10.6.2</w:t>
            </w:r>
            <w:r>
              <w:rPr>
                <w:rFonts w:eastAsiaTheme="minorEastAsia" w:cstheme="minorBidi"/>
                <w:iCs w:val="0"/>
                <w:color w:val="auto"/>
                <w:sz w:val="22"/>
                <w:szCs w:val="22"/>
                <w:lang w:val="fr-FR" w:eastAsia="ja-JP"/>
              </w:rPr>
              <w:tab/>
            </w:r>
            <w:r w:rsidRPr="00F47FB6">
              <w:rPr>
                <w:rStyle w:val="Lienhypertexte"/>
              </w:rPr>
              <w:t>Shared devices</w:t>
            </w:r>
            <w:r>
              <w:rPr>
                <w:webHidden/>
              </w:rPr>
              <w:tab/>
            </w:r>
            <w:r>
              <w:rPr>
                <w:webHidden/>
              </w:rPr>
              <w:fldChar w:fldCharType="begin"/>
            </w:r>
            <w:r>
              <w:rPr>
                <w:webHidden/>
              </w:rPr>
              <w:instrText xml:space="preserve"> PAGEREF _Toc21697991 \h </w:instrText>
            </w:r>
          </w:ins>
          <w:r>
            <w:rPr>
              <w:webHidden/>
            </w:rPr>
          </w:r>
          <w:r>
            <w:rPr>
              <w:webHidden/>
            </w:rPr>
            <w:fldChar w:fldCharType="separate"/>
          </w:r>
          <w:ins w:id="315" w:author="ONOPTCHENKO Xavier" w:date="2019-10-11T14:47:00Z">
            <w:r>
              <w:rPr>
                <w:webHidden/>
              </w:rPr>
              <w:t>37</w:t>
            </w:r>
            <w:r>
              <w:rPr>
                <w:webHidden/>
              </w:rPr>
              <w:fldChar w:fldCharType="end"/>
            </w:r>
            <w:r w:rsidRPr="00F47FB6">
              <w:rPr>
                <w:rStyle w:val="Lienhypertexte"/>
              </w:rPr>
              <w:fldChar w:fldCharType="end"/>
            </w:r>
          </w:ins>
        </w:p>
        <w:p w14:paraId="12395C03" w14:textId="7D431CBB" w:rsidR="00C33A02" w:rsidRDefault="00C33A02">
          <w:pPr>
            <w:pStyle w:val="TM3"/>
            <w:rPr>
              <w:ins w:id="316" w:author="ONOPTCHENKO Xavier" w:date="2019-10-11T14:47:00Z"/>
              <w:rFonts w:eastAsiaTheme="minorEastAsia" w:cstheme="minorBidi"/>
              <w:iCs w:val="0"/>
              <w:color w:val="auto"/>
              <w:sz w:val="22"/>
              <w:szCs w:val="22"/>
              <w:lang w:val="fr-FR" w:eastAsia="ja-JP"/>
            </w:rPr>
          </w:pPr>
          <w:ins w:id="317" w:author="ONOPTCHENKO Xavier" w:date="2019-10-11T14:47:00Z">
            <w:r w:rsidRPr="00F47FB6">
              <w:rPr>
                <w:rStyle w:val="Lienhypertexte"/>
              </w:rPr>
              <w:fldChar w:fldCharType="begin"/>
            </w:r>
            <w:r w:rsidRPr="00F47FB6">
              <w:rPr>
                <w:rStyle w:val="Lienhypertexte"/>
              </w:rPr>
              <w:instrText xml:space="preserve"> </w:instrText>
            </w:r>
            <w:r>
              <w:instrText>HYPERLINK \l "_Toc21697992"</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10.6.3</w:t>
            </w:r>
            <w:r>
              <w:rPr>
                <w:rFonts w:eastAsiaTheme="minorEastAsia" w:cstheme="minorBidi"/>
                <w:iCs w:val="0"/>
                <w:color w:val="auto"/>
                <w:sz w:val="22"/>
                <w:szCs w:val="22"/>
                <w:lang w:val="fr-FR" w:eastAsia="ja-JP"/>
              </w:rPr>
              <w:tab/>
            </w:r>
            <w:r w:rsidRPr="00F47FB6">
              <w:rPr>
                <w:rStyle w:val="Lienhypertexte"/>
              </w:rPr>
              <w:t>Furnitures</w:t>
            </w:r>
            <w:r>
              <w:rPr>
                <w:webHidden/>
              </w:rPr>
              <w:tab/>
            </w:r>
            <w:r>
              <w:rPr>
                <w:webHidden/>
              </w:rPr>
              <w:fldChar w:fldCharType="begin"/>
            </w:r>
            <w:r>
              <w:rPr>
                <w:webHidden/>
              </w:rPr>
              <w:instrText xml:space="preserve"> PAGEREF _Toc21697992 \h </w:instrText>
            </w:r>
          </w:ins>
          <w:r>
            <w:rPr>
              <w:webHidden/>
            </w:rPr>
          </w:r>
          <w:r>
            <w:rPr>
              <w:webHidden/>
            </w:rPr>
            <w:fldChar w:fldCharType="separate"/>
          </w:r>
          <w:ins w:id="318" w:author="ONOPTCHENKO Xavier" w:date="2019-10-11T14:47:00Z">
            <w:r>
              <w:rPr>
                <w:webHidden/>
              </w:rPr>
              <w:t>37</w:t>
            </w:r>
            <w:r>
              <w:rPr>
                <w:webHidden/>
              </w:rPr>
              <w:fldChar w:fldCharType="end"/>
            </w:r>
            <w:r w:rsidRPr="00F47FB6">
              <w:rPr>
                <w:rStyle w:val="Lienhypertexte"/>
              </w:rPr>
              <w:fldChar w:fldCharType="end"/>
            </w:r>
          </w:ins>
        </w:p>
        <w:p w14:paraId="3D8BA48D" w14:textId="1F011F5F" w:rsidR="00C33A02" w:rsidRDefault="00C33A02">
          <w:pPr>
            <w:pStyle w:val="TM3"/>
            <w:rPr>
              <w:ins w:id="319" w:author="ONOPTCHENKO Xavier" w:date="2019-10-11T14:47:00Z"/>
              <w:rFonts w:eastAsiaTheme="minorEastAsia" w:cstheme="minorBidi"/>
              <w:iCs w:val="0"/>
              <w:color w:val="auto"/>
              <w:sz w:val="22"/>
              <w:szCs w:val="22"/>
              <w:lang w:val="fr-FR" w:eastAsia="ja-JP"/>
            </w:rPr>
          </w:pPr>
          <w:ins w:id="320" w:author="ONOPTCHENKO Xavier" w:date="2019-10-11T14:47:00Z">
            <w:r w:rsidRPr="00F47FB6">
              <w:rPr>
                <w:rStyle w:val="Lienhypertexte"/>
              </w:rPr>
              <w:fldChar w:fldCharType="begin"/>
            </w:r>
            <w:r w:rsidRPr="00F47FB6">
              <w:rPr>
                <w:rStyle w:val="Lienhypertexte"/>
              </w:rPr>
              <w:instrText xml:space="preserve"> </w:instrText>
            </w:r>
            <w:r>
              <w:instrText>HYPERLINK \l "_Toc21697993"</w:instrText>
            </w:r>
            <w:r w:rsidRPr="00F47FB6">
              <w:rPr>
                <w:rStyle w:val="Lienhypertexte"/>
              </w:rPr>
              <w:instrText xml:space="preserve"> </w:instrText>
            </w:r>
            <w:r w:rsidRPr="00F47FB6">
              <w:rPr>
                <w:rStyle w:val="Lienhypertexte"/>
              </w:rPr>
              <w:fldChar w:fldCharType="separate"/>
            </w:r>
            <w:r w:rsidRPr="00F47FB6">
              <w:rPr>
                <w:rStyle w:val="Lienhypertexte"/>
                <w:rFonts w:cs="Times New Roman"/>
              </w:rPr>
              <w:t>10.6.4</w:t>
            </w:r>
            <w:r>
              <w:rPr>
                <w:rFonts w:eastAsiaTheme="minorEastAsia" w:cstheme="minorBidi"/>
                <w:iCs w:val="0"/>
                <w:color w:val="auto"/>
                <w:sz w:val="22"/>
                <w:szCs w:val="22"/>
                <w:lang w:val="fr-FR" w:eastAsia="ja-JP"/>
              </w:rPr>
              <w:tab/>
            </w:r>
            <w:r w:rsidRPr="00F47FB6">
              <w:rPr>
                <w:rStyle w:val="Lienhypertexte"/>
              </w:rPr>
              <w:t>Real estate</w:t>
            </w:r>
            <w:r>
              <w:rPr>
                <w:webHidden/>
              </w:rPr>
              <w:tab/>
            </w:r>
            <w:r>
              <w:rPr>
                <w:webHidden/>
              </w:rPr>
              <w:fldChar w:fldCharType="begin"/>
            </w:r>
            <w:r>
              <w:rPr>
                <w:webHidden/>
              </w:rPr>
              <w:instrText xml:space="preserve"> PAGEREF _Toc21697993 \h </w:instrText>
            </w:r>
          </w:ins>
          <w:r>
            <w:rPr>
              <w:webHidden/>
            </w:rPr>
          </w:r>
          <w:r>
            <w:rPr>
              <w:webHidden/>
            </w:rPr>
            <w:fldChar w:fldCharType="separate"/>
          </w:r>
          <w:ins w:id="321" w:author="ONOPTCHENKO Xavier" w:date="2019-10-11T14:47:00Z">
            <w:r>
              <w:rPr>
                <w:webHidden/>
              </w:rPr>
              <w:t>37</w:t>
            </w:r>
            <w:r>
              <w:rPr>
                <w:webHidden/>
              </w:rPr>
              <w:fldChar w:fldCharType="end"/>
            </w:r>
            <w:r w:rsidRPr="00F47FB6">
              <w:rPr>
                <w:rStyle w:val="Lienhypertexte"/>
              </w:rPr>
              <w:fldChar w:fldCharType="end"/>
            </w:r>
          </w:ins>
        </w:p>
        <w:p w14:paraId="31347750" w14:textId="60C2A34D" w:rsidR="00C33A02" w:rsidRDefault="00C33A02">
          <w:pPr>
            <w:pStyle w:val="TM1"/>
            <w:rPr>
              <w:ins w:id="322" w:author="ONOPTCHENKO Xavier" w:date="2019-10-11T14:47:00Z"/>
              <w:rFonts w:eastAsiaTheme="minorEastAsia" w:cstheme="minorBidi"/>
              <w:b w:val="0"/>
              <w:bCs w:val="0"/>
              <w:caps w:val="0"/>
              <w:szCs w:val="22"/>
              <w:lang w:eastAsia="ja-JP"/>
            </w:rPr>
          </w:pPr>
          <w:ins w:id="323" w:author="ONOPTCHENKO Xavier" w:date="2019-10-11T14:47:00Z">
            <w:r w:rsidRPr="00F47FB6">
              <w:rPr>
                <w:rStyle w:val="Lienhypertexte"/>
              </w:rPr>
              <w:fldChar w:fldCharType="begin"/>
            </w:r>
            <w:r w:rsidRPr="00F47FB6">
              <w:rPr>
                <w:rStyle w:val="Lienhypertexte"/>
              </w:rPr>
              <w:instrText xml:space="preserve"> </w:instrText>
            </w:r>
            <w:r>
              <w:instrText>HYPERLINK \l "_Toc21697994"</w:instrText>
            </w:r>
            <w:r w:rsidRPr="00F47FB6">
              <w:rPr>
                <w:rStyle w:val="Lienhypertexte"/>
              </w:rPr>
              <w:instrText xml:space="preserve"> </w:instrText>
            </w:r>
            <w:r w:rsidRPr="00F47FB6">
              <w:rPr>
                <w:rStyle w:val="Lienhypertexte"/>
              </w:rPr>
              <w:fldChar w:fldCharType="separate"/>
            </w:r>
            <w:r w:rsidRPr="00F47FB6">
              <w:rPr>
                <w:rStyle w:val="Lienhypertexte"/>
                <w:lang w:val="en-GB"/>
              </w:rPr>
              <w:t>11.</w:t>
            </w:r>
            <w:r>
              <w:rPr>
                <w:rFonts w:eastAsiaTheme="minorEastAsia" w:cstheme="minorBidi"/>
                <w:b w:val="0"/>
                <w:bCs w:val="0"/>
                <w:caps w:val="0"/>
                <w:szCs w:val="22"/>
                <w:lang w:eastAsia="ja-JP"/>
              </w:rPr>
              <w:tab/>
            </w:r>
            <w:r w:rsidRPr="00F47FB6">
              <w:rPr>
                <w:rStyle w:val="Lienhypertexte"/>
                <w:lang w:val="en-GB"/>
              </w:rPr>
              <w:t>Production</w:t>
            </w:r>
            <w:r>
              <w:rPr>
                <w:webHidden/>
              </w:rPr>
              <w:tab/>
            </w:r>
            <w:r>
              <w:rPr>
                <w:webHidden/>
              </w:rPr>
              <w:fldChar w:fldCharType="begin"/>
            </w:r>
            <w:r>
              <w:rPr>
                <w:webHidden/>
              </w:rPr>
              <w:instrText xml:space="preserve"> PAGEREF _Toc21697994 \h </w:instrText>
            </w:r>
          </w:ins>
          <w:r>
            <w:rPr>
              <w:webHidden/>
            </w:rPr>
          </w:r>
          <w:r>
            <w:rPr>
              <w:webHidden/>
            </w:rPr>
            <w:fldChar w:fldCharType="separate"/>
          </w:r>
          <w:ins w:id="324" w:author="ONOPTCHENKO Xavier" w:date="2019-10-11T14:47:00Z">
            <w:r>
              <w:rPr>
                <w:webHidden/>
              </w:rPr>
              <w:t>38</w:t>
            </w:r>
            <w:r>
              <w:rPr>
                <w:webHidden/>
              </w:rPr>
              <w:fldChar w:fldCharType="end"/>
            </w:r>
            <w:r w:rsidRPr="00F47FB6">
              <w:rPr>
                <w:rStyle w:val="Lienhypertexte"/>
              </w:rPr>
              <w:fldChar w:fldCharType="end"/>
            </w:r>
          </w:ins>
        </w:p>
        <w:p w14:paraId="44D1F37B" w14:textId="06249F96" w:rsidR="00C33A02" w:rsidRDefault="00C33A02">
          <w:pPr>
            <w:pStyle w:val="TM2"/>
            <w:rPr>
              <w:ins w:id="325" w:author="ONOPTCHENKO Xavier" w:date="2019-10-11T14:47:00Z"/>
              <w:rFonts w:eastAsiaTheme="minorEastAsia" w:cstheme="minorBidi"/>
              <w:smallCaps w:val="0"/>
              <w:sz w:val="22"/>
              <w:szCs w:val="22"/>
              <w:lang w:val="fr-FR" w:eastAsia="ja-JP"/>
            </w:rPr>
          </w:pPr>
          <w:ins w:id="326" w:author="ONOPTCHENKO Xavier" w:date="2019-10-11T14:47:00Z">
            <w:r w:rsidRPr="00F47FB6">
              <w:rPr>
                <w:rStyle w:val="Lienhypertexte"/>
              </w:rPr>
              <w:fldChar w:fldCharType="begin"/>
            </w:r>
            <w:r w:rsidRPr="00F47FB6">
              <w:rPr>
                <w:rStyle w:val="Lienhypertexte"/>
              </w:rPr>
              <w:instrText xml:space="preserve"> </w:instrText>
            </w:r>
            <w:r>
              <w:instrText>HYPERLINK \l "_Toc21697995"</w:instrText>
            </w:r>
            <w:r w:rsidRPr="00F47FB6">
              <w:rPr>
                <w:rStyle w:val="Lienhypertexte"/>
              </w:rPr>
              <w:instrText xml:space="preserve"> </w:instrText>
            </w:r>
            <w:r w:rsidRPr="00F47FB6">
              <w:rPr>
                <w:rStyle w:val="Lienhypertexte"/>
              </w:rPr>
              <w:fldChar w:fldCharType="separate"/>
            </w:r>
            <w:r w:rsidRPr="00F47FB6">
              <w:rPr>
                <w:rStyle w:val="Lienhypertexte"/>
              </w:rPr>
              <w:t>11.1</w:t>
            </w:r>
            <w:r>
              <w:rPr>
                <w:rFonts w:eastAsiaTheme="minorEastAsia" w:cstheme="minorBidi"/>
                <w:smallCaps w:val="0"/>
                <w:sz w:val="22"/>
                <w:szCs w:val="22"/>
                <w:lang w:val="fr-FR" w:eastAsia="ja-JP"/>
              </w:rPr>
              <w:tab/>
            </w:r>
            <w:r w:rsidRPr="00F47FB6">
              <w:rPr>
                <w:rStyle w:val="Lienhypertexte"/>
              </w:rPr>
              <w:t>Stress / load management</w:t>
            </w:r>
            <w:r>
              <w:rPr>
                <w:webHidden/>
              </w:rPr>
              <w:tab/>
            </w:r>
            <w:r>
              <w:rPr>
                <w:webHidden/>
              </w:rPr>
              <w:fldChar w:fldCharType="begin"/>
            </w:r>
            <w:r>
              <w:rPr>
                <w:webHidden/>
              </w:rPr>
              <w:instrText xml:space="preserve"> PAGEREF _Toc21697995 \h </w:instrText>
            </w:r>
          </w:ins>
          <w:r>
            <w:rPr>
              <w:webHidden/>
            </w:rPr>
          </w:r>
          <w:r>
            <w:rPr>
              <w:webHidden/>
            </w:rPr>
            <w:fldChar w:fldCharType="separate"/>
          </w:r>
          <w:ins w:id="327" w:author="ONOPTCHENKO Xavier" w:date="2019-10-11T14:47:00Z">
            <w:r>
              <w:rPr>
                <w:webHidden/>
              </w:rPr>
              <w:t>38</w:t>
            </w:r>
            <w:r>
              <w:rPr>
                <w:webHidden/>
              </w:rPr>
              <w:fldChar w:fldCharType="end"/>
            </w:r>
            <w:r w:rsidRPr="00F47FB6">
              <w:rPr>
                <w:rStyle w:val="Lienhypertexte"/>
              </w:rPr>
              <w:fldChar w:fldCharType="end"/>
            </w:r>
          </w:ins>
        </w:p>
        <w:p w14:paraId="45769119" w14:textId="3B0DB5B4" w:rsidR="00C33A02" w:rsidRDefault="00C33A02">
          <w:pPr>
            <w:pStyle w:val="TM2"/>
            <w:rPr>
              <w:ins w:id="328" w:author="ONOPTCHENKO Xavier" w:date="2019-10-11T14:47:00Z"/>
              <w:rFonts w:eastAsiaTheme="minorEastAsia" w:cstheme="minorBidi"/>
              <w:smallCaps w:val="0"/>
              <w:sz w:val="22"/>
              <w:szCs w:val="22"/>
              <w:lang w:val="fr-FR" w:eastAsia="ja-JP"/>
            </w:rPr>
          </w:pPr>
          <w:ins w:id="329" w:author="ONOPTCHENKO Xavier" w:date="2019-10-11T14:47:00Z">
            <w:r w:rsidRPr="00F47FB6">
              <w:rPr>
                <w:rStyle w:val="Lienhypertexte"/>
              </w:rPr>
              <w:fldChar w:fldCharType="begin"/>
            </w:r>
            <w:r w:rsidRPr="00F47FB6">
              <w:rPr>
                <w:rStyle w:val="Lienhypertexte"/>
              </w:rPr>
              <w:instrText xml:space="preserve"> </w:instrText>
            </w:r>
            <w:r>
              <w:instrText>HYPERLINK \l "_Toc21697996"</w:instrText>
            </w:r>
            <w:r w:rsidRPr="00F47FB6">
              <w:rPr>
                <w:rStyle w:val="Lienhypertexte"/>
              </w:rPr>
              <w:instrText xml:space="preserve"> </w:instrText>
            </w:r>
            <w:r w:rsidRPr="00F47FB6">
              <w:rPr>
                <w:rStyle w:val="Lienhypertexte"/>
              </w:rPr>
              <w:fldChar w:fldCharType="separate"/>
            </w:r>
            <w:r w:rsidRPr="00F47FB6">
              <w:rPr>
                <w:rStyle w:val="Lienhypertexte"/>
              </w:rPr>
              <w:t>11.2</w:t>
            </w:r>
            <w:r>
              <w:rPr>
                <w:rFonts w:eastAsiaTheme="minorEastAsia" w:cstheme="minorBidi"/>
                <w:smallCaps w:val="0"/>
                <w:sz w:val="22"/>
                <w:szCs w:val="22"/>
                <w:lang w:val="fr-FR" w:eastAsia="ja-JP"/>
              </w:rPr>
              <w:tab/>
            </w:r>
            <w:r w:rsidRPr="00F47FB6">
              <w:rPr>
                <w:rStyle w:val="Lienhypertexte"/>
              </w:rPr>
              <w:t>Major principles of the production infrastructure chosen</w:t>
            </w:r>
            <w:r>
              <w:rPr>
                <w:webHidden/>
              </w:rPr>
              <w:tab/>
            </w:r>
            <w:r>
              <w:rPr>
                <w:webHidden/>
              </w:rPr>
              <w:fldChar w:fldCharType="begin"/>
            </w:r>
            <w:r>
              <w:rPr>
                <w:webHidden/>
              </w:rPr>
              <w:instrText xml:space="preserve"> PAGEREF _Toc21697996 \h </w:instrText>
            </w:r>
          </w:ins>
          <w:r>
            <w:rPr>
              <w:webHidden/>
            </w:rPr>
          </w:r>
          <w:r>
            <w:rPr>
              <w:webHidden/>
            </w:rPr>
            <w:fldChar w:fldCharType="separate"/>
          </w:r>
          <w:ins w:id="330" w:author="ONOPTCHENKO Xavier" w:date="2019-10-11T14:47:00Z">
            <w:r>
              <w:rPr>
                <w:webHidden/>
              </w:rPr>
              <w:t>38</w:t>
            </w:r>
            <w:r>
              <w:rPr>
                <w:webHidden/>
              </w:rPr>
              <w:fldChar w:fldCharType="end"/>
            </w:r>
            <w:r w:rsidRPr="00F47FB6">
              <w:rPr>
                <w:rStyle w:val="Lienhypertexte"/>
              </w:rPr>
              <w:fldChar w:fldCharType="end"/>
            </w:r>
          </w:ins>
        </w:p>
        <w:p w14:paraId="70A936A2" w14:textId="2A72B6A1" w:rsidR="00C33A02" w:rsidRDefault="00C33A02">
          <w:pPr>
            <w:pStyle w:val="TM2"/>
            <w:rPr>
              <w:ins w:id="331" w:author="ONOPTCHENKO Xavier" w:date="2019-10-11T14:47:00Z"/>
              <w:rFonts w:eastAsiaTheme="minorEastAsia" w:cstheme="minorBidi"/>
              <w:smallCaps w:val="0"/>
              <w:sz w:val="22"/>
              <w:szCs w:val="22"/>
              <w:lang w:val="fr-FR" w:eastAsia="ja-JP"/>
            </w:rPr>
          </w:pPr>
          <w:ins w:id="332" w:author="ONOPTCHENKO Xavier" w:date="2019-10-11T14:47:00Z">
            <w:r w:rsidRPr="00F47FB6">
              <w:rPr>
                <w:rStyle w:val="Lienhypertexte"/>
              </w:rPr>
              <w:fldChar w:fldCharType="begin"/>
            </w:r>
            <w:r w:rsidRPr="00F47FB6">
              <w:rPr>
                <w:rStyle w:val="Lienhypertexte"/>
              </w:rPr>
              <w:instrText xml:space="preserve"> </w:instrText>
            </w:r>
            <w:r>
              <w:instrText>HYPERLINK \l "_Toc21697997"</w:instrText>
            </w:r>
            <w:r w:rsidRPr="00F47FB6">
              <w:rPr>
                <w:rStyle w:val="Lienhypertexte"/>
              </w:rPr>
              <w:instrText xml:space="preserve"> </w:instrText>
            </w:r>
            <w:r w:rsidRPr="00F47FB6">
              <w:rPr>
                <w:rStyle w:val="Lienhypertexte"/>
              </w:rPr>
              <w:fldChar w:fldCharType="separate"/>
            </w:r>
            <w:r w:rsidRPr="00F47FB6">
              <w:rPr>
                <w:rStyle w:val="Lienhypertexte"/>
              </w:rPr>
              <w:t>11.3</w:t>
            </w:r>
            <w:r>
              <w:rPr>
                <w:rFonts w:eastAsiaTheme="minorEastAsia" w:cstheme="minorBidi"/>
                <w:smallCaps w:val="0"/>
                <w:sz w:val="22"/>
                <w:szCs w:val="22"/>
                <w:lang w:val="fr-FR" w:eastAsia="ja-JP"/>
              </w:rPr>
              <w:tab/>
            </w:r>
            <w:r w:rsidRPr="00F47FB6">
              <w:rPr>
                <w:rStyle w:val="Lienhypertexte"/>
              </w:rPr>
              <w:t>Availability levels and principles chosen</w:t>
            </w:r>
            <w:r>
              <w:rPr>
                <w:webHidden/>
              </w:rPr>
              <w:tab/>
            </w:r>
            <w:r>
              <w:rPr>
                <w:webHidden/>
              </w:rPr>
              <w:fldChar w:fldCharType="begin"/>
            </w:r>
            <w:r>
              <w:rPr>
                <w:webHidden/>
              </w:rPr>
              <w:instrText xml:space="preserve"> PAGEREF _Toc21697997 \h </w:instrText>
            </w:r>
          </w:ins>
          <w:r>
            <w:rPr>
              <w:webHidden/>
            </w:rPr>
          </w:r>
          <w:r>
            <w:rPr>
              <w:webHidden/>
            </w:rPr>
            <w:fldChar w:fldCharType="separate"/>
          </w:r>
          <w:ins w:id="333" w:author="ONOPTCHENKO Xavier" w:date="2019-10-11T14:47:00Z">
            <w:r>
              <w:rPr>
                <w:webHidden/>
              </w:rPr>
              <w:t>38</w:t>
            </w:r>
            <w:r>
              <w:rPr>
                <w:webHidden/>
              </w:rPr>
              <w:fldChar w:fldCharType="end"/>
            </w:r>
            <w:r w:rsidRPr="00F47FB6">
              <w:rPr>
                <w:rStyle w:val="Lienhypertexte"/>
              </w:rPr>
              <w:fldChar w:fldCharType="end"/>
            </w:r>
          </w:ins>
        </w:p>
        <w:p w14:paraId="26A1DACA" w14:textId="068AB081" w:rsidR="00C33A02" w:rsidRDefault="00C33A02">
          <w:pPr>
            <w:pStyle w:val="TM2"/>
            <w:rPr>
              <w:ins w:id="334" w:author="ONOPTCHENKO Xavier" w:date="2019-10-11T14:47:00Z"/>
              <w:rFonts w:eastAsiaTheme="minorEastAsia" w:cstheme="minorBidi"/>
              <w:smallCaps w:val="0"/>
              <w:sz w:val="22"/>
              <w:szCs w:val="22"/>
              <w:lang w:val="fr-FR" w:eastAsia="ja-JP"/>
            </w:rPr>
          </w:pPr>
          <w:ins w:id="335" w:author="ONOPTCHENKO Xavier" w:date="2019-10-11T14:47:00Z">
            <w:r w:rsidRPr="00F47FB6">
              <w:rPr>
                <w:rStyle w:val="Lienhypertexte"/>
              </w:rPr>
              <w:fldChar w:fldCharType="begin"/>
            </w:r>
            <w:r w:rsidRPr="00F47FB6">
              <w:rPr>
                <w:rStyle w:val="Lienhypertexte"/>
              </w:rPr>
              <w:instrText xml:space="preserve"> </w:instrText>
            </w:r>
            <w:r>
              <w:instrText>HYPERLINK \l "_Toc21697998"</w:instrText>
            </w:r>
            <w:r w:rsidRPr="00F47FB6">
              <w:rPr>
                <w:rStyle w:val="Lienhypertexte"/>
              </w:rPr>
              <w:instrText xml:space="preserve"> </w:instrText>
            </w:r>
            <w:r w:rsidRPr="00F47FB6">
              <w:rPr>
                <w:rStyle w:val="Lienhypertexte"/>
              </w:rPr>
              <w:fldChar w:fldCharType="separate"/>
            </w:r>
            <w:r w:rsidRPr="00F47FB6">
              <w:rPr>
                <w:rStyle w:val="Lienhypertexte"/>
              </w:rPr>
              <w:t>11.4</w:t>
            </w:r>
            <w:r>
              <w:rPr>
                <w:rFonts w:eastAsiaTheme="minorEastAsia" w:cstheme="minorBidi"/>
                <w:smallCaps w:val="0"/>
                <w:sz w:val="22"/>
                <w:szCs w:val="22"/>
                <w:lang w:val="fr-FR" w:eastAsia="ja-JP"/>
              </w:rPr>
              <w:tab/>
            </w:r>
            <w:r w:rsidRPr="00F47FB6">
              <w:rPr>
                <w:rStyle w:val="Lienhypertexte"/>
              </w:rPr>
              <w:t>Recovery time and principles underlying the Disaster Recovery Plan</w:t>
            </w:r>
            <w:r>
              <w:rPr>
                <w:webHidden/>
              </w:rPr>
              <w:tab/>
            </w:r>
            <w:r>
              <w:rPr>
                <w:webHidden/>
              </w:rPr>
              <w:fldChar w:fldCharType="begin"/>
            </w:r>
            <w:r>
              <w:rPr>
                <w:webHidden/>
              </w:rPr>
              <w:instrText xml:space="preserve"> PAGEREF _Toc21697998 \h </w:instrText>
            </w:r>
          </w:ins>
          <w:r>
            <w:rPr>
              <w:webHidden/>
            </w:rPr>
          </w:r>
          <w:r>
            <w:rPr>
              <w:webHidden/>
            </w:rPr>
            <w:fldChar w:fldCharType="separate"/>
          </w:r>
          <w:ins w:id="336" w:author="ONOPTCHENKO Xavier" w:date="2019-10-11T14:47:00Z">
            <w:r>
              <w:rPr>
                <w:webHidden/>
              </w:rPr>
              <w:t>38</w:t>
            </w:r>
            <w:r>
              <w:rPr>
                <w:webHidden/>
              </w:rPr>
              <w:fldChar w:fldCharType="end"/>
            </w:r>
            <w:r w:rsidRPr="00F47FB6">
              <w:rPr>
                <w:rStyle w:val="Lienhypertexte"/>
              </w:rPr>
              <w:fldChar w:fldCharType="end"/>
            </w:r>
          </w:ins>
        </w:p>
        <w:p w14:paraId="2A534DA0" w14:textId="5AB5EA93" w:rsidR="00C33A02" w:rsidRDefault="00C33A02">
          <w:pPr>
            <w:pStyle w:val="TM2"/>
            <w:rPr>
              <w:ins w:id="337" w:author="ONOPTCHENKO Xavier" w:date="2019-10-11T14:47:00Z"/>
              <w:rFonts w:eastAsiaTheme="minorEastAsia" w:cstheme="minorBidi"/>
              <w:smallCaps w:val="0"/>
              <w:sz w:val="22"/>
              <w:szCs w:val="22"/>
              <w:lang w:val="fr-FR" w:eastAsia="ja-JP"/>
            </w:rPr>
          </w:pPr>
          <w:ins w:id="338" w:author="ONOPTCHENKO Xavier" w:date="2019-10-11T14:47:00Z">
            <w:r w:rsidRPr="00F47FB6">
              <w:rPr>
                <w:rStyle w:val="Lienhypertexte"/>
              </w:rPr>
              <w:fldChar w:fldCharType="begin"/>
            </w:r>
            <w:r w:rsidRPr="00F47FB6">
              <w:rPr>
                <w:rStyle w:val="Lienhypertexte"/>
              </w:rPr>
              <w:instrText xml:space="preserve"> </w:instrText>
            </w:r>
            <w:r>
              <w:instrText>HYPERLINK \l "_Toc21697999"</w:instrText>
            </w:r>
            <w:r w:rsidRPr="00F47FB6">
              <w:rPr>
                <w:rStyle w:val="Lienhypertexte"/>
              </w:rPr>
              <w:instrText xml:space="preserve"> </w:instrText>
            </w:r>
            <w:r w:rsidRPr="00F47FB6">
              <w:rPr>
                <w:rStyle w:val="Lienhypertexte"/>
              </w:rPr>
              <w:fldChar w:fldCharType="separate"/>
            </w:r>
            <w:r w:rsidRPr="00F47FB6">
              <w:rPr>
                <w:rStyle w:val="Lienhypertexte"/>
              </w:rPr>
              <w:t>11.5</w:t>
            </w:r>
            <w:r>
              <w:rPr>
                <w:rFonts w:eastAsiaTheme="minorEastAsia" w:cstheme="minorBidi"/>
                <w:smallCaps w:val="0"/>
                <w:sz w:val="22"/>
                <w:szCs w:val="22"/>
                <w:lang w:val="fr-FR" w:eastAsia="ja-JP"/>
              </w:rPr>
              <w:tab/>
            </w:r>
            <w:r w:rsidRPr="00F47FB6">
              <w:rPr>
                <w:rStyle w:val="Lienhypertexte"/>
              </w:rPr>
              <w:t>Production infrastructure schema</w:t>
            </w:r>
            <w:r>
              <w:rPr>
                <w:webHidden/>
              </w:rPr>
              <w:tab/>
            </w:r>
            <w:r>
              <w:rPr>
                <w:webHidden/>
              </w:rPr>
              <w:fldChar w:fldCharType="begin"/>
            </w:r>
            <w:r>
              <w:rPr>
                <w:webHidden/>
              </w:rPr>
              <w:instrText xml:space="preserve"> PAGEREF _Toc21697999 \h </w:instrText>
            </w:r>
          </w:ins>
          <w:r>
            <w:rPr>
              <w:webHidden/>
            </w:rPr>
          </w:r>
          <w:r>
            <w:rPr>
              <w:webHidden/>
            </w:rPr>
            <w:fldChar w:fldCharType="separate"/>
          </w:r>
          <w:ins w:id="339" w:author="ONOPTCHENKO Xavier" w:date="2019-10-11T14:47:00Z">
            <w:r>
              <w:rPr>
                <w:webHidden/>
              </w:rPr>
              <w:t>38</w:t>
            </w:r>
            <w:r>
              <w:rPr>
                <w:webHidden/>
              </w:rPr>
              <w:fldChar w:fldCharType="end"/>
            </w:r>
            <w:r w:rsidRPr="00F47FB6">
              <w:rPr>
                <w:rStyle w:val="Lienhypertexte"/>
              </w:rPr>
              <w:fldChar w:fldCharType="end"/>
            </w:r>
          </w:ins>
        </w:p>
        <w:p w14:paraId="58D5CF96" w14:textId="625F8280" w:rsidR="00C33A02" w:rsidRDefault="00C33A02">
          <w:pPr>
            <w:pStyle w:val="TM2"/>
            <w:rPr>
              <w:ins w:id="340" w:author="ONOPTCHENKO Xavier" w:date="2019-10-11T14:47:00Z"/>
              <w:rFonts w:eastAsiaTheme="minorEastAsia" w:cstheme="minorBidi"/>
              <w:smallCaps w:val="0"/>
              <w:sz w:val="22"/>
              <w:szCs w:val="22"/>
              <w:lang w:val="fr-FR" w:eastAsia="ja-JP"/>
            </w:rPr>
          </w:pPr>
          <w:ins w:id="341" w:author="ONOPTCHENKO Xavier" w:date="2019-10-11T14:47:00Z">
            <w:r w:rsidRPr="00F47FB6">
              <w:rPr>
                <w:rStyle w:val="Lienhypertexte"/>
              </w:rPr>
              <w:fldChar w:fldCharType="begin"/>
            </w:r>
            <w:r w:rsidRPr="00F47FB6">
              <w:rPr>
                <w:rStyle w:val="Lienhypertexte"/>
              </w:rPr>
              <w:instrText xml:space="preserve"> </w:instrText>
            </w:r>
            <w:r>
              <w:instrText>HYPERLINK \l "_Toc21698000"</w:instrText>
            </w:r>
            <w:r w:rsidRPr="00F47FB6">
              <w:rPr>
                <w:rStyle w:val="Lienhypertexte"/>
              </w:rPr>
              <w:instrText xml:space="preserve"> </w:instrText>
            </w:r>
            <w:r w:rsidRPr="00F47FB6">
              <w:rPr>
                <w:rStyle w:val="Lienhypertexte"/>
              </w:rPr>
              <w:fldChar w:fldCharType="separate"/>
            </w:r>
            <w:r w:rsidRPr="00F47FB6">
              <w:rPr>
                <w:rStyle w:val="Lienhypertexte"/>
              </w:rPr>
              <w:t>11.6</w:t>
            </w:r>
            <w:r>
              <w:rPr>
                <w:rFonts w:eastAsiaTheme="minorEastAsia" w:cstheme="minorBidi"/>
                <w:smallCaps w:val="0"/>
                <w:sz w:val="22"/>
                <w:szCs w:val="22"/>
                <w:lang w:val="fr-FR" w:eastAsia="ja-JP"/>
              </w:rPr>
              <w:tab/>
            </w:r>
            <w:r w:rsidRPr="00F47FB6">
              <w:rPr>
                <w:rStyle w:val="Lienhypertexte"/>
              </w:rPr>
              <w:t>Sharing</w:t>
            </w:r>
            <w:r>
              <w:rPr>
                <w:webHidden/>
              </w:rPr>
              <w:tab/>
            </w:r>
            <w:r>
              <w:rPr>
                <w:webHidden/>
              </w:rPr>
              <w:fldChar w:fldCharType="begin"/>
            </w:r>
            <w:r>
              <w:rPr>
                <w:webHidden/>
              </w:rPr>
              <w:instrText xml:space="preserve"> PAGEREF _Toc21698000 \h </w:instrText>
            </w:r>
          </w:ins>
          <w:r>
            <w:rPr>
              <w:webHidden/>
            </w:rPr>
          </w:r>
          <w:r>
            <w:rPr>
              <w:webHidden/>
            </w:rPr>
            <w:fldChar w:fldCharType="separate"/>
          </w:r>
          <w:ins w:id="342" w:author="ONOPTCHENKO Xavier" w:date="2019-10-11T14:47:00Z">
            <w:r>
              <w:rPr>
                <w:webHidden/>
              </w:rPr>
              <w:t>39</w:t>
            </w:r>
            <w:r>
              <w:rPr>
                <w:webHidden/>
              </w:rPr>
              <w:fldChar w:fldCharType="end"/>
            </w:r>
            <w:r w:rsidRPr="00F47FB6">
              <w:rPr>
                <w:rStyle w:val="Lienhypertexte"/>
              </w:rPr>
              <w:fldChar w:fldCharType="end"/>
            </w:r>
          </w:ins>
        </w:p>
        <w:p w14:paraId="1D898CE1" w14:textId="1E1DF774" w:rsidR="00C33A02" w:rsidRDefault="00C33A02">
          <w:pPr>
            <w:pStyle w:val="TM2"/>
            <w:rPr>
              <w:ins w:id="343" w:author="ONOPTCHENKO Xavier" w:date="2019-10-11T14:47:00Z"/>
              <w:rFonts w:eastAsiaTheme="minorEastAsia" w:cstheme="minorBidi"/>
              <w:smallCaps w:val="0"/>
              <w:sz w:val="22"/>
              <w:szCs w:val="22"/>
              <w:lang w:val="fr-FR" w:eastAsia="ja-JP"/>
            </w:rPr>
          </w:pPr>
          <w:ins w:id="344" w:author="ONOPTCHENKO Xavier" w:date="2019-10-11T14:47:00Z">
            <w:r w:rsidRPr="00F47FB6">
              <w:rPr>
                <w:rStyle w:val="Lienhypertexte"/>
              </w:rPr>
              <w:fldChar w:fldCharType="begin"/>
            </w:r>
            <w:r w:rsidRPr="00F47FB6">
              <w:rPr>
                <w:rStyle w:val="Lienhypertexte"/>
              </w:rPr>
              <w:instrText xml:space="preserve"> </w:instrText>
            </w:r>
            <w:r>
              <w:instrText>HYPERLINK \l "_Toc21698001"</w:instrText>
            </w:r>
            <w:r w:rsidRPr="00F47FB6">
              <w:rPr>
                <w:rStyle w:val="Lienhypertexte"/>
              </w:rPr>
              <w:instrText xml:space="preserve"> </w:instrText>
            </w:r>
            <w:r w:rsidRPr="00F47FB6">
              <w:rPr>
                <w:rStyle w:val="Lienhypertexte"/>
              </w:rPr>
              <w:fldChar w:fldCharType="separate"/>
            </w:r>
            <w:r w:rsidRPr="00F47FB6">
              <w:rPr>
                <w:rStyle w:val="Lienhypertexte"/>
              </w:rPr>
              <w:t>11.7</w:t>
            </w:r>
            <w:r>
              <w:rPr>
                <w:rFonts w:eastAsiaTheme="minorEastAsia" w:cstheme="minorBidi"/>
                <w:smallCaps w:val="0"/>
                <w:sz w:val="22"/>
                <w:szCs w:val="22"/>
                <w:lang w:val="fr-FR" w:eastAsia="ja-JP"/>
              </w:rPr>
              <w:tab/>
            </w:r>
            <w:r w:rsidRPr="00F47FB6">
              <w:rPr>
                <w:rStyle w:val="Lienhypertexte"/>
              </w:rPr>
              <w:t>Data backup and restore</w:t>
            </w:r>
            <w:r>
              <w:rPr>
                <w:webHidden/>
              </w:rPr>
              <w:tab/>
            </w:r>
            <w:r>
              <w:rPr>
                <w:webHidden/>
              </w:rPr>
              <w:fldChar w:fldCharType="begin"/>
            </w:r>
            <w:r>
              <w:rPr>
                <w:webHidden/>
              </w:rPr>
              <w:instrText xml:space="preserve"> PAGEREF _Toc21698001 \h </w:instrText>
            </w:r>
          </w:ins>
          <w:r>
            <w:rPr>
              <w:webHidden/>
            </w:rPr>
          </w:r>
          <w:r>
            <w:rPr>
              <w:webHidden/>
            </w:rPr>
            <w:fldChar w:fldCharType="separate"/>
          </w:r>
          <w:ins w:id="345" w:author="ONOPTCHENKO Xavier" w:date="2019-10-11T14:47:00Z">
            <w:r>
              <w:rPr>
                <w:webHidden/>
              </w:rPr>
              <w:t>39</w:t>
            </w:r>
            <w:r>
              <w:rPr>
                <w:webHidden/>
              </w:rPr>
              <w:fldChar w:fldCharType="end"/>
            </w:r>
            <w:r w:rsidRPr="00F47FB6">
              <w:rPr>
                <w:rStyle w:val="Lienhypertexte"/>
              </w:rPr>
              <w:fldChar w:fldCharType="end"/>
            </w:r>
          </w:ins>
        </w:p>
        <w:p w14:paraId="40EE4FFB" w14:textId="3E01FB10" w:rsidR="00C33A02" w:rsidRDefault="00C33A02">
          <w:pPr>
            <w:pStyle w:val="TM1"/>
            <w:rPr>
              <w:ins w:id="346" w:author="ONOPTCHENKO Xavier" w:date="2019-10-11T14:47:00Z"/>
              <w:rFonts w:eastAsiaTheme="minorEastAsia" w:cstheme="minorBidi"/>
              <w:b w:val="0"/>
              <w:bCs w:val="0"/>
              <w:caps w:val="0"/>
              <w:szCs w:val="22"/>
              <w:lang w:eastAsia="ja-JP"/>
            </w:rPr>
          </w:pPr>
          <w:ins w:id="347" w:author="ONOPTCHENKO Xavier" w:date="2019-10-11T14:47:00Z">
            <w:r w:rsidRPr="00F47FB6">
              <w:rPr>
                <w:rStyle w:val="Lienhypertexte"/>
              </w:rPr>
              <w:fldChar w:fldCharType="begin"/>
            </w:r>
            <w:r w:rsidRPr="00F47FB6">
              <w:rPr>
                <w:rStyle w:val="Lienhypertexte"/>
              </w:rPr>
              <w:instrText xml:space="preserve"> </w:instrText>
            </w:r>
            <w:r>
              <w:instrText>HYPERLINK \l "_Toc21698002"</w:instrText>
            </w:r>
            <w:r w:rsidRPr="00F47FB6">
              <w:rPr>
                <w:rStyle w:val="Lienhypertexte"/>
              </w:rPr>
              <w:instrText xml:space="preserve"> </w:instrText>
            </w:r>
            <w:r w:rsidRPr="00F47FB6">
              <w:rPr>
                <w:rStyle w:val="Lienhypertexte"/>
              </w:rPr>
              <w:fldChar w:fldCharType="separate"/>
            </w:r>
            <w:r w:rsidRPr="00F47FB6">
              <w:rPr>
                <w:rStyle w:val="Lienhypertexte"/>
                <w:lang w:val="en-GB"/>
              </w:rPr>
              <w:t>12.</w:t>
            </w:r>
            <w:r>
              <w:rPr>
                <w:rFonts w:eastAsiaTheme="minorEastAsia" w:cstheme="minorBidi"/>
                <w:b w:val="0"/>
                <w:bCs w:val="0"/>
                <w:caps w:val="0"/>
                <w:szCs w:val="22"/>
                <w:lang w:eastAsia="ja-JP"/>
              </w:rPr>
              <w:tab/>
            </w:r>
            <w:r w:rsidRPr="00F47FB6">
              <w:rPr>
                <w:rStyle w:val="Lienhypertexte"/>
                <w:lang w:val="en-GB"/>
              </w:rPr>
              <w:t>Security</w:t>
            </w:r>
            <w:r>
              <w:rPr>
                <w:webHidden/>
              </w:rPr>
              <w:tab/>
            </w:r>
            <w:r>
              <w:rPr>
                <w:webHidden/>
              </w:rPr>
              <w:fldChar w:fldCharType="begin"/>
            </w:r>
            <w:r>
              <w:rPr>
                <w:webHidden/>
              </w:rPr>
              <w:instrText xml:space="preserve"> PAGEREF _Toc21698002 \h </w:instrText>
            </w:r>
          </w:ins>
          <w:r>
            <w:rPr>
              <w:webHidden/>
            </w:rPr>
          </w:r>
          <w:r>
            <w:rPr>
              <w:webHidden/>
            </w:rPr>
            <w:fldChar w:fldCharType="separate"/>
          </w:r>
          <w:ins w:id="348" w:author="ONOPTCHENKO Xavier" w:date="2019-10-11T14:47:00Z">
            <w:r>
              <w:rPr>
                <w:webHidden/>
              </w:rPr>
              <w:t>40</w:t>
            </w:r>
            <w:r>
              <w:rPr>
                <w:webHidden/>
              </w:rPr>
              <w:fldChar w:fldCharType="end"/>
            </w:r>
            <w:r w:rsidRPr="00F47FB6">
              <w:rPr>
                <w:rStyle w:val="Lienhypertexte"/>
              </w:rPr>
              <w:fldChar w:fldCharType="end"/>
            </w:r>
          </w:ins>
        </w:p>
        <w:p w14:paraId="117F2B86" w14:textId="685CB23D" w:rsidR="00C33A02" w:rsidRDefault="00C33A02">
          <w:pPr>
            <w:pStyle w:val="TM2"/>
            <w:rPr>
              <w:ins w:id="349" w:author="ONOPTCHENKO Xavier" w:date="2019-10-11T14:47:00Z"/>
              <w:rFonts w:eastAsiaTheme="minorEastAsia" w:cstheme="minorBidi"/>
              <w:smallCaps w:val="0"/>
              <w:sz w:val="22"/>
              <w:szCs w:val="22"/>
              <w:lang w:val="fr-FR" w:eastAsia="ja-JP"/>
            </w:rPr>
          </w:pPr>
          <w:ins w:id="350" w:author="ONOPTCHENKO Xavier" w:date="2019-10-11T14:47:00Z">
            <w:r w:rsidRPr="00F47FB6">
              <w:rPr>
                <w:rStyle w:val="Lienhypertexte"/>
              </w:rPr>
              <w:fldChar w:fldCharType="begin"/>
            </w:r>
            <w:r w:rsidRPr="00F47FB6">
              <w:rPr>
                <w:rStyle w:val="Lienhypertexte"/>
              </w:rPr>
              <w:instrText xml:space="preserve"> </w:instrText>
            </w:r>
            <w:r>
              <w:instrText>HYPERLINK \l "_Toc21698003"</w:instrText>
            </w:r>
            <w:r w:rsidRPr="00F47FB6">
              <w:rPr>
                <w:rStyle w:val="Lienhypertexte"/>
              </w:rPr>
              <w:instrText xml:space="preserve"> </w:instrText>
            </w:r>
            <w:r w:rsidRPr="00F47FB6">
              <w:rPr>
                <w:rStyle w:val="Lienhypertexte"/>
              </w:rPr>
              <w:fldChar w:fldCharType="separate"/>
            </w:r>
            <w:r w:rsidRPr="00F47FB6">
              <w:rPr>
                <w:rStyle w:val="Lienhypertexte"/>
              </w:rPr>
              <w:t>12.1</w:t>
            </w:r>
            <w:r>
              <w:rPr>
                <w:rFonts w:eastAsiaTheme="minorEastAsia" w:cstheme="minorBidi"/>
                <w:smallCaps w:val="0"/>
                <w:sz w:val="22"/>
                <w:szCs w:val="22"/>
                <w:lang w:val="fr-FR" w:eastAsia="ja-JP"/>
              </w:rPr>
              <w:tab/>
            </w:r>
            <w:r w:rsidRPr="00F47FB6">
              <w:rPr>
                <w:rStyle w:val="Lienhypertexte"/>
              </w:rPr>
              <w:t>Relevant security requirements</w:t>
            </w:r>
            <w:r>
              <w:rPr>
                <w:webHidden/>
              </w:rPr>
              <w:tab/>
            </w:r>
            <w:r>
              <w:rPr>
                <w:webHidden/>
              </w:rPr>
              <w:fldChar w:fldCharType="begin"/>
            </w:r>
            <w:r>
              <w:rPr>
                <w:webHidden/>
              </w:rPr>
              <w:instrText xml:space="preserve"> PAGEREF _Toc21698003 \h </w:instrText>
            </w:r>
          </w:ins>
          <w:r>
            <w:rPr>
              <w:webHidden/>
            </w:rPr>
          </w:r>
          <w:r>
            <w:rPr>
              <w:webHidden/>
            </w:rPr>
            <w:fldChar w:fldCharType="separate"/>
          </w:r>
          <w:ins w:id="351" w:author="ONOPTCHENKO Xavier" w:date="2019-10-11T14:47:00Z">
            <w:r>
              <w:rPr>
                <w:webHidden/>
              </w:rPr>
              <w:t>40</w:t>
            </w:r>
            <w:r>
              <w:rPr>
                <w:webHidden/>
              </w:rPr>
              <w:fldChar w:fldCharType="end"/>
            </w:r>
            <w:r w:rsidRPr="00F47FB6">
              <w:rPr>
                <w:rStyle w:val="Lienhypertexte"/>
              </w:rPr>
              <w:fldChar w:fldCharType="end"/>
            </w:r>
          </w:ins>
        </w:p>
        <w:p w14:paraId="56B57744" w14:textId="0A15198C" w:rsidR="00C33A02" w:rsidRDefault="00C33A02">
          <w:pPr>
            <w:pStyle w:val="TM2"/>
            <w:rPr>
              <w:ins w:id="352" w:author="ONOPTCHENKO Xavier" w:date="2019-10-11T14:47:00Z"/>
              <w:rFonts w:eastAsiaTheme="minorEastAsia" w:cstheme="minorBidi"/>
              <w:smallCaps w:val="0"/>
              <w:sz w:val="22"/>
              <w:szCs w:val="22"/>
              <w:lang w:val="fr-FR" w:eastAsia="ja-JP"/>
            </w:rPr>
          </w:pPr>
          <w:ins w:id="353" w:author="ONOPTCHENKO Xavier" w:date="2019-10-11T14:47:00Z">
            <w:r w:rsidRPr="00F47FB6">
              <w:rPr>
                <w:rStyle w:val="Lienhypertexte"/>
              </w:rPr>
              <w:fldChar w:fldCharType="begin"/>
            </w:r>
            <w:r w:rsidRPr="00F47FB6">
              <w:rPr>
                <w:rStyle w:val="Lienhypertexte"/>
              </w:rPr>
              <w:instrText xml:space="preserve"> </w:instrText>
            </w:r>
            <w:r>
              <w:instrText>HYPERLINK \l "_Toc21698004"</w:instrText>
            </w:r>
            <w:r w:rsidRPr="00F47FB6">
              <w:rPr>
                <w:rStyle w:val="Lienhypertexte"/>
              </w:rPr>
              <w:instrText xml:space="preserve"> </w:instrText>
            </w:r>
            <w:r w:rsidRPr="00F47FB6">
              <w:rPr>
                <w:rStyle w:val="Lienhypertexte"/>
              </w:rPr>
              <w:fldChar w:fldCharType="separate"/>
            </w:r>
            <w:r w:rsidRPr="00F47FB6">
              <w:rPr>
                <w:rStyle w:val="Lienhypertexte"/>
              </w:rPr>
              <w:t>12.2</w:t>
            </w:r>
            <w:r>
              <w:rPr>
                <w:rFonts w:eastAsiaTheme="minorEastAsia" w:cstheme="minorBidi"/>
                <w:smallCaps w:val="0"/>
                <w:sz w:val="22"/>
                <w:szCs w:val="22"/>
                <w:lang w:val="fr-FR" w:eastAsia="ja-JP"/>
              </w:rPr>
              <w:tab/>
            </w:r>
            <w:r w:rsidRPr="00F47FB6">
              <w:rPr>
                <w:rStyle w:val="Lienhypertexte"/>
              </w:rPr>
              <w:t>Flow security and partinioning diagram</w:t>
            </w:r>
            <w:r>
              <w:rPr>
                <w:webHidden/>
              </w:rPr>
              <w:tab/>
            </w:r>
            <w:r>
              <w:rPr>
                <w:webHidden/>
              </w:rPr>
              <w:fldChar w:fldCharType="begin"/>
            </w:r>
            <w:r>
              <w:rPr>
                <w:webHidden/>
              </w:rPr>
              <w:instrText xml:space="preserve"> PAGEREF _Toc21698004 \h </w:instrText>
            </w:r>
          </w:ins>
          <w:r>
            <w:rPr>
              <w:webHidden/>
            </w:rPr>
          </w:r>
          <w:r>
            <w:rPr>
              <w:webHidden/>
            </w:rPr>
            <w:fldChar w:fldCharType="separate"/>
          </w:r>
          <w:ins w:id="354" w:author="ONOPTCHENKO Xavier" w:date="2019-10-11T14:47:00Z">
            <w:r>
              <w:rPr>
                <w:webHidden/>
              </w:rPr>
              <w:t>40</w:t>
            </w:r>
            <w:r>
              <w:rPr>
                <w:webHidden/>
              </w:rPr>
              <w:fldChar w:fldCharType="end"/>
            </w:r>
            <w:r w:rsidRPr="00F47FB6">
              <w:rPr>
                <w:rStyle w:val="Lienhypertexte"/>
              </w:rPr>
              <w:fldChar w:fldCharType="end"/>
            </w:r>
          </w:ins>
        </w:p>
        <w:p w14:paraId="0AAD3F67" w14:textId="67B4BFA1" w:rsidR="00C33A02" w:rsidRDefault="00C33A02">
          <w:pPr>
            <w:pStyle w:val="TM1"/>
            <w:rPr>
              <w:ins w:id="355" w:author="ONOPTCHENKO Xavier" w:date="2019-10-11T14:47:00Z"/>
              <w:rFonts w:eastAsiaTheme="minorEastAsia" w:cstheme="minorBidi"/>
              <w:b w:val="0"/>
              <w:bCs w:val="0"/>
              <w:caps w:val="0"/>
              <w:szCs w:val="22"/>
              <w:lang w:eastAsia="ja-JP"/>
            </w:rPr>
          </w:pPr>
          <w:ins w:id="356" w:author="ONOPTCHENKO Xavier" w:date="2019-10-11T14:47:00Z">
            <w:r w:rsidRPr="00F47FB6">
              <w:rPr>
                <w:rStyle w:val="Lienhypertexte"/>
              </w:rPr>
              <w:fldChar w:fldCharType="begin"/>
            </w:r>
            <w:r w:rsidRPr="00F47FB6">
              <w:rPr>
                <w:rStyle w:val="Lienhypertexte"/>
              </w:rPr>
              <w:instrText xml:space="preserve"> </w:instrText>
            </w:r>
            <w:r>
              <w:instrText>HYPERLINK \l "_Toc21698005"</w:instrText>
            </w:r>
            <w:r w:rsidRPr="00F47FB6">
              <w:rPr>
                <w:rStyle w:val="Lienhypertexte"/>
              </w:rPr>
              <w:instrText xml:space="preserve"> </w:instrText>
            </w:r>
            <w:r w:rsidRPr="00F47FB6">
              <w:rPr>
                <w:rStyle w:val="Lienhypertexte"/>
              </w:rPr>
              <w:fldChar w:fldCharType="separate"/>
            </w:r>
            <w:r w:rsidRPr="00F47FB6">
              <w:rPr>
                <w:rStyle w:val="Lienhypertexte"/>
                <w:lang w:val="en-GB"/>
              </w:rPr>
              <w:t>13.</w:t>
            </w:r>
            <w:r>
              <w:rPr>
                <w:rFonts w:eastAsiaTheme="minorEastAsia" w:cstheme="minorBidi"/>
                <w:b w:val="0"/>
                <w:bCs w:val="0"/>
                <w:caps w:val="0"/>
                <w:szCs w:val="22"/>
                <w:lang w:eastAsia="ja-JP"/>
              </w:rPr>
              <w:tab/>
            </w:r>
            <w:r w:rsidRPr="00F47FB6">
              <w:rPr>
                <w:rStyle w:val="Lienhypertexte"/>
                <w:lang w:val="en-GB"/>
              </w:rPr>
              <w:t>Sharing Plan-Global map consolidation</w:t>
            </w:r>
            <w:r>
              <w:rPr>
                <w:webHidden/>
              </w:rPr>
              <w:tab/>
            </w:r>
            <w:r>
              <w:rPr>
                <w:webHidden/>
              </w:rPr>
              <w:fldChar w:fldCharType="begin"/>
            </w:r>
            <w:r>
              <w:rPr>
                <w:webHidden/>
              </w:rPr>
              <w:instrText xml:space="preserve"> PAGEREF _Toc21698005 \h </w:instrText>
            </w:r>
          </w:ins>
          <w:r>
            <w:rPr>
              <w:webHidden/>
            </w:rPr>
          </w:r>
          <w:r>
            <w:rPr>
              <w:webHidden/>
            </w:rPr>
            <w:fldChar w:fldCharType="separate"/>
          </w:r>
          <w:ins w:id="357" w:author="ONOPTCHENKO Xavier" w:date="2019-10-11T14:47:00Z">
            <w:r>
              <w:rPr>
                <w:webHidden/>
              </w:rPr>
              <w:t>41</w:t>
            </w:r>
            <w:r>
              <w:rPr>
                <w:webHidden/>
              </w:rPr>
              <w:fldChar w:fldCharType="end"/>
            </w:r>
            <w:r w:rsidRPr="00F47FB6">
              <w:rPr>
                <w:rStyle w:val="Lienhypertexte"/>
              </w:rPr>
              <w:fldChar w:fldCharType="end"/>
            </w:r>
          </w:ins>
        </w:p>
        <w:p w14:paraId="336601C6" w14:textId="352E4985" w:rsidR="00C33A02" w:rsidRDefault="00C33A02">
          <w:pPr>
            <w:pStyle w:val="TM1"/>
            <w:rPr>
              <w:ins w:id="358" w:author="ONOPTCHENKO Xavier" w:date="2019-10-11T14:47:00Z"/>
              <w:rFonts w:eastAsiaTheme="minorEastAsia" w:cstheme="minorBidi"/>
              <w:b w:val="0"/>
              <w:bCs w:val="0"/>
              <w:caps w:val="0"/>
              <w:szCs w:val="22"/>
              <w:lang w:eastAsia="ja-JP"/>
            </w:rPr>
          </w:pPr>
          <w:ins w:id="359" w:author="ONOPTCHENKO Xavier" w:date="2019-10-11T14:47:00Z">
            <w:r w:rsidRPr="00F47FB6">
              <w:rPr>
                <w:rStyle w:val="Lienhypertexte"/>
              </w:rPr>
              <w:fldChar w:fldCharType="begin"/>
            </w:r>
            <w:r w:rsidRPr="00F47FB6">
              <w:rPr>
                <w:rStyle w:val="Lienhypertexte"/>
              </w:rPr>
              <w:instrText xml:space="preserve"> </w:instrText>
            </w:r>
            <w:r>
              <w:instrText>HYPERLINK \l "_Toc21698006"</w:instrText>
            </w:r>
            <w:r w:rsidRPr="00F47FB6">
              <w:rPr>
                <w:rStyle w:val="Lienhypertexte"/>
              </w:rPr>
              <w:instrText xml:space="preserve"> </w:instrText>
            </w:r>
            <w:r w:rsidRPr="00F47FB6">
              <w:rPr>
                <w:rStyle w:val="Lienhypertexte"/>
              </w:rPr>
              <w:fldChar w:fldCharType="separate"/>
            </w:r>
            <w:r w:rsidRPr="00F47FB6">
              <w:rPr>
                <w:rStyle w:val="Lienhypertexte"/>
                <w:lang w:val="en-GB"/>
              </w:rPr>
              <w:t>14.</w:t>
            </w:r>
            <w:r>
              <w:rPr>
                <w:rFonts w:eastAsiaTheme="minorEastAsia" w:cstheme="minorBidi"/>
                <w:b w:val="0"/>
                <w:bCs w:val="0"/>
                <w:caps w:val="0"/>
                <w:szCs w:val="22"/>
                <w:lang w:eastAsia="ja-JP"/>
              </w:rPr>
              <w:tab/>
            </w:r>
            <w:r w:rsidRPr="00F47FB6">
              <w:rPr>
                <w:rStyle w:val="Lienhypertexte"/>
                <w:lang w:val="en-GB"/>
              </w:rPr>
              <w:t>Project migration roadmap</w:t>
            </w:r>
            <w:r>
              <w:rPr>
                <w:webHidden/>
              </w:rPr>
              <w:tab/>
            </w:r>
            <w:r>
              <w:rPr>
                <w:webHidden/>
              </w:rPr>
              <w:fldChar w:fldCharType="begin"/>
            </w:r>
            <w:r>
              <w:rPr>
                <w:webHidden/>
              </w:rPr>
              <w:instrText xml:space="preserve"> PAGEREF _Toc21698006 \h </w:instrText>
            </w:r>
          </w:ins>
          <w:r>
            <w:rPr>
              <w:webHidden/>
            </w:rPr>
          </w:r>
          <w:r>
            <w:rPr>
              <w:webHidden/>
            </w:rPr>
            <w:fldChar w:fldCharType="separate"/>
          </w:r>
          <w:ins w:id="360" w:author="ONOPTCHENKO Xavier" w:date="2019-10-11T14:47:00Z">
            <w:r>
              <w:rPr>
                <w:webHidden/>
              </w:rPr>
              <w:t>42</w:t>
            </w:r>
            <w:r>
              <w:rPr>
                <w:webHidden/>
              </w:rPr>
              <w:fldChar w:fldCharType="end"/>
            </w:r>
            <w:r w:rsidRPr="00F47FB6">
              <w:rPr>
                <w:rStyle w:val="Lienhypertexte"/>
              </w:rPr>
              <w:fldChar w:fldCharType="end"/>
            </w:r>
          </w:ins>
        </w:p>
        <w:p w14:paraId="6B5EDAF9" w14:textId="639E8D7A" w:rsidR="00C33A02" w:rsidRDefault="00C33A02">
          <w:pPr>
            <w:pStyle w:val="TM1"/>
            <w:rPr>
              <w:ins w:id="361" w:author="ONOPTCHENKO Xavier" w:date="2019-10-11T14:47:00Z"/>
              <w:rFonts w:eastAsiaTheme="minorEastAsia" w:cstheme="minorBidi"/>
              <w:b w:val="0"/>
              <w:bCs w:val="0"/>
              <w:caps w:val="0"/>
              <w:szCs w:val="22"/>
              <w:lang w:eastAsia="ja-JP"/>
            </w:rPr>
          </w:pPr>
          <w:ins w:id="362" w:author="ONOPTCHENKO Xavier" w:date="2019-10-11T14:47:00Z">
            <w:r w:rsidRPr="00F47FB6">
              <w:rPr>
                <w:rStyle w:val="Lienhypertexte"/>
              </w:rPr>
              <w:fldChar w:fldCharType="begin"/>
            </w:r>
            <w:r w:rsidRPr="00F47FB6">
              <w:rPr>
                <w:rStyle w:val="Lienhypertexte"/>
              </w:rPr>
              <w:instrText xml:space="preserve"> </w:instrText>
            </w:r>
            <w:r>
              <w:instrText>HYPERLINK \l "_Toc21698007"</w:instrText>
            </w:r>
            <w:r w:rsidRPr="00F47FB6">
              <w:rPr>
                <w:rStyle w:val="Lienhypertexte"/>
              </w:rPr>
              <w:instrText xml:space="preserve"> </w:instrText>
            </w:r>
            <w:r w:rsidRPr="00F47FB6">
              <w:rPr>
                <w:rStyle w:val="Lienhypertexte"/>
              </w:rPr>
              <w:fldChar w:fldCharType="separate"/>
            </w:r>
            <w:r w:rsidRPr="00F47FB6">
              <w:rPr>
                <w:rStyle w:val="Lienhypertexte"/>
                <w:lang w:val="en-GB"/>
              </w:rPr>
              <w:t>15.</w:t>
            </w:r>
            <w:r>
              <w:rPr>
                <w:rFonts w:eastAsiaTheme="minorEastAsia" w:cstheme="minorBidi"/>
                <w:b w:val="0"/>
                <w:bCs w:val="0"/>
                <w:caps w:val="0"/>
                <w:szCs w:val="22"/>
                <w:lang w:eastAsia="ja-JP"/>
              </w:rPr>
              <w:tab/>
            </w:r>
            <w:r w:rsidRPr="00F47FB6">
              <w:rPr>
                <w:rStyle w:val="Lienhypertexte"/>
                <w:lang w:val="en-GB"/>
              </w:rPr>
              <w:t>APPENDIX</w:t>
            </w:r>
            <w:r>
              <w:rPr>
                <w:webHidden/>
              </w:rPr>
              <w:tab/>
            </w:r>
            <w:r>
              <w:rPr>
                <w:webHidden/>
              </w:rPr>
              <w:fldChar w:fldCharType="begin"/>
            </w:r>
            <w:r>
              <w:rPr>
                <w:webHidden/>
              </w:rPr>
              <w:instrText xml:space="preserve"> PAGEREF _Toc21698007 \h </w:instrText>
            </w:r>
          </w:ins>
          <w:r>
            <w:rPr>
              <w:webHidden/>
            </w:rPr>
          </w:r>
          <w:r>
            <w:rPr>
              <w:webHidden/>
            </w:rPr>
            <w:fldChar w:fldCharType="separate"/>
          </w:r>
          <w:ins w:id="363" w:author="ONOPTCHENKO Xavier" w:date="2019-10-11T14:47:00Z">
            <w:r>
              <w:rPr>
                <w:webHidden/>
              </w:rPr>
              <w:t>43</w:t>
            </w:r>
            <w:r>
              <w:rPr>
                <w:webHidden/>
              </w:rPr>
              <w:fldChar w:fldCharType="end"/>
            </w:r>
            <w:r w:rsidRPr="00F47FB6">
              <w:rPr>
                <w:rStyle w:val="Lienhypertexte"/>
              </w:rPr>
              <w:fldChar w:fldCharType="end"/>
            </w:r>
          </w:ins>
        </w:p>
        <w:p w14:paraId="31037EB0" w14:textId="1D4998A3" w:rsidR="00C33A02" w:rsidRDefault="00C33A02">
          <w:pPr>
            <w:pStyle w:val="TM2"/>
            <w:rPr>
              <w:ins w:id="364" w:author="ONOPTCHENKO Xavier" w:date="2019-10-11T14:47:00Z"/>
              <w:rFonts w:eastAsiaTheme="minorEastAsia" w:cstheme="minorBidi"/>
              <w:smallCaps w:val="0"/>
              <w:sz w:val="22"/>
              <w:szCs w:val="22"/>
              <w:lang w:val="fr-FR" w:eastAsia="ja-JP"/>
            </w:rPr>
          </w:pPr>
          <w:ins w:id="365" w:author="ONOPTCHENKO Xavier" w:date="2019-10-11T14:47:00Z">
            <w:r w:rsidRPr="00F47FB6">
              <w:rPr>
                <w:rStyle w:val="Lienhypertexte"/>
              </w:rPr>
              <w:fldChar w:fldCharType="begin"/>
            </w:r>
            <w:r w:rsidRPr="00F47FB6">
              <w:rPr>
                <w:rStyle w:val="Lienhypertexte"/>
              </w:rPr>
              <w:instrText xml:space="preserve"> </w:instrText>
            </w:r>
            <w:r>
              <w:instrText>HYPERLINK \l "_Toc21698008"</w:instrText>
            </w:r>
            <w:r w:rsidRPr="00F47FB6">
              <w:rPr>
                <w:rStyle w:val="Lienhypertexte"/>
              </w:rPr>
              <w:instrText xml:space="preserve"> </w:instrText>
            </w:r>
            <w:r w:rsidRPr="00F47FB6">
              <w:rPr>
                <w:rStyle w:val="Lienhypertexte"/>
              </w:rPr>
              <w:fldChar w:fldCharType="separate"/>
            </w:r>
            <w:r w:rsidRPr="00F47FB6">
              <w:rPr>
                <w:rStyle w:val="Lienhypertexte"/>
              </w:rPr>
              <w:t>15.1</w:t>
            </w:r>
            <w:r>
              <w:rPr>
                <w:rFonts w:eastAsiaTheme="minorEastAsia" w:cstheme="minorBidi"/>
                <w:smallCaps w:val="0"/>
                <w:sz w:val="22"/>
                <w:szCs w:val="22"/>
                <w:lang w:val="fr-FR" w:eastAsia="ja-JP"/>
              </w:rPr>
              <w:tab/>
            </w:r>
            <w:r w:rsidRPr="00F47FB6">
              <w:rPr>
                <w:rStyle w:val="Lienhypertexte"/>
              </w:rPr>
              <w:t>Enterprise architecture assets</w:t>
            </w:r>
            <w:r>
              <w:rPr>
                <w:webHidden/>
              </w:rPr>
              <w:tab/>
            </w:r>
            <w:r>
              <w:rPr>
                <w:webHidden/>
              </w:rPr>
              <w:fldChar w:fldCharType="begin"/>
            </w:r>
            <w:r>
              <w:rPr>
                <w:webHidden/>
              </w:rPr>
              <w:instrText xml:space="preserve"> PAGEREF _Toc21698008 \h </w:instrText>
            </w:r>
          </w:ins>
          <w:r>
            <w:rPr>
              <w:webHidden/>
            </w:rPr>
          </w:r>
          <w:r>
            <w:rPr>
              <w:webHidden/>
            </w:rPr>
            <w:fldChar w:fldCharType="separate"/>
          </w:r>
          <w:ins w:id="366" w:author="ONOPTCHENKO Xavier" w:date="2019-10-11T14:47:00Z">
            <w:r>
              <w:rPr>
                <w:webHidden/>
              </w:rPr>
              <w:t>43</w:t>
            </w:r>
            <w:r>
              <w:rPr>
                <w:webHidden/>
              </w:rPr>
              <w:fldChar w:fldCharType="end"/>
            </w:r>
            <w:r w:rsidRPr="00F47FB6">
              <w:rPr>
                <w:rStyle w:val="Lienhypertexte"/>
              </w:rPr>
              <w:fldChar w:fldCharType="end"/>
            </w:r>
          </w:ins>
        </w:p>
        <w:p w14:paraId="6E200611" w14:textId="0FC8A967" w:rsidR="00C33A02" w:rsidRDefault="00C33A02">
          <w:pPr>
            <w:pStyle w:val="TM2"/>
            <w:rPr>
              <w:ins w:id="367" w:author="ONOPTCHENKO Xavier" w:date="2019-10-11T14:47:00Z"/>
              <w:rFonts w:eastAsiaTheme="minorEastAsia" w:cstheme="minorBidi"/>
              <w:smallCaps w:val="0"/>
              <w:sz w:val="22"/>
              <w:szCs w:val="22"/>
              <w:lang w:val="fr-FR" w:eastAsia="ja-JP"/>
            </w:rPr>
          </w:pPr>
          <w:ins w:id="368" w:author="ONOPTCHENKO Xavier" w:date="2019-10-11T14:47:00Z">
            <w:r w:rsidRPr="00F47FB6">
              <w:rPr>
                <w:rStyle w:val="Lienhypertexte"/>
              </w:rPr>
              <w:fldChar w:fldCharType="begin"/>
            </w:r>
            <w:r w:rsidRPr="00F47FB6">
              <w:rPr>
                <w:rStyle w:val="Lienhypertexte"/>
              </w:rPr>
              <w:instrText xml:space="preserve"> </w:instrText>
            </w:r>
            <w:r>
              <w:instrText>HYPERLINK \l "_Toc21698009"</w:instrText>
            </w:r>
            <w:r w:rsidRPr="00F47FB6">
              <w:rPr>
                <w:rStyle w:val="Lienhypertexte"/>
              </w:rPr>
              <w:instrText xml:space="preserve"> </w:instrText>
            </w:r>
            <w:r w:rsidRPr="00F47FB6">
              <w:rPr>
                <w:rStyle w:val="Lienhypertexte"/>
              </w:rPr>
              <w:fldChar w:fldCharType="separate"/>
            </w:r>
            <w:r w:rsidRPr="00F47FB6">
              <w:rPr>
                <w:rStyle w:val="Lienhypertexte"/>
              </w:rPr>
              <w:t>15.2</w:t>
            </w:r>
            <w:r>
              <w:rPr>
                <w:rFonts w:eastAsiaTheme="minorEastAsia" w:cstheme="minorBidi"/>
                <w:smallCaps w:val="0"/>
                <w:sz w:val="22"/>
                <w:szCs w:val="22"/>
                <w:lang w:val="fr-FR" w:eastAsia="ja-JP"/>
              </w:rPr>
              <w:tab/>
            </w:r>
            <w:r w:rsidRPr="00F47FB6">
              <w:rPr>
                <w:rStyle w:val="Lienhypertexte"/>
              </w:rPr>
              <w:t>Linked documents</w:t>
            </w:r>
            <w:r>
              <w:rPr>
                <w:webHidden/>
              </w:rPr>
              <w:tab/>
            </w:r>
            <w:r>
              <w:rPr>
                <w:webHidden/>
              </w:rPr>
              <w:fldChar w:fldCharType="begin"/>
            </w:r>
            <w:r>
              <w:rPr>
                <w:webHidden/>
              </w:rPr>
              <w:instrText xml:space="preserve"> PAGEREF _Toc21698009 \h </w:instrText>
            </w:r>
          </w:ins>
          <w:r>
            <w:rPr>
              <w:webHidden/>
            </w:rPr>
          </w:r>
          <w:r>
            <w:rPr>
              <w:webHidden/>
            </w:rPr>
            <w:fldChar w:fldCharType="separate"/>
          </w:r>
          <w:ins w:id="369" w:author="ONOPTCHENKO Xavier" w:date="2019-10-11T14:47:00Z">
            <w:r>
              <w:rPr>
                <w:webHidden/>
              </w:rPr>
              <w:t>43</w:t>
            </w:r>
            <w:r>
              <w:rPr>
                <w:webHidden/>
              </w:rPr>
              <w:fldChar w:fldCharType="end"/>
            </w:r>
            <w:r w:rsidRPr="00F47FB6">
              <w:rPr>
                <w:rStyle w:val="Lienhypertexte"/>
              </w:rPr>
              <w:fldChar w:fldCharType="end"/>
            </w:r>
          </w:ins>
        </w:p>
        <w:p w14:paraId="5D95BC1A" w14:textId="607070DB" w:rsidR="00C33A02" w:rsidRDefault="00C33A02">
          <w:pPr>
            <w:pStyle w:val="TM2"/>
            <w:rPr>
              <w:ins w:id="370" w:author="ONOPTCHENKO Xavier" w:date="2019-10-11T14:47:00Z"/>
              <w:rFonts w:eastAsiaTheme="minorEastAsia" w:cstheme="minorBidi"/>
              <w:smallCaps w:val="0"/>
              <w:sz w:val="22"/>
              <w:szCs w:val="22"/>
              <w:lang w:val="fr-FR" w:eastAsia="ja-JP"/>
            </w:rPr>
          </w:pPr>
          <w:ins w:id="371" w:author="ONOPTCHENKO Xavier" w:date="2019-10-11T14:47:00Z">
            <w:r w:rsidRPr="00F47FB6">
              <w:rPr>
                <w:rStyle w:val="Lienhypertexte"/>
              </w:rPr>
              <w:fldChar w:fldCharType="begin"/>
            </w:r>
            <w:r w:rsidRPr="00F47FB6">
              <w:rPr>
                <w:rStyle w:val="Lienhypertexte"/>
              </w:rPr>
              <w:instrText xml:space="preserve"> </w:instrText>
            </w:r>
            <w:r>
              <w:instrText>HYPERLINK \l "_Toc21698010"</w:instrText>
            </w:r>
            <w:r w:rsidRPr="00F47FB6">
              <w:rPr>
                <w:rStyle w:val="Lienhypertexte"/>
              </w:rPr>
              <w:instrText xml:space="preserve"> </w:instrText>
            </w:r>
            <w:r w:rsidRPr="00F47FB6">
              <w:rPr>
                <w:rStyle w:val="Lienhypertexte"/>
              </w:rPr>
              <w:fldChar w:fldCharType="separate"/>
            </w:r>
            <w:r w:rsidRPr="00F47FB6">
              <w:rPr>
                <w:rStyle w:val="Lienhypertexte"/>
              </w:rPr>
              <w:t>15.3</w:t>
            </w:r>
            <w:r>
              <w:rPr>
                <w:rFonts w:eastAsiaTheme="minorEastAsia" w:cstheme="minorBidi"/>
                <w:smallCaps w:val="0"/>
                <w:sz w:val="22"/>
                <w:szCs w:val="22"/>
                <w:lang w:val="fr-FR" w:eastAsia="ja-JP"/>
              </w:rPr>
              <w:tab/>
            </w:r>
            <w:r w:rsidRPr="00F47FB6">
              <w:rPr>
                <w:rStyle w:val="Lienhypertexte"/>
              </w:rPr>
              <w:t>Domain Name</w:t>
            </w:r>
            <w:r>
              <w:rPr>
                <w:webHidden/>
              </w:rPr>
              <w:tab/>
            </w:r>
            <w:r>
              <w:rPr>
                <w:webHidden/>
              </w:rPr>
              <w:fldChar w:fldCharType="begin"/>
            </w:r>
            <w:r>
              <w:rPr>
                <w:webHidden/>
              </w:rPr>
              <w:instrText xml:space="preserve"> PAGEREF _Toc21698010 \h </w:instrText>
            </w:r>
          </w:ins>
          <w:r>
            <w:rPr>
              <w:webHidden/>
            </w:rPr>
          </w:r>
          <w:r>
            <w:rPr>
              <w:webHidden/>
            </w:rPr>
            <w:fldChar w:fldCharType="separate"/>
          </w:r>
          <w:ins w:id="372" w:author="ONOPTCHENKO Xavier" w:date="2019-10-11T14:47:00Z">
            <w:r>
              <w:rPr>
                <w:webHidden/>
              </w:rPr>
              <w:t>43</w:t>
            </w:r>
            <w:r>
              <w:rPr>
                <w:webHidden/>
              </w:rPr>
              <w:fldChar w:fldCharType="end"/>
            </w:r>
            <w:r w:rsidRPr="00F47FB6">
              <w:rPr>
                <w:rStyle w:val="Lienhypertexte"/>
              </w:rPr>
              <w:fldChar w:fldCharType="end"/>
            </w:r>
          </w:ins>
        </w:p>
        <w:p w14:paraId="545E0A16" w14:textId="3566BA26" w:rsidR="00C33A02" w:rsidRDefault="00C33A02">
          <w:pPr>
            <w:pStyle w:val="TM2"/>
            <w:rPr>
              <w:ins w:id="373" w:author="ONOPTCHENKO Xavier" w:date="2019-10-11T14:47:00Z"/>
              <w:rFonts w:eastAsiaTheme="minorEastAsia" w:cstheme="minorBidi"/>
              <w:smallCaps w:val="0"/>
              <w:sz w:val="22"/>
              <w:szCs w:val="22"/>
              <w:lang w:val="fr-FR" w:eastAsia="ja-JP"/>
            </w:rPr>
          </w:pPr>
          <w:ins w:id="374" w:author="ONOPTCHENKO Xavier" w:date="2019-10-11T14:47:00Z">
            <w:r w:rsidRPr="00F47FB6">
              <w:rPr>
                <w:rStyle w:val="Lienhypertexte"/>
              </w:rPr>
              <w:fldChar w:fldCharType="begin"/>
            </w:r>
            <w:r w:rsidRPr="00F47FB6">
              <w:rPr>
                <w:rStyle w:val="Lienhypertexte"/>
              </w:rPr>
              <w:instrText xml:space="preserve"> </w:instrText>
            </w:r>
            <w:r>
              <w:instrText>HYPERLINK \l "_Toc21698011"</w:instrText>
            </w:r>
            <w:r w:rsidRPr="00F47FB6">
              <w:rPr>
                <w:rStyle w:val="Lienhypertexte"/>
              </w:rPr>
              <w:instrText xml:space="preserve"> </w:instrText>
            </w:r>
            <w:r w:rsidRPr="00F47FB6">
              <w:rPr>
                <w:rStyle w:val="Lienhypertexte"/>
              </w:rPr>
              <w:fldChar w:fldCharType="separate"/>
            </w:r>
            <w:r w:rsidRPr="00F47FB6">
              <w:rPr>
                <w:rStyle w:val="Lienhypertexte"/>
              </w:rPr>
              <w:t>15.4</w:t>
            </w:r>
            <w:r>
              <w:rPr>
                <w:rFonts w:eastAsiaTheme="minorEastAsia" w:cstheme="minorBidi"/>
                <w:smallCaps w:val="0"/>
                <w:sz w:val="22"/>
                <w:szCs w:val="22"/>
                <w:lang w:val="fr-FR" w:eastAsia="ja-JP"/>
              </w:rPr>
              <w:tab/>
            </w:r>
            <w:r w:rsidRPr="00F47FB6">
              <w:rPr>
                <w:rStyle w:val="Lienhypertexte"/>
              </w:rPr>
              <w:t>Function list</w:t>
            </w:r>
            <w:r>
              <w:rPr>
                <w:webHidden/>
              </w:rPr>
              <w:tab/>
            </w:r>
            <w:r>
              <w:rPr>
                <w:webHidden/>
              </w:rPr>
              <w:fldChar w:fldCharType="begin"/>
            </w:r>
            <w:r>
              <w:rPr>
                <w:webHidden/>
              </w:rPr>
              <w:instrText xml:space="preserve"> PAGEREF _Toc21698011 \h </w:instrText>
            </w:r>
          </w:ins>
          <w:r>
            <w:rPr>
              <w:webHidden/>
            </w:rPr>
          </w:r>
          <w:r>
            <w:rPr>
              <w:webHidden/>
            </w:rPr>
            <w:fldChar w:fldCharType="separate"/>
          </w:r>
          <w:ins w:id="375" w:author="ONOPTCHENKO Xavier" w:date="2019-10-11T14:47:00Z">
            <w:r>
              <w:rPr>
                <w:webHidden/>
              </w:rPr>
              <w:t>44</w:t>
            </w:r>
            <w:r>
              <w:rPr>
                <w:webHidden/>
              </w:rPr>
              <w:fldChar w:fldCharType="end"/>
            </w:r>
            <w:r w:rsidRPr="00F47FB6">
              <w:rPr>
                <w:rStyle w:val="Lienhypertexte"/>
              </w:rPr>
              <w:fldChar w:fldCharType="end"/>
            </w:r>
          </w:ins>
        </w:p>
        <w:p w14:paraId="3A95240A" w14:textId="6042AFA8" w:rsidR="00E72243" w:rsidDel="00C33A02" w:rsidRDefault="00E72243">
          <w:pPr>
            <w:pStyle w:val="TM1"/>
            <w:rPr>
              <w:del w:id="376" w:author="ONOPTCHENKO Xavier" w:date="2019-10-11T14:47:00Z"/>
              <w:rFonts w:eastAsiaTheme="minorEastAsia" w:cstheme="minorBidi"/>
              <w:b w:val="0"/>
              <w:bCs w:val="0"/>
              <w:caps w:val="0"/>
              <w:szCs w:val="22"/>
              <w:lang w:eastAsia="ja-JP"/>
            </w:rPr>
          </w:pPr>
          <w:del w:id="377" w:author="ONOPTCHENKO Xavier" w:date="2019-10-11T14:47:00Z">
            <w:r w:rsidRPr="00C33A02" w:rsidDel="00C33A02">
              <w:rPr>
                <w:rPrChange w:id="378" w:author="ONOPTCHENKO Xavier" w:date="2019-10-11T14:47:00Z">
                  <w:rPr>
                    <w:rStyle w:val="Lienhypertexte"/>
                  </w:rPr>
                </w:rPrChange>
              </w:rPr>
              <w:delText>1.</w:delText>
            </w:r>
            <w:r w:rsidDel="00C33A02">
              <w:rPr>
                <w:rFonts w:eastAsiaTheme="minorEastAsia" w:cstheme="minorBidi"/>
                <w:b w:val="0"/>
                <w:bCs w:val="0"/>
                <w:caps w:val="0"/>
                <w:szCs w:val="22"/>
                <w:lang w:eastAsia="ja-JP"/>
              </w:rPr>
              <w:tab/>
            </w:r>
            <w:r w:rsidRPr="00C33A02" w:rsidDel="00C33A02">
              <w:rPr>
                <w:rPrChange w:id="379" w:author="ONOPTCHENKO Xavier" w:date="2019-10-11T14:47:00Z">
                  <w:rPr>
                    <w:rStyle w:val="Lienhypertexte"/>
                  </w:rPr>
                </w:rPrChange>
              </w:rPr>
              <w:delText>Decision log</w:delText>
            </w:r>
            <w:r w:rsidDel="00C33A02">
              <w:rPr>
                <w:webHidden/>
              </w:rPr>
              <w:tab/>
            </w:r>
          </w:del>
          <w:del w:id="380" w:author="ONOPTCHENKO Xavier" w:date="2019-10-10T11:20:00Z">
            <w:r w:rsidR="00C568EA" w:rsidDel="00AB7E2C">
              <w:rPr>
                <w:webHidden/>
              </w:rPr>
              <w:delText>6</w:delText>
            </w:r>
          </w:del>
        </w:p>
        <w:p w14:paraId="06945B45" w14:textId="79599C57" w:rsidR="00E72243" w:rsidDel="00C33A02" w:rsidRDefault="00E72243">
          <w:pPr>
            <w:pStyle w:val="TM1"/>
            <w:rPr>
              <w:del w:id="381" w:author="ONOPTCHENKO Xavier" w:date="2019-10-11T14:47:00Z"/>
              <w:rFonts w:eastAsiaTheme="minorEastAsia" w:cstheme="minorBidi"/>
              <w:b w:val="0"/>
              <w:bCs w:val="0"/>
              <w:caps w:val="0"/>
              <w:szCs w:val="22"/>
              <w:lang w:eastAsia="ja-JP"/>
            </w:rPr>
          </w:pPr>
          <w:del w:id="382" w:author="ONOPTCHENKO Xavier" w:date="2019-10-11T14:47:00Z">
            <w:r w:rsidRPr="00C33A02" w:rsidDel="00C33A02">
              <w:rPr>
                <w:rPrChange w:id="383" w:author="ONOPTCHENKO Xavier" w:date="2019-10-11T14:47:00Z">
                  <w:rPr>
                    <w:rStyle w:val="Lienhypertexte"/>
                  </w:rPr>
                </w:rPrChange>
              </w:rPr>
              <w:delText>2.</w:delText>
            </w:r>
            <w:r w:rsidDel="00C33A02">
              <w:rPr>
                <w:rFonts w:eastAsiaTheme="minorEastAsia" w:cstheme="minorBidi"/>
                <w:b w:val="0"/>
                <w:bCs w:val="0"/>
                <w:caps w:val="0"/>
                <w:szCs w:val="22"/>
                <w:lang w:eastAsia="ja-JP"/>
              </w:rPr>
              <w:tab/>
            </w:r>
            <w:r w:rsidRPr="00C33A02" w:rsidDel="00C33A02">
              <w:rPr>
                <w:rPrChange w:id="384" w:author="ONOPTCHENKO Xavier" w:date="2019-10-11T14:47:00Z">
                  <w:rPr>
                    <w:rStyle w:val="Lienhypertexte"/>
                  </w:rPr>
                </w:rPrChange>
              </w:rPr>
              <w:delText>Project Summary</w:delText>
            </w:r>
            <w:r w:rsidDel="00C33A02">
              <w:rPr>
                <w:webHidden/>
              </w:rPr>
              <w:tab/>
            </w:r>
          </w:del>
          <w:del w:id="385" w:author="ONOPTCHENKO Xavier" w:date="2019-10-10T11:20:00Z">
            <w:r w:rsidR="00C568EA" w:rsidDel="00AB7E2C">
              <w:rPr>
                <w:webHidden/>
              </w:rPr>
              <w:delText>7</w:delText>
            </w:r>
          </w:del>
        </w:p>
        <w:p w14:paraId="047E0C0F" w14:textId="7DCFAD6A" w:rsidR="00E72243" w:rsidDel="00C33A02" w:rsidRDefault="00E72243">
          <w:pPr>
            <w:pStyle w:val="TM1"/>
            <w:rPr>
              <w:del w:id="386" w:author="ONOPTCHENKO Xavier" w:date="2019-10-11T14:47:00Z"/>
              <w:rFonts w:eastAsiaTheme="minorEastAsia" w:cstheme="minorBidi"/>
              <w:b w:val="0"/>
              <w:bCs w:val="0"/>
              <w:caps w:val="0"/>
              <w:szCs w:val="22"/>
              <w:lang w:eastAsia="ja-JP"/>
            </w:rPr>
          </w:pPr>
          <w:del w:id="387" w:author="ONOPTCHENKO Xavier" w:date="2019-10-11T14:47:00Z">
            <w:r w:rsidRPr="00C33A02" w:rsidDel="00C33A02">
              <w:rPr>
                <w:rPrChange w:id="388" w:author="ONOPTCHENKO Xavier" w:date="2019-10-11T14:47:00Z">
                  <w:rPr>
                    <w:rStyle w:val="Lienhypertexte"/>
                  </w:rPr>
                </w:rPrChange>
              </w:rPr>
              <w:delText>3.</w:delText>
            </w:r>
            <w:r w:rsidDel="00C33A02">
              <w:rPr>
                <w:rFonts w:eastAsiaTheme="minorEastAsia" w:cstheme="minorBidi"/>
                <w:b w:val="0"/>
                <w:bCs w:val="0"/>
                <w:caps w:val="0"/>
                <w:szCs w:val="22"/>
                <w:lang w:eastAsia="ja-JP"/>
              </w:rPr>
              <w:tab/>
            </w:r>
            <w:r w:rsidRPr="00C33A02" w:rsidDel="00C33A02">
              <w:rPr>
                <w:rPrChange w:id="389" w:author="ONOPTCHENKO Xavier" w:date="2019-10-11T14:47:00Z">
                  <w:rPr>
                    <w:rStyle w:val="Lienhypertexte"/>
                  </w:rPr>
                </w:rPrChange>
              </w:rPr>
              <w:delText>Strategy Layer</w:delText>
            </w:r>
            <w:r w:rsidDel="00C33A02">
              <w:rPr>
                <w:webHidden/>
              </w:rPr>
              <w:tab/>
            </w:r>
          </w:del>
          <w:del w:id="390" w:author="ONOPTCHENKO Xavier" w:date="2019-10-10T11:20:00Z">
            <w:r w:rsidR="00C568EA" w:rsidDel="00AB7E2C">
              <w:rPr>
                <w:webHidden/>
              </w:rPr>
              <w:delText>8</w:delText>
            </w:r>
          </w:del>
        </w:p>
        <w:p w14:paraId="72A15272" w14:textId="233CA66F" w:rsidR="00E72243" w:rsidDel="00C33A02" w:rsidRDefault="00E72243">
          <w:pPr>
            <w:pStyle w:val="TM2"/>
            <w:rPr>
              <w:del w:id="391" w:author="ONOPTCHENKO Xavier" w:date="2019-10-11T14:47:00Z"/>
              <w:rFonts w:eastAsiaTheme="minorEastAsia" w:cstheme="minorBidi"/>
              <w:smallCaps w:val="0"/>
              <w:sz w:val="22"/>
              <w:szCs w:val="22"/>
              <w:lang w:val="fr-FR" w:eastAsia="ja-JP"/>
            </w:rPr>
          </w:pPr>
          <w:del w:id="392" w:author="ONOPTCHENKO Xavier" w:date="2019-10-11T14:47:00Z">
            <w:r w:rsidRPr="00C33A02" w:rsidDel="00C33A02">
              <w:rPr>
                <w:rPrChange w:id="393" w:author="ONOPTCHENKO Xavier" w:date="2019-10-11T14:47:00Z">
                  <w:rPr>
                    <w:rStyle w:val="Lienhypertexte"/>
                  </w:rPr>
                </w:rPrChange>
              </w:rPr>
              <w:delText>3.1</w:delText>
            </w:r>
            <w:r w:rsidDel="00C33A02">
              <w:rPr>
                <w:rFonts w:eastAsiaTheme="minorEastAsia" w:cstheme="minorBidi"/>
                <w:smallCaps w:val="0"/>
                <w:sz w:val="22"/>
                <w:szCs w:val="22"/>
                <w:lang w:val="fr-FR" w:eastAsia="ja-JP"/>
              </w:rPr>
              <w:tab/>
            </w:r>
            <w:r w:rsidRPr="00C33A02" w:rsidDel="00C33A02">
              <w:rPr>
                <w:rPrChange w:id="394" w:author="ONOPTCHENKO Xavier" w:date="2019-10-11T14:47:00Z">
                  <w:rPr>
                    <w:rStyle w:val="Lienhypertexte"/>
                  </w:rPr>
                </w:rPrChange>
              </w:rPr>
              <w:delText>Type of Project</w:delText>
            </w:r>
            <w:r w:rsidDel="00C33A02">
              <w:rPr>
                <w:webHidden/>
              </w:rPr>
              <w:tab/>
            </w:r>
          </w:del>
          <w:del w:id="395" w:author="ONOPTCHENKO Xavier" w:date="2019-10-10T11:20:00Z">
            <w:r w:rsidR="00C568EA" w:rsidDel="00AB7E2C">
              <w:rPr>
                <w:webHidden/>
              </w:rPr>
              <w:delText>8</w:delText>
            </w:r>
          </w:del>
        </w:p>
        <w:p w14:paraId="31E4C5B1" w14:textId="68C9AB97" w:rsidR="00E72243" w:rsidDel="00C33A02" w:rsidRDefault="00E72243">
          <w:pPr>
            <w:pStyle w:val="TM2"/>
            <w:rPr>
              <w:del w:id="396" w:author="ONOPTCHENKO Xavier" w:date="2019-10-11T14:47:00Z"/>
              <w:rFonts w:eastAsiaTheme="minorEastAsia" w:cstheme="minorBidi"/>
              <w:smallCaps w:val="0"/>
              <w:sz w:val="22"/>
              <w:szCs w:val="22"/>
              <w:lang w:val="fr-FR" w:eastAsia="ja-JP"/>
            </w:rPr>
          </w:pPr>
          <w:del w:id="397" w:author="ONOPTCHENKO Xavier" w:date="2019-10-11T14:47:00Z">
            <w:r w:rsidRPr="00C33A02" w:rsidDel="00C33A02">
              <w:rPr>
                <w:rPrChange w:id="398" w:author="ONOPTCHENKO Xavier" w:date="2019-10-11T14:47:00Z">
                  <w:rPr>
                    <w:rStyle w:val="Lienhypertexte"/>
                  </w:rPr>
                </w:rPrChange>
              </w:rPr>
              <w:delText>3.2</w:delText>
            </w:r>
            <w:r w:rsidDel="00C33A02">
              <w:rPr>
                <w:rFonts w:eastAsiaTheme="minorEastAsia" w:cstheme="minorBidi"/>
                <w:smallCaps w:val="0"/>
                <w:sz w:val="22"/>
                <w:szCs w:val="22"/>
                <w:lang w:val="fr-FR" w:eastAsia="ja-JP"/>
              </w:rPr>
              <w:tab/>
            </w:r>
            <w:r w:rsidRPr="00C33A02" w:rsidDel="00C33A02">
              <w:rPr>
                <w:rPrChange w:id="399" w:author="ONOPTCHENKO Xavier" w:date="2019-10-11T14:47:00Z">
                  <w:rPr>
                    <w:rStyle w:val="Lienhypertexte"/>
                  </w:rPr>
                </w:rPrChange>
              </w:rPr>
              <w:delText>Type of solution</w:delText>
            </w:r>
            <w:r w:rsidDel="00C33A02">
              <w:rPr>
                <w:webHidden/>
              </w:rPr>
              <w:tab/>
            </w:r>
          </w:del>
          <w:del w:id="400" w:author="ONOPTCHENKO Xavier" w:date="2019-10-10T11:20:00Z">
            <w:r w:rsidR="00C568EA" w:rsidDel="00AB7E2C">
              <w:rPr>
                <w:webHidden/>
              </w:rPr>
              <w:delText>8</w:delText>
            </w:r>
          </w:del>
        </w:p>
        <w:p w14:paraId="3080EEE5" w14:textId="1BC8B3B2" w:rsidR="00E72243" w:rsidDel="00C33A02" w:rsidRDefault="00E72243">
          <w:pPr>
            <w:pStyle w:val="TM2"/>
            <w:rPr>
              <w:del w:id="401" w:author="ONOPTCHENKO Xavier" w:date="2019-10-11T14:47:00Z"/>
              <w:rFonts w:eastAsiaTheme="minorEastAsia" w:cstheme="minorBidi"/>
              <w:smallCaps w:val="0"/>
              <w:sz w:val="22"/>
              <w:szCs w:val="22"/>
              <w:lang w:val="fr-FR" w:eastAsia="ja-JP"/>
            </w:rPr>
          </w:pPr>
          <w:del w:id="402" w:author="ONOPTCHENKO Xavier" w:date="2019-10-11T14:47:00Z">
            <w:r w:rsidRPr="00C33A02" w:rsidDel="00C33A02">
              <w:rPr>
                <w:rPrChange w:id="403" w:author="ONOPTCHENKO Xavier" w:date="2019-10-11T14:47:00Z">
                  <w:rPr>
                    <w:rStyle w:val="Lienhypertexte"/>
                  </w:rPr>
                </w:rPrChange>
              </w:rPr>
              <w:delText>3.3</w:delText>
            </w:r>
            <w:r w:rsidDel="00C33A02">
              <w:rPr>
                <w:rFonts w:eastAsiaTheme="minorEastAsia" w:cstheme="minorBidi"/>
                <w:smallCaps w:val="0"/>
                <w:sz w:val="22"/>
                <w:szCs w:val="22"/>
                <w:lang w:val="fr-FR" w:eastAsia="ja-JP"/>
              </w:rPr>
              <w:tab/>
            </w:r>
            <w:r w:rsidRPr="00C33A02" w:rsidDel="00C33A02">
              <w:rPr>
                <w:rPrChange w:id="404" w:author="ONOPTCHENKO Xavier" w:date="2019-10-11T14:47:00Z">
                  <w:rPr>
                    <w:rStyle w:val="Lienhypertexte"/>
                  </w:rPr>
                </w:rPrChange>
              </w:rPr>
              <w:delText>Alignment of project goals to business and IT strategy</w:delText>
            </w:r>
            <w:r w:rsidDel="00C33A02">
              <w:rPr>
                <w:webHidden/>
              </w:rPr>
              <w:tab/>
            </w:r>
          </w:del>
          <w:del w:id="405" w:author="ONOPTCHENKO Xavier" w:date="2019-10-10T11:20:00Z">
            <w:r w:rsidR="00C568EA" w:rsidDel="00AB7E2C">
              <w:rPr>
                <w:webHidden/>
              </w:rPr>
              <w:delText>9</w:delText>
            </w:r>
          </w:del>
        </w:p>
        <w:p w14:paraId="5D5987A1" w14:textId="7DA28675" w:rsidR="00E72243" w:rsidDel="00C33A02" w:rsidRDefault="00E72243">
          <w:pPr>
            <w:pStyle w:val="TM3"/>
            <w:rPr>
              <w:del w:id="406" w:author="ONOPTCHENKO Xavier" w:date="2019-10-11T14:47:00Z"/>
              <w:rFonts w:eastAsiaTheme="minorEastAsia" w:cstheme="minorBidi"/>
              <w:iCs w:val="0"/>
              <w:color w:val="auto"/>
              <w:sz w:val="22"/>
              <w:szCs w:val="22"/>
              <w:lang w:val="fr-FR" w:eastAsia="ja-JP"/>
            </w:rPr>
          </w:pPr>
          <w:del w:id="407" w:author="ONOPTCHENKO Xavier" w:date="2019-10-11T14:47:00Z">
            <w:r w:rsidRPr="00C33A02" w:rsidDel="00C33A02">
              <w:rPr>
                <w:rPrChange w:id="408" w:author="ONOPTCHENKO Xavier" w:date="2019-10-11T14:47:00Z">
                  <w:rPr>
                    <w:rStyle w:val="Lienhypertexte"/>
                    <w:rFonts w:cs="Times New Roman"/>
                  </w:rPr>
                </w:rPrChange>
              </w:rPr>
              <w:delText>3.3.1</w:delText>
            </w:r>
            <w:r w:rsidDel="00C33A02">
              <w:rPr>
                <w:rFonts w:eastAsiaTheme="minorEastAsia" w:cstheme="minorBidi"/>
                <w:iCs w:val="0"/>
                <w:color w:val="auto"/>
                <w:sz w:val="22"/>
                <w:szCs w:val="22"/>
                <w:lang w:val="fr-FR" w:eastAsia="ja-JP"/>
              </w:rPr>
              <w:tab/>
            </w:r>
            <w:r w:rsidRPr="00C33A02" w:rsidDel="00C33A02">
              <w:rPr>
                <w:rPrChange w:id="409" w:author="ONOPTCHENKO Xavier" w:date="2019-10-11T14:47:00Z">
                  <w:rPr>
                    <w:rStyle w:val="Lienhypertexte"/>
                  </w:rPr>
                </w:rPrChange>
              </w:rPr>
              <w:delText>IT Strategy</w:delText>
            </w:r>
            <w:r w:rsidDel="00C33A02">
              <w:rPr>
                <w:webHidden/>
              </w:rPr>
              <w:tab/>
            </w:r>
          </w:del>
          <w:del w:id="410" w:author="ONOPTCHENKO Xavier" w:date="2019-10-10T11:20:00Z">
            <w:r w:rsidR="00C568EA" w:rsidDel="00AB7E2C">
              <w:rPr>
                <w:webHidden/>
              </w:rPr>
              <w:delText>9</w:delText>
            </w:r>
          </w:del>
        </w:p>
        <w:p w14:paraId="4EB50D6B" w14:textId="5F0D2BB1" w:rsidR="00E72243" w:rsidDel="00C33A02" w:rsidRDefault="00E72243">
          <w:pPr>
            <w:pStyle w:val="TM3"/>
            <w:rPr>
              <w:del w:id="411" w:author="ONOPTCHENKO Xavier" w:date="2019-10-11T14:47:00Z"/>
              <w:rFonts w:eastAsiaTheme="minorEastAsia" w:cstheme="minorBidi"/>
              <w:iCs w:val="0"/>
              <w:color w:val="auto"/>
              <w:sz w:val="22"/>
              <w:szCs w:val="22"/>
              <w:lang w:val="fr-FR" w:eastAsia="ja-JP"/>
            </w:rPr>
          </w:pPr>
          <w:del w:id="412" w:author="ONOPTCHENKO Xavier" w:date="2019-10-11T14:47:00Z">
            <w:r w:rsidRPr="00C33A02" w:rsidDel="00C33A02">
              <w:rPr>
                <w:rPrChange w:id="413" w:author="ONOPTCHENKO Xavier" w:date="2019-10-11T14:47:00Z">
                  <w:rPr>
                    <w:rStyle w:val="Lienhypertexte"/>
                    <w:rFonts w:cs="Times New Roman"/>
                  </w:rPr>
                </w:rPrChange>
              </w:rPr>
              <w:delText>3.3.2</w:delText>
            </w:r>
            <w:r w:rsidDel="00C33A02">
              <w:rPr>
                <w:rFonts w:eastAsiaTheme="minorEastAsia" w:cstheme="minorBidi"/>
                <w:iCs w:val="0"/>
                <w:color w:val="auto"/>
                <w:sz w:val="22"/>
                <w:szCs w:val="22"/>
                <w:lang w:val="fr-FR" w:eastAsia="ja-JP"/>
              </w:rPr>
              <w:tab/>
            </w:r>
            <w:r w:rsidRPr="00C33A02" w:rsidDel="00C33A02">
              <w:rPr>
                <w:rPrChange w:id="414" w:author="ONOPTCHENKO Xavier" w:date="2019-10-11T14:47:00Z">
                  <w:rPr>
                    <w:rStyle w:val="Lienhypertexte"/>
                  </w:rPr>
                </w:rPrChange>
              </w:rPr>
              <w:delText>Business Strategy</w:delText>
            </w:r>
            <w:r w:rsidDel="00C33A02">
              <w:rPr>
                <w:webHidden/>
              </w:rPr>
              <w:tab/>
            </w:r>
          </w:del>
          <w:del w:id="415" w:author="ONOPTCHENKO Xavier" w:date="2019-10-10T11:20:00Z">
            <w:r w:rsidR="00C568EA" w:rsidDel="00AB7E2C">
              <w:rPr>
                <w:webHidden/>
              </w:rPr>
              <w:delText>10</w:delText>
            </w:r>
          </w:del>
        </w:p>
        <w:p w14:paraId="12D0AB39" w14:textId="17520271" w:rsidR="00E72243" w:rsidDel="00C33A02" w:rsidRDefault="00E72243">
          <w:pPr>
            <w:pStyle w:val="TM2"/>
            <w:rPr>
              <w:del w:id="416" w:author="ONOPTCHENKO Xavier" w:date="2019-10-11T14:47:00Z"/>
              <w:rFonts w:eastAsiaTheme="minorEastAsia" w:cstheme="minorBidi"/>
              <w:smallCaps w:val="0"/>
              <w:sz w:val="22"/>
              <w:szCs w:val="22"/>
              <w:lang w:val="fr-FR" w:eastAsia="ja-JP"/>
            </w:rPr>
          </w:pPr>
          <w:del w:id="417" w:author="ONOPTCHENKO Xavier" w:date="2019-10-11T14:47:00Z">
            <w:r w:rsidRPr="00C33A02" w:rsidDel="00C33A02">
              <w:rPr>
                <w:rPrChange w:id="418" w:author="ONOPTCHENKO Xavier" w:date="2019-10-11T14:47:00Z">
                  <w:rPr>
                    <w:rStyle w:val="Lienhypertexte"/>
                  </w:rPr>
                </w:rPrChange>
              </w:rPr>
              <w:delText>3.4</w:delText>
            </w:r>
            <w:r w:rsidDel="00C33A02">
              <w:rPr>
                <w:rFonts w:eastAsiaTheme="minorEastAsia" w:cstheme="minorBidi"/>
                <w:smallCaps w:val="0"/>
                <w:sz w:val="22"/>
                <w:szCs w:val="22"/>
                <w:lang w:val="fr-FR" w:eastAsia="ja-JP"/>
              </w:rPr>
              <w:tab/>
            </w:r>
            <w:r w:rsidRPr="00C33A02" w:rsidDel="00C33A02">
              <w:rPr>
                <w:rPrChange w:id="419" w:author="ONOPTCHENKO Xavier" w:date="2019-10-11T14:47:00Z">
                  <w:rPr>
                    <w:rStyle w:val="Lienhypertexte"/>
                  </w:rPr>
                </w:rPrChange>
              </w:rPr>
              <w:delText>Business or regulatory constraints</w:delText>
            </w:r>
            <w:r w:rsidDel="00C33A02">
              <w:rPr>
                <w:webHidden/>
              </w:rPr>
              <w:tab/>
            </w:r>
          </w:del>
          <w:del w:id="420" w:author="ONOPTCHENKO Xavier" w:date="2019-10-10T11:20:00Z">
            <w:r w:rsidR="00C568EA" w:rsidDel="00AB7E2C">
              <w:rPr>
                <w:webHidden/>
              </w:rPr>
              <w:delText>10</w:delText>
            </w:r>
          </w:del>
        </w:p>
        <w:p w14:paraId="6A456C04" w14:textId="4034540F" w:rsidR="00E72243" w:rsidDel="00C33A02" w:rsidRDefault="00E72243">
          <w:pPr>
            <w:pStyle w:val="TM2"/>
            <w:rPr>
              <w:del w:id="421" w:author="ONOPTCHENKO Xavier" w:date="2019-10-11T14:47:00Z"/>
              <w:rFonts w:eastAsiaTheme="minorEastAsia" w:cstheme="minorBidi"/>
              <w:smallCaps w:val="0"/>
              <w:sz w:val="22"/>
              <w:szCs w:val="22"/>
              <w:lang w:val="fr-FR" w:eastAsia="ja-JP"/>
            </w:rPr>
          </w:pPr>
          <w:del w:id="422" w:author="ONOPTCHENKO Xavier" w:date="2019-10-11T14:47:00Z">
            <w:r w:rsidRPr="00C33A02" w:rsidDel="00C33A02">
              <w:rPr>
                <w:rPrChange w:id="423" w:author="ONOPTCHENKO Xavier" w:date="2019-10-11T14:47:00Z">
                  <w:rPr>
                    <w:rStyle w:val="Lienhypertexte"/>
                  </w:rPr>
                </w:rPrChange>
              </w:rPr>
              <w:delText>3.5</w:delText>
            </w:r>
            <w:r w:rsidDel="00C33A02">
              <w:rPr>
                <w:rFonts w:eastAsiaTheme="minorEastAsia" w:cstheme="minorBidi"/>
                <w:smallCaps w:val="0"/>
                <w:sz w:val="22"/>
                <w:szCs w:val="22"/>
                <w:lang w:val="fr-FR" w:eastAsia="ja-JP"/>
              </w:rPr>
              <w:tab/>
            </w:r>
            <w:r w:rsidRPr="00C33A02" w:rsidDel="00C33A02">
              <w:rPr>
                <w:rPrChange w:id="424" w:author="ONOPTCHENKO Xavier" w:date="2019-10-11T14:47:00Z">
                  <w:rPr>
                    <w:rStyle w:val="Lienhypertexte"/>
                  </w:rPr>
                </w:rPrChange>
              </w:rPr>
              <w:delText>IT constraints</w:delText>
            </w:r>
            <w:r w:rsidDel="00C33A02">
              <w:rPr>
                <w:webHidden/>
              </w:rPr>
              <w:tab/>
            </w:r>
          </w:del>
          <w:del w:id="425" w:author="ONOPTCHENKO Xavier" w:date="2019-10-10T11:20:00Z">
            <w:r w:rsidR="00C568EA" w:rsidDel="00AB7E2C">
              <w:rPr>
                <w:webHidden/>
              </w:rPr>
              <w:delText>10</w:delText>
            </w:r>
          </w:del>
        </w:p>
        <w:p w14:paraId="044DCC25" w14:textId="3289A754" w:rsidR="00E72243" w:rsidDel="00C33A02" w:rsidRDefault="00E72243">
          <w:pPr>
            <w:pStyle w:val="TM2"/>
            <w:rPr>
              <w:del w:id="426" w:author="ONOPTCHENKO Xavier" w:date="2019-10-11T14:47:00Z"/>
              <w:rFonts w:eastAsiaTheme="minorEastAsia" w:cstheme="minorBidi"/>
              <w:smallCaps w:val="0"/>
              <w:sz w:val="22"/>
              <w:szCs w:val="22"/>
              <w:lang w:val="fr-FR" w:eastAsia="ja-JP"/>
            </w:rPr>
          </w:pPr>
          <w:del w:id="427" w:author="ONOPTCHENKO Xavier" w:date="2019-10-11T14:47:00Z">
            <w:r w:rsidRPr="00C33A02" w:rsidDel="00C33A02">
              <w:rPr>
                <w:rPrChange w:id="428" w:author="ONOPTCHENKO Xavier" w:date="2019-10-11T14:47:00Z">
                  <w:rPr>
                    <w:rStyle w:val="Lienhypertexte"/>
                  </w:rPr>
                </w:rPrChange>
              </w:rPr>
              <w:delText>3.6</w:delText>
            </w:r>
            <w:r w:rsidDel="00C33A02">
              <w:rPr>
                <w:rFonts w:eastAsiaTheme="minorEastAsia" w:cstheme="minorBidi"/>
                <w:smallCaps w:val="0"/>
                <w:sz w:val="22"/>
                <w:szCs w:val="22"/>
                <w:lang w:val="fr-FR" w:eastAsia="ja-JP"/>
              </w:rPr>
              <w:tab/>
            </w:r>
            <w:r w:rsidRPr="00C33A02" w:rsidDel="00C33A02">
              <w:rPr>
                <w:rPrChange w:id="429" w:author="ONOPTCHENKO Xavier" w:date="2019-10-11T14:47:00Z">
                  <w:rPr>
                    <w:rStyle w:val="Lienhypertexte"/>
                  </w:rPr>
                </w:rPrChange>
              </w:rPr>
              <w:delText>Linked projects</w:delText>
            </w:r>
            <w:r w:rsidDel="00C33A02">
              <w:rPr>
                <w:webHidden/>
              </w:rPr>
              <w:tab/>
            </w:r>
          </w:del>
          <w:del w:id="430" w:author="ONOPTCHENKO Xavier" w:date="2019-10-10T11:20:00Z">
            <w:r w:rsidR="00C568EA" w:rsidDel="00AB7E2C">
              <w:rPr>
                <w:webHidden/>
              </w:rPr>
              <w:delText>11</w:delText>
            </w:r>
          </w:del>
        </w:p>
        <w:p w14:paraId="379D5021" w14:textId="65E52039" w:rsidR="00E72243" w:rsidDel="00C33A02" w:rsidRDefault="00E72243">
          <w:pPr>
            <w:pStyle w:val="TM1"/>
            <w:rPr>
              <w:del w:id="431" w:author="ONOPTCHENKO Xavier" w:date="2019-10-11T14:47:00Z"/>
              <w:rFonts w:eastAsiaTheme="minorEastAsia" w:cstheme="minorBidi"/>
              <w:b w:val="0"/>
              <w:bCs w:val="0"/>
              <w:caps w:val="0"/>
              <w:szCs w:val="22"/>
              <w:lang w:eastAsia="ja-JP"/>
            </w:rPr>
          </w:pPr>
          <w:del w:id="432" w:author="ONOPTCHENKO Xavier" w:date="2019-10-11T14:47:00Z">
            <w:r w:rsidRPr="00C33A02" w:rsidDel="00C33A02">
              <w:rPr>
                <w:rPrChange w:id="433" w:author="ONOPTCHENKO Xavier" w:date="2019-10-11T14:47:00Z">
                  <w:rPr>
                    <w:rStyle w:val="Lienhypertexte"/>
                  </w:rPr>
                </w:rPrChange>
              </w:rPr>
              <w:delText>4.</w:delText>
            </w:r>
            <w:r w:rsidDel="00C33A02">
              <w:rPr>
                <w:rFonts w:eastAsiaTheme="minorEastAsia" w:cstheme="minorBidi"/>
                <w:b w:val="0"/>
                <w:bCs w:val="0"/>
                <w:caps w:val="0"/>
                <w:szCs w:val="22"/>
                <w:lang w:eastAsia="ja-JP"/>
              </w:rPr>
              <w:tab/>
            </w:r>
            <w:r w:rsidRPr="00C33A02" w:rsidDel="00C33A02">
              <w:rPr>
                <w:rPrChange w:id="434" w:author="ONOPTCHENKO Xavier" w:date="2019-10-11T14:47:00Z">
                  <w:rPr>
                    <w:rStyle w:val="Lienhypertexte"/>
                  </w:rPr>
                </w:rPrChange>
              </w:rPr>
              <w:delText>Business Layer</w:delText>
            </w:r>
            <w:r w:rsidDel="00C33A02">
              <w:rPr>
                <w:webHidden/>
              </w:rPr>
              <w:tab/>
            </w:r>
          </w:del>
          <w:del w:id="435" w:author="ONOPTCHENKO Xavier" w:date="2019-10-10T11:20:00Z">
            <w:r w:rsidR="00C568EA" w:rsidDel="00AB7E2C">
              <w:rPr>
                <w:webHidden/>
              </w:rPr>
              <w:delText>12</w:delText>
            </w:r>
          </w:del>
        </w:p>
        <w:p w14:paraId="2917CDAB" w14:textId="22121B54" w:rsidR="00E72243" w:rsidDel="00C33A02" w:rsidRDefault="00E72243">
          <w:pPr>
            <w:pStyle w:val="TM2"/>
            <w:rPr>
              <w:del w:id="436" w:author="ONOPTCHENKO Xavier" w:date="2019-10-11T14:47:00Z"/>
              <w:rFonts w:eastAsiaTheme="minorEastAsia" w:cstheme="minorBidi"/>
              <w:smallCaps w:val="0"/>
              <w:sz w:val="22"/>
              <w:szCs w:val="22"/>
              <w:lang w:val="fr-FR" w:eastAsia="ja-JP"/>
            </w:rPr>
          </w:pPr>
          <w:del w:id="437" w:author="ONOPTCHENKO Xavier" w:date="2019-10-11T14:47:00Z">
            <w:r w:rsidRPr="00C33A02" w:rsidDel="00C33A02">
              <w:rPr>
                <w:rPrChange w:id="438" w:author="ONOPTCHENKO Xavier" w:date="2019-10-11T14:47:00Z">
                  <w:rPr>
                    <w:rStyle w:val="Lienhypertexte"/>
                  </w:rPr>
                </w:rPrChange>
              </w:rPr>
              <w:delText>4.1</w:delText>
            </w:r>
            <w:r w:rsidDel="00C33A02">
              <w:rPr>
                <w:rFonts w:eastAsiaTheme="minorEastAsia" w:cstheme="minorBidi"/>
                <w:smallCaps w:val="0"/>
                <w:sz w:val="22"/>
                <w:szCs w:val="22"/>
                <w:lang w:val="fr-FR" w:eastAsia="ja-JP"/>
              </w:rPr>
              <w:tab/>
            </w:r>
            <w:r w:rsidRPr="00C33A02" w:rsidDel="00C33A02">
              <w:rPr>
                <w:rPrChange w:id="439" w:author="ONOPTCHENKO Xavier" w:date="2019-10-11T14:47:00Z">
                  <w:rPr>
                    <w:rStyle w:val="Lienhypertexte"/>
                  </w:rPr>
                </w:rPrChange>
              </w:rPr>
              <w:delText>Impacted Core Business processes</w:delText>
            </w:r>
            <w:r w:rsidDel="00C33A02">
              <w:rPr>
                <w:webHidden/>
              </w:rPr>
              <w:tab/>
            </w:r>
          </w:del>
          <w:del w:id="440" w:author="ONOPTCHENKO Xavier" w:date="2019-10-10T11:20:00Z">
            <w:r w:rsidR="00C568EA" w:rsidDel="00AB7E2C">
              <w:rPr>
                <w:webHidden/>
              </w:rPr>
              <w:delText>12</w:delText>
            </w:r>
          </w:del>
        </w:p>
        <w:p w14:paraId="1139DE22" w14:textId="2BAF1938" w:rsidR="00E72243" w:rsidDel="00C33A02" w:rsidRDefault="00E72243">
          <w:pPr>
            <w:pStyle w:val="TM2"/>
            <w:rPr>
              <w:del w:id="441" w:author="ONOPTCHENKO Xavier" w:date="2019-10-11T14:47:00Z"/>
              <w:rFonts w:eastAsiaTheme="minorEastAsia" w:cstheme="minorBidi"/>
              <w:smallCaps w:val="0"/>
              <w:sz w:val="22"/>
              <w:szCs w:val="22"/>
              <w:lang w:val="fr-FR" w:eastAsia="ja-JP"/>
            </w:rPr>
          </w:pPr>
          <w:del w:id="442" w:author="ONOPTCHENKO Xavier" w:date="2019-10-11T14:47:00Z">
            <w:r w:rsidRPr="00C33A02" w:rsidDel="00C33A02">
              <w:rPr>
                <w:rPrChange w:id="443" w:author="ONOPTCHENKO Xavier" w:date="2019-10-11T14:47:00Z">
                  <w:rPr>
                    <w:rStyle w:val="Lienhypertexte"/>
                  </w:rPr>
                </w:rPrChange>
              </w:rPr>
              <w:delText>4.2</w:delText>
            </w:r>
            <w:r w:rsidDel="00C33A02">
              <w:rPr>
                <w:rFonts w:eastAsiaTheme="minorEastAsia" w:cstheme="minorBidi"/>
                <w:smallCaps w:val="0"/>
                <w:sz w:val="22"/>
                <w:szCs w:val="22"/>
                <w:lang w:val="fr-FR" w:eastAsia="ja-JP"/>
              </w:rPr>
              <w:tab/>
            </w:r>
            <w:r w:rsidRPr="00C33A02" w:rsidDel="00C33A02">
              <w:rPr>
                <w:rPrChange w:id="444" w:author="ONOPTCHENKO Xavier" w:date="2019-10-11T14:47:00Z">
                  <w:rPr>
                    <w:rStyle w:val="Lienhypertexte"/>
                  </w:rPr>
                </w:rPrChange>
              </w:rPr>
              <w:delText>Impacted Processes</w:delText>
            </w:r>
            <w:r w:rsidDel="00C33A02">
              <w:rPr>
                <w:webHidden/>
              </w:rPr>
              <w:tab/>
            </w:r>
          </w:del>
          <w:del w:id="445" w:author="ONOPTCHENKO Xavier" w:date="2019-10-10T11:20:00Z">
            <w:r w:rsidR="00C568EA" w:rsidDel="00AB7E2C">
              <w:rPr>
                <w:webHidden/>
              </w:rPr>
              <w:delText>13</w:delText>
            </w:r>
          </w:del>
        </w:p>
        <w:p w14:paraId="740B7CFD" w14:textId="7767398E" w:rsidR="00E72243" w:rsidDel="00C33A02" w:rsidRDefault="00E72243">
          <w:pPr>
            <w:pStyle w:val="TM2"/>
            <w:rPr>
              <w:del w:id="446" w:author="ONOPTCHENKO Xavier" w:date="2019-10-11T14:47:00Z"/>
              <w:rFonts w:eastAsiaTheme="minorEastAsia" w:cstheme="minorBidi"/>
              <w:smallCaps w:val="0"/>
              <w:sz w:val="22"/>
              <w:szCs w:val="22"/>
              <w:lang w:val="fr-FR" w:eastAsia="ja-JP"/>
            </w:rPr>
          </w:pPr>
          <w:del w:id="447" w:author="ONOPTCHENKO Xavier" w:date="2019-10-11T14:47:00Z">
            <w:r w:rsidRPr="00C33A02" w:rsidDel="00C33A02">
              <w:rPr>
                <w:rPrChange w:id="448" w:author="ONOPTCHENKO Xavier" w:date="2019-10-11T14:47:00Z">
                  <w:rPr>
                    <w:rStyle w:val="Lienhypertexte"/>
                  </w:rPr>
                </w:rPrChange>
              </w:rPr>
              <w:delText>4.3</w:delText>
            </w:r>
            <w:r w:rsidDel="00C33A02">
              <w:rPr>
                <w:rFonts w:eastAsiaTheme="minorEastAsia" w:cstheme="minorBidi"/>
                <w:smallCaps w:val="0"/>
                <w:sz w:val="22"/>
                <w:szCs w:val="22"/>
                <w:lang w:val="fr-FR" w:eastAsia="ja-JP"/>
              </w:rPr>
              <w:tab/>
            </w:r>
            <w:r w:rsidRPr="00C33A02" w:rsidDel="00C33A02">
              <w:rPr>
                <w:rPrChange w:id="449" w:author="ONOPTCHENKO Xavier" w:date="2019-10-11T14:47:00Z">
                  <w:rPr>
                    <w:rStyle w:val="Lienhypertexte"/>
                  </w:rPr>
                </w:rPrChange>
              </w:rPr>
              <w:delText>Business Actors</w:delText>
            </w:r>
            <w:r w:rsidDel="00C33A02">
              <w:rPr>
                <w:webHidden/>
              </w:rPr>
              <w:tab/>
            </w:r>
          </w:del>
          <w:del w:id="450" w:author="ONOPTCHENKO Xavier" w:date="2019-10-10T11:20:00Z">
            <w:r w:rsidR="00C568EA" w:rsidDel="00AB7E2C">
              <w:rPr>
                <w:webHidden/>
              </w:rPr>
              <w:delText>13</w:delText>
            </w:r>
          </w:del>
        </w:p>
        <w:p w14:paraId="77C6F06A" w14:textId="4E17EFFA" w:rsidR="00E72243" w:rsidDel="00C33A02" w:rsidRDefault="00E72243">
          <w:pPr>
            <w:pStyle w:val="TM1"/>
            <w:rPr>
              <w:del w:id="451" w:author="ONOPTCHENKO Xavier" w:date="2019-10-11T14:47:00Z"/>
              <w:rFonts w:eastAsiaTheme="minorEastAsia" w:cstheme="minorBidi"/>
              <w:b w:val="0"/>
              <w:bCs w:val="0"/>
              <w:caps w:val="0"/>
              <w:szCs w:val="22"/>
              <w:lang w:eastAsia="ja-JP"/>
            </w:rPr>
          </w:pPr>
          <w:del w:id="452" w:author="ONOPTCHENKO Xavier" w:date="2019-10-11T14:47:00Z">
            <w:r w:rsidRPr="00C33A02" w:rsidDel="00C33A02">
              <w:rPr>
                <w:rPrChange w:id="453" w:author="ONOPTCHENKO Xavier" w:date="2019-10-11T14:47:00Z">
                  <w:rPr>
                    <w:rStyle w:val="Lienhypertexte"/>
                    <w:lang w:val="en-GB"/>
                  </w:rPr>
                </w:rPrChange>
              </w:rPr>
              <w:delText>5.</w:delText>
            </w:r>
            <w:r w:rsidDel="00C33A02">
              <w:rPr>
                <w:rFonts w:eastAsiaTheme="minorEastAsia" w:cstheme="minorBidi"/>
                <w:b w:val="0"/>
                <w:bCs w:val="0"/>
                <w:caps w:val="0"/>
                <w:szCs w:val="22"/>
                <w:lang w:eastAsia="ja-JP"/>
              </w:rPr>
              <w:tab/>
            </w:r>
            <w:r w:rsidRPr="00C33A02" w:rsidDel="00C33A02">
              <w:rPr>
                <w:rPrChange w:id="454" w:author="ONOPTCHENKO Xavier" w:date="2019-10-11T14:47:00Z">
                  <w:rPr>
                    <w:rStyle w:val="Lienhypertexte"/>
                  </w:rPr>
                </w:rPrChange>
              </w:rPr>
              <w:delText>Functional</w:delText>
            </w:r>
            <w:r w:rsidRPr="00C33A02" w:rsidDel="00C33A02">
              <w:rPr>
                <w:rPrChange w:id="455" w:author="ONOPTCHENKO Xavier" w:date="2019-10-11T14:47:00Z">
                  <w:rPr>
                    <w:rStyle w:val="Lienhypertexte"/>
                    <w:lang w:val="en-GB"/>
                  </w:rPr>
                </w:rPrChange>
              </w:rPr>
              <w:delText xml:space="preserve"> Layer</w:delText>
            </w:r>
            <w:r w:rsidDel="00C33A02">
              <w:rPr>
                <w:webHidden/>
              </w:rPr>
              <w:tab/>
            </w:r>
          </w:del>
          <w:del w:id="456" w:author="ONOPTCHENKO Xavier" w:date="2019-10-10T11:20:00Z">
            <w:r w:rsidR="00C568EA" w:rsidDel="00AB7E2C">
              <w:rPr>
                <w:webHidden/>
              </w:rPr>
              <w:delText>14</w:delText>
            </w:r>
          </w:del>
        </w:p>
        <w:p w14:paraId="2602121D" w14:textId="075E192C" w:rsidR="00E72243" w:rsidDel="00C33A02" w:rsidRDefault="00E72243">
          <w:pPr>
            <w:pStyle w:val="TM2"/>
            <w:rPr>
              <w:del w:id="457" w:author="ONOPTCHENKO Xavier" w:date="2019-10-11T14:47:00Z"/>
              <w:rFonts w:eastAsiaTheme="minorEastAsia" w:cstheme="minorBidi"/>
              <w:smallCaps w:val="0"/>
              <w:sz w:val="22"/>
              <w:szCs w:val="22"/>
              <w:lang w:val="fr-FR" w:eastAsia="ja-JP"/>
            </w:rPr>
          </w:pPr>
          <w:del w:id="458" w:author="ONOPTCHENKO Xavier" w:date="2019-10-11T14:47:00Z">
            <w:r w:rsidRPr="00C33A02" w:rsidDel="00C33A02">
              <w:rPr>
                <w:rPrChange w:id="459" w:author="ONOPTCHENKO Xavier" w:date="2019-10-11T14:47:00Z">
                  <w:rPr>
                    <w:rStyle w:val="Lienhypertexte"/>
                  </w:rPr>
                </w:rPrChange>
              </w:rPr>
              <w:delText>5.1</w:delText>
            </w:r>
            <w:r w:rsidDel="00C33A02">
              <w:rPr>
                <w:rFonts w:eastAsiaTheme="minorEastAsia" w:cstheme="minorBidi"/>
                <w:smallCaps w:val="0"/>
                <w:sz w:val="22"/>
                <w:szCs w:val="22"/>
                <w:lang w:val="fr-FR" w:eastAsia="ja-JP"/>
              </w:rPr>
              <w:tab/>
            </w:r>
            <w:r w:rsidRPr="00C33A02" w:rsidDel="00C33A02">
              <w:rPr>
                <w:rPrChange w:id="460" w:author="ONOPTCHENKO Xavier" w:date="2019-10-11T14:47:00Z">
                  <w:rPr>
                    <w:rStyle w:val="Lienhypertexte"/>
                  </w:rPr>
                </w:rPrChange>
              </w:rPr>
              <w:delText>Sharing Plan - Functional asset used</w:delText>
            </w:r>
            <w:r w:rsidDel="00C33A02">
              <w:rPr>
                <w:webHidden/>
              </w:rPr>
              <w:tab/>
            </w:r>
          </w:del>
          <w:del w:id="461" w:author="ONOPTCHENKO Xavier" w:date="2019-10-10T11:20:00Z">
            <w:r w:rsidR="00C568EA" w:rsidDel="00AB7E2C">
              <w:rPr>
                <w:webHidden/>
              </w:rPr>
              <w:delText>14</w:delText>
            </w:r>
          </w:del>
        </w:p>
        <w:p w14:paraId="387DA2E6" w14:textId="3FF86E2C" w:rsidR="00E72243" w:rsidDel="00C33A02" w:rsidRDefault="00E72243">
          <w:pPr>
            <w:pStyle w:val="TM2"/>
            <w:rPr>
              <w:del w:id="462" w:author="ONOPTCHENKO Xavier" w:date="2019-10-11T14:47:00Z"/>
              <w:rFonts w:eastAsiaTheme="minorEastAsia" w:cstheme="minorBidi"/>
              <w:smallCaps w:val="0"/>
              <w:sz w:val="22"/>
              <w:szCs w:val="22"/>
              <w:lang w:val="fr-FR" w:eastAsia="ja-JP"/>
            </w:rPr>
          </w:pPr>
          <w:del w:id="463" w:author="ONOPTCHENKO Xavier" w:date="2019-10-11T14:47:00Z">
            <w:r w:rsidRPr="00C33A02" w:rsidDel="00C33A02">
              <w:rPr>
                <w:rPrChange w:id="464" w:author="ONOPTCHENKO Xavier" w:date="2019-10-11T14:47:00Z">
                  <w:rPr>
                    <w:rStyle w:val="Lienhypertexte"/>
                  </w:rPr>
                </w:rPrChange>
              </w:rPr>
              <w:delText>5.2</w:delText>
            </w:r>
            <w:r w:rsidDel="00C33A02">
              <w:rPr>
                <w:rFonts w:eastAsiaTheme="minorEastAsia" w:cstheme="minorBidi"/>
                <w:smallCaps w:val="0"/>
                <w:sz w:val="22"/>
                <w:szCs w:val="22"/>
                <w:lang w:val="fr-FR" w:eastAsia="ja-JP"/>
              </w:rPr>
              <w:tab/>
            </w:r>
            <w:r w:rsidRPr="00C33A02" w:rsidDel="00C33A02">
              <w:rPr>
                <w:rPrChange w:id="465" w:author="ONOPTCHENKO Xavier" w:date="2019-10-11T14:47:00Z">
                  <w:rPr>
                    <w:rStyle w:val="Lienhypertexte"/>
                  </w:rPr>
                </w:rPrChange>
              </w:rPr>
              <w:delText>Global functional requirement</w:delText>
            </w:r>
            <w:r w:rsidDel="00C33A02">
              <w:rPr>
                <w:webHidden/>
              </w:rPr>
              <w:tab/>
            </w:r>
          </w:del>
          <w:del w:id="466" w:author="ONOPTCHENKO Xavier" w:date="2019-10-10T11:20:00Z">
            <w:r w:rsidR="00C568EA" w:rsidDel="00AB7E2C">
              <w:rPr>
                <w:webHidden/>
              </w:rPr>
              <w:delText>15</w:delText>
            </w:r>
          </w:del>
        </w:p>
        <w:p w14:paraId="46DF2C84" w14:textId="38A768E0" w:rsidR="00E72243" w:rsidDel="00C33A02" w:rsidRDefault="00E72243">
          <w:pPr>
            <w:pStyle w:val="TM2"/>
            <w:rPr>
              <w:del w:id="467" w:author="ONOPTCHENKO Xavier" w:date="2019-10-11T14:47:00Z"/>
              <w:rFonts w:eastAsiaTheme="minorEastAsia" w:cstheme="minorBidi"/>
              <w:smallCaps w:val="0"/>
              <w:sz w:val="22"/>
              <w:szCs w:val="22"/>
              <w:lang w:val="fr-FR" w:eastAsia="ja-JP"/>
            </w:rPr>
          </w:pPr>
          <w:del w:id="468" w:author="ONOPTCHENKO Xavier" w:date="2019-10-11T14:47:00Z">
            <w:r w:rsidRPr="00C33A02" w:rsidDel="00C33A02">
              <w:rPr>
                <w:rPrChange w:id="469" w:author="ONOPTCHENKO Xavier" w:date="2019-10-11T14:47:00Z">
                  <w:rPr>
                    <w:rStyle w:val="Lienhypertexte"/>
                  </w:rPr>
                </w:rPrChange>
              </w:rPr>
              <w:delText>5.3</w:delText>
            </w:r>
            <w:r w:rsidDel="00C33A02">
              <w:rPr>
                <w:rFonts w:eastAsiaTheme="minorEastAsia" w:cstheme="minorBidi"/>
                <w:smallCaps w:val="0"/>
                <w:sz w:val="22"/>
                <w:szCs w:val="22"/>
                <w:lang w:val="fr-FR" w:eastAsia="ja-JP"/>
              </w:rPr>
              <w:tab/>
            </w:r>
            <w:r w:rsidRPr="00C33A02" w:rsidDel="00C33A02">
              <w:rPr>
                <w:rPrChange w:id="470" w:author="ONOPTCHENKO Xavier" w:date="2019-10-11T14:47:00Z">
                  <w:rPr>
                    <w:rStyle w:val="Lienhypertexte"/>
                  </w:rPr>
                </w:rPrChange>
              </w:rPr>
              <w:delText>Impact on functional architecture</w:delText>
            </w:r>
            <w:r w:rsidDel="00C33A02">
              <w:rPr>
                <w:webHidden/>
              </w:rPr>
              <w:tab/>
            </w:r>
          </w:del>
          <w:del w:id="471" w:author="ONOPTCHENKO Xavier" w:date="2019-10-10T11:20:00Z">
            <w:r w:rsidR="00C568EA" w:rsidDel="00AB7E2C">
              <w:rPr>
                <w:webHidden/>
              </w:rPr>
              <w:delText>15</w:delText>
            </w:r>
          </w:del>
        </w:p>
        <w:p w14:paraId="7ABBB16C" w14:textId="096F1984" w:rsidR="00E72243" w:rsidDel="00C33A02" w:rsidRDefault="00E72243">
          <w:pPr>
            <w:pStyle w:val="TM1"/>
            <w:rPr>
              <w:del w:id="472" w:author="ONOPTCHENKO Xavier" w:date="2019-10-11T14:47:00Z"/>
              <w:rFonts w:eastAsiaTheme="minorEastAsia" w:cstheme="minorBidi"/>
              <w:b w:val="0"/>
              <w:bCs w:val="0"/>
              <w:caps w:val="0"/>
              <w:szCs w:val="22"/>
              <w:lang w:eastAsia="ja-JP"/>
            </w:rPr>
          </w:pPr>
          <w:del w:id="473" w:author="ONOPTCHENKO Xavier" w:date="2019-10-11T14:47:00Z">
            <w:r w:rsidRPr="00C33A02" w:rsidDel="00C33A02">
              <w:rPr>
                <w:rPrChange w:id="474" w:author="ONOPTCHENKO Xavier" w:date="2019-10-11T14:47:00Z">
                  <w:rPr>
                    <w:rStyle w:val="Lienhypertexte"/>
                    <w:lang w:val="en-GB"/>
                  </w:rPr>
                </w:rPrChange>
              </w:rPr>
              <w:delText>6.</w:delText>
            </w:r>
            <w:r w:rsidDel="00C33A02">
              <w:rPr>
                <w:rFonts w:eastAsiaTheme="minorEastAsia" w:cstheme="minorBidi"/>
                <w:b w:val="0"/>
                <w:bCs w:val="0"/>
                <w:caps w:val="0"/>
                <w:szCs w:val="22"/>
                <w:lang w:eastAsia="ja-JP"/>
              </w:rPr>
              <w:tab/>
            </w:r>
            <w:r w:rsidRPr="00C33A02" w:rsidDel="00C33A02">
              <w:rPr>
                <w:rPrChange w:id="475" w:author="ONOPTCHENKO Xavier" w:date="2019-10-11T14:47:00Z">
                  <w:rPr>
                    <w:rStyle w:val="Lienhypertexte"/>
                    <w:lang w:val="en-GB"/>
                  </w:rPr>
                </w:rPrChange>
              </w:rPr>
              <w:delText>Application architecture</w:delText>
            </w:r>
            <w:r w:rsidDel="00C33A02">
              <w:rPr>
                <w:webHidden/>
              </w:rPr>
              <w:tab/>
            </w:r>
          </w:del>
          <w:del w:id="476" w:author="ONOPTCHENKO Xavier" w:date="2019-10-10T11:20:00Z">
            <w:r w:rsidR="00C568EA" w:rsidDel="00AB7E2C">
              <w:rPr>
                <w:webHidden/>
              </w:rPr>
              <w:delText>17</w:delText>
            </w:r>
          </w:del>
        </w:p>
        <w:p w14:paraId="0D92648A" w14:textId="0632A304" w:rsidR="00E72243" w:rsidDel="00C33A02" w:rsidRDefault="00E72243">
          <w:pPr>
            <w:pStyle w:val="TM2"/>
            <w:rPr>
              <w:del w:id="477" w:author="ONOPTCHENKO Xavier" w:date="2019-10-11T14:47:00Z"/>
              <w:rFonts w:eastAsiaTheme="minorEastAsia" w:cstheme="minorBidi"/>
              <w:smallCaps w:val="0"/>
              <w:sz w:val="22"/>
              <w:szCs w:val="22"/>
              <w:lang w:val="fr-FR" w:eastAsia="ja-JP"/>
            </w:rPr>
          </w:pPr>
          <w:del w:id="478" w:author="ONOPTCHENKO Xavier" w:date="2019-10-11T14:47:00Z">
            <w:r w:rsidRPr="00C33A02" w:rsidDel="00C33A02">
              <w:rPr>
                <w:rPrChange w:id="479" w:author="ONOPTCHENKO Xavier" w:date="2019-10-11T14:47:00Z">
                  <w:rPr>
                    <w:rStyle w:val="Lienhypertexte"/>
                  </w:rPr>
                </w:rPrChange>
              </w:rPr>
              <w:delText>6.1</w:delText>
            </w:r>
            <w:r w:rsidDel="00C33A02">
              <w:rPr>
                <w:rFonts w:eastAsiaTheme="minorEastAsia" w:cstheme="minorBidi"/>
                <w:smallCaps w:val="0"/>
                <w:sz w:val="22"/>
                <w:szCs w:val="22"/>
                <w:lang w:val="fr-FR" w:eastAsia="ja-JP"/>
              </w:rPr>
              <w:tab/>
            </w:r>
            <w:r w:rsidRPr="00C33A02" w:rsidDel="00C33A02">
              <w:rPr>
                <w:rPrChange w:id="480" w:author="ONOPTCHENKO Xavier" w:date="2019-10-11T14:47:00Z">
                  <w:rPr>
                    <w:rStyle w:val="Lienhypertexte"/>
                  </w:rPr>
                </w:rPrChange>
              </w:rPr>
              <w:delText>List of Application components and sharing plan application layer</w:delText>
            </w:r>
            <w:r w:rsidDel="00C33A02">
              <w:rPr>
                <w:webHidden/>
              </w:rPr>
              <w:tab/>
            </w:r>
          </w:del>
          <w:del w:id="481" w:author="ONOPTCHENKO Xavier" w:date="2019-10-10T11:20:00Z">
            <w:r w:rsidR="00C568EA" w:rsidDel="00AB7E2C">
              <w:rPr>
                <w:webHidden/>
              </w:rPr>
              <w:delText>17</w:delText>
            </w:r>
          </w:del>
        </w:p>
        <w:p w14:paraId="4427AF9D" w14:textId="5FA47D8F" w:rsidR="00E72243" w:rsidDel="00C33A02" w:rsidRDefault="00E72243">
          <w:pPr>
            <w:pStyle w:val="TM3"/>
            <w:rPr>
              <w:del w:id="482" w:author="ONOPTCHENKO Xavier" w:date="2019-10-11T14:47:00Z"/>
              <w:rFonts w:eastAsiaTheme="minorEastAsia" w:cstheme="minorBidi"/>
              <w:iCs w:val="0"/>
              <w:color w:val="auto"/>
              <w:sz w:val="22"/>
              <w:szCs w:val="22"/>
              <w:lang w:val="fr-FR" w:eastAsia="ja-JP"/>
            </w:rPr>
          </w:pPr>
          <w:del w:id="483" w:author="ONOPTCHENKO Xavier" w:date="2019-10-11T14:47:00Z">
            <w:r w:rsidRPr="00C33A02" w:rsidDel="00C33A02">
              <w:rPr>
                <w:rPrChange w:id="484" w:author="ONOPTCHENKO Xavier" w:date="2019-10-11T14:47:00Z">
                  <w:rPr>
                    <w:rStyle w:val="Lienhypertexte"/>
                    <w:rFonts w:cs="Times New Roman"/>
                  </w:rPr>
                </w:rPrChange>
              </w:rPr>
              <w:delText>6.1.1</w:delText>
            </w:r>
            <w:r w:rsidDel="00C33A02">
              <w:rPr>
                <w:rFonts w:eastAsiaTheme="minorEastAsia" w:cstheme="minorBidi"/>
                <w:iCs w:val="0"/>
                <w:color w:val="auto"/>
                <w:sz w:val="22"/>
                <w:szCs w:val="22"/>
                <w:lang w:val="fr-FR" w:eastAsia="ja-JP"/>
              </w:rPr>
              <w:tab/>
            </w:r>
            <w:r w:rsidRPr="00C33A02" w:rsidDel="00C33A02">
              <w:rPr>
                <w:rPrChange w:id="485" w:author="ONOPTCHENKO Xavier" w:date="2019-10-11T14:47:00Z">
                  <w:rPr>
                    <w:rStyle w:val="Lienhypertexte"/>
                  </w:rPr>
                </w:rPrChange>
              </w:rPr>
              <w:delText>Sharing plan regarding reference application architecture</w:delText>
            </w:r>
            <w:r w:rsidDel="00C33A02">
              <w:rPr>
                <w:webHidden/>
              </w:rPr>
              <w:tab/>
            </w:r>
          </w:del>
          <w:del w:id="486" w:author="ONOPTCHENKO Xavier" w:date="2019-10-10T11:20:00Z">
            <w:r w:rsidR="00C568EA" w:rsidDel="00AB7E2C">
              <w:rPr>
                <w:webHidden/>
              </w:rPr>
              <w:delText>17</w:delText>
            </w:r>
          </w:del>
        </w:p>
        <w:p w14:paraId="4188FDB1" w14:textId="4471BE20" w:rsidR="00E72243" w:rsidDel="00C33A02" w:rsidRDefault="00E72243">
          <w:pPr>
            <w:pStyle w:val="TM3"/>
            <w:rPr>
              <w:del w:id="487" w:author="ONOPTCHENKO Xavier" w:date="2019-10-11T14:47:00Z"/>
              <w:rFonts w:eastAsiaTheme="minorEastAsia" w:cstheme="minorBidi"/>
              <w:iCs w:val="0"/>
              <w:color w:val="auto"/>
              <w:sz w:val="22"/>
              <w:szCs w:val="22"/>
              <w:lang w:val="fr-FR" w:eastAsia="ja-JP"/>
            </w:rPr>
          </w:pPr>
          <w:del w:id="488" w:author="ONOPTCHENKO Xavier" w:date="2019-10-11T14:47:00Z">
            <w:r w:rsidRPr="00C33A02" w:rsidDel="00C33A02">
              <w:rPr>
                <w:rPrChange w:id="489" w:author="ONOPTCHENKO Xavier" w:date="2019-10-11T14:47:00Z">
                  <w:rPr>
                    <w:rStyle w:val="Lienhypertexte"/>
                    <w:rFonts w:cs="Times New Roman"/>
                  </w:rPr>
                </w:rPrChange>
              </w:rPr>
              <w:delText>6.1.2</w:delText>
            </w:r>
            <w:r w:rsidDel="00C33A02">
              <w:rPr>
                <w:rFonts w:eastAsiaTheme="minorEastAsia" w:cstheme="minorBidi"/>
                <w:iCs w:val="0"/>
                <w:color w:val="auto"/>
                <w:sz w:val="22"/>
                <w:szCs w:val="22"/>
                <w:lang w:val="fr-FR" w:eastAsia="ja-JP"/>
              </w:rPr>
              <w:tab/>
            </w:r>
            <w:r w:rsidRPr="00C33A02" w:rsidDel="00C33A02">
              <w:rPr>
                <w:rPrChange w:id="490" w:author="ONOPTCHENKO Xavier" w:date="2019-10-11T14:47:00Z">
                  <w:rPr>
                    <w:rStyle w:val="Lienhypertexte"/>
                  </w:rPr>
                </w:rPrChange>
              </w:rPr>
              <w:delText>List of application components and sharing plan</w:delText>
            </w:r>
            <w:r w:rsidDel="00C33A02">
              <w:rPr>
                <w:webHidden/>
              </w:rPr>
              <w:tab/>
            </w:r>
          </w:del>
          <w:del w:id="491" w:author="ONOPTCHENKO Xavier" w:date="2019-10-10T11:20:00Z">
            <w:r w:rsidR="00C568EA" w:rsidDel="00AB7E2C">
              <w:rPr>
                <w:webHidden/>
              </w:rPr>
              <w:delText>17</w:delText>
            </w:r>
          </w:del>
        </w:p>
        <w:p w14:paraId="3F79391B" w14:textId="5A97B009" w:rsidR="00E72243" w:rsidDel="00C33A02" w:rsidRDefault="00E72243">
          <w:pPr>
            <w:pStyle w:val="TM2"/>
            <w:rPr>
              <w:del w:id="492" w:author="ONOPTCHENKO Xavier" w:date="2019-10-11T14:47:00Z"/>
              <w:rFonts w:eastAsiaTheme="minorEastAsia" w:cstheme="minorBidi"/>
              <w:smallCaps w:val="0"/>
              <w:sz w:val="22"/>
              <w:szCs w:val="22"/>
              <w:lang w:val="fr-FR" w:eastAsia="ja-JP"/>
            </w:rPr>
          </w:pPr>
          <w:del w:id="493" w:author="ONOPTCHENKO Xavier" w:date="2019-10-11T14:47:00Z">
            <w:r w:rsidRPr="00C33A02" w:rsidDel="00C33A02">
              <w:rPr>
                <w:rPrChange w:id="494" w:author="ONOPTCHENKO Xavier" w:date="2019-10-11T14:47:00Z">
                  <w:rPr>
                    <w:rStyle w:val="Lienhypertexte"/>
                  </w:rPr>
                </w:rPrChange>
              </w:rPr>
              <w:delText>6.2</w:delText>
            </w:r>
            <w:r w:rsidDel="00C33A02">
              <w:rPr>
                <w:rFonts w:eastAsiaTheme="minorEastAsia" w:cstheme="minorBidi"/>
                <w:smallCaps w:val="0"/>
                <w:sz w:val="22"/>
                <w:szCs w:val="22"/>
                <w:lang w:val="fr-FR" w:eastAsia="ja-JP"/>
              </w:rPr>
              <w:tab/>
            </w:r>
            <w:r w:rsidRPr="00C33A02" w:rsidDel="00C33A02">
              <w:rPr>
                <w:rPrChange w:id="495" w:author="ONOPTCHENKO Xavier" w:date="2019-10-11T14:47:00Z">
                  <w:rPr>
                    <w:rStyle w:val="Lienhypertexte"/>
                  </w:rPr>
                </w:rPrChange>
              </w:rPr>
              <w:delText>CIAT security requirements</w:delText>
            </w:r>
            <w:r w:rsidDel="00C33A02">
              <w:rPr>
                <w:webHidden/>
              </w:rPr>
              <w:tab/>
            </w:r>
          </w:del>
          <w:del w:id="496" w:author="ONOPTCHENKO Xavier" w:date="2019-10-10T11:20:00Z">
            <w:r w:rsidR="00C568EA" w:rsidDel="00AB7E2C">
              <w:rPr>
                <w:webHidden/>
              </w:rPr>
              <w:delText>20</w:delText>
            </w:r>
          </w:del>
        </w:p>
        <w:p w14:paraId="2890976D" w14:textId="08491E04" w:rsidR="00E72243" w:rsidDel="00C33A02" w:rsidRDefault="00E72243">
          <w:pPr>
            <w:pStyle w:val="TM2"/>
            <w:rPr>
              <w:del w:id="497" w:author="ONOPTCHENKO Xavier" w:date="2019-10-11T14:47:00Z"/>
              <w:rFonts w:eastAsiaTheme="minorEastAsia" w:cstheme="minorBidi"/>
              <w:smallCaps w:val="0"/>
              <w:sz w:val="22"/>
              <w:szCs w:val="22"/>
              <w:lang w:val="fr-FR" w:eastAsia="ja-JP"/>
            </w:rPr>
          </w:pPr>
          <w:del w:id="498" w:author="ONOPTCHENKO Xavier" w:date="2019-10-11T14:47:00Z">
            <w:r w:rsidRPr="00C33A02" w:rsidDel="00C33A02">
              <w:rPr>
                <w:rPrChange w:id="499" w:author="ONOPTCHENKO Xavier" w:date="2019-10-11T14:47:00Z">
                  <w:rPr>
                    <w:rStyle w:val="Lienhypertexte"/>
                  </w:rPr>
                </w:rPrChange>
              </w:rPr>
              <w:delText>6.3</w:delText>
            </w:r>
            <w:r w:rsidDel="00C33A02">
              <w:rPr>
                <w:rFonts w:eastAsiaTheme="minorEastAsia" w:cstheme="minorBidi"/>
                <w:smallCaps w:val="0"/>
                <w:sz w:val="22"/>
                <w:szCs w:val="22"/>
                <w:lang w:val="fr-FR" w:eastAsia="ja-JP"/>
              </w:rPr>
              <w:tab/>
            </w:r>
            <w:r w:rsidRPr="00C33A02" w:rsidDel="00C33A02">
              <w:rPr>
                <w:rPrChange w:id="500" w:author="ONOPTCHENKO Xavier" w:date="2019-10-11T14:47:00Z">
                  <w:rPr>
                    <w:rStyle w:val="Lienhypertexte"/>
                  </w:rPr>
                </w:rPrChange>
              </w:rPr>
              <w:delText>Global Application Map</w:delText>
            </w:r>
            <w:r w:rsidDel="00C33A02">
              <w:rPr>
                <w:webHidden/>
              </w:rPr>
              <w:tab/>
            </w:r>
          </w:del>
          <w:del w:id="501" w:author="ONOPTCHENKO Xavier" w:date="2019-10-10T11:20:00Z">
            <w:r w:rsidR="00C568EA" w:rsidDel="00AB7E2C">
              <w:rPr>
                <w:webHidden/>
              </w:rPr>
              <w:delText>21</w:delText>
            </w:r>
          </w:del>
        </w:p>
        <w:p w14:paraId="4E0E0989" w14:textId="781143A3" w:rsidR="00E72243" w:rsidDel="00C33A02" w:rsidRDefault="00E72243">
          <w:pPr>
            <w:pStyle w:val="TM2"/>
            <w:rPr>
              <w:del w:id="502" w:author="ONOPTCHENKO Xavier" w:date="2019-10-11T14:47:00Z"/>
              <w:rFonts w:eastAsiaTheme="minorEastAsia" w:cstheme="minorBidi"/>
              <w:smallCaps w:val="0"/>
              <w:sz w:val="22"/>
              <w:szCs w:val="22"/>
              <w:lang w:val="fr-FR" w:eastAsia="ja-JP"/>
            </w:rPr>
          </w:pPr>
          <w:del w:id="503" w:author="ONOPTCHENKO Xavier" w:date="2019-10-11T14:47:00Z">
            <w:r w:rsidRPr="00C33A02" w:rsidDel="00C33A02">
              <w:rPr>
                <w:rPrChange w:id="504" w:author="ONOPTCHENKO Xavier" w:date="2019-10-11T14:47:00Z">
                  <w:rPr>
                    <w:rStyle w:val="Lienhypertexte"/>
                  </w:rPr>
                </w:rPrChange>
              </w:rPr>
              <w:delText>6.4</w:delText>
            </w:r>
            <w:r w:rsidDel="00C33A02">
              <w:rPr>
                <w:rFonts w:eastAsiaTheme="minorEastAsia" w:cstheme="minorBidi"/>
                <w:smallCaps w:val="0"/>
                <w:sz w:val="22"/>
                <w:szCs w:val="22"/>
                <w:lang w:val="fr-FR" w:eastAsia="ja-JP"/>
              </w:rPr>
              <w:tab/>
            </w:r>
            <w:r w:rsidRPr="00C33A02" w:rsidDel="00C33A02">
              <w:rPr>
                <w:rPrChange w:id="505" w:author="ONOPTCHENKO Xavier" w:date="2019-10-11T14:47:00Z">
                  <w:rPr>
                    <w:rStyle w:val="Lienhypertexte"/>
                  </w:rPr>
                </w:rPrChange>
              </w:rPr>
              <w:delText>Application components : Functional coverage</w:delText>
            </w:r>
            <w:r w:rsidDel="00C33A02">
              <w:rPr>
                <w:webHidden/>
              </w:rPr>
              <w:tab/>
            </w:r>
          </w:del>
          <w:del w:id="506" w:author="ONOPTCHENKO Xavier" w:date="2019-10-10T11:20:00Z">
            <w:r w:rsidR="00C568EA" w:rsidDel="00AB7E2C">
              <w:rPr>
                <w:webHidden/>
              </w:rPr>
              <w:delText>22</w:delText>
            </w:r>
          </w:del>
        </w:p>
        <w:p w14:paraId="0B90BDEA" w14:textId="495CA94B" w:rsidR="00E72243" w:rsidDel="00C33A02" w:rsidRDefault="00E72243">
          <w:pPr>
            <w:pStyle w:val="TM2"/>
            <w:rPr>
              <w:del w:id="507" w:author="ONOPTCHENKO Xavier" w:date="2019-10-11T14:47:00Z"/>
              <w:rFonts w:eastAsiaTheme="minorEastAsia" w:cstheme="minorBidi"/>
              <w:smallCaps w:val="0"/>
              <w:sz w:val="22"/>
              <w:szCs w:val="22"/>
              <w:lang w:val="fr-FR" w:eastAsia="ja-JP"/>
            </w:rPr>
          </w:pPr>
          <w:del w:id="508" w:author="ONOPTCHENKO Xavier" w:date="2019-10-11T14:47:00Z">
            <w:r w:rsidRPr="00C33A02" w:rsidDel="00C33A02">
              <w:rPr>
                <w:rPrChange w:id="509" w:author="ONOPTCHENKO Xavier" w:date="2019-10-11T14:47:00Z">
                  <w:rPr>
                    <w:rStyle w:val="Lienhypertexte"/>
                  </w:rPr>
                </w:rPrChange>
              </w:rPr>
              <w:delText>6.5</w:delText>
            </w:r>
            <w:r w:rsidDel="00C33A02">
              <w:rPr>
                <w:rFonts w:eastAsiaTheme="minorEastAsia" w:cstheme="minorBidi"/>
                <w:smallCaps w:val="0"/>
                <w:sz w:val="22"/>
                <w:szCs w:val="22"/>
                <w:lang w:val="fr-FR" w:eastAsia="ja-JP"/>
              </w:rPr>
              <w:tab/>
            </w:r>
            <w:r w:rsidRPr="00C33A02" w:rsidDel="00C33A02">
              <w:rPr>
                <w:rPrChange w:id="510" w:author="ONOPTCHENKO Xavier" w:date="2019-10-11T14:47:00Z">
                  <w:rPr>
                    <w:rStyle w:val="Lienhypertexte"/>
                  </w:rPr>
                </w:rPrChange>
              </w:rPr>
              <w:delText>Application Environment diagram</w:delText>
            </w:r>
            <w:r w:rsidDel="00C33A02">
              <w:rPr>
                <w:webHidden/>
              </w:rPr>
              <w:tab/>
            </w:r>
          </w:del>
          <w:del w:id="511" w:author="ONOPTCHENKO Xavier" w:date="2019-10-10T11:20:00Z">
            <w:r w:rsidR="00C568EA" w:rsidDel="00AB7E2C">
              <w:rPr>
                <w:webHidden/>
              </w:rPr>
              <w:delText>22</w:delText>
            </w:r>
          </w:del>
        </w:p>
        <w:p w14:paraId="4AD2781F" w14:textId="02D77D70" w:rsidR="00E72243" w:rsidDel="00C33A02" w:rsidRDefault="00E72243">
          <w:pPr>
            <w:pStyle w:val="TM1"/>
            <w:rPr>
              <w:del w:id="512" w:author="ONOPTCHENKO Xavier" w:date="2019-10-11T14:47:00Z"/>
              <w:rFonts w:eastAsiaTheme="minorEastAsia" w:cstheme="minorBidi"/>
              <w:b w:val="0"/>
              <w:bCs w:val="0"/>
              <w:caps w:val="0"/>
              <w:szCs w:val="22"/>
              <w:lang w:eastAsia="ja-JP"/>
            </w:rPr>
          </w:pPr>
          <w:del w:id="513" w:author="ONOPTCHENKO Xavier" w:date="2019-10-11T14:47:00Z">
            <w:r w:rsidRPr="00C33A02" w:rsidDel="00C33A02">
              <w:rPr>
                <w:rPrChange w:id="514" w:author="ONOPTCHENKO Xavier" w:date="2019-10-11T14:47:00Z">
                  <w:rPr>
                    <w:rStyle w:val="Lienhypertexte"/>
                    <w:lang w:val="en-GB"/>
                  </w:rPr>
                </w:rPrChange>
              </w:rPr>
              <w:delText>7.</w:delText>
            </w:r>
            <w:r w:rsidDel="00C33A02">
              <w:rPr>
                <w:rFonts w:eastAsiaTheme="minorEastAsia" w:cstheme="minorBidi"/>
                <w:b w:val="0"/>
                <w:bCs w:val="0"/>
                <w:caps w:val="0"/>
                <w:szCs w:val="22"/>
                <w:lang w:eastAsia="ja-JP"/>
              </w:rPr>
              <w:tab/>
            </w:r>
            <w:r w:rsidRPr="00C33A02" w:rsidDel="00C33A02">
              <w:rPr>
                <w:rPrChange w:id="515" w:author="ONOPTCHENKO Xavier" w:date="2019-10-11T14:47:00Z">
                  <w:rPr>
                    <w:rStyle w:val="Lienhypertexte"/>
                    <w:lang w:val="en-GB"/>
                  </w:rPr>
                </w:rPrChange>
              </w:rPr>
              <w:delText>Data Architecture</w:delText>
            </w:r>
            <w:r w:rsidDel="00C33A02">
              <w:rPr>
                <w:webHidden/>
              </w:rPr>
              <w:tab/>
            </w:r>
          </w:del>
          <w:del w:id="516" w:author="ONOPTCHENKO Xavier" w:date="2019-10-10T11:20:00Z">
            <w:r w:rsidR="00C568EA" w:rsidDel="00AB7E2C">
              <w:rPr>
                <w:webHidden/>
              </w:rPr>
              <w:delText>24</w:delText>
            </w:r>
          </w:del>
        </w:p>
        <w:p w14:paraId="07572D5C" w14:textId="1FF3E757" w:rsidR="00E72243" w:rsidDel="00C33A02" w:rsidRDefault="00E72243">
          <w:pPr>
            <w:pStyle w:val="TM2"/>
            <w:rPr>
              <w:del w:id="517" w:author="ONOPTCHENKO Xavier" w:date="2019-10-11T14:47:00Z"/>
              <w:rFonts w:eastAsiaTheme="minorEastAsia" w:cstheme="minorBidi"/>
              <w:smallCaps w:val="0"/>
              <w:sz w:val="22"/>
              <w:szCs w:val="22"/>
              <w:lang w:val="fr-FR" w:eastAsia="ja-JP"/>
            </w:rPr>
          </w:pPr>
          <w:del w:id="518" w:author="ONOPTCHENKO Xavier" w:date="2019-10-11T14:47:00Z">
            <w:r w:rsidRPr="00C33A02" w:rsidDel="00C33A02">
              <w:rPr>
                <w:rPrChange w:id="519" w:author="ONOPTCHENKO Xavier" w:date="2019-10-11T14:47:00Z">
                  <w:rPr>
                    <w:rStyle w:val="Lienhypertexte"/>
                  </w:rPr>
                </w:rPrChange>
              </w:rPr>
              <w:delText>7.1</w:delText>
            </w:r>
            <w:r w:rsidDel="00C33A02">
              <w:rPr>
                <w:rFonts w:eastAsiaTheme="minorEastAsia" w:cstheme="minorBidi"/>
                <w:smallCaps w:val="0"/>
                <w:sz w:val="22"/>
                <w:szCs w:val="22"/>
                <w:lang w:val="fr-FR" w:eastAsia="ja-JP"/>
              </w:rPr>
              <w:tab/>
            </w:r>
            <w:r w:rsidRPr="00C33A02" w:rsidDel="00C33A02">
              <w:rPr>
                <w:rPrChange w:id="520" w:author="ONOPTCHENKO Xavier" w:date="2019-10-11T14:47:00Z">
                  <w:rPr>
                    <w:rStyle w:val="Lienhypertexte"/>
                  </w:rPr>
                </w:rPrChange>
              </w:rPr>
              <w:delText>Datacentric target architecture contribution</w:delText>
            </w:r>
            <w:r w:rsidDel="00C33A02">
              <w:rPr>
                <w:webHidden/>
              </w:rPr>
              <w:tab/>
            </w:r>
          </w:del>
          <w:del w:id="521" w:author="ONOPTCHENKO Xavier" w:date="2019-10-10T11:20:00Z">
            <w:r w:rsidR="00C568EA" w:rsidDel="00AB7E2C">
              <w:rPr>
                <w:webHidden/>
              </w:rPr>
              <w:delText>24</w:delText>
            </w:r>
          </w:del>
        </w:p>
        <w:p w14:paraId="3673CBB5" w14:textId="6AFEAA2E" w:rsidR="00E72243" w:rsidDel="00C33A02" w:rsidRDefault="00E72243">
          <w:pPr>
            <w:pStyle w:val="TM2"/>
            <w:rPr>
              <w:del w:id="522" w:author="ONOPTCHENKO Xavier" w:date="2019-10-11T14:47:00Z"/>
              <w:rFonts w:eastAsiaTheme="minorEastAsia" w:cstheme="minorBidi"/>
              <w:smallCaps w:val="0"/>
              <w:sz w:val="22"/>
              <w:szCs w:val="22"/>
              <w:lang w:val="fr-FR" w:eastAsia="ja-JP"/>
            </w:rPr>
          </w:pPr>
          <w:del w:id="523" w:author="ONOPTCHENKO Xavier" w:date="2019-10-11T14:47:00Z">
            <w:r w:rsidRPr="00C33A02" w:rsidDel="00C33A02">
              <w:rPr>
                <w:rPrChange w:id="524" w:author="ONOPTCHENKO Xavier" w:date="2019-10-11T14:47:00Z">
                  <w:rPr>
                    <w:rStyle w:val="Lienhypertexte"/>
                  </w:rPr>
                </w:rPrChange>
              </w:rPr>
              <w:delText>7.2</w:delText>
            </w:r>
            <w:r w:rsidDel="00C33A02">
              <w:rPr>
                <w:rFonts w:eastAsiaTheme="minorEastAsia" w:cstheme="minorBidi"/>
                <w:smallCaps w:val="0"/>
                <w:sz w:val="22"/>
                <w:szCs w:val="22"/>
                <w:lang w:val="fr-FR" w:eastAsia="ja-JP"/>
              </w:rPr>
              <w:tab/>
            </w:r>
            <w:r w:rsidRPr="00C33A02" w:rsidDel="00C33A02">
              <w:rPr>
                <w:rPrChange w:id="525" w:author="ONOPTCHENKO Xavier" w:date="2019-10-11T14:47:00Z">
                  <w:rPr>
                    <w:rStyle w:val="Lienhypertexte"/>
                  </w:rPr>
                </w:rPrChange>
              </w:rPr>
              <w:delText xml:space="preserve">Business objects impacted by </w:delText>
            </w:r>
            <w:r w:rsidRPr="00C33A02" w:rsidDel="00C33A02">
              <w:rPr>
                <w:rPrChange w:id="526" w:author="ONOPTCHENKO Xavier" w:date="2019-10-11T14:47:00Z">
                  <w:rPr>
                    <w:rStyle w:val="Lienhypertexte"/>
                    <w:lang w:val="en-US"/>
                  </w:rPr>
                </w:rPrChange>
              </w:rPr>
              <w:delText>the</w:delText>
            </w:r>
            <w:r w:rsidRPr="00C33A02" w:rsidDel="00C33A02">
              <w:rPr>
                <w:rPrChange w:id="527" w:author="ONOPTCHENKO Xavier" w:date="2019-10-11T14:47:00Z">
                  <w:rPr>
                    <w:rStyle w:val="Lienhypertexte"/>
                  </w:rPr>
                </w:rPrChange>
              </w:rPr>
              <w:delText xml:space="preserve"> solution and Models sharing plan</w:delText>
            </w:r>
            <w:r w:rsidDel="00C33A02">
              <w:rPr>
                <w:webHidden/>
              </w:rPr>
              <w:tab/>
            </w:r>
          </w:del>
          <w:del w:id="528" w:author="ONOPTCHENKO Xavier" w:date="2019-10-10T11:20:00Z">
            <w:r w:rsidR="00C568EA" w:rsidDel="00AB7E2C">
              <w:rPr>
                <w:webHidden/>
              </w:rPr>
              <w:delText>24</w:delText>
            </w:r>
          </w:del>
        </w:p>
        <w:p w14:paraId="135ABBD1" w14:textId="46D392AF" w:rsidR="00E72243" w:rsidDel="00C33A02" w:rsidRDefault="00E72243">
          <w:pPr>
            <w:pStyle w:val="TM3"/>
            <w:rPr>
              <w:del w:id="529" w:author="ONOPTCHENKO Xavier" w:date="2019-10-11T14:47:00Z"/>
              <w:rFonts w:eastAsiaTheme="minorEastAsia" w:cstheme="minorBidi"/>
              <w:iCs w:val="0"/>
              <w:color w:val="auto"/>
              <w:sz w:val="22"/>
              <w:szCs w:val="22"/>
              <w:lang w:val="fr-FR" w:eastAsia="ja-JP"/>
            </w:rPr>
          </w:pPr>
          <w:del w:id="530" w:author="ONOPTCHENKO Xavier" w:date="2019-10-11T14:47:00Z">
            <w:r w:rsidRPr="00C33A02" w:rsidDel="00C33A02">
              <w:rPr>
                <w:rPrChange w:id="531" w:author="ONOPTCHENKO Xavier" w:date="2019-10-11T14:47:00Z">
                  <w:rPr>
                    <w:rStyle w:val="Lienhypertexte"/>
                    <w:rFonts w:cs="Times New Roman"/>
                  </w:rPr>
                </w:rPrChange>
              </w:rPr>
              <w:delText>7.2.1</w:delText>
            </w:r>
            <w:r w:rsidDel="00C33A02">
              <w:rPr>
                <w:rFonts w:eastAsiaTheme="minorEastAsia" w:cstheme="minorBidi"/>
                <w:iCs w:val="0"/>
                <w:color w:val="auto"/>
                <w:sz w:val="22"/>
                <w:szCs w:val="22"/>
                <w:lang w:val="fr-FR" w:eastAsia="ja-JP"/>
              </w:rPr>
              <w:tab/>
            </w:r>
            <w:r w:rsidRPr="00C33A02" w:rsidDel="00C33A02">
              <w:rPr>
                <w:rPrChange w:id="532" w:author="ONOPTCHENKO Xavier" w:date="2019-10-11T14:47:00Z">
                  <w:rPr>
                    <w:rStyle w:val="Lienhypertexte"/>
                  </w:rPr>
                </w:rPrChange>
              </w:rPr>
              <w:delText>Data Governance Process</w:delText>
            </w:r>
            <w:r w:rsidDel="00C33A02">
              <w:rPr>
                <w:webHidden/>
              </w:rPr>
              <w:tab/>
            </w:r>
          </w:del>
          <w:del w:id="533" w:author="ONOPTCHENKO Xavier" w:date="2019-10-10T11:20:00Z">
            <w:r w:rsidR="00C568EA" w:rsidDel="00AB7E2C">
              <w:rPr>
                <w:webHidden/>
              </w:rPr>
              <w:delText>27</w:delText>
            </w:r>
          </w:del>
        </w:p>
        <w:p w14:paraId="1AE40B55" w14:textId="3DAF13AC" w:rsidR="00E72243" w:rsidDel="00C33A02" w:rsidRDefault="00E72243">
          <w:pPr>
            <w:pStyle w:val="TM3"/>
            <w:rPr>
              <w:del w:id="534" w:author="ONOPTCHENKO Xavier" w:date="2019-10-11T14:47:00Z"/>
              <w:rFonts w:eastAsiaTheme="minorEastAsia" w:cstheme="minorBidi"/>
              <w:iCs w:val="0"/>
              <w:color w:val="auto"/>
              <w:sz w:val="22"/>
              <w:szCs w:val="22"/>
              <w:lang w:val="fr-FR" w:eastAsia="ja-JP"/>
            </w:rPr>
          </w:pPr>
          <w:del w:id="535" w:author="ONOPTCHENKO Xavier" w:date="2019-10-11T14:47:00Z">
            <w:r w:rsidRPr="00C33A02" w:rsidDel="00C33A02">
              <w:rPr>
                <w:rPrChange w:id="536" w:author="ONOPTCHENKO Xavier" w:date="2019-10-11T14:47:00Z">
                  <w:rPr>
                    <w:rStyle w:val="Lienhypertexte"/>
                    <w:rFonts w:cs="Times New Roman"/>
                  </w:rPr>
                </w:rPrChange>
              </w:rPr>
              <w:delText>7.2.2</w:delText>
            </w:r>
            <w:r w:rsidDel="00C33A02">
              <w:rPr>
                <w:rFonts w:eastAsiaTheme="minorEastAsia" w:cstheme="minorBidi"/>
                <w:iCs w:val="0"/>
                <w:color w:val="auto"/>
                <w:sz w:val="22"/>
                <w:szCs w:val="22"/>
                <w:lang w:val="fr-FR" w:eastAsia="ja-JP"/>
              </w:rPr>
              <w:tab/>
            </w:r>
            <w:r w:rsidRPr="00C33A02" w:rsidDel="00C33A02">
              <w:rPr>
                <w:rPrChange w:id="537" w:author="ONOPTCHENKO Xavier" w:date="2019-10-11T14:47:00Z">
                  <w:rPr>
                    <w:rStyle w:val="Lienhypertexte"/>
                  </w:rPr>
                </w:rPrChange>
              </w:rPr>
              <w:delText>Identified Data quality target</w:delText>
            </w:r>
            <w:r w:rsidDel="00C33A02">
              <w:rPr>
                <w:webHidden/>
              </w:rPr>
              <w:tab/>
            </w:r>
          </w:del>
          <w:del w:id="538" w:author="ONOPTCHENKO Xavier" w:date="2019-10-10T11:20:00Z">
            <w:r w:rsidR="00C568EA" w:rsidDel="00AB7E2C">
              <w:rPr>
                <w:webHidden/>
              </w:rPr>
              <w:delText>27</w:delText>
            </w:r>
          </w:del>
        </w:p>
        <w:p w14:paraId="39937D84" w14:textId="00928DFF" w:rsidR="00E72243" w:rsidDel="00C33A02" w:rsidRDefault="00E72243">
          <w:pPr>
            <w:pStyle w:val="TM2"/>
            <w:rPr>
              <w:del w:id="539" w:author="ONOPTCHENKO Xavier" w:date="2019-10-11T14:47:00Z"/>
              <w:rFonts w:eastAsiaTheme="minorEastAsia" w:cstheme="minorBidi"/>
              <w:smallCaps w:val="0"/>
              <w:sz w:val="22"/>
              <w:szCs w:val="22"/>
              <w:lang w:val="fr-FR" w:eastAsia="ja-JP"/>
            </w:rPr>
          </w:pPr>
          <w:del w:id="540" w:author="ONOPTCHENKO Xavier" w:date="2019-10-11T14:47:00Z">
            <w:r w:rsidRPr="00C33A02" w:rsidDel="00C33A02">
              <w:rPr>
                <w:rPrChange w:id="541" w:author="ONOPTCHENKO Xavier" w:date="2019-10-11T14:47:00Z">
                  <w:rPr>
                    <w:rStyle w:val="Lienhypertexte"/>
                  </w:rPr>
                </w:rPrChange>
              </w:rPr>
              <w:delText>7.3</w:delText>
            </w:r>
            <w:r w:rsidDel="00C33A02">
              <w:rPr>
                <w:rFonts w:eastAsiaTheme="minorEastAsia" w:cstheme="minorBidi"/>
                <w:smallCaps w:val="0"/>
                <w:sz w:val="22"/>
                <w:szCs w:val="22"/>
                <w:lang w:val="fr-FR" w:eastAsia="ja-JP"/>
              </w:rPr>
              <w:tab/>
            </w:r>
            <w:r w:rsidRPr="00C33A02" w:rsidDel="00C33A02">
              <w:rPr>
                <w:rPrChange w:id="542" w:author="ONOPTCHENKO Xavier" w:date="2019-10-11T14:47:00Z">
                  <w:rPr>
                    <w:rStyle w:val="Lienhypertexte"/>
                  </w:rPr>
                </w:rPrChange>
              </w:rPr>
              <w:delText>Data Management</w:delText>
            </w:r>
            <w:r w:rsidDel="00C33A02">
              <w:rPr>
                <w:webHidden/>
              </w:rPr>
              <w:tab/>
            </w:r>
          </w:del>
          <w:del w:id="543" w:author="ONOPTCHENKO Xavier" w:date="2019-10-10T11:20:00Z">
            <w:r w:rsidR="00C568EA" w:rsidDel="00AB7E2C">
              <w:rPr>
                <w:webHidden/>
              </w:rPr>
              <w:delText>27</w:delText>
            </w:r>
          </w:del>
        </w:p>
        <w:p w14:paraId="6A430F49" w14:textId="115E2151" w:rsidR="00E72243" w:rsidDel="00C33A02" w:rsidRDefault="00E72243">
          <w:pPr>
            <w:pStyle w:val="TM3"/>
            <w:rPr>
              <w:del w:id="544" w:author="ONOPTCHENKO Xavier" w:date="2019-10-11T14:47:00Z"/>
              <w:rFonts w:eastAsiaTheme="minorEastAsia" w:cstheme="minorBidi"/>
              <w:iCs w:val="0"/>
              <w:color w:val="auto"/>
              <w:sz w:val="22"/>
              <w:szCs w:val="22"/>
              <w:lang w:val="fr-FR" w:eastAsia="ja-JP"/>
            </w:rPr>
          </w:pPr>
          <w:del w:id="545" w:author="ONOPTCHENKO Xavier" w:date="2019-10-11T14:47:00Z">
            <w:r w:rsidRPr="00C33A02" w:rsidDel="00C33A02">
              <w:rPr>
                <w:rPrChange w:id="546" w:author="ONOPTCHENKO Xavier" w:date="2019-10-11T14:47:00Z">
                  <w:rPr>
                    <w:rStyle w:val="Lienhypertexte"/>
                    <w:rFonts w:cs="Times New Roman"/>
                  </w:rPr>
                </w:rPrChange>
              </w:rPr>
              <w:delText>7.3.1</w:delText>
            </w:r>
            <w:r w:rsidDel="00C33A02">
              <w:rPr>
                <w:rFonts w:eastAsiaTheme="minorEastAsia" w:cstheme="minorBidi"/>
                <w:iCs w:val="0"/>
                <w:color w:val="auto"/>
                <w:sz w:val="22"/>
                <w:szCs w:val="22"/>
                <w:lang w:val="fr-FR" w:eastAsia="ja-JP"/>
              </w:rPr>
              <w:tab/>
            </w:r>
            <w:r w:rsidRPr="00C33A02" w:rsidDel="00C33A02">
              <w:rPr>
                <w:rPrChange w:id="547" w:author="ONOPTCHENKO Xavier" w:date="2019-10-11T14:47:00Z">
                  <w:rPr>
                    <w:rStyle w:val="Lienhypertexte"/>
                  </w:rPr>
                </w:rPrChange>
              </w:rPr>
              <w:delText>Data model</w:delText>
            </w:r>
            <w:r w:rsidDel="00C33A02">
              <w:rPr>
                <w:webHidden/>
              </w:rPr>
              <w:tab/>
            </w:r>
          </w:del>
          <w:del w:id="548" w:author="ONOPTCHENKO Xavier" w:date="2019-10-10T11:20:00Z">
            <w:r w:rsidR="00C568EA" w:rsidDel="00AB7E2C">
              <w:rPr>
                <w:webHidden/>
              </w:rPr>
              <w:delText>27</w:delText>
            </w:r>
          </w:del>
        </w:p>
        <w:p w14:paraId="29AE57A9" w14:textId="6330E44F" w:rsidR="00E72243" w:rsidDel="00C33A02" w:rsidRDefault="00E72243">
          <w:pPr>
            <w:pStyle w:val="TM3"/>
            <w:rPr>
              <w:del w:id="549" w:author="ONOPTCHENKO Xavier" w:date="2019-10-11T14:47:00Z"/>
              <w:rFonts w:eastAsiaTheme="minorEastAsia" w:cstheme="minorBidi"/>
              <w:iCs w:val="0"/>
              <w:color w:val="auto"/>
              <w:sz w:val="22"/>
              <w:szCs w:val="22"/>
              <w:lang w:val="fr-FR" w:eastAsia="ja-JP"/>
            </w:rPr>
          </w:pPr>
          <w:del w:id="550" w:author="ONOPTCHENKO Xavier" w:date="2019-10-11T14:47:00Z">
            <w:r w:rsidRPr="00C33A02" w:rsidDel="00C33A02">
              <w:rPr>
                <w:rPrChange w:id="551" w:author="ONOPTCHENKO Xavier" w:date="2019-10-11T14:47:00Z">
                  <w:rPr>
                    <w:rStyle w:val="Lienhypertexte"/>
                    <w:rFonts w:cs="Times New Roman"/>
                  </w:rPr>
                </w:rPrChange>
              </w:rPr>
              <w:delText>7.3.2</w:delText>
            </w:r>
            <w:r w:rsidDel="00C33A02">
              <w:rPr>
                <w:rFonts w:eastAsiaTheme="minorEastAsia" w:cstheme="minorBidi"/>
                <w:iCs w:val="0"/>
                <w:color w:val="auto"/>
                <w:sz w:val="22"/>
                <w:szCs w:val="22"/>
                <w:lang w:val="fr-FR" w:eastAsia="ja-JP"/>
              </w:rPr>
              <w:tab/>
            </w:r>
            <w:r w:rsidRPr="00C33A02" w:rsidDel="00C33A02">
              <w:rPr>
                <w:rPrChange w:id="552" w:author="ONOPTCHENKO Xavier" w:date="2019-10-11T14:47:00Z">
                  <w:rPr>
                    <w:rStyle w:val="Lienhypertexte"/>
                  </w:rPr>
                </w:rPrChange>
              </w:rPr>
              <w:delText>CRUD Matrix (create, read, update, delete)</w:delText>
            </w:r>
            <w:r w:rsidDel="00C33A02">
              <w:rPr>
                <w:webHidden/>
              </w:rPr>
              <w:tab/>
            </w:r>
          </w:del>
          <w:del w:id="553" w:author="ONOPTCHENKO Xavier" w:date="2019-10-10T11:20:00Z">
            <w:r w:rsidR="00C568EA" w:rsidDel="00AB7E2C">
              <w:rPr>
                <w:webHidden/>
              </w:rPr>
              <w:delText>28</w:delText>
            </w:r>
          </w:del>
        </w:p>
        <w:p w14:paraId="2065B6B4" w14:textId="65B3A5C4" w:rsidR="00E72243" w:rsidDel="00C33A02" w:rsidRDefault="00E72243">
          <w:pPr>
            <w:pStyle w:val="TM3"/>
            <w:rPr>
              <w:del w:id="554" w:author="ONOPTCHENKO Xavier" w:date="2019-10-11T14:47:00Z"/>
              <w:rFonts w:eastAsiaTheme="minorEastAsia" w:cstheme="minorBidi"/>
              <w:iCs w:val="0"/>
              <w:color w:val="auto"/>
              <w:sz w:val="22"/>
              <w:szCs w:val="22"/>
              <w:lang w:val="fr-FR" w:eastAsia="ja-JP"/>
            </w:rPr>
          </w:pPr>
          <w:del w:id="555" w:author="ONOPTCHENKO Xavier" w:date="2019-10-11T14:47:00Z">
            <w:r w:rsidRPr="00C33A02" w:rsidDel="00C33A02">
              <w:rPr>
                <w:rPrChange w:id="556" w:author="ONOPTCHENKO Xavier" w:date="2019-10-11T14:47:00Z">
                  <w:rPr>
                    <w:rStyle w:val="Lienhypertexte"/>
                    <w:rFonts w:cs="Times New Roman"/>
                    <w:lang w:val="en-US"/>
                  </w:rPr>
                </w:rPrChange>
              </w:rPr>
              <w:delText>7.3.3</w:delText>
            </w:r>
            <w:r w:rsidDel="00C33A02">
              <w:rPr>
                <w:rFonts w:eastAsiaTheme="minorEastAsia" w:cstheme="minorBidi"/>
                <w:iCs w:val="0"/>
                <w:color w:val="auto"/>
                <w:sz w:val="22"/>
                <w:szCs w:val="22"/>
                <w:lang w:val="fr-FR" w:eastAsia="ja-JP"/>
              </w:rPr>
              <w:tab/>
            </w:r>
            <w:r w:rsidRPr="00C33A02" w:rsidDel="00C33A02">
              <w:rPr>
                <w:rPrChange w:id="557" w:author="ONOPTCHENKO Xavier" w:date="2019-10-11T14:47:00Z">
                  <w:rPr>
                    <w:rStyle w:val="Lienhypertexte"/>
                    <w:lang w:val="en-US"/>
                  </w:rPr>
                </w:rPrChange>
              </w:rPr>
              <w:delText>Data reversibility</w:delText>
            </w:r>
            <w:r w:rsidDel="00C33A02">
              <w:rPr>
                <w:webHidden/>
              </w:rPr>
              <w:tab/>
            </w:r>
          </w:del>
          <w:del w:id="558" w:author="ONOPTCHENKO Xavier" w:date="2019-10-10T11:20:00Z">
            <w:r w:rsidR="00C568EA" w:rsidDel="00AB7E2C">
              <w:rPr>
                <w:webHidden/>
              </w:rPr>
              <w:delText>28</w:delText>
            </w:r>
          </w:del>
        </w:p>
        <w:p w14:paraId="791ED5BA" w14:textId="37EB4A7D" w:rsidR="00E72243" w:rsidDel="00C33A02" w:rsidRDefault="00E72243">
          <w:pPr>
            <w:pStyle w:val="TM2"/>
            <w:rPr>
              <w:del w:id="559" w:author="ONOPTCHENKO Xavier" w:date="2019-10-11T14:47:00Z"/>
              <w:rFonts w:eastAsiaTheme="minorEastAsia" w:cstheme="minorBidi"/>
              <w:smallCaps w:val="0"/>
              <w:sz w:val="22"/>
              <w:szCs w:val="22"/>
              <w:lang w:val="fr-FR" w:eastAsia="ja-JP"/>
            </w:rPr>
          </w:pPr>
          <w:del w:id="560" w:author="ONOPTCHENKO Xavier" w:date="2019-10-11T14:47:00Z">
            <w:r w:rsidRPr="00C33A02" w:rsidDel="00C33A02">
              <w:rPr>
                <w:rPrChange w:id="561" w:author="ONOPTCHENKO Xavier" w:date="2019-10-11T14:47:00Z">
                  <w:rPr>
                    <w:rStyle w:val="Lienhypertexte"/>
                  </w:rPr>
                </w:rPrChange>
              </w:rPr>
              <w:delText>7.4</w:delText>
            </w:r>
            <w:r w:rsidDel="00C33A02">
              <w:rPr>
                <w:rFonts w:eastAsiaTheme="minorEastAsia" w:cstheme="minorBidi"/>
                <w:smallCaps w:val="0"/>
                <w:sz w:val="22"/>
                <w:szCs w:val="22"/>
                <w:lang w:val="fr-FR" w:eastAsia="ja-JP"/>
              </w:rPr>
              <w:tab/>
            </w:r>
            <w:r w:rsidRPr="00C33A02" w:rsidDel="00C33A02">
              <w:rPr>
                <w:rPrChange w:id="562" w:author="ONOPTCHENKO Xavier" w:date="2019-10-11T14:47:00Z">
                  <w:rPr>
                    <w:rStyle w:val="Lienhypertexte"/>
                    <w:lang w:val="en-US"/>
                  </w:rPr>
                </w:rPrChange>
              </w:rPr>
              <w:delText>Usage</w:delText>
            </w:r>
            <w:r w:rsidRPr="00C33A02" w:rsidDel="00C33A02">
              <w:rPr>
                <w:rPrChange w:id="563" w:author="ONOPTCHENKO Xavier" w:date="2019-10-11T14:47:00Z">
                  <w:rPr>
                    <w:rStyle w:val="Lienhypertexte"/>
                  </w:rPr>
                </w:rPrChange>
              </w:rPr>
              <w:delText xml:space="preserve"> of Reference Data Systems (“Referentials”)</w:delText>
            </w:r>
            <w:r w:rsidDel="00C33A02">
              <w:rPr>
                <w:webHidden/>
              </w:rPr>
              <w:tab/>
            </w:r>
          </w:del>
          <w:del w:id="564" w:author="ONOPTCHENKO Xavier" w:date="2019-10-10T11:20:00Z">
            <w:r w:rsidR="00C568EA" w:rsidDel="00AB7E2C">
              <w:rPr>
                <w:webHidden/>
              </w:rPr>
              <w:delText>29</w:delText>
            </w:r>
          </w:del>
        </w:p>
        <w:p w14:paraId="2EFA4592" w14:textId="589561AB" w:rsidR="00E72243" w:rsidDel="00C33A02" w:rsidRDefault="00E72243">
          <w:pPr>
            <w:pStyle w:val="TM1"/>
            <w:rPr>
              <w:del w:id="565" w:author="ONOPTCHENKO Xavier" w:date="2019-10-11T14:47:00Z"/>
              <w:rFonts w:eastAsiaTheme="minorEastAsia" w:cstheme="minorBidi"/>
              <w:b w:val="0"/>
              <w:bCs w:val="0"/>
              <w:caps w:val="0"/>
              <w:szCs w:val="22"/>
              <w:lang w:eastAsia="ja-JP"/>
            </w:rPr>
          </w:pPr>
          <w:del w:id="566" w:author="ONOPTCHENKO Xavier" w:date="2019-10-11T14:47:00Z">
            <w:r w:rsidRPr="00C33A02" w:rsidDel="00C33A02">
              <w:rPr>
                <w:rPrChange w:id="567" w:author="ONOPTCHENKO Xavier" w:date="2019-10-11T14:47:00Z">
                  <w:rPr>
                    <w:rStyle w:val="Lienhypertexte"/>
                    <w:lang w:val="en-GB"/>
                  </w:rPr>
                </w:rPrChange>
              </w:rPr>
              <w:delText>8.</w:delText>
            </w:r>
            <w:r w:rsidDel="00C33A02">
              <w:rPr>
                <w:rFonts w:eastAsiaTheme="minorEastAsia" w:cstheme="minorBidi"/>
                <w:b w:val="0"/>
                <w:bCs w:val="0"/>
                <w:caps w:val="0"/>
                <w:szCs w:val="22"/>
                <w:lang w:eastAsia="ja-JP"/>
              </w:rPr>
              <w:tab/>
            </w:r>
            <w:r w:rsidRPr="00C33A02" w:rsidDel="00C33A02">
              <w:rPr>
                <w:rPrChange w:id="568" w:author="ONOPTCHENKO Xavier" w:date="2019-10-11T14:47:00Z">
                  <w:rPr>
                    <w:rStyle w:val="Lienhypertexte"/>
                    <w:lang w:val="en-GB"/>
                  </w:rPr>
                </w:rPrChange>
              </w:rPr>
              <w:delText>Software Architecture</w:delText>
            </w:r>
            <w:r w:rsidDel="00C33A02">
              <w:rPr>
                <w:webHidden/>
              </w:rPr>
              <w:tab/>
            </w:r>
          </w:del>
          <w:del w:id="569" w:author="ONOPTCHENKO Xavier" w:date="2019-10-10T11:20:00Z">
            <w:r w:rsidR="00C568EA" w:rsidDel="00AB7E2C">
              <w:rPr>
                <w:webHidden/>
              </w:rPr>
              <w:delText>32</w:delText>
            </w:r>
          </w:del>
        </w:p>
        <w:p w14:paraId="524BB566" w14:textId="75D0C92A" w:rsidR="00E72243" w:rsidDel="00C33A02" w:rsidRDefault="00E72243">
          <w:pPr>
            <w:pStyle w:val="TM2"/>
            <w:rPr>
              <w:del w:id="570" w:author="ONOPTCHENKO Xavier" w:date="2019-10-11T14:47:00Z"/>
              <w:rFonts w:eastAsiaTheme="minorEastAsia" w:cstheme="minorBidi"/>
              <w:smallCaps w:val="0"/>
              <w:sz w:val="22"/>
              <w:szCs w:val="22"/>
              <w:lang w:val="fr-FR" w:eastAsia="ja-JP"/>
            </w:rPr>
          </w:pPr>
          <w:del w:id="571" w:author="ONOPTCHENKO Xavier" w:date="2019-10-11T14:47:00Z">
            <w:r w:rsidRPr="00C33A02" w:rsidDel="00C33A02">
              <w:rPr>
                <w:rPrChange w:id="572" w:author="ONOPTCHENKO Xavier" w:date="2019-10-11T14:47:00Z">
                  <w:rPr>
                    <w:rStyle w:val="Lienhypertexte"/>
                  </w:rPr>
                </w:rPrChange>
              </w:rPr>
              <w:delText>8.1</w:delText>
            </w:r>
            <w:r w:rsidDel="00C33A02">
              <w:rPr>
                <w:rFonts w:eastAsiaTheme="minorEastAsia" w:cstheme="minorBidi"/>
                <w:smallCaps w:val="0"/>
                <w:sz w:val="22"/>
                <w:szCs w:val="22"/>
                <w:lang w:val="fr-FR" w:eastAsia="ja-JP"/>
              </w:rPr>
              <w:tab/>
            </w:r>
            <w:r w:rsidRPr="00C33A02" w:rsidDel="00C33A02">
              <w:rPr>
                <w:rPrChange w:id="573" w:author="ONOPTCHENKO Xavier" w:date="2019-10-11T14:47:00Z">
                  <w:rPr>
                    <w:rStyle w:val="Lienhypertexte"/>
                  </w:rPr>
                </w:rPrChange>
              </w:rPr>
              <w:delText>Sharing plan - IT assets</w:delText>
            </w:r>
            <w:r w:rsidDel="00C33A02">
              <w:rPr>
                <w:webHidden/>
              </w:rPr>
              <w:tab/>
            </w:r>
          </w:del>
          <w:del w:id="574" w:author="ONOPTCHENKO Xavier" w:date="2019-10-10T11:20:00Z">
            <w:r w:rsidR="00C568EA" w:rsidDel="00AB7E2C">
              <w:rPr>
                <w:webHidden/>
              </w:rPr>
              <w:delText>32</w:delText>
            </w:r>
          </w:del>
        </w:p>
        <w:p w14:paraId="3D7AEF35" w14:textId="65C24D9C" w:rsidR="00E72243" w:rsidDel="00C33A02" w:rsidRDefault="00E72243">
          <w:pPr>
            <w:pStyle w:val="TM2"/>
            <w:rPr>
              <w:del w:id="575" w:author="ONOPTCHENKO Xavier" w:date="2019-10-11T14:47:00Z"/>
              <w:rFonts w:eastAsiaTheme="minorEastAsia" w:cstheme="minorBidi"/>
              <w:smallCaps w:val="0"/>
              <w:sz w:val="22"/>
              <w:szCs w:val="22"/>
              <w:lang w:val="fr-FR" w:eastAsia="ja-JP"/>
            </w:rPr>
          </w:pPr>
          <w:del w:id="576" w:author="ONOPTCHENKO Xavier" w:date="2019-10-11T14:47:00Z">
            <w:r w:rsidRPr="00C33A02" w:rsidDel="00C33A02">
              <w:rPr>
                <w:rPrChange w:id="577" w:author="ONOPTCHENKO Xavier" w:date="2019-10-11T14:47:00Z">
                  <w:rPr>
                    <w:rStyle w:val="Lienhypertexte"/>
                  </w:rPr>
                </w:rPrChange>
              </w:rPr>
              <w:delText>8.2</w:delText>
            </w:r>
            <w:r w:rsidDel="00C33A02">
              <w:rPr>
                <w:rFonts w:eastAsiaTheme="minorEastAsia" w:cstheme="minorBidi"/>
                <w:smallCaps w:val="0"/>
                <w:sz w:val="22"/>
                <w:szCs w:val="22"/>
                <w:lang w:val="fr-FR" w:eastAsia="ja-JP"/>
              </w:rPr>
              <w:tab/>
            </w:r>
            <w:r w:rsidRPr="00C33A02" w:rsidDel="00C33A02">
              <w:rPr>
                <w:rPrChange w:id="578" w:author="ONOPTCHENKO Xavier" w:date="2019-10-11T14:47:00Z">
                  <w:rPr>
                    <w:rStyle w:val="Lienhypertexte"/>
                  </w:rPr>
                </w:rPrChange>
              </w:rPr>
              <w:delText>Application component(s) - break down</w:delText>
            </w:r>
            <w:r w:rsidDel="00C33A02">
              <w:rPr>
                <w:webHidden/>
              </w:rPr>
              <w:tab/>
            </w:r>
          </w:del>
          <w:del w:id="579" w:author="ONOPTCHENKO Xavier" w:date="2019-10-10T11:20:00Z">
            <w:r w:rsidR="00C568EA" w:rsidDel="00AB7E2C">
              <w:rPr>
                <w:webHidden/>
              </w:rPr>
              <w:delText>33</w:delText>
            </w:r>
          </w:del>
        </w:p>
        <w:p w14:paraId="3037A656" w14:textId="6A285587" w:rsidR="00E72243" w:rsidDel="00C33A02" w:rsidRDefault="00E72243">
          <w:pPr>
            <w:pStyle w:val="TM2"/>
            <w:rPr>
              <w:del w:id="580" w:author="ONOPTCHENKO Xavier" w:date="2019-10-11T14:47:00Z"/>
              <w:rFonts w:eastAsiaTheme="minorEastAsia" w:cstheme="minorBidi"/>
              <w:smallCaps w:val="0"/>
              <w:sz w:val="22"/>
              <w:szCs w:val="22"/>
              <w:lang w:val="fr-FR" w:eastAsia="ja-JP"/>
            </w:rPr>
          </w:pPr>
          <w:del w:id="581" w:author="ONOPTCHENKO Xavier" w:date="2019-10-11T14:47:00Z">
            <w:r w:rsidRPr="00C33A02" w:rsidDel="00C33A02">
              <w:rPr>
                <w:rPrChange w:id="582" w:author="ONOPTCHENKO Xavier" w:date="2019-10-11T14:47:00Z">
                  <w:rPr>
                    <w:rStyle w:val="Lienhypertexte"/>
                  </w:rPr>
                </w:rPrChange>
              </w:rPr>
              <w:delText>8.3</w:delText>
            </w:r>
            <w:r w:rsidDel="00C33A02">
              <w:rPr>
                <w:rFonts w:eastAsiaTheme="minorEastAsia" w:cstheme="minorBidi"/>
                <w:smallCaps w:val="0"/>
                <w:sz w:val="22"/>
                <w:szCs w:val="22"/>
                <w:lang w:val="fr-FR" w:eastAsia="ja-JP"/>
              </w:rPr>
              <w:tab/>
            </w:r>
            <w:r w:rsidRPr="00C33A02" w:rsidDel="00C33A02">
              <w:rPr>
                <w:rPrChange w:id="583" w:author="ONOPTCHENKO Xavier" w:date="2019-10-11T14:47:00Z">
                  <w:rPr>
                    <w:rStyle w:val="Lienhypertexte"/>
                  </w:rPr>
                </w:rPrChange>
              </w:rPr>
              <w:delText>Application component(s) - Exchanges</w:delText>
            </w:r>
            <w:r w:rsidDel="00C33A02">
              <w:rPr>
                <w:webHidden/>
              </w:rPr>
              <w:tab/>
            </w:r>
          </w:del>
          <w:del w:id="584" w:author="ONOPTCHENKO Xavier" w:date="2019-10-10T11:20:00Z">
            <w:r w:rsidR="00C568EA" w:rsidDel="00AB7E2C">
              <w:rPr>
                <w:webHidden/>
              </w:rPr>
              <w:delText>33</w:delText>
            </w:r>
          </w:del>
        </w:p>
        <w:p w14:paraId="61F5022A" w14:textId="2865FF8D" w:rsidR="00E72243" w:rsidDel="00C33A02" w:rsidRDefault="00E72243">
          <w:pPr>
            <w:pStyle w:val="TM2"/>
            <w:rPr>
              <w:del w:id="585" w:author="ONOPTCHENKO Xavier" w:date="2019-10-11T14:47:00Z"/>
              <w:rFonts w:eastAsiaTheme="minorEastAsia" w:cstheme="minorBidi"/>
              <w:smallCaps w:val="0"/>
              <w:sz w:val="22"/>
              <w:szCs w:val="22"/>
              <w:lang w:val="fr-FR" w:eastAsia="ja-JP"/>
            </w:rPr>
          </w:pPr>
          <w:del w:id="586" w:author="ONOPTCHENKO Xavier" w:date="2019-10-11T14:47:00Z">
            <w:r w:rsidRPr="00C33A02" w:rsidDel="00C33A02">
              <w:rPr>
                <w:rPrChange w:id="587" w:author="ONOPTCHENKO Xavier" w:date="2019-10-11T14:47:00Z">
                  <w:rPr>
                    <w:rStyle w:val="Lienhypertexte"/>
                  </w:rPr>
                </w:rPrChange>
              </w:rPr>
              <w:delText>8.4</w:delText>
            </w:r>
            <w:r w:rsidDel="00C33A02">
              <w:rPr>
                <w:rFonts w:eastAsiaTheme="minorEastAsia" w:cstheme="minorBidi"/>
                <w:smallCaps w:val="0"/>
                <w:sz w:val="22"/>
                <w:szCs w:val="22"/>
                <w:lang w:val="fr-FR" w:eastAsia="ja-JP"/>
              </w:rPr>
              <w:tab/>
            </w:r>
            <w:r w:rsidRPr="00C33A02" w:rsidDel="00C33A02">
              <w:rPr>
                <w:rPrChange w:id="588" w:author="ONOPTCHENKO Xavier" w:date="2019-10-11T14:47:00Z">
                  <w:rPr>
                    <w:rStyle w:val="Lienhypertexte"/>
                  </w:rPr>
                </w:rPrChange>
              </w:rPr>
              <w:delText>Sharing plan - IT Reference conformity</w:delText>
            </w:r>
            <w:r w:rsidDel="00C33A02">
              <w:rPr>
                <w:webHidden/>
              </w:rPr>
              <w:tab/>
            </w:r>
          </w:del>
          <w:del w:id="589" w:author="ONOPTCHENKO Xavier" w:date="2019-10-10T11:20:00Z">
            <w:r w:rsidR="00C568EA" w:rsidDel="00AB7E2C">
              <w:rPr>
                <w:webHidden/>
              </w:rPr>
              <w:delText>39</w:delText>
            </w:r>
          </w:del>
        </w:p>
        <w:p w14:paraId="0F60E5B2" w14:textId="6C098017" w:rsidR="00E72243" w:rsidDel="00C33A02" w:rsidRDefault="00E72243">
          <w:pPr>
            <w:pStyle w:val="TM2"/>
            <w:rPr>
              <w:del w:id="590" w:author="ONOPTCHENKO Xavier" w:date="2019-10-11T14:47:00Z"/>
              <w:rFonts w:eastAsiaTheme="minorEastAsia" w:cstheme="minorBidi"/>
              <w:smallCaps w:val="0"/>
              <w:sz w:val="22"/>
              <w:szCs w:val="22"/>
              <w:lang w:val="fr-FR" w:eastAsia="ja-JP"/>
            </w:rPr>
          </w:pPr>
          <w:del w:id="591" w:author="ONOPTCHENKO Xavier" w:date="2019-10-11T14:47:00Z">
            <w:r w:rsidRPr="00C33A02" w:rsidDel="00C33A02">
              <w:rPr>
                <w:rPrChange w:id="592" w:author="ONOPTCHENKO Xavier" w:date="2019-10-11T14:47:00Z">
                  <w:rPr>
                    <w:rStyle w:val="Lienhypertexte"/>
                  </w:rPr>
                </w:rPrChange>
              </w:rPr>
              <w:delText>8.5</w:delText>
            </w:r>
            <w:r w:rsidDel="00C33A02">
              <w:rPr>
                <w:rFonts w:eastAsiaTheme="minorEastAsia" w:cstheme="minorBidi"/>
                <w:smallCaps w:val="0"/>
                <w:sz w:val="22"/>
                <w:szCs w:val="22"/>
                <w:lang w:val="fr-FR" w:eastAsia="ja-JP"/>
              </w:rPr>
              <w:tab/>
            </w:r>
            <w:r w:rsidRPr="00C33A02" w:rsidDel="00C33A02">
              <w:rPr>
                <w:rPrChange w:id="593" w:author="ONOPTCHENKO Xavier" w:date="2019-10-11T14:47:00Z">
                  <w:rPr>
                    <w:rStyle w:val="Lienhypertexte"/>
                  </w:rPr>
                </w:rPrChange>
              </w:rPr>
              <w:delText>Application component(s) – technologies</w:delText>
            </w:r>
            <w:r w:rsidDel="00C33A02">
              <w:rPr>
                <w:webHidden/>
              </w:rPr>
              <w:tab/>
            </w:r>
          </w:del>
          <w:del w:id="594" w:author="ONOPTCHENKO Xavier" w:date="2019-10-10T11:20:00Z">
            <w:r w:rsidR="00C568EA" w:rsidDel="00AB7E2C">
              <w:rPr>
                <w:webHidden/>
              </w:rPr>
              <w:delText>39</w:delText>
            </w:r>
          </w:del>
        </w:p>
        <w:p w14:paraId="13588860" w14:textId="4383D137" w:rsidR="00E72243" w:rsidDel="00C33A02" w:rsidRDefault="00E72243">
          <w:pPr>
            <w:pStyle w:val="TM2"/>
            <w:rPr>
              <w:del w:id="595" w:author="ONOPTCHENKO Xavier" w:date="2019-10-11T14:47:00Z"/>
              <w:rFonts w:eastAsiaTheme="minorEastAsia" w:cstheme="minorBidi"/>
              <w:smallCaps w:val="0"/>
              <w:sz w:val="22"/>
              <w:szCs w:val="22"/>
              <w:lang w:val="fr-FR" w:eastAsia="ja-JP"/>
            </w:rPr>
          </w:pPr>
          <w:del w:id="596" w:author="ONOPTCHENKO Xavier" w:date="2019-10-11T14:47:00Z">
            <w:r w:rsidRPr="00C33A02" w:rsidDel="00C33A02">
              <w:rPr>
                <w:rPrChange w:id="597" w:author="ONOPTCHENKO Xavier" w:date="2019-10-11T14:47:00Z">
                  <w:rPr>
                    <w:rStyle w:val="Lienhypertexte"/>
                  </w:rPr>
                </w:rPrChange>
              </w:rPr>
              <w:delText>8.6</w:delText>
            </w:r>
            <w:r w:rsidDel="00C33A02">
              <w:rPr>
                <w:rFonts w:eastAsiaTheme="minorEastAsia" w:cstheme="minorBidi"/>
                <w:smallCaps w:val="0"/>
                <w:sz w:val="22"/>
                <w:szCs w:val="22"/>
                <w:lang w:val="fr-FR" w:eastAsia="ja-JP"/>
              </w:rPr>
              <w:tab/>
            </w:r>
            <w:r w:rsidRPr="00C33A02" w:rsidDel="00C33A02">
              <w:rPr>
                <w:rPrChange w:id="598" w:author="ONOPTCHENKO Xavier" w:date="2019-10-11T14:47:00Z">
                  <w:rPr>
                    <w:rStyle w:val="Lienhypertexte"/>
                  </w:rPr>
                </w:rPrChange>
              </w:rPr>
              <w:delText>Performance and load tests</w:delText>
            </w:r>
            <w:r w:rsidDel="00C33A02">
              <w:rPr>
                <w:webHidden/>
              </w:rPr>
              <w:tab/>
            </w:r>
          </w:del>
          <w:del w:id="599" w:author="ONOPTCHENKO Xavier" w:date="2019-10-10T11:20:00Z">
            <w:r w:rsidR="00C568EA" w:rsidDel="00AB7E2C">
              <w:rPr>
                <w:webHidden/>
              </w:rPr>
              <w:delText>40</w:delText>
            </w:r>
          </w:del>
        </w:p>
        <w:p w14:paraId="467492E2" w14:textId="32FE0352" w:rsidR="00E72243" w:rsidDel="00C33A02" w:rsidRDefault="00E72243">
          <w:pPr>
            <w:pStyle w:val="TM2"/>
            <w:rPr>
              <w:del w:id="600" w:author="ONOPTCHENKO Xavier" w:date="2019-10-11T14:47:00Z"/>
              <w:rFonts w:eastAsiaTheme="minorEastAsia" w:cstheme="minorBidi"/>
              <w:smallCaps w:val="0"/>
              <w:sz w:val="22"/>
              <w:szCs w:val="22"/>
              <w:lang w:val="fr-FR" w:eastAsia="ja-JP"/>
            </w:rPr>
          </w:pPr>
          <w:del w:id="601" w:author="ONOPTCHENKO Xavier" w:date="2019-10-11T14:47:00Z">
            <w:r w:rsidRPr="00C33A02" w:rsidDel="00C33A02">
              <w:rPr>
                <w:rPrChange w:id="602" w:author="ONOPTCHENKO Xavier" w:date="2019-10-11T14:47:00Z">
                  <w:rPr>
                    <w:rStyle w:val="Lienhypertexte"/>
                  </w:rPr>
                </w:rPrChange>
              </w:rPr>
              <w:delText>8.7</w:delText>
            </w:r>
            <w:r w:rsidDel="00C33A02">
              <w:rPr>
                <w:rFonts w:eastAsiaTheme="minorEastAsia" w:cstheme="minorBidi"/>
                <w:smallCaps w:val="0"/>
                <w:sz w:val="22"/>
                <w:szCs w:val="22"/>
                <w:lang w:val="fr-FR" w:eastAsia="ja-JP"/>
              </w:rPr>
              <w:tab/>
            </w:r>
            <w:r w:rsidRPr="00C33A02" w:rsidDel="00C33A02">
              <w:rPr>
                <w:rPrChange w:id="603" w:author="ONOPTCHENKO Xavier" w:date="2019-10-11T14:47:00Z">
                  <w:rPr>
                    <w:rStyle w:val="Lienhypertexte"/>
                  </w:rPr>
                </w:rPrChange>
              </w:rPr>
              <w:delText>Security management</w:delText>
            </w:r>
            <w:r w:rsidDel="00C33A02">
              <w:rPr>
                <w:webHidden/>
              </w:rPr>
              <w:tab/>
            </w:r>
          </w:del>
          <w:del w:id="604" w:author="ONOPTCHENKO Xavier" w:date="2019-10-10T11:20:00Z">
            <w:r w:rsidR="00C568EA" w:rsidDel="00AB7E2C">
              <w:rPr>
                <w:webHidden/>
              </w:rPr>
              <w:delText>40</w:delText>
            </w:r>
          </w:del>
        </w:p>
        <w:p w14:paraId="0133B0F0" w14:textId="55D2408C" w:rsidR="00E72243" w:rsidDel="00C33A02" w:rsidRDefault="00E72243">
          <w:pPr>
            <w:pStyle w:val="TM2"/>
            <w:rPr>
              <w:del w:id="605" w:author="ONOPTCHENKO Xavier" w:date="2019-10-11T14:47:00Z"/>
              <w:rFonts w:eastAsiaTheme="minorEastAsia" w:cstheme="minorBidi"/>
              <w:smallCaps w:val="0"/>
              <w:sz w:val="22"/>
              <w:szCs w:val="22"/>
              <w:lang w:val="fr-FR" w:eastAsia="ja-JP"/>
            </w:rPr>
          </w:pPr>
          <w:del w:id="606" w:author="ONOPTCHENKO Xavier" w:date="2019-10-11T14:47:00Z">
            <w:r w:rsidRPr="00C33A02" w:rsidDel="00C33A02">
              <w:rPr>
                <w:rPrChange w:id="607" w:author="ONOPTCHENKO Xavier" w:date="2019-10-11T14:47:00Z">
                  <w:rPr>
                    <w:rStyle w:val="Lienhypertexte"/>
                  </w:rPr>
                </w:rPrChange>
              </w:rPr>
              <w:delText>8.8</w:delText>
            </w:r>
            <w:r w:rsidDel="00C33A02">
              <w:rPr>
                <w:rFonts w:eastAsiaTheme="minorEastAsia" w:cstheme="minorBidi"/>
                <w:smallCaps w:val="0"/>
                <w:sz w:val="22"/>
                <w:szCs w:val="22"/>
                <w:lang w:val="fr-FR" w:eastAsia="ja-JP"/>
              </w:rPr>
              <w:tab/>
            </w:r>
            <w:r w:rsidRPr="00C33A02" w:rsidDel="00C33A02">
              <w:rPr>
                <w:rPrChange w:id="608" w:author="ONOPTCHENKO Xavier" w:date="2019-10-11T14:47:00Z">
                  <w:rPr>
                    <w:rStyle w:val="Lienhypertexte"/>
                  </w:rPr>
                </w:rPrChange>
              </w:rPr>
              <w:delText>Packaging</w:delText>
            </w:r>
            <w:r w:rsidDel="00C33A02">
              <w:rPr>
                <w:webHidden/>
              </w:rPr>
              <w:tab/>
            </w:r>
          </w:del>
          <w:del w:id="609" w:author="ONOPTCHENKO Xavier" w:date="2019-10-10T11:20:00Z">
            <w:r w:rsidR="00C568EA" w:rsidDel="00AB7E2C">
              <w:rPr>
                <w:webHidden/>
              </w:rPr>
              <w:delText>41</w:delText>
            </w:r>
          </w:del>
        </w:p>
        <w:p w14:paraId="37178995" w14:textId="7E0319F1" w:rsidR="00E72243" w:rsidDel="00C33A02" w:rsidRDefault="00E72243">
          <w:pPr>
            <w:pStyle w:val="TM1"/>
            <w:rPr>
              <w:del w:id="610" w:author="ONOPTCHENKO Xavier" w:date="2019-10-11T14:47:00Z"/>
              <w:rFonts w:eastAsiaTheme="minorEastAsia" w:cstheme="minorBidi"/>
              <w:b w:val="0"/>
              <w:bCs w:val="0"/>
              <w:caps w:val="0"/>
              <w:szCs w:val="22"/>
              <w:lang w:eastAsia="ja-JP"/>
            </w:rPr>
          </w:pPr>
          <w:del w:id="611" w:author="ONOPTCHENKO Xavier" w:date="2019-10-11T14:47:00Z">
            <w:r w:rsidRPr="00C33A02" w:rsidDel="00C33A02">
              <w:rPr>
                <w:rPrChange w:id="612" w:author="ONOPTCHENKO Xavier" w:date="2019-10-11T14:47:00Z">
                  <w:rPr>
                    <w:rStyle w:val="Lienhypertexte"/>
                    <w:lang w:val="en-GB"/>
                  </w:rPr>
                </w:rPrChange>
              </w:rPr>
              <w:delText>9.</w:delText>
            </w:r>
            <w:r w:rsidDel="00C33A02">
              <w:rPr>
                <w:rFonts w:eastAsiaTheme="minorEastAsia" w:cstheme="minorBidi"/>
                <w:b w:val="0"/>
                <w:bCs w:val="0"/>
                <w:caps w:val="0"/>
                <w:szCs w:val="22"/>
                <w:lang w:eastAsia="ja-JP"/>
              </w:rPr>
              <w:tab/>
            </w:r>
            <w:r w:rsidRPr="00C33A02" w:rsidDel="00C33A02">
              <w:rPr>
                <w:rPrChange w:id="613" w:author="ONOPTCHENKO Xavier" w:date="2019-10-11T14:47:00Z">
                  <w:rPr>
                    <w:rStyle w:val="Lienhypertexte"/>
                    <w:lang w:val="en-GB"/>
                  </w:rPr>
                </w:rPrChange>
              </w:rPr>
              <w:delText>Technical architecture</w:delText>
            </w:r>
            <w:r w:rsidDel="00C33A02">
              <w:rPr>
                <w:webHidden/>
              </w:rPr>
              <w:tab/>
            </w:r>
          </w:del>
          <w:del w:id="614" w:author="ONOPTCHENKO Xavier" w:date="2019-10-10T11:20:00Z">
            <w:r w:rsidR="00C568EA" w:rsidDel="00AB7E2C">
              <w:rPr>
                <w:webHidden/>
              </w:rPr>
              <w:delText>43</w:delText>
            </w:r>
          </w:del>
        </w:p>
        <w:p w14:paraId="1D05DAEB" w14:textId="58071FA5" w:rsidR="00E72243" w:rsidDel="00C33A02" w:rsidRDefault="00E72243">
          <w:pPr>
            <w:pStyle w:val="TM2"/>
            <w:rPr>
              <w:del w:id="615" w:author="ONOPTCHENKO Xavier" w:date="2019-10-11T14:47:00Z"/>
              <w:rFonts w:eastAsiaTheme="minorEastAsia" w:cstheme="minorBidi"/>
              <w:smallCaps w:val="0"/>
              <w:sz w:val="22"/>
              <w:szCs w:val="22"/>
              <w:lang w:val="fr-FR" w:eastAsia="ja-JP"/>
            </w:rPr>
          </w:pPr>
          <w:del w:id="616" w:author="ONOPTCHENKO Xavier" w:date="2019-10-11T14:47:00Z">
            <w:r w:rsidRPr="00C33A02" w:rsidDel="00C33A02">
              <w:rPr>
                <w:rPrChange w:id="617" w:author="ONOPTCHENKO Xavier" w:date="2019-10-11T14:47:00Z">
                  <w:rPr>
                    <w:rStyle w:val="Lienhypertexte"/>
                  </w:rPr>
                </w:rPrChange>
              </w:rPr>
              <w:delText>9.1</w:delText>
            </w:r>
            <w:r w:rsidDel="00C33A02">
              <w:rPr>
                <w:rFonts w:eastAsiaTheme="minorEastAsia" w:cstheme="minorBidi"/>
                <w:smallCaps w:val="0"/>
                <w:sz w:val="22"/>
                <w:szCs w:val="22"/>
                <w:lang w:val="fr-FR" w:eastAsia="ja-JP"/>
              </w:rPr>
              <w:tab/>
            </w:r>
            <w:r w:rsidRPr="00C33A02" w:rsidDel="00C33A02">
              <w:rPr>
                <w:rPrChange w:id="618" w:author="ONOPTCHENKO Xavier" w:date="2019-10-11T14:47:00Z">
                  <w:rPr>
                    <w:rStyle w:val="Lienhypertexte"/>
                  </w:rPr>
                </w:rPrChange>
              </w:rPr>
              <w:delText>Production environment</w:delText>
            </w:r>
            <w:r w:rsidDel="00C33A02">
              <w:rPr>
                <w:webHidden/>
              </w:rPr>
              <w:tab/>
            </w:r>
          </w:del>
          <w:del w:id="619" w:author="ONOPTCHENKO Xavier" w:date="2019-10-10T11:20:00Z">
            <w:r w:rsidR="00C568EA" w:rsidDel="00AB7E2C">
              <w:rPr>
                <w:webHidden/>
              </w:rPr>
              <w:delText>43</w:delText>
            </w:r>
          </w:del>
        </w:p>
        <w:p w14:paraId="04AC3ABF" w14:textId="2455E8C4" w:rsidR="00E72243" w:rsidDel="00C33A02" w:rsidRDefault="00E72243">
          <w:pPr>
            <w:pStyle w:val="TM3"/>
            <w:rPr>
              <w:del w:id="620" w:author="ONOPTCHENKO Xavier" w:date="2019-10-11T14:47:00Z"/>
              <w:rFonts w:eastAsiaTheme="minorEastAsia" w:cstheme="minorBidi"/>
              <w:iCs w:val="0"/>
              <w:color w:val="auto"/>
              <w:sz w:val="22"/>
              <w:szCs w:val="22"/>
              <w:lang w:val="fr-FR" w:eastAsia="ja-JP"/>
            </w:rPr>
          </w:pPr>
          <w:del w:id="621" w:author="ONOPTCHENKO Xavier" w:date="2019-10-11T14:47:00Z">
            <w:r w:rsidRPr="00C33A02" w:rsidDel="00C33A02">
              <w:rPr>
                <w:rPrChange w:id="622" w:author="ONOPTCHENKO Xavier" w:date="2019-10-11T14:47:00Z">
                  <w:rPr>
                    <w:rStyle w:val="Lienhypertexte"/>
                    <w:rFonts w:cs="Times New Roman"/>
                  </w:rPr>
                </w:rPrChange>
              </w:rPr>
              <w:delText>9.1.1</w:delText>
            </w:r>
            <w:r w:rsidDel="00C33A02">
              <w:rPr>
                <w:rFonts w:eastAsiaTheme="minorEastAsia" w:cstheme="minorBidi"/>
                <w:iCs w:val="0"/>
                <w:color w:val="auto"/>
                <w:sz w:val="22"/>
                <w:szCs w:val="22"/>
                <w:lang w:val="fr-FR" w:eastAsia="ja-JP"/>
              </w:rPr>
              <w:tab/>
            </w:r>
            <w:r w:rsidRPr="00C33A02" w:rsidDel="00C33A02">
              <w:rPr>
                <w:rPrChange w:id="623" w:author="ONOPTCHENKO Xavier" w:date="2019-10-11T14:47:00Z">
                  <w:rPr>
                    <w:rStyle w:val="Lienhypertexte"/>
                  </w:rPr>
                </w:rPrChange>
              </w:rPr>
              <w:delText>Technical architecture schemas</w:delText>
            </w:r>
            <w:r w:rsidDel="00C33A02">
              <w:rPr>
                <w:webHidden/>
              </w:rPr>
              <w:tab/>
            </w:r>
          </w:del>
          <w:del w:id="624" w:author="ONOPTCHENKO Xavier" w:date="2019-10-10T11:20:00Z">
            <w:r w:rsidR="00C568EA" w:rsidDel="00AB7E2C">
              <w:rPr>
                <w:webHidden/>
              </w:rPr>
              <w:delText>43</w:delText>
            </w:r>
          </w:del>
        </w:p>
        <w:p w14:paraId="5E566EE7" w14:textId="0ECF694B" w:rsidR="00E72243" w:rsidDel="00C33A02" w:rsidRDefault="00E72243">
          <w:pPr>
            <w:pStyle w:val="TM3"/>
            <w:rPr>
              <w:del w:id="625" w:author="ONOPTCHENKO Xavier" w:date="2019-10-11T14:47:00Z"/>
              <w:rFonts w:eastAsiaTheme="minorEastAsia" w:cstheme="minorBidi"/>
              <w:iCs w:val="0"/>
              <w:color w:val="auto"/>
              <w:sz w:val="22"/>
              <w:szCs w:val="22"/>
              <w:lang w:val="fr-FR" w:eastAsia="ja-JP"/>
            </w:rPr>
          </w:pPr>
          <w:del w:id="626" w:author="ONOPTCHENKO Xavier" w:date="2019-10-11T14:47:00Z">
            <w:r w:rsidRPr="00C33A02" w:rsidDel="00C33A02">
              <w:rPr>
                <w:rPrChange w:id="627" w:author="ONOPTCHENKO Xavier" w:date="2019-10-11T14:47:00Z">
                  <w:rPr>
                    <w:rStyle w:val="Lienhypertexte"/>
                    <w:rFonts w:cs="Times New Roman"/>
                  </w:rPr>
                </w:rPrChange>
              </w:rPr>
              <w:delText>9.1.2</w:delText>
            </w:r>
            <w:r w:rsidDel="00C33A02">
              <w:rPr>
                <w:rFonts w:eastAsiaTheme="minorEastAsia" w:cstheme="minorBidi"/>
                <w:iCs w:val="0"/>
                <w:color w:val="auto"/>
                <w:sz w:val="22"/>
                <w:szCs w:val="22"/>
                <w:lang w:val="fr-FR" w:eastAsia="ja-JP"/>
              </w:rPr>
              <w:tab/>
            </w:r>
            <w:r w:rsidRPr="00C33A02" w:rsidDel="00C33A02">
              <w:rPr>
                <w:rPrChange w:id="628" w:author="ONOPTCHENKO Xavier" w:date="2019-10-11T14:47:00Z">
                  <w:rPr>
                    <w:rStyle w:val="Lienhypertexte"/>
                  </w:rPr>
                </w:rPrChange>
              </w:rPr>
              <w:delText>Non functional requirements</w:delText>
            </w:r>
            <w:r w:rsidDel="00C33A02">
              <w:rPr>
                <w:webHidden/>
              </w:rPr>
              <w:tab/>
            </w:r>
          </w:del>
          <w:del w:id="629" w:author="ONOPTCHENKO Xavier" w:date="2019-10-10T11:20:00Z">
            <w:r w:rsidR="00C568EA" w:rsidDel="00AB7E2C">
              <w:rPr>
                <w:webHidden/>
              </w:rPr>
              <w:delText>45</w:delText>
            </w:r>
          </w:del>
        </w:p>
        <w:p w14:paraId="34E972A1" w14:textId="46071DAA" w:rsidR="00E72243" w:rsidDel="00C33A02" w:rsidRDefault="00E72243">
          <w:pPr>
            <w:pStyle w:val="TM3"/>
            <w:rPr>
              <w:del w:id="630" w:author="ONOPTCHENKO Xavier" w:date="2019-10-11T14:47:00Z"/>
              <w:rFonts w:eastAsiaTheme="minorEastAsia" w:cstheme="minorBidi"/>
              <w:iCs w:val="0"/>
              <w:color w:val="auto"/>
              <w:sz w:val="22"/>
              <w:szCs w:val="22"/>
              <w:lang w:val="fr-FR" w:eastAsia="ja-JP"/>
            </w:rPr>
          </w:pPr>
          <w:del w:id="631" w:author="ONOPTCHENKO Xavier" w:date="2019-10-11T14:47:00Z">
            <w:r w:rsidRPr="00C33A02" w:rsidDel="00C33A02">
              <w:rPr>
                <w:rPrChange w:id="632" w:author="ONOPTCHENKO Xavier" w:date="2019-10-11T14:47:00Z">
                  <w:rPr>
                    <w:rStyle w:val="Lienhypertexte"/>
                    <w:rFonts w:cs="Times New Roman"/>
                  </w:rPr>
                </w:rPrChange>
              </w:rPr>
              <w:delText>9.1.3</w:delText>
            </w:r>
            <w:r w:rsidDel="00C33A02">
              <w:rPr>
                <w:rFonts w:eastAsiaTheme="minorEastAsia" w:cstheme="minorBidi"/>
                <w:iCs w:val="0"/>
                <w:color w:val="auto"/>
                <w:sz w:val="22"/>
                <w:szCs w:val="22"/>
                <w:lang w:val="fr-FR" w:eastAsia="ja-JP"/>
              </w:rPr>
              <w:tab/>
            </w:r>
            <w:r w:rsidRPr="00C33A02" w:rsidDel="00C33A02">
              <w:rPr>
                <w:rPrChange w:id="633" w:author="ONOPTCHENKO Xavier" w:date="2019-10-11T14:47:00Z">
                  <w:rPr>
                    <w:rStyle w:val="Lienhypertexte"/>
                  </w:rPr>
                </w:rPrChange>
              </w:rPr>
              <w:delText>Sizing</w:delText>
            </w:r>
            <w:r w:rsidDel="00C33A02">
              <w:rPr>
                <w:webHidden/>
              </w:rPr>
              <w:tab/>
            </w:r>
          </w:del>
          <w:del w:id="634" w:author="ONOPTCHENKO Xavier" w:date="2019-10-10T11:20:00Z">
            <w:r w:rsidR="00C568EA" w:rsidDel="00AB7E2C">
              <w:rPr>
                <w:webHidden/>
              </w:rPr>
              <w:delText>46</w:delText>
            </w:r>
          </w:del>
        </w:p>
        <w:p w14:paraId="7ADF54BD" w14:textId="1A09DE2C" w:rsidR="00E72243" w:rsidDel="00C33A02" w:rsidRDefault="00E72243">
          <w:pPr>
            <w:pStyle w:val="TM2"/>
            <w:rPr>
              <w:del w:id="635" w:author="ONOPTCHENKO Xavier" w:date="2019-10-11T14:47:00Z"/>
              <w:rFonts w:eastAsiaTheme="minorEastAsia" w:cstheme="minorBidi"/>
              <w:smallCaps w:val="0"/>
              <w:sz w:val="22"/>
              <w:szCs w:val="22"/>
              <w:lang w:val="fr-FR" w:eastAsia="ja-JP"/>
            </w:rPr>
          </w:pPr>
          <w:del w:id="636" w:author="ONOPTCHENKO Xavier" w:date="2019-10-11T14:47:00Z">
            <w:r w:rsidRPr="00C33A02" w:rsidDel="00C33A02">
              <w:rPr>
                <w:rPrChange w:id="637" w:author="ONOPTCHENKO Xavier" w:date="2019-10-11T14:47:00Z">
                  <w:rPr>
                    <w:rStyle w:val="Lienhypertexte"/>
                  </w:rPr>
                </w:rPrChange>
              </w:rPr>
              <w:delText>9.2</w:delText>
            </w:r>
            <w:r w:rsidDel="00C33A02">
              <w:rPr>
                <w:rFonts w:eastAsiaTheme="minorEastAsia" w:cstheme="minorBidi"/>
                <w:smallCaps w:val="0"/>
                <w:sz w:val="22"/>
                <w:szCs w:val="22"/>
                <w:lang w:val="fr-FR" w:eastAsia="ja-JP"/>
              </w:rPr>
              <w:tab/>
            </w:r>
            <w:r w:rsidRPr="00C33A02" w:rsidDel="00C33A02">
              <w:rPr>
                <w:rPrChange w:id="638" w:author="ONOPTCHENKO Xavier" w:date="2019-10-11T14:47:00Z">
                  <w:rPr>
                    <w:rStyle w:val="Lienhypertexte"/>
                  </w:rPr>
                </w:rPrChange>
              </w:rPr>
              <w:delText>Other environments</w:delText>
            </w:r>
            <w:r w:rsidDel="00C33A02">
              <w:rPr>
                <w:webHidden/>
              </w:rPr>
              <w:tab/>
            </w:r>
          </w:del>
          <w:del w:id="639" w:author="ONOPTCHENKO Xavier" w:date="2019-10-10T11:20:00Z">
            <w:r w:rsidR="00C568EA" w:rsidDel="00AB7E2C">
              <w:rPr>
                <w:webHidden/>
              </w:rPr>
              <w:delText>46</w:delText>
            </w:r>
          </w:del>
        </w:p>
        <w:p w14:paraId="64C2D716" w14:textId="079D088B" w:rsidR="00E72243" w:rsidDel="00C33A02" w:rsidRDefault="00E72243">
          <w:pPr>
            <w:pStyle w:val="TM1"/>
            <w:rPr>
              <w:del w:id="640" w:author="ONOPTCHENKO Xavier" w:date="2019-10-11T14:47:00Z"/>
              <w:rFonts w:eastAsiaTheme="minorEastAsia" w:cstheme="minorBidi"/>
              <w:b w:val="0"/>
              <w:bCs w:val="0"/>
              <w:caps w:val="0"/>
              <w:szCs w:val="22"/>
              <w:lang w:eastAsia="ja-JP"/>
            </w:rPr>
          </w:pPr>
          <w:del w:id="641" w:author="ONOPTCHENKO Xavier" w:date="2019-10-11T14:47:00Z">
            <w:r w:rsidRPr="00C33A02" w:rsidDel="00C33A02">
              <w:rPr>
                <w:rPrChange w:id="642" w:author="ONOPTCHENKO Xavier" w:date="2019-10-11T14:47:00Z">
                  <w:rPr>
                    <w:rStyle w:val="Lienhypertexte"/>
                    <w:lang w:val="en-GB"/>
                  </w:rPr>
                </w:rPrChange>
              </w:rPr>
              <w:delText>10.</w:delText>
            </w:r>
            <w:r w:rsidDel="00C33A02">
              <w:rPr>
                <w:rFonts w:eastAsiaTheme="minorEastAsia" w:cstheme="minorBidi"/>
                <w:b w:val="0"/>
                <w:bCs w:val="0"/>
                <w:caps w:val="0"/>
                <w:szCs w:val="22"/>
                <w:lang w:eastAsia="ja-JP"/>
              </w:rPr>
              <w:tab/>
            </w:r>
            <w:r w:rsidRPr="00C33A02" w:rsidDel="00C33A02">
              <w:rPr>
                <w:rPrChange w:id="643" w:author="ONOPTCHENKO Xavier" w:date="2019-10-11T14:47:00Z">
                  <w:rPr>
                    <w:rStyle w:val="Lienhypertexte"/>
                    <w:lang w:val="en-GB"/>
                  </w:rPr>
                </w:rPrChange>
              </w:rPr>
              <w:delText>Infrastructure</w:delText>
            </w:r>
            <w:r w:rsidDel="00C33A02">
              <w:rPr>
                <w:webHidden/>
              </w:rPr>
              <w:tab/>
            </w:r>
          </w:del>
          <w:del w:id="644" w:author="ONOPTCHENKO Xavier" w:date="2019-10-10T11:20:00Z">
            <w:r w:rsidR="00C568EA" w:rsidDel="00AB7E2C">
              <w:rPr>
                <w:webHidden/>
              </w:rPr>
              <w:delText>48</w:delText>
            </w:r>
          </w:del>
        </w:p>
        <w:p w14:paraId="21C24DB9" w14:textId="2E5D65B5" w:rsidR="00E72243" w:rsidDel="00C33A02" w:rsidRDefault="00E72243">
          <w:pPr>
            <w:pStyle w:val="TM2"/>
            <w:rPr>
              <w:del w:id="645" w:author="ONOPTCHENKO Xavier" w:date="2019-10-11T14:47:00Z"/>
              <w:rFonts w:eastAsiaTheme="minorEastAsia" w:cstheme="minorBidi"/>
              <w:smallCaps w:val="0"/>
              <w:sz w:val="22"/>
              <w:szCs w:val="22"/>
              <w:lang w:val="fr-FR" w:eastAsia="ja-JP"/>
            </w:rPr>
          </w:pPr>
          <w:del w:id="646" w:author="ONOPTCHENKO Xavier" w:date="2019-10-11T14:47:00Z">
            <w:r w:rsidRPr="00C33A02" w:rsidDel="00C33A02">
              <w:rPr>
                <w:rPrChange w:id="647" w:author="ONOPTCHENKO Xavier" w:date="2019-10-11T14:47:00Z">
                  <w:rPr>
                    <w:rStyle w:val="Lienhypertexte"/>
                  </w:rPr>
                </w:rPrChange>
              </w:rPr>
              <w:delText>10.1</w:delText>
            </w:r>
            <w:r w:rsidDel="00C33A02">
              <w:rPr>
                <w:rFonts w:eastAsiaTheme="minorEastAsia" w:cstheme="minorBidi"/>
                <w:smallCaps w:val="0"/>
                <w:sz w:val="22"/>
                <w:szCs w:val="22"/>
                <w:lang w:val="fr-FR" w:eastAsia="ja-JP"/>
              </w:rPr>
              <w:tab/>
            </w:r>
            <w:r w:rsidRPr="00C33A02" w:rsidDel="00C33A02">
              <w:rPr>
                <w:rPrChange w:id="648" w:author="ONOPTCHENKO Xavier" w:date="2019-10-11T14:47:00Z">
                  <w:rPr>
                    <w:rStyle w:val="Lienhypertexte"/>
                  </w:rPr>
                </w:rPrChange>
              </w:rPr>
              <w:delText>Network &amp; Telecom</w:delText>
            </w:r>
            <w:r w:rsidDel="00C33A02">
              <w:rPr>
                <w:webHidden/>
              </w:rPr>
              <w:tab/>
            </w:r>
          </w:del>
          <w:del w:id="649" w:author="ONOPTCHENKO Xavier" w:date="2019-10-10T11:20:00Z">
            <w:r w:rsidR="00C568EA" w:rsidDel="00AB7E2C">
              <w:rPr>
                <w:webHidden/>
              </w:rPr>
              <w:delText>48</w:delText>
            </w:r>
          </w:del>
        </w:p>
        <w:p w14:paraId="362C66CF" w14:textId="5013A6D9" w:rsidR="00E72243" w:rsidDel="00C33A02" w:rsidRDefault="00E72243">
          <w:pPr>
            <w:pStyle w:val="TM3"/>
            <w:rPr>
              <w:del w:id="650" w:author="ONOPTCHENKO Xavier" w:date="2019-10-11T14:47:00Z"/>
              <w:rFonts w:eastAsiaTheme="minorEastAsia" w:cstheme="minorBidi"/>
              <w:iCs w:val="0"/>
              <w:color w:val="auto"/>
              <w:sz w:val="22"/>
              <w:szCs w:val="22"/>
              <w:lang w:val="fr-FR" w:eastAsia="ja-JP"/>
            </w:rPr>
          </w:pPr>
          <w:del w:id="651" w:author="ONOPTCHENKO Xavier" w:date="2019-10-11T14:47:00Z">
            <w:r w:rsidRPr="00C33A02" w:rsidDel="00C33A02">
              <w:rPr>
                <w:rPrChange w:id="652" w:author="ONOPTCHENKO Xavier" w:date="2019-10-11T14:47:00Z">
                  <w:rPr>
                    <w:rStyle w:val="Lienhypertexte"/>
                    <w:rFonts w:cs="Times New Roman"/>
                  </w:rPr>
                </w:rPrChange>
              </w:rPr>
              <w:delText>10.1.1</w:delText>
            </w:r>
            <w:r w:rsidDel="00C33A02">
              <w:rPr>
                <w:rFonts w:eastAsiaTheme="minorEastAsia" w:cstheme="minorBidi"/>
                <w:iCs w:val="0"/>
                <w:color w:val="auto"/>
                <w:sz w:val="22"/>
                <w:szCs w:val="22"/>
                <w:lang w:val="fr-FR" w:eastAsia="ja-JP"/>
              </w:rPr>
              <w:tab/>
            </w:r>
            <w:r w:rsidRPr="00C33A02" w:rsidDel="00C33A02">
              <w:rPr>
                <w:rPrChange w:id="653" w:author="ONOPTCHENKO Xavier" w:date="2019-10-11T14:47:00Z">
                  <w:rPr>
                    <w:rStyle w:val="Lienhypertexte"/>
                  </w:rPr>
                </w:rPrChange>
              </w:rPr>
              <w:delText>Layer 1 – Physical</w:delText>
            </w:r>
            <w:r w:rsidDel="00C33A02">
              <w:rPr>
                <w:webHidden/>
              </w:rPr>
              <w:tab/>
            </w:r>
          </w:del>
          <w:del w:id="654" w:author="ONOPTCHENKO Xavier" w:date="2019-10-10T11:20:00Z">
            <w:r w:rsidR="00C568EA" w:rsidDel="00AB7E2C">
              <w:rPr>
                <w:webHidden/>
              </w:rPr>
              <w:delText>48</w:delText>
            </w:r>
          </w:del>
        </w:p>
        <w:p w14:paraId="6070DA4E" w14:textId="1CF4A15C" w:rsidR="00E72243" w:rsidDel="00C33A02" w:rsidRDefault="00E72243">
          <w:pPr>
            <w:pStyle w:val="TM3"/>
            <w:rPr>
              <w:del w:id="655" w:author="ONOPTCHENKO Xavier" w:date="2019-10-11T14:47:00Z"/>
              <w:rFonts w:eastAsiaTheme="minorEastAsia" w:cstheme="minorBidi"/>
              <w:iCs w:val="0"/>
              <w:color w:val="auto"/>
              <w:sz w:val="22"/>
              <w:szCs w:val="22"/>
              <w:lang w:val="fr-FR" w:eastAsia="ja-JP"/>
            </w:rPr>
          </w:pPr>
          <w:del w:id="656" w:author="ONOPTCHENKO Xavier" w:date="2019-10-11T14:47:00Z">
            <w:r w:rsidRPr="00C33A02" w:rsidDel="00C33A02">
              <w:rPr>
                <w:rPrChange w:id="657" w:author="ONOPTCHENKO Xavier" w:date="2019-10-11T14:47:00Z">
                  <w:rPr>
                    <w:rStyle w:val="Lienhypertexte"/>
                    <w:rFonts w:cs="Times New Roman"/>
                  </w:rPr>
                </w:rPrChange>
              </w:rPr>
              <w:delText>10.1.2</w:delText>
            </w:r>
            <w:r w:rsidDel="00C33A02">
              <w:rPr>
                <w:rFonts w:eastAsiaTheme="minorEastAsia" w:cstheme="minorBidi"/>
                <w:iCs w:val="0"/>
                <w:color w:val="auto"/>
                <w:sz w:val="22"/>
                <w:szCs w:val="22"/>
                <w:lang w:val="fr-FR" w:eastAsia="ja-JP"/>
              </w:rPr>
              <w:tab/>
            </w:r>
            <w:r w:rsidRPr="00C33A02" w:rsidDel="00C33A02">
              <w:rPr>
                <w:rPrChange w:id="658" w:author="ONOPTCHENKO Xavier" w:date="2019-10-11T14:47:00Z">
                  <w:rPr>
                    <w:rStyle w:val="Lienhypertexte"/>
                  </w:rPr>
                </w:rPrChange>
              </w:rPr>
              <w:delText>Layer 2 – Liaison</w:delText>
            </w:r>
            <w:r w:rsidDel="00C33A02">
              <w:rPr>
                <w:webHidden/>
              </w:rPr>
              <w:tab/>
            </w:r>
          </w:del>
          <w:del w:id="659" w:author="ONOPTCHENKO Xavier" w:date="2019-10-10T11:20:00Z">
            <w:r w:rsidR="00C568EA" w:rsidDel="00AB7E2C">
              <w:rPr>
                <w:webHidden/>
              </w:rPr>
              <w:delText>48</w:delText>
            </w:r>
          </w:del>
        </w:p>
        <w:p w14:paraId="6473CAA2" w14:textId="6FDF07AF" w:rsidR="00E72243" w:rsidDel="00C33A02" w:rsidRDefault="00E72243">
          <w:pPr>
            <w:pStyle w:val="TM3"/>
            <w:rPr>
              <w:del w:id="660" w:author="ONOPTCHENKO Xavier" w:date="2019-10-11T14:47:00Z"/>
              <w:rFonts w:eastAsiaTheme="minorEastAsia" w:cstheme="minorBidi"/>
              <w:iCs w:val="0"/>
              <w:color w:val="auto"/>
              <w:sz w:val="22"/>
              <w:szCs w:val="22"/>
              <w:lang w:val="fr-FR" w:eastAsia="ja-JP"/>
            </w:rPr>
          </w:pPr>
          <w:del w:id="661" w:author="ONOPTCHENKO Xavier" w:date="2019-10-11T14:47:00Z">
            <w:r w:rsidRPr="00C33A02" w:rsidDel="00C33A02">
              <w:rPr>
                <w:rPrChange w:id="662" w:author="ONOPTCHENKO Xavier" w:date="2019-10-11T14:47:00Z">
                  <w:rPr>
                    <w:rStyle w:val="Lienhypertexte"/>
                    <w:rFonts w:cs="Times New Roman"/>
                  </w:rPr>
                </w:rPrChange>
              </w:rPr>
              <w:delText>10.1.3</w:delText>
            </w:r>
            <w:r w:rsidDel="00C33A02">
              <w:rPr>
                <w:rFonts w:eastAsiaTheme="minorEastAsia" w:cstheme="minorBidi"/>
                <w:iCs w:val="0"/>
                <w:color w:val="auto"/>
                <w:sz w:val="22"/>
                <w:szCs w:val="22"/>
                <w:lang w:val="fr-FR" w:eastAsia="ja-JP"/>
              </w:rPr>
              <w:tab/>
            </w:r>
            <w:r w:rsidRPr="00C33A02" w:rsidDel="00C33A02">
              <w:rPr>
                <w:rPrChange w:id="663" w:author="ONOPTCHENKO Xavier" w:date="2019-10-11T14:47:00Z">
                  <w:rPr>
                    <w:rStyle w:val="Lienhypertexte"/>
                  </w:rPr>
                </w:rPrChange>
              </w:rPr>
              <w:delText>Layer 3 – Network</w:delText>
            </w:r>
            <w:r w:rsidDel="00C33A02">
              <w:rPr>
                <w:webHidden/>
              </w:rPr>
              <w:tab/>
            </w:r>
          </w:del>
          <w:del w:id="664" w:author="ONOPTCHENKO Xavier" w:date="2019-10-10T11:20:00Z">
            <w:r w:rsidR="00C568EA" w:rsidDel="00AB7E2C">
              <w:rPr>
                <w:webHidden/>
              </w:rPr>
              <w:delText>48</w:delText>
            </w:r>
          </w:del>
        </w:p>
        <w:p w14:paraId="4931A30F" w14:textId="5A36A66E" w:rsidR="00E72243" w:rsidDel="00C33A02" w:rsidRDefault="00E72243">
          <w:pPr>
            <w:pStyle w:val="TM2"/>
            <w:rPr>
              <w:del w:id="665" w:author="ONOPTCHENKO Xavier" w:date="2019-10-11T14:47:00Z"/>
              <w:rFonts w:eastAsiaTheme="minorEastAsia" w:cstheme="minorBidi"/>
              <w:smallCaps w:val="0"/>
              <w:sz w:val="22"/>
              <w:szCs w:val="22"/>
              <w:lang w:val="fr-FR" w:eastAsia="ja-JP"/>
            </w:rPr>
          </w:pPr>
          <w:del w:id="666" w:author="ONOPTCHENKO Xavier" w:date="2019-10-11T14:47:00Z">
            <w:r w:rsidRPr="00C33A02" w:rsidDel="00C33A02">
              <w:rPr>
                <w:rPrChange w:id="667" w:author="ONOPTCHENKO Xavier" w:date="2019-10-11T14:47:00Z">
                  <w:rPr>
                    <w:rStyle w:val="Lienhypertexte"/>
                  </w:rPr>
                </w:rPrChange>
              </w:rPr>
              <w:delText>10.2</w:delText>
            </w:r>
            <w:r w:rsidDel="00C33A02">
              <w:rPr>
                <w:rFonts w:eastAsiaTheme="minorEastAsia" w:cstheme="minorBidi"/>
                <w:smallCaps w:val="0"/>
                <w:sz w:val="22"/>
                <w:szCs w:val="22"/>
                <w:lang w:val="fr-FR" w:eastAsia="ja-JP"/>
              </w:rPr>
              <w:tab/>
            </w:r>
            <w:r w:rsidRPr="00C33A02" w:rsidDel="00C33A02">
              <w:rPr>
                <w:rPrChange w:id="668" w:author="ONOPTCHENKO Xavier" w:date="2019-10-11T14:47:00Z">
                  <w:rPr>
                    <w:rStyle w:val="Lienhypertexte"/>
                  </w:rPr>
                </w:rPrChange>
              </w:rPr>
              <w:delText>Hosting</w:delText>
            </w:r>
            <w:r w:rsidDel="00C33A02">
              <w:rPr>
                <w:webHidden/>
              </w:rPr>
              <w:tab/>
            </w:r>
          </w:del>
          <w:del w:id="669" w:author="ONOPTCHENKO Xavier" w:date="2019-10-10T11:20:00Z">
            <w:r w:rsidR="00C568EA" w:rsidDel="00AB7E2C">
              <w:rPr>
                <w:webHidden/>
              </w:rPr>
              <w:delText>48</w:delText>
            </w:r>
          </w:del>
        </w:p>
        <w:p w14:paraId="10495A1B" w14:textId="7D9BAC7D" w:rsidR="00E72243" w:rsidDel="00C33A02" w:rsidRDefault="00E72243">
          <w:pPr>
            <w:pStyle w:val="TM3"/>
            <w:rPr>
              <w:del w:id="670" w:author="ONOPTCHENKO Xavier" w:date="2019-10-11T14:47:00Z"/>
              <w:rFonts w:eastAsiaTheme="minorEastAsia" w:cstheme="minorBidi"/>
              <w:iCs w:val="0"/>
              <w:color w:val="auto"/>
              <w:sz w:val="22"/>
              <w:szCs w:val="22"/>
              <w:lang w:val="fr-FR" w:eastAsia="ja-JP"/>
            </w:rPr>
          </w:pPr>
          <w:del w:id="671" w:author="ONOPTCHENKO Xavier" w:date="2019-10-11T14:47:00Z">
            <w:r w:rsidRPr="00C33A02" w:rsidDel="00C33A02">
              <w:rPr>
                <w:rPrChange w:id="672" w:author="ONOPTCHENKO Xavier" w:date="2019-10-11T14:47:00Z">
                  <w:rPr>
                    <w:rStyle w:val="Lienhypertexte"/>
                    <w:rFonts w:cs="Times New Roman"/>
                  </w:rPr>
                </w:rPrChange>
              </w:rPr>
              <w:delText>10.2.1</w:delText>
            </w:r>
            <w:r w:rsidDel="00C33A02">
              <w:rPr>
                <w:rFonts w:eastAsiaTheme="minorEastAsia" w:cstheme="minorBidi"/>
                <w:iCs w:val="0"/>
                <w:color w:val="auto"/>
                <w:sz w:val="22"/>
                <w:szCs w:val="22"/>
                <w:lang w:val="fr-FR" w:eastAsia="ja-JP"/>
              </w:rPr>
              <w:tab/>
            </w:r>
            <w:r w:rsidRPr="00C33A02" w:rsidDel="00C33A02">
              <w:rPr>
                <w:rPrChange w:id="673" w:author="ONOPTCHENKO Xavier" w:date="2019-10-11T14:47:00Z">
                  <w:rPr>
                    <w:rStyle w:val="Lienhypertexte"/>
                  </w:rPr>
                </w:rPrChange>
              </w:rPr>
              <w:delText>Internal</w:delText>
            </w:r>
            <w:r w:rsidDel="00C33A02">
              <w:rPr>
                <w:webHidden/>
              </w:rPr>
              <w:tab/>
            </w:r>
          </w:del>
          <w:del w:id="674" w:author="ONOPTCHENKO Xavier" w:date="2019-10-10T11:20:00Z">
            <w:r w:rsidR="00C568EA" w:rsidDel="00AB7E2C">
              <w:rPr>
                <w:webHidden/>
              </w:rPr>
              <w:delText>48</w:delText>
            </w:r>
          </w:del>
        </w:p>
        <w:p w14:paraId="6912879C" w14:textId="58353224" w:rsidR="00E72243" w:rsidDel="00C33A02" w:rsidRDefault="00E72243">
          <w:pPr>
            <w:pStyle w:val="TM3"/>
            <w:rPr>
              <w:del w:id="675" w:author="ONOPTCHENKO Xavier" w:date="2019-10-11T14:47:00Z"/>
              <w:rFonts w:eastAsiaTheme="minorEastAsia" w:cstheme="minorBidi"/>
              <w:iCs w:val="0"/>
              <w:color w:val="auto"/>
              <w:sz w:val="22"/>
              <w:szCs w:val="22"/>
              <w:lang w:val="fr-FR" w:eastAsia="ja-JP"/>
            </w:rPr>
          </w:pPr>
          <w:del w:id="676" w:author="ONOPTCHENKO Xavier" w:date="2019-10-11T14:47:00Z">
            <w:r w:rsidRPr="00C33A02" w:rsidDel="00C33A02">
              <w:rPr>
                <w:rPrChange w:id="677" w:author="ONOPTCHENKO Xavier" w:date="2019-10-11T14:47:00Z">
                  <w:rPr>
                    <w:rStyle w:val="Lienhypertexte"/>
                    <w:rFonts w:cs="Times New Roman"/>
                  </w:rPr>
                </w:rPrChange>
              </w:rPr>
              <w:delText>10.2.2</w:delText>
            </w:r>
            <w:r w:rsidDel="00C33A02">
              <w:rPr>
                <w:rFonts w:eastAsiaTheme="minorEastAsia" w:cstheme="minorBidi"/>
                <w:iCs w:val="0"/>
                <w:color w:val="auto"/>
                <w:sz w:val="22"/>
                <w:szCs w:val="22"/>
                <w:lang w:val="fr-FR" w:eastAsia="ja-JP"/>
              </w:rPr>
              <w:tab/>
            </w:r>
            <w:r w:rsidRPr="00C33A02" w:rsidDel="00C33A02">
              <w:rPr>
                <w:rPrChange w:id="678" w:author="ONOPTCHENKO Xavier" w:date="2019-10-11T14:47:00Z">
                  <w:rPr>
                    <w:rStyle w:val="Lienhypertexte"/>
                  </w:rPr>
                </w:rPrChange>
              </w:rPr>
              <w:delText>External</w:delText>
            </w:r>
            <w:r w:rsidDel="00C33A02">
              <w:rPr>
                <w:webHidden/>
              </w:rPr>
              <w:tab/>
            </w:r>
          </w:del>
          <w:del w:id="679" w:author="ONOPTCHENKO Xavier" w:date="2019-10-10T11:20:00Z">
            <w:r w:rsidR="00C568EA" w:rsidDel="00AB7E2C">
              <w:rPr>
                <w:webHidden/>
              </w:rPr>
              <w:delText>48</w:delText>
            </w:r>
          </w:del>
        </w:p>
        <w:p w14:paraId="06E968A8" w14:textId="0BD17D4D" w:rsidR="00E72243" w:rsidDel="00C33A02" w:rsidRDefault="00E72243">
          <w:pPr>
            <w:pStyle w:val="TM2"/>
            <w:rPr>
              <w:del w:id="680" w:author="ONOPTCHENKO Xavier" w:date="2019-10-11T14:47:00Z"/>
              <w:rFonts w:eastAsiaTheme="minorEastAsia" w:cstheme="minorBidi"/>
              <w:smallCaps w:val="0"/>
              <w:sz w:val="22"/>
              <w:szCs w:val="22"/>
              <w:lang w:val="fr-FR" w:eastAsia="ja-JP"/>
            </w:rPr>
          </w:pPr>
          <w:del w:id="681" w:author="ONOPTCHENKO Xavier" w:date="2019-10-11T14:47:00Z">
            <w:r w:rsidRPr="00C33A02" w:rsidDel="00C33A02">
              <w:rPr>
                <w:rPrChange w:id="682" w:author="ONOPTCHENKO Xavier" w:date="2019-10-11T14:47:00Z">
                  <w:rPr>
                    <w:rStyle w:val="Lienhypertexte"/>
                  </w:rPr>
                </w:rPrChange>
              </w:rPr>
              <w:delText>10.3</w:delText>
            </w:r>
            <w:r w:rsidDel="00C33A02">
              <w:rPr>
                <w:rFonts w:eastAsiaTheme="minorEastAsia" w:cstheme="minorBidi"/>
                <w:smallCaps w:val="0"/>
                <w:sz w:val="22"/>
                <w:szCs w:val="22"/>
                <w:lang w:val="fr-FR" w:eastAsia="ja-JP"/>
              </w:rPr>
              <w:tab/>
            </w:r>
            <w:r w:rsidRPr="00C33A02" w:rsidDel="00C33A02">
              <w:rPr>
                <w:rPrChange w:id="683" w:author="ONOPTCHENKO Xavier" w:date="2019-10-11T14:47:00Z">
                  <w:rPr>
                    <w:rStyle w:val="Lienhypertexte"/>
                  </w:rPr>
                </w:rPrChange>
              </w:rPr>
              <w:delText>Infrastructure devices</w:delText>
            </w:r>
            <w:r w:rsidDel="00C33A02">
              <w:rPr>
                <w:webHidden/>
              </w:rPr>
              <w:tab/>
            </w:r>
          </w:del>
          <w:del w:id="684" w:author="ONOPTCHENKO Xavier" w:date="2019-10-10T11:20:00Z">
            <w:r w:rsidR="00C568EA" w:rsidDel="00AB7E2C">
              <w:rPr>
                <w:webHidden/>
              </w:rPr>
              <w:delText>48</w:delText>
            </w:r>
          </w:del>
        </w:p>
        <w:p w14:paraId="4360A79C" w14:textId="7EC0ADDD" w:rsidR="00E72243" w:rsidDel="00C33A02" w:rsidRDefault="00E72243">
          <w:pPr>
            <w:pStyle w:val="TM3"/>
            <w:rPr>
              <w:del w:id="685" w:author="ONOPTCHENKO Xavier" w:date="2019-10-11T14:47:00Z"/>
              <w:rFonts w:eastAsiaTheme="minorEastAsia" w:cstheme="minorBidi"/>
              <w:iCs w:val="0"/>
              <w:color w:val="auto"/>
              <w:sz w:val="22"/>
              <w:szCs w:val="22"/>
              <w:lang w:val="fr-FR" w:eastAsia="ja-JP"/>
            </w:rPr>
          </w:pPr>
          <w:del w:id="686" w:author="ONOPTCHENKO Xavier" w:date="2019-10-11T14:47:00Z">
            <w:r w:rsidRPr="00C33A02" w:rsidDel="00C33A02">
              <w:rPr>
                <w:rPrChange w:id="687" w:author="ONOPTCHENKO Xavier" w:date="2019-10-11T14:47:00Z">
                  <w:rPr>
                    <w:rStyle w:val="Lienhypertexte"/>
                    <w:rFonts w:cs="Times New Roman"/>
                  </w:rPr>
                </w:rPrChange>
              </w:rPr>
              <w:delText>10.3.1</w:delText>
            </w:r>
            <w:r w:rsidDel="00C33A02">
              <w:rPr>
                <w:rFonts w:eastAsiaTheme="minorEastAsia" w:cstheme="minorBidi"/>
                <w:iCs w:val="0"/>
                <w:color w:val="auto"/>
                <w:sz w:val="22"/>
                <w:szCs w:val="22"/>
                <w:lang w:val="fr-FR" w:eastAsia="ja-JP"/>
              </w:rPr>
              <w:tab/>
            </w:r>
            <w:r w:rsidRPr="00C33A02" w:rsidDel="00C33A02">
              <w:rPr>
                <w:rPrChange w:id="688" w:author="ONOPTCHENKO Xavier" w:date="2019-10-11T14:47:00Z">
                  <w:rPr>
                    <w:rStyle w:val="Lienhypertexte"/>
                  </w:rPr>
                </w:rPrChange>
              </w:rPr>
              <w:delText>Servers</w:delText>
            </w:r>
            <w:r w:rsidDel="00C33A02">
              <w:rPr>
                <w:webHidden/>
              </w:rPr>
              <w:tab/>
            </w:r>
          </w:del>
          <w:del w:id="689" w:author="ONOPTCHENKO Xavier" w:date="2019-10-10T11:20:00Z">
            <w:r w:rsidR="00C568EA" w:rsidDel="00AB7E2C">
              <w:rPr>
                <w:webHidden/>
              </w:rPr>
              <w:delText>48</w:delText>
            </w:r>
          </w:del>
        </w:p>
        <w:p w14:paraId="6E0AD673" w14:textId="40DAEEA5" w:rsidR="00E72243" w:rsidDel="00C33A02" w:rsidRDefault="00E72243">
          <w:pPr>
            <w:pStyle w:val="TM3"/>
            <w:rPr>
              <w:del w:id="690" w:author="ONOPTCHENKO Xavier" w:date="2019-10-11T14:47:00Z"/>
              <w:rFonts w:eastAsiaTheme="minorEastAsia" w:cstheme="minorBidi"/>
              <w:iCs w:val="0"/>
              <w:color w:val="auto"/>
              <w:sz w:val="22"/>
              <w:szCs w:val="22"/>
              <w:lang w:val="fr-FR" w:eastAsia="ja-JP"/>
            </w:rPr>
          </w:pPr>
          <w:del w:id="691" w:author="ONOPTCHENKO Xavier" w:date="2019-10-11T14:47:00Z">
            <w:r w:rsidRPr="00C33A02" w:rsidDel="00C33A02">
              <w:rPr>
                <w:rPrChange w:id="692" w:author="ONOPTCHENKO Xavier" w:date="2019-10-11T14:47:00Z">
                  <w:rPr>
                    <w:rStyle w:val="Lienhypertexte"/>
                    <w:rFonts w:cs="Times New Roman"/>
                  </w:rPr>
                </w:rPrChange>
              </w:rPr>
              <w:delText>10.3.2</w:delText>
            </w:r>
            <w:r w:rsidDel="00C33A02">
              <w:rPr>
                <w:rFonts w:eastAsiaTheme="minorEastAsia" w:cstheme="minorBidi"/>
                <w:iCs w:val="0"/>
                <w:color w:val="auto"/>
                <w:sz w:val="22"/>
                <w:szCs w:val="22"/>
                <w:lang w:val="fr-FR" w:eastAsia="ja-JP"/>
              </w:rPr>
              <w:tab/>
            </w:r>
            <w:r w:rsidRPr="00C33A02" w:rsidDel="00C33A02">
              <w:rPr>
                <w:rPrChange w:id="693" w:author="ONOPTCHENKO Xavier" w:date="2019-10-11T14:47:00Z">
                  <w:rPr>
                    <w:rStyle w:val="Lienhypertexte"/>
                  </w:rPr>
                </w:rPrChange>
              </w:rPr>
              <w:delText>Network storage</w:delText>
            </w:r>
            <w:r w:rsidDel="00C33A02">
              <w:rPr>
                <w:webHidden/>
              </w:rPr>
              <w:tab/>
            </w:r>
          </w:del>
          <w:del w:id="694" w:author="ONOPTCHENKO Xavier" w:date="2019-10-10T11:20:00Z">
            <w:r w:rsidR="00C568EA" w:rsidDel="00AB7E2C">
              <w:rPr>
                <w:webHidden/>
              </w:rPr>
              <w:delText>49</w:delText>
            </w:r>
          </w:del>
        </w:p>
        <w:p w14:paraId="30D1DE42" w14:textId="2A02176B" w:rsidR="00E72243" w:rsidDel="00C33A02" w:rsidRDefault="00E72243">
          <w:pPr>
            <w:pStyle w:val="TM3"/>
            <w:rPr>
              <w:del w:id="695" w:author="ONOPTCHENKO Xavier" w:date="2019-10-11T14:47:00Z"/>
              <w:rFonts w:eastAsiaTheme="minorEastAsia" w:cstheme="minorBidi"/>
              <w:iCs w:val="0"/>
              <w:color w:val="auto"/>
              <w:sz w:val="22"/>
              <w:szCs w:val="22"/>
              <w:lang w:val="fr-FR" w:eastAsia="ja-JP"/>
            </w:rPr>
          </w:pPr>
          <w:del w:id="696" w:author="ONOPTCHENKO Xavier" w:date="2019-10-11T14:47:00Z">
            <w:r w:rsidRPr="00C33A02" w:rsidDel="00C33A02">
              <w:rPr>
                <w:rPrChange w:id="697" w:author="ONOPTCHENKO Xavier" w:date="2019-10-11T14:47:00Z">
                  <w:rPr>
                    <w:rStyle w:val="Lienhypertexte"/>
                    <w:rFonts w:cs="Times New Roman"/>
                  </w:rPr>
                </w:rPrChange>
              </w:rPr>
              <w:delText>10.3.3</w:delText>
            </w:r>
            <w:r w:rsidDel="00C33A02">
              <w:rPr>
                <w:rFonts w:eastAsiaTheme="minorEastAsia" w:cstheme="minorBidi"/>
                <w:iCs w:val="0"/>
                <w:color w:val="auto"/>
                <w:sz w:val="22"/>
                <w:szCs w:val="22"/>
                <w:lang w:val="fr-FR" w:eastAsia="ja-JP"/>
              </w:rPr>
              <w:tab/>
            </w:r>
            <w:r w:rsidRPr="00C33A02" w:rsidDel="00C33A02">
              <w:rPr>
                <w:rPrChange w:id="698" w:author="ONOPTCHENKO Xavier" w:date="2019-10-11T14:47:00Z">
                  <w:rPr>
                    <w:rStyle w:val="Lienhypertexte"/>
                  </w:rPr>
                </w:rPrChange>
              </w:rPr>
              <w:delText>Network devices</w:delText>
            </w:r>
            <w:r w:rsidDel="00C33A02">
              <w:rPr>
                <w:webHidden/>
              </w:rPr>
              <w:tab/>
            </w:r>
          </w:del>
          <w:del w:id="699" w:author="ONOPTCHENKO Xavier" w:date="2019-10-10T11:20:00Z">
            <w:r w:rsidR="00C568EA" w:rsidDel="00AB7E2C">
              <w:rPr>
                <w:webHidden/>
              </w:rPr>
              <w:delText>49</w:delText>
            </w:r>
          </w:del>
        </w:p>
        <w:p w14:paraId="7E4853C7" w14:textId="2D4937CB" w:rsidR="00E72243" w:rsidDel="00C33A02" w:rsidRDefault="00E72243">
          <w:pPr>
            <w:pStyle w:val="TM3"/>
            <w:rPr>
              <w:del w:id="700" w:author="ONOPTCHENKO Xavier" w:date="2019-10-11T14:47:00Z"/>
              <w:rFonts w:eastAsiaTheme="minorEastAsia" w:cstheme="minorBidi"/>
              <w:iCs w:val="0"/>
              <w:color w:val="auto"/>
              <w:sz w:val="22"/>
              <w:szCs w:val="22"/>
              <w:lang w:val="fr-FR" w:eastAsia="ja-JP"/>
            </w:rPr>
          </w:pPr>
          <w:del w:id="701" w:author="ONOPTCHENKO Xavier" w:date="2019-10-11T14:47:00Z">
            <w:r w:rsidRPr="00C33A02" w:rsidDel="00C33A02">
              <w:rPr>
                <w:rPrChange w:id="702" w:author="ONOPTCHENKO Xavier" w:date="2019-10-11T14:47:00Z">
                  <w:rPr>
                    <w:rStyle w:val="Lienhypertexte"/>
                    <w:rFonts w:cs="Times New Roman"/>
                  </w:rPr>
                </w:rPrChange>
              </w:rPr>
              <w:delText>10.3.4</w:delText>
            </w:r>
            <w:r w:rsidDel="00C33A02">
              <w:rPr>
                <w:rFonts w:eastAsiaTheme="minorEastAsia" w:cstheme="minorBidi"/>
                <w:iCs w:val="0"/>
                <w:color w:val="auto"/>
                <w:sz w:val="22"/>
                <w:szCs w:val="22"/>
                <w:lang w:val="fr-FR" w:eastAsia="ja-JP"/>
              </w:rPr>
              <w:tab/>
            </w:r>
            <w:r w:rsidRPr="00C33A02" w:rsidDel="00C33A02">
              <w:rPr>
                <w:rPrChange w:id="703" w:author="ONOPTCHENKO Xavier" w:date="2019-10-11T14:47:00Z">
                  <w:rPr>
                    <w:rStyle w:val="Lienhypertexte"/>
                  </w:rPr>
                </w:rPrChange>
              </w:rPr>
              <w:delText>Network services devices</w:delText>
            </w:r>
            <w:r w:rsidDel="00C33A02">
              <w:rPr>
                <w:webHidden/>
              </w:rPr>
              <w:tab/>
            </w:r>
          </w:del>
          <w:del w:id="704" w:author="ONOPTCHENKO Xavier" w:date="2019-10-10T11:20:00Z">
            <w:r w:rsidR="00C568EA" w:rsidDel="00AB7E2C">
              <w:rPr>
                <w:webHidden/>
              </w:rPr>
              <w:delText>49</w:delText>
            </w:r>
          </w:del>
        </w:p>
        <w:p w14:paraId="37C2F646" w14:textId="6CEE2B01" w:rsidR="00E72243" w:rsidDel="00C33A02" w:rsidRDefault="00E72243">
          <w:pPr>
            <w:pStyle w:val="TM3"/>
            <w:rPr>
              <w:del w:id="705" w:author="ONOPTCHENKO Xavier" w:date="2019-10-11T14:47:00Z"/>
              <w:rFonts w:eastAsiaTheme="minorEastAsia" w:cstheme="minorBidi"/>
              <w:iCs w:val="0"/>
              <w:color w:val="auto"/>
              <w:sz w:val="22"/>
              <w:szCs w:val="22"/>
              <w:lang w:val="fr-FR" w:eastAsia="ja-JP"/>
            </w:rPr>
          </w:pPr>
          <w:del w:id="706" w:author="ONOPTCHENKO Xavier" w:date="2019-10-11T14:47:00Z">
            <w:r w:rsidRPr="00C33A02" w:rsidDel="00C33A02">
              <w:rPr>
                <w:rPrChange w:id="707" w:author="ONOPTCHENKO Xavier" w:date="2019-10-11T14:47:00Z">
                  <w:rPr>
                    <w:rStyle w:val="Lienhypertexte"/>
                    <w:rFonts w:cs="Times New Roman"/>
                  </w:rPr>
                </w:rPrChange>
              </w:rPr>
              <w:delText>10.3.5</w:delText>
            </w:r>
            <w:r w:rsidDel="00C33A02">
              <w:rPr>
                <w:rFonts w:eastAsiaTheme="minorEastAsia" w:cstheme="minorBidi"/>
                <w:iCs w:val="0"/>
                <w:color w:val="auto"/>
                <w:sz w:val="22"/>
                <w:szCs w:val="22"/>
                <w:lang w:val="fr-FR" w:eastAsia="ja-JP"/>
              </w:rPr>
              <w:tab/>
            </w:r>
            <w:r w:rsidRPr="00C33A02" w:rsidDel="00C33A02">
              <w:rPr>
                <w:rPrChange w:id="708" w:author="ONOPTCHENKO Xavier" w:date="2019-10-11T14:47:00Z">
                  <w:rPr>
                    <w:rStyle w:val="Lienhypertexte"/>
                  </w:rPr>
                </w:rPrChange>
              </w:rPr>
              <w:delText>Security devices</w:delText>
            </w:r>
            <w:r w:rsidDel="00C33A02">
              <w:rPr>
                <w:webHidden/>
              </w:rPr>
              <w:tab/>
            </w:r>
          </w:del>
          <w:del w:id="709" w:author="ONOPTCHENKO Xavier" w:date="2019-10-10T11:20:00Z">
            <w:r w:rsidR="00C568EA" w:rsidDel="00AB7E2C">
              <w:rPr>
                <w:webHidden/>
              </w:rPr>
              <w:delText>49</w:delText>
            </w:r>
          </w:del>
        </w:p>
        <w:p w14:paraId="4D6EB45E" w14:textId="07F4B16A" w:rsidR="00E72243" w:rsidDel="00C33A02" w:rsidRDefault="00E72243">
          <w:pPr>
            <w:pStyle w:val="TM3"/>
            <w:rPr>
              <w:del w:id="710" w:author="ONOPTCHENKO Xavier" w:date="2019-10-11T14:47:00Z"/>
              <w:rFonts w:eastAsiaTheme="minorEastAsia" w:cstheme="minorBidi"/>
              <w:iCs w:val="0"/>
              <w:color w:val="auto"/>
              <w:sz w:val="22"/>
              <w:szCs w:val="22"/>
              <w:lang w:val="fr-FR" w:eastAsia="ja-JP"/>
            </w:rPr>
          </w:pPr>
          <w:del w:id="711" w:author="ONOPTCHENKO Xavier" w:date="2019-10-11T14:47:00Z">
            <w:r w:rsidRPr="00C33A02" w:rsidDel="00C33A02">
              <w:rPr>
                <w:rPrChange w:id="712" w:author="ONOPTCHENKO Xavier" w:date="2019-10-11T14:47:00Z">
                  <w:rPr>
                    <w:rStyle w:val="Lienhypertexte"/>
                    <w:rFonts w:cs="Times New Roman"/>
                  </w:rPr>
                </w:rPrChange>
              </w:rPr>
              <w:delText>10.3.6</w:delText>
            </w:r>
            <w:r w:rsidDel="00C33A02">
              <w:rPr>
                <w:rFonts w:eastAsiaTheme="minorEastAsia" w:cstheme="minorBidi"/>
                <w:iCs w:val="0"/>
                <w:color w:val="auto"/>
                <w:sz w:val="22"/>
                <w:szCs w:val="22"/>
                <w:lang w:val="fr-FR" w:eastAsia="ja-JP"/>
              </w:rPr>
              <w:tab/>
            </w:r>
            <w:r w:rsidRPr="00C33A02" w:rsidDel="00C33A02">
              <w:rPr>
                <w:rPrChange w:id="713" w:author="ONOPTCHENKO Xavier" w:date="2019-10-11T14:47:00Z">
                  <w:rPr>
                    <w:rStyle w:val="Lienhypertexte"/>
                  </w:rPr>
                </w:rPrChange>
              </w:rPr>
              <w:delText>Others</w:delText>
            </w:r>
            <w:r w:rsidDel="00C33A02">
              <w:rPr>
                <w:webHidden/>
              </w:rPr>
              <w:tab/>
            </w:r>
          </w:del>
          <w:del w:id="714" w:author="ONOPTCHENKO Xavier" w:date="2019-10-10T11:20:00Z">
            <w:r w:rsidR="00C568EA" w:rsidDel="00AB7E2C">
              <w:rPr>
                <w:webHidden/>
              </w:rPr>
              <w:delText>49</w:delText>
            </w:r>
          </w:del>
        </w:p>
        <w:p w14:paraId="2B0A6B4B" w14:textId="5146E049" w:rsidR="00E72243" w:rsidDel="00C33A02" w:rsidRDefault="00E72243">
          <w:pPr>
            <w:pStyle w:val="TM2"/>
            <w:rPr>
              <w:del w:id="715" w:author="ONOPTCHENKO Xavier" w:date="2019-10-11T14:47:00Z"/>
              <w:rFonts w:eastAsiaTheme="minorEastAsia" w:cstheme="minorBidi"/>
              <w:smallCaps w:val="0"/>
              <w:sz w:val="22"/>
              <w:szCs w:val="22"/>
              <w:lang w:val="fr-FR" w:eastAsia="ja-JP"/>
            </w:rPr>
          </w:pPr>
          <w:del w:id="716" w:author="ONOPTCHENKO Xavier" w:date="2019-10-11T14:47:00Z">
            <w:r w:rsidRPr="00C33A02" w:rsidDel="00C33A02">
              <w:rPr>
                <w:rPrChange w:id="717" w:author="ONOPTCHENKO Xavier" w:date="2019-10-11T14:47:00Z">
                  <w:rPr>
                    <w:rStyle w:val="Lienhypertexte"/>
                  </w:rPr>
                </w:rPrChange>
              </w:rPr>
              <w:delText>10.4</w:delText>
            </w:r>
            <w:r w:rsidDel="00C33A02">
              <w:rPr>
                <w:rFonts w:eastAsiaTheme="minorEastAsia" w:cstheme="minorBidi"/>
                <w:smallCaps w:val="0"/>
                <w:sz w:val="22"/>
                <w:szCs w:val="22"/>
                <w:lang w:val="fr-FR" w:eastAsia="ja-JP"/>
              </w:rPr>
              <w:tab/>
            </w:r>
            <w:r w:rsidRPr="00C33A02" w:rsidDel="00C33A02">
              <w:rPr>
                <w:rPrChange w:id="718" w:author="ONOPTCHENKO Xavier" w:date="2019-10-11T14:47:00Z">
                  <w:rPr>
                    <w:rStyle w:val="Lienhypertexte"/>
                  </w:rPr>
                </w:rPrChange>
              </w:rPr>
              <w:delText>Production solution</w:delText>
            </w:r>
            <w:r w:rsidDel="00C33A02">
              <w:rPr>
                <w:webHidden/>
              </w:rPr>
              <w:tab/>
            </w:r>
          </w:del>
          <w:del w:id="719" w:author="ONOPTCHENKO Xavier" w:date="2019-10-10T11:20:00Z">
            <w:r w:rsidR="00C568EA" w:rsidDel="00AB7E2C">
              <w:rPr>
                <w:webHidden/>
              </w:rPr>
              <w:delText>49</w:delText>
            </w:r>
          </w:del>
        </w:p>
        <w:p w14:paraId="49C2DA5D" w14:textId="271733E0" w:rsidR="00E72243" w:rsidDel="00C33A02" w:rsidRDefault="00E72243">
          <w:pPr>
            <w:pStyle w:val="TM3"/>
            <w:rPr>
              <w:del w:id="720" w:author="ONOPTCHENKO Xavier" w:date="2019-10-11T14:47:00Z"/>
              <w:rFonts w:eastAsiaTheme="minorEastAsia" w:cstheme="minorBidi"/>
              <w:iCs w:val="0"/>
              <w:color w:val="auto"/>
              <w:sz w:val="22"/>
              <w:szCs w:val="22"/>
              <w:lang w:val="fr-FR" w:eastAsia="ja-JP"/>
            </w:rPr>
          </w:pPr>
          <w:del w:id="721" w:author="ONOPTCHENKO Xavier" w:date="2019-10-11T14:47:00Z">
            <w:r w:rsidRPr="00C33A02" w:rsidDel="00C33A02">
              <w:rPr>
                <w:rPrChange w:id="722" w:author="ONOPTCHENKO Xavier" w:date="2019-10-11T14:47:00Z">
                  <w:rPr>
                    <w:rStyle w:val="Lienhypertexte"/>
                    <w:rFonts w:cs="Times New Roman"/>
                  </w:rPr>
                </w:rPrChange>
              </w:rPr>
              <w:delText>10.4.1</w:delText>
            </w:r>
            <w:r w:rsidDel="00C33A02">
              <w:rPr>
                <w:rFonts w:eastAsiaTheme="minorEastAsia" w:cstheme="minorBidi"/>
                <w:iCs w:val="0"/>
                <w:color w:val="auto"/>
                <w:sz w:val="22"/>
                <w:szCs w:val="22"/>
                <w:lang w:val="fr-FR" w:eastAsia="ja-JP"/>
              </w:rPr>
              <w:tab/>
            </w:r>
            <w:r w:rsidRPr="00C33A02" w:rsidDel="00C33A02">
              <w:rPr>
                <w:rPrChange w:id="723" w:author="ONOPTCHENKO Xavier" w:date="2019-10-11T14:47:00Z">
                  <w:rPr>
                    <w:rStyle w:val="Lienhypertexte"/>
                  </w:rPr>
                </w:rPrChange>
              </w:rPr>
              <w:delText>Service management</w:delText>
            </w:r>
            <w:r w:rsidDel="00C33A02">
              <w:rPr>
                <w:webHidden/>
              </w:rPr>
              <w:tab/>
            </w:r>
          </w:del>
          <w:del w:id="724" w:author="ONOPTCHENKO Xavier" w:date="2019-10-10T11:20:00Z">
            <w:r w:rsidR="00C568EA" w:rsidDel="00AB7E2C">
              <w:rPr>
                <w:webHidden/>
              </w:rPr>
              <w:delText>49</w:delText>
            </w:r>
          </w:del>
        </w:p>
        <w:p w14:paraId="533FEB84" w14:textId="402DECAB" w:rsidR="00E72243" w:rsidDel="00C33A02" w:rsidRDefault="00E72243">
          <w:pPr>
            <w:pStyle w:val="TM3"/>
            <w:rPr>
              <w:del w:id="725" w:author="ONOPTCHENKO Xavier" w:date="2019-10-11T14:47:00Z"/>
              <w:rFonts w:eastAsiaTheme="minorEastAsia" w:cstheme="minorBidi"/>
              <w:iCs w:val="0"/>
              <w:color w:val="auto"/>
              <w:sz w:val="22"/>
              <w:szCs w:val="22"/>
              <w:lang w:val="fr-FR" w:eastAsia="ja-JP"/>
            </w:rPr>
          </w:pPr>
          <w:del w:id="726" w:author="ONOPTCHENKO Xavier" w:date="2019-10-11T14:47:00Z">
            <w:r w:rsidRPr="00C33A02" w:rsidDel="00C33A02">
              <w:rPr>
                <w:rPrChange w:id="727" w:author="ONOPTCHENKO Xavier" w:date="2019-10-11T14:47:00Z">
                  <w:rPr>
                    <w:rStyle w:val="Lienhypertexte"/>
                    <w:rFonts w:cs="Times New Roman"/>
                  </w:rPr>
                </w:rPrChange>
              </w:rPr>
              <w:delText>10.4.2</w:delText>
            </w:r>
            <w:r w:rsidDel="00C33A02">
              <w:rPr>
                <w:rFonts w:eastAsiaTheme="minorEastAsia" w:cstheme="minorBidi"/>
                <w:iCs w:val="0"/>
                <w:color w:val="auto"/>
                <w:sz w:val="22"/>
                <w:szCs w:val="22"/>
                <w:lang w:val="fr-FR" w:eastAsia="ja-JP"/>
              </w:rPr>
              <w:tab/>
            </w:r>
            <w:r w:rsidRPr="00C33A02" w:rsidDel="00C33A02">
              <w:rPr>
                <w:rPrChange w:id="728" w:author="ONOPTCHENKO Xavier" w:date="2019-10-11T14:47:00Z">
                  <w:rPr>
                    <w:rStyle w:val="Lienhypertexte"/>
                  </w:rPr>
                </w:rPrChange>
              </w:rPr>
              <w:delText>Asset management</w:delText>
            </w:r>
            <w:r w:rsidDel="00C33A02">
              <w:rPr>
                <w:webHidden/>
              </w:rPr>
              <w:tab/>
            </w:r>
          </w:del>
          <w:del w:id="729" w:author="ONOPTCHENKO Xavier" w:date="2019-10-10T11:20:00Z">
            <w:r w:rsidR="00C568EA" w:rsidDel="00AB7E2C">
              <w:rPr>
                <w:webHidden/>
              </w:rPr>
              <w:delText>49</w:delText>
            </w:r>
          </w:del>
        </w:p>
        <w:p w14:paraId="563AF69A" w14:textId="3CDD4339" w:rsidR="00E72243" w:rsidDel="00C33A02" w:rsidRDefault="00E72243">
          <w:pPr>
            <w:pStyle w:val="TM3"/>
            <w:rPr>
              <w:del w:id="730" w:author="ONOPTCHENKO Xavier" w:date="2019-10-11T14:47:00Z"/>
              <w:rFonts w:eastAsiaTheme="minorEastAsia" w:cstheme="minorBidi"/>
              <w:iCs w:val="0"/>
              <w:color w:val="auto"/>
              <w:sz w:val="22"/>
              <w:szCs w:val="22"/>
              <w:lang w:val="fr-FR" w:eastAsia="ja-JP"/>
            </w:rPr>
          </w:pPr>
          <w:del w:id="731" w:author="ONOPTCHENKO Xavier" w:date="2019-10-11T14:47:00Z">
            <w:r w:rsidRPr="00C33A02" w:rsidDel="00C33A02">
              <w:rPr>
                <w:rPrChange w:id="732" w:author="ONOPTCHENKO Xavier" w:date="2019-10-11T14:47:00Z">
                  <w:rPr>
                    <w:rStyle w:val="Lienhypertexte"/>
                    <w:rFonts w:cs="Times New Roman"/>
                  </w:rPr>
                </w:rPrChange>
              </w:rPr>
              <w:delText>10.4.3</w:delText>
            </w:r>
            <w:r w:rsidDel="00C33A02">
              <w:rPr>
                <w:rFonts w:eastAsiaTheme="minorEastAsia" w:cstheme="minorBidi"/>
                <w:iCs w:val="0"/>
                <w:color w:val="auto"/>
                <w:sz w:val="22"/>
                <w:szCs w:val="22"/>
                <w:lang w:val="fr-FR" w:eastAsia="ja-JP"/>
              </w:rPr>
              <w:tab/>
            </w:r>
            <w:r w:rsidRPr="00C33A02" w:rsidDel="00C33A02">
              <w:rPr>
                <w:rPrChange w:id="733" w:author="ONOPTCHENKO Xavier" w:date="2019-10-11T14:47:00Z">
                  <w:rPr>
                    <w:rStyle w:val="Lienhypertexte"/>
                  </w:rPr>
                </w:rPrChange>
              </w:rPr>
              <w:delText>Licensing management</w:delText>
            </w:r>
            <w:r w:rsidDel="00C33A02">
              <w:rPr>
                <w:webHidden/>
              </w:rPr>
              <w:tab/>
            </w:r>
          </w:del>
          <w:del w:id="734" w:author="ONOPTCHENKO Xavier" w:date="2019-10-10T11:20:00Z">
            <w:r w:rsidR="00C568EA" w:rsidDel="00AB7E2C">
              <w:rPr>
                <w:webHidden/>
              </w:rPr>
              <w:delText>49</w:delText>
            </w:r>
          </w:del>
        </w:p>
        <w:p w14:paraId="2F134F02" w14:textId="0F68B927" w:rsidR="00E72243" w:rsidDel="00C33A02" w:rsidRDefault="00E72243">
          <w:pPr>
            <w:pStyle w:val="TM3"/>
            <w:rPr>
              <w:del w:id="735" w:author="ONOPTCHENKO Xavier" w:date="2019-10-11T14:47:00Z"/>
              <w:rFonts w:eastAsiaTheme="minorEastAsia" w:cstheme="minorBidi"/>
              <w:iCs w:val="0"/>
              <w:color w:val="auto"/>
              <w:sz w:val="22"/>
              <w:szCs w:val="22"/>
              <w:lang w:val="fr-FR" w:eastAsia="ja-JP"/>
            </w:rPr>
          </w:pPr>
          <w:del w:id="736" w:author="ONOPTCHENKO Xavier" w:date="2019-10-11T14:47:00Z">
            <w:r w:rsidRPr="00C33A02" w:rsidDel="00C33A02">
              <w:rPr>
                <w:rPrChange w:id="737" w:author="ONOPTCHENKO Xavier" w:date="2019-10-11T14:47:00Z">
                  <w:rPr>
                    <w:rStyle w:val="Lienhypertexte"/>
                    <w:rFonts w:cs="Times New Roman"/>
                  </w:rPr>
                </w:rPrChange>
              </w:rPr>
              <w:delText>10.4.4</w:delText>
            </w:r>
            <w:r w:rsidDel="00C33A02">
              <w:rPr>
                <w:rFonts w:eastAsiaTheme="minorEastAsia" w:cstheme="minorBidi"/>
                <w:iCs w:val="0"/>
                <w:color w:val="auto"/>
                <w:sz w:val="22"/>
                <w:szCs w:val="22"/>
                <w:lang w:val="fr-FR" w:eastAsia="ja-JP"/>
              </w:rPr>
              <w:tab/>
            </w:r>
            <w:r w:rsidRPr="00C33A02" w:rsidDel="00C33A02">
              <w:rPr>
                <w:rPrChange w:id="738" w:author="ONOPTCHENKO Xavier" w:date="2019-10-11T14:47:00Z">
                  <w:rPr>
                    <w:rStyle w:val="Lienhypertexte"/>
                  </w:rPr>
                </w:rPrChange>
              </w:rPr>
              <w:delText>Discovery management</w:delText>
            </w:r>
            <w:r w:rsidDel="00C33A02">
              <w:rPr>
                <w:webHidden/>
              </w:rPr>
              <w:tab/>
            </w:r>
          </w:del>
          <w:del w:id="739" w:author="ONOPTCHENKO Xavier" w:date="2019-10-10T11:20:00Z">
            <w:r w:rsidR="00C568EA" w:rsidDel="00AB7E2C">
              <w:rPr>
                <w:webHidden/>
              </w:rPr>
              <w:delText>49</w:delText>
            </w:r>
          </w:del>
        </w:p>
        <w:p w14:paraId="12CACA22" w14:textId="3F93BFAC" w:rsidR="00E72243" w:rsidDel="00C33A02" w:rsidRDefault="00E72243">
          <w:pPr>
            <w:pStyle w:val="TM3"/>
            <w:rPr>
              <w:del w:id="740" w:author="ONOPTCHENKO Xavier" w:date="2019-10-11T14:47:00Z"/>
              <w:rFonts w:eastAsiaTheme="minorEastAsia" w:cstheme="minorBidi"/>
              <w:iCs w:val="0"/>
              <w:color w:val="auto"/>
              <w:sz w:val="22"/>
              <w:szCs w:val="22"/>
              <w:lang w:val="fr-FR" w:eastAsia="ja-JP"/>
            </w:rPr>
          </w:pPr>
          <w:del w:id="741" w:author="ONOPTCHENKO Xavier" w:date="2019-10-11T14:47:00Z">
            <w:r w:rsidRPr="00C33A02" w:rsidDel="00C33A02">
              <w:rPr>
                <w:rPrChange w:id="742" w:author="ONOPTCHENKO Xavier" w:date="2019-10-11T14:47:00Z">
                  <w:rPr>
                    <w:rStyle w:val="Lienhypertexte"/>
                    <w:rFonts w:cs="Times New Roman"/>
                  </w:rPr>
                </w:rPrChange>
              </w:rPr>
              <w:delText>10.4.5</w:delText>
            </w:r>
            <w:r w:rsidDel="00C33A02">
              <w:rPr>
                <w:rFonts w:eastAsiaTheme="minorEastAsia" w:cstheme="minorBidi"/>
                <w:iCs w:val="0"/>
                <w:color w:val="auto"/>
                <w:sz w:val="22"/>
                <w:szCs w:val="22"/>
                <w:lang w:val="fr-FR" w:eastAsia="ja-JP"/>
              </w:rPr>
              <w:tab/>
            </w:r>
            <w:r w:rsidRPr="00C33A02" w:rsidDel="00C33A02">
              <w:rPr>
                <w:rPrChange w:id="743" w:author="ONOPTCHENKO Xavier" w:date="2019-10-11T14:47:00Z">
                  <w:rPr>
                    <w:rStyle w:val="Lienhypertexte"/>
                  </w:rPr>
                </w:rPrChange>
              </w:rPr>
              <w:delText>Packaging management</w:delText>
            </w:r>
            <w:r w:rsidDel="00C33A02">
              <w:rPr>
                <w:webHidden/>
              </w:rPr>
              <w:tab/>
            </w:r>
          </w:del>
          <w:del w:id="744" w:author="ONOPTCHENKO Xavier" w:date="2019-10-10T11:20:00Z">
            <w:r w:rsidR="00C568EA" w:rsidDel="00AB7E2C">
              <w:rPr>
                <w:webHidden/>
              </w:rPr>
              <w:delText>50</w:delText>
            </w:r>
          </w:del>
        </w:p>
        <w:p w14:paraId="08B93BFE" w14:textId="222CED4C" w:rsidR="00E72243" w:rsidDel="00C33A02" w:rsidRDefault="00E72243">
          <w:pPr>
            <w:pStyle w:val="TM3"/>
            <w:rPr>
              <w:del w:id="745" w:author="ONOPTCHENKO Xavier" w:date="2019-10-11T14:47:00Z"/>
              <w:rFonts w:eastAsiaTheme="minorEastAsia" w:cstheme="minorBidi"/>
              <w:iCs w:val="0"/>
              <w:color w:val="auto"/>
              <w:sz w:val="22"/>
              <w:szCs w:val="22"/>
              <w:lang w:val="fr-FR" w:eastAsia="ja-JP"/>
            </w:rPr>
          </w:pPr>
          <w:del w:id="746" w:author="ONOPTCHENKO Xavier" w:date="2019-10-11T14:47:00Z">
            <w:r w:rsidRPr="00C33A02" w:rsidDel="00C33A02">
              <w:rPr>
                <w:rPrChange w:id="747" w:author="ONOPTCHENKO Xavier" w:date="2019-10-11T14:47:00Z">
                  <w:rPr>
                    <w:rStyle w:val="Lienhypertexte"/>
                    <w:rFonts w:cs="Times New Roman"/>
                  </w:rPr>
                </w:rPrChange>
              </w:rPr>
              <w:delText>10.4.6</w:delText>
            </w:r>
            <w:r w:rsidDel="00C33A02">
              <w:rPr>
                <w:rFonts w:eastAsiaTheme="minorEastAsia" w:cstheme="minorBidi"/>
                <w:iCs w:val="0"/>
                <w:color w:val="auto"/>
                <w:sz w:val="22"/>
                <w:szCs w:val="22"/>
                <w:lang w:val="fr-FR" w:eastAsia="ja-JP"/>
              </w:rPr>
              <w:tab/>
            </w:r>
            <w:r w:rsidRPr="00C33A02" w:rsidDel="00C33A02">
              <w:rPr>
                <w:rPrChange w:id="748" w:author="ONOPTCHENKO Xavier" w:date="2019-10-11T14:47:00Z">
                  <w:rPr>
                    <w:rStyle w:val="Lienhypertexte"/>
                  </w:rPr>
                </w:rPrChange>
              </w:rPr>
              <w:delText>Software update management</w:delText>
            </w:r>
            <w:r w:rsidDel="00C33A02">
              <w:rPr>
                <w:webHidden/>
              </w:rPr>
              <w:tab/>
            </w:r>
          </w:del>
          <w:del w:id="749" w:author="ONOPTCHENKO Xavier" w:date="2019-10-10T11:20:00Z">
            <w:r w:rsidR="00C568EA" w:rsidDel="00AB7E2C">
              <w:rPr>
                <w:webHidden/>
              </w:rPr>
              <w:delText>50</w:delText>
            </w:r>
          </w:del>
        </w:p>
        <w:p w14:paraId="453F373F" w14:textId="30983ED9" w:rsidR="00E72243" w:rsidDel="00C33A02" w:rsidRDefault="00E72243">
          <w:pPr>
            <w:pStyle w:val="TM3"/>
            <w:rPr>
              <w:del w:id="750" w:author="ONOPTCHENKO Xavier" w:date="2019-10-11T14:47:00Z"/>
              <w:rFonts w:eastAsiaTheme="minorEastAsia" w:cstheme="minorBidi"/>
              <w:iCs w:val="0"/>
              <w:color w:val="auto"/>
              <w:sz w:val="22"/>
              <w:szCs w:val="22"/>
              <w:lang w:val="fr-FR" w:eastAsia="ja-JP"/>
            </w:rPr>
          </w:pPr>
          <w:del w:id="751" w:author="ONOPTCHENKO Xavier" w:date="2019-10-11T14:47:00Z">
            <w:r w:rsidRPr="00C33A02" w:rsidDel="00C33A02">
              <w:rPr>
                <w:rPrChange w:id="752" w:author="ONOPTCHENKO Xavier" w:date="2019-10-11T14:47:00Z">
                  <w:rPr>
                    <w:rStyle w:val="Lienhypertexte"/>
                    <w:rFonts w:cs="Times New Roman"/>
                  </w:rPr>
                </w:rPrChange>
              </w:rPr>
              <w:delText>10.4.7</w:delText>
            </w:r>
            <w:r w:rsidDel="00C33A02">
              <w:rPr>
                <w:rFonts w:eastAsiaTheme="minorEastAsia" w:cstheme="minorBidi"/>
                <w:iCs w:val="0"/>
                <w:color w:val="auto"/>
                <w:sz w:val="22"/>
                <w:szCs w:val="22"/>
                <w:lang w:val="fr-FR" w:eastAsia="ja-JP"/>
              </w:rPr>
              <w:tab/>
            </w:r>
            <w:r w:rsidRPr="00C33A02" w:rsidDel="00C33A02">
              <w:rPr>
                <w:rPrChange w:id="753" w:author="ONOPTCHENKO Xavier" w:date="2019-10-11T14:47:00Z">
                  <w:rPr>
                    <w:rStyle w:val="Lienhypertexte"/>
                  </w:rPr>
                </w:rPrChange>
              </w:rPr>
              <w:delText>Backup / restore management</w:delText>
            </w:r>
            <w:r w:rsidDel="00C33A02">
              <w:rPr>
                <w:webHidden/>
              </w:rPr>
              <w:tab/>
            </w:r>
          </w:del>
          <w:del w:id="754" w:author="ONOPTCHENKO Xavier" w:date="2019-10-10T11:20:00Z">
            <w:r w:rsidR="00C568EA" w:rsidDel="00AB7E2C">
              <w:rPr>
                <w:webHidden/>
              </w:rPr>
              <w:delText>50</w:delText>
            </w:r>
          </w:del>
        </w:p>
        <w:p w14:paraId="253739AA" w14:textId="5BAFD42F" w:rsidR="00E72243" w:rsidDel="00C33A02" w:rsidRDefault="00E72243">
          <w:pPr>
            <w:pStyle w:val="TM3"/>
            <w:rPr>
              <w:del w:id="755" w:author="ONOPTCHENKO Xavier" w:date="2019-10-11T14:47:00Z"/>
              <w:rFonts w:eastAsiaTheme="minorEastAsia" w:cstheme="minorBidi"/>
              <w:iCs w:val="0"/>
              <w:color w:val="auto"/>
              <w:sz w:val="22"/>
              <w:szCs w:val="22"/>
              <w:lang w:val="fr-FR" w:eastAsia="ja-JP"/>
            </w:rPr>
          </w:pPr>
          <w:del w:id="756" w:author="ONOPTCHENKO Xavier" w:date="2019-10-11T14:47:00Z">
            <w:r w:rsidRPr="00C33A02" w:rsidDel="00C33A02">
              <w:rPr>
                <w:rPrChange w:id="757" w:author="ONOPTCHENKO Xavier" w:date="2019-10-11T14:47:00Z">
                  <w:rPr>
                    <w:rStyle w:val="Lienhypertexte"/>
                    <w:rFonts w:cs="Times New Roman"/>
                  </w:rPr>
                </w:rPrChange>
              </w:rPr>
              <w:delText>10.4.8</w:delText>
            </w:r>
            <w:r w:rsidDel="00C33A02">
              <w:rPr>
                <w:rFonts w:eastAsiaTheme="minorEastAsia" w:cstheme="minorBidi"/>
                <w:iCs w:val="0"/>
                <w:color w:val="auto"/>
                <w:sz w:val="22"/>
                <w:szCs w:val="22"/>
                <w:lang w:val="fr-FR" w:eastAsia="ja-JP"/>
              </w:rPr>
              <w:tab/>
            </w:r>
            <w:r w:rsidRPr="00C33A02" w:rsidDel="00C33A02">
              <w:rPr>
                <w:rPrChange w:id="758" w:author="ONOPTCHENKO Xavier" w:date="2019-10-11T14:47:00Z">
                  <w:rPr>
                    <w:rStyle w:val="Lienhypertexte"/>
                  </w:rPr>
                </w:rPrChange>
              </w:rPr>
              <w:delText>Monitoring management</w:delText>
            </w:r>
            <w:r w:rsidDel="00C33A02">
              <w:rPr>
                <w:webHidden/>
              </w:rPr>
              <w:tab/>
            </w:r>
          </w:del>
          <w:del w:id="759" w:author="ONOPTCHENKO Xavier" w:date="2019-10-10T11:20:00Z">
            <w:r w:rsidR="00C568EA" w:rsidDel="00AB7E2C">
              <w:rPr>
                <w:webHidden/>
              </w:rPr>
              <w:delText>50</w:delText>
            </w:r>
          </w:del>
        </w:p>
        <w:p w14:paraId="52ABF710" w14:textId="629313F9" w:rsidR="00E72243" w:rsidDel="00C33A02" w:rsidRDefault="00E72243">
          <w:pPr>
            <w:pStyle w:val="TM3"/>
            <w:rPr>
              <w:del w:id="760" w:author="ONOPTCHENKO Xavier" w:date="2019-10-11T14:47:00Z"/>
              <w:rFonts w:eastAsiaTheme="minorEastAsia" w:cstheme="minorBidi"/>
              <w:iCs w:val="0"/>
              <w:color w:val="auto"/>
              <w:sz w:val="22"/>
              <w:szCs w:val="22"/>
              <w:lang w:val="fr-FR" w:eastAsia="ja-JP"/>
            </w:rPr>
          </w:pPr>
          <w:del w:id="761" w:author="ONOPTCHENKO Xavier" w:date="2019-10-11T14:47:00Z">
            <w:r w:rsidRPr="00C33A02" w:rsidDel="00C33A02">
              <w:rPr>
                <w:rPrChange w:id="762" w:author="ONOPTCHENKO Xavier" w:date="2019-10-11T14:47:00Z">
                  <w:rPr>
                    <w:rStyle w:val="Lienhypertexte"/>
                    <w:rFonts w:cs="Times New Roman"/>
                  </w:rPr>
                </w:rPrChange>
              </w:rPr>
              <w:delText>10.4.9</w:delText>
            </w:r>
            <w:r w:rsidDel="00C33A02">
              <w:rPr>
                <w:rFonts w:eastAsiaTheme="minorEastAsia" w:cstheme="minorBidi"/>
                <w:iCs w:val="0"/>
                <w:color w:val="auto"/>
                <w:sz w:val="22"/>
                <w:szCs w:val="22"/>
                <w:lang w:val="fr-FR" w:eastAsia="ja-JP"/>
              </w:rPr>
              <w:tab/>
            </w:r>
            <w:r w:rsidRPr="00C33A02" w:rsidDel="00C33A02">
              <w:rPr>
                <w:rPrChange w:id="763" w:author="ONOPTCHENKO Xavier" w:date="2019-10-11T14:47:00Z">
                  <w:rPr>
                    <w:rStyle w:val="Lienhypertexte"/>
                  </w:rPr>
                </w:rPrChange>
              </w:rPr>
              <w:delText>Logs management</w:delText>
            </w:r>
            <w:r w:rsidDel="00C33A02">
              <w:rPr>
                <w:webHidden/>
              </w:rPr>
              <w:tab/>
            </w:r>
          </w:del>
          <w:del w:id="764" w:author="ONOPTCHENKO Xavier" w:date="2019-10-10T11:20:00Z">
            <w:r w:rsidR="00C568EA" w:rsidDel="00AB7E2C">
              <w:rPr>
                <w:webHidden/>
              </w:rPr>
              <w:delText>50</w:delText>
            </w:r>
          </w:del>
        </w:p>
        <w:p w14:paraId="2A320585" w14:textId="3F72265A" w:rsidR="00E72243" w:rsidDel="00C33A02" w:rsidRDefault="00E72243">
          <w:pPr>
            <w:pStyle w:val="TM3"/>
            <w:rPr>
              <w:del w:id="765" w:author="ONOPTCHENKO Xavier" w:date="2019-10-11T14:47:00Z"/>
              <w:rFonts w:eastAsiaTheme="minorEastAsia" w:cstheme="minorBidi"/>
              <w:iCs w:val="0"/>
              <w:color w:val="auto"/>
              <w:sz w:val="22"/>
              <w:szCs w:val="22"/>
              <w:lang w:val="fr-FR" w:eastAsia="ja-JP"/>
            </w:rPr>
          </w:pPr>
          <w:del w:id="766" w:author="ONOPTCHENKO Xavier" w:date="2019-10-11T14:47:00Z">
            <w:r w:rsidRPr="00C33A02" w:rsidDel="00C33A02">
              <w:rPr>
                <w:rPrChange w:id="767" w:author="ONOPTCHENKO Xavier" w:date="2019-10-11T14:47:00Z">
                  <w:rPr>
                    <w:rStyle w:val="Lienhypertexte"/>
                    <w:rFonts w:cs="Times New Roman"/>
                  </w:rPr>
                </w:rPrChange>
              </w:rPr>
              <w:delText>10.4.10</w:delText>
            </w:r>
            <w:r w:rsidDel="00C33A02">
              <w:rPr>
                <w:rFonts w:eastAsiaTheme="minorEastAsia" w:cstheme="minorBidi"/>
                <w:iCs w:val="0"/>
                <w:color w:val="auto"/>
                <w:sz w:val="22"/>
                <w:szCs w:val="22"/>
                <w:lang w:val="fr-FR" w:eastAsia="ja-JP"/>
              </w:rPr>
              <w:tab/>
            </w:r>
            <w:r w:rsidRPr="00C33A02" w:rsidDel="00C33A02">
              <w:rPr>
                <w:rPrChange w:id="768" w:author="ONOPTCHENKO Xavier" w:date="2019-10-11T14:47:00Z">
                  <w:rPr>
                    <w:rStyle w:val="Lienhypertexte"/>
                  </w:rPr>
                </w:rPrChange>
              </w:rPr>
              <w:delText>Change management</w:delText>
            </w:r>
            <w:r w:rsidDel="00C33A02">
              <w:rPr>
                <w:webHidden/>
              </w:rPr>
              <w:tab/>
            </w:r>
          </w:del>
          <w:del w:id="769" w:author="ONOPTCHENKO Xavier" w:date="2019-10-10T11:20:00Z">
            <w:r w:rsidR="00C568EA" w:rsidDel="00AB7E2C">
              <w:rPr>
                <w:webHidden/>
              </w:rPr>
              <w:delText>50</w:delText>
            </w:r>
          </w:del>
        </w:p>
        <w:p w14:paraId="5C0A7796" w14:textId="19361DF1" w:rsidR="00E72243" w:rsidDel="00C33A02" w:rsidRDefault="00E72243">
          <w:pPr>
            <w:pStyle w:val="TM2"/>
            <w:rPr>
              <w:del w:id="770" w:author="ONOPTCHENKO Xavier" w:date="2019-10-11T14:47:00Z"/>
              <w:rFonts w:eastAsiaTheme="minorEastAsia" w:cstheme="minorBidi"/>
              <w:smallCaps w:val="0"/>
              <w:sz w:val="22"/>
              <w:szCs w:val="22"/>
              <w:lang w:val="fr-FR" w:eastAsia="ja-JP"/>
            </w:rPr>
          </w:pPr>
          <w:del w:id="771" w:author="ONOPTCHENKO Xavier" w:date="2019-10-11T14:47:00Z">
            <w:r w:rsidRPr="00C33A02" w:rsidDel="00C33A02">
              <w:rPr>
                <w:rPrChange w:id="772" w:author="ONOPTCHENKO Xavier" w:date="2019-10-11T14:47:00Z">
                  <w:rPr>
                    <w:rStyle w:val="Lienhypertexte"/>
                  </w:rPr>
                </w:rPrChange>
              </w:rPr>
              <w:delText>10.5</w:delText>
            </w:r>
            <w:r w:rsidDel="00C33A02">
              <w:rPr>
                <w:rFonts w:eastAsiaTheme="minorEastAsia" w:cstheme="minorBidi"/>
                <w:smallCaps w:val="0"/>
                <w:sz w:val="22"/>
                <w:szCs w:val="22"/>
                <w:lang w:val="fr-FR" w:eastAsia="ja-JP"/>
              </w:rPr>
              <w:tab/>
            </w:r>
            <w:r w:rsidRPr="00C33A02" w:rsidDel="00C33A02">
              <w:rPr>
                <w:rPrChange w:id="773" w:author="ONOPTCHENKO Xavier" w:date="2019-10-11T14:47:00Z">
                  <w:rPr>
                    <w:rStyle w:val="Lienhypertexte"/>
                  </w:rPr>
                </w:rPrChange>
              </w:rPr>
              <w:delText>Services / Applications</w:delText>
            </w:r>
            <w:r w:rsidDel="00C33A02">
              <w:rPr>
                <w:webHidden/>
              </w:rPr>
              <w:tab/>
            </w:r>
          </w:del>
          <w:del w:id="774" w:author="ONOPTCHENKO Xavier" w:date="2019-10-10T11:20:00Z">
            <w:r w:rsidR="00C568EA" w:rsidDel="00AB7E2C">
              <w:rPr>
                <w:webHidden/>
              </w:rPr>
              <w:delText>50</w:delText>
            </w:r>
          </w:del>
        </w:p>
        <w:p w14:paraId="189A9F25" w14:textId="4C2778D2" w:rsidR="00E72243" w:rsidDel="00C33A02" w:rsidRDefault="00E72243">
          <w:pPr>
            <w:pStyle w:val="TM3"/>
            <w:rPr>
              <w:del w:id="775" w:author="ONOPTCHENKO Xavier" w:date="2019-10-11T14:47:00Z"/>
              <w:rFonts w:eastAsiaTheme="minorEastAsia" w:cstheme="minorBidi"/>
              <w:iCs w:val="0"/>
              <w:color w:val="auto"/>
              <w:sz w:val="22"/>
              <w:szCs w:val="22"/>
              <w:lang w:val="fr-FR" w:eastAsia="ja-JP"/>
            </w:rPr>
          </w:pPr>
          <w:del w:id="776" w:author="ONOPTCHENKO Xavier" w:date="2019-10-11T14:47:00Z">
            <w:r w:rsidRPr="00C33A02" w:rsidDel="00C33A02">
              <w:rPr>
                <w:rPrChange w:id="777" w:author="ONOPTCHENKO Xavier" w:date="2019-10-11T14:47:00Z">
                  <w:rPr>
                    <w:rStyle w:val="Lienhypertexte"/>
                    <w:rFonts w:cs="Times New Roman"/>
                  </w:rPr>
                </w:rPrChange>
              </w:rPr>
              <w:delText>10.5.1</w:delText>
            </w:r>
            <w:r w:rsidDel="00C33A02">
              <w:rPr>
                <w:rFonts w:eastAsiaTheme="minorEastAsia" w:cstheme="minorBidi"/>
                <w:iCs w:val="0"/>
                <w:color w:val="auto"/>
                <w:sz w:val="22"/>
                <w:szCs w:val="22"/>
                <w:lang w:val="fr-FR" w:eastAsia="ja-JP"/>
              </w:rPr>
              <w:tab/>
            </w:r>
            <w:r w:rsidRPr="00C33A02" w:rsidDel="00C33A02">
              <w:rPr>
                <w:rPrChange w:id="778" w:author="ONOPTCHENKO Xavier" w:date="2019-10-11T14:47:00Z">
                  <w:rPr>
                    <w:rStyle w:val="Lienhypertexte"/>
                  </w:rPr>
                </w:rPrChange>
              </w:rPr>
              <w:delText>Network Services</w:delText>
            </w:r>
            <w:r w:rsidDel="00C33A02">
              <w:rPr>
                <w:webHidden/>
              </w:rPr>
              <w:tab/>
            </w:r>
          </w:del>
          <w:del w:id="779" w:author="ONOPTCHENKO Xavier" w:date="2019-10-10T11:20:00Z">
            <w:r w:rsidR="00C568EA" w:rsidDel="00AB7E2C">
              <w:rPr>
                <w:webHidden/>
              </w:rPr>
              <w:delText>50</w:delText>
            </w:r>
          </w:del>
        </w:p>
        <w:p w14:paraId="7ED80642" w14:textId="2152FB10" w:rsidR="00E72243" w:rsidDel="00C33A02" w:rsidRDefault="00E72243">
          <w:pPr>
            <w:pStyle w:val="TM3"/>
            <w:rPr>
              <w:del w:id="780" w:author="ONOPTCHENKO Xavier" w:date="2019-10-11T14:47:00Z"/>
              <w:rFonts w:eastAsiaTheme="minorEastAsia" w:cstheme="minorBidi"/>
              <w:iCs w:val="0"/>
              <w:color w:val="auto"/>
              <w:sz w:val="22"/>
              <w:szCs w:val="22"/>
              <w:lang w:val="fr-FR" w:eastAsia="ja-JP"/>
            </w:rPr>
          </w:pPr>
          <w:del w:id="781" w:author="ONOPTCHENKO Xavier" w:date="2019-10-11T14:47:00Z">
            <w:r w:rsidRPr="00C33A02" w:rsidDel="00C33A02">
              <w:rPr>
                <w:rPrChange w:id="782" w:author="ONOPTCHENKO Xavier" w:date="2019-10-11T14:47:00Z">
                  <w:rPr>
                    <w:rStyle w:val="Lienhypertexte"/>
                    <w:rFonts w:cs="Times New Roman"/>
                  </w:rPr>
                </w:rPrChange>
              </w:rPr>
              <w:delText>10.5.2</w:delText>
            </w:r>
            <w:r w:rsidDel="00C33A02">
              <w:rPr>
                <w:rFonts w:eastAsiaTheme="minorEastAsia" w:cstheme="minorBidi"/>
                <w:iCs w:val="0"/>
                <w:color w:val="auto"/>
                <w:sz w:val="22"/>
                <w:szCs w:val="22"/>
                <w:lang w:val="fr-FR" w:eastAsia="ja-JP"/>
              </w:rPr>
              <w:tab/>
            </w:r>
            <w:r w:rsidRPr="00C33A02" w:rsidDel="00C33A02">
              <w:rPr>
                <w:rPrChange w:id="783" w:author="ONOPTCHENKO Xavier" w:date="2019-10-11T14:47:00Z">
                  <w:rPr>
                    <w:rStyle w:val="Lienhypertexte"/>
                  </w:rPr>
                </w:rPrChange>
              </w:rPr>
              <w:delText>Directory services</w:delText>
            </w:r>
            <w:r w:rsidDel="00C33A02">
              <w:rPr>
                <w:webHidden/>
              </w:rPr>
              <w:tab/>
            </w:r>
          </w:del>
          <w:del w:id="784" w:author="ONOPTCHENKO Xavier" w:date="2019-10-10T11:20:00Z">
            <w:r w:rsidR="00C568EA" w:rsidDel="00AB7E2C">
              <w:rPr>
                <w:webHidden/>
              </w:rPr>
              <w:delText>50</w:delText>
            </w:r>
          </w:del>
        </w:p>
        <w:p w14:paraId="40751E8B" w14:textId="07766870" w:rsidR="00E72243" w:rsidDel="00C33A02" w:rsidRDefault="00E72243">
          <w:pPr>
            <w:pStyle w:val="TM3"/>
            <w:rPr>
              <w:del w:id="785" w:author="ONOPTCHENKO Xavier" w:date="2019-10-11T14:47:00Z"/>
              <w:rFonts w:eastAsiaTheme="minorEastAsia" w:cstheme="minorBidi"/>
              <w:iCs w:val="0"/>
              <w:color w:val="auto"/>
              <w:sz w:val="22"/>
              <w:szCs w:val="22"/>
              <w:lang w:val="fr-FR" w:eastAsia="ja-JP"/>
            </w:rPr>
          </w:pPr>
          <w:del w:id="786" w:author="ONOPTCHENKO Xavier" w:date="2019-10-11T14:47:00Z">
            <w:r w:rsidRPr="00C33A02" w:rsidDel="00C33A02">
              <w:rPr>
                <w:rPrChange w:id="787" w:author="ONOPTCHENKO Xavier" w:date="2019-10-11T14:47:00Z">
                  <w:rPr>
                    <w:rStyle w:val="Lienhypertexte"/>
                    <w:rFonts w:cs="Times New Roman"/>
                  </w:rPr>
                </w:rPrChange>
              </w:rPr>
              <w:delText>10.5.3</w:delText>
            </w:r>
            <w:r w:rsidDel="00C33A02">
              <w:rPr>
                <w:rFonts w:eastAsiaTheme="minorEastAsia" w:cstheme="minorBidi"/>
                <w:iCs w:val="0"/>
                <w:color w:val="auto"/>
                <w:sz w:val="22"/>
                <w:szCs w:val="22"/>
                <w:lang w:val="fr-FR" w:eastAsia="ja-JP"/>
              </w:rPr>
              <w:tab/>
            </w:r>
            <w:r w:rsidRPr="00C33A02" w:rsidDel="00C33A02">
              <w:rPr>
                <w:rPrChange w:id="788" w:author="ONOPTCHENKO Xavier" w:date="2019-10-11T14:47:00Z">
                  <w:rPr>
                    <w:rStyle w:val="Lienhypertexte"/>
                  </w:rPr>
                </w:rPrChange>
              </w:rPr>
              <w:delText>Asynchronous communications services</w:delText>
            </w:r>
            <w:r w:rsidDel="00C33A02">
              <w:rPr>
                <w:webHidden/>
              </w:rPr>
              <w:tab/>
            </w:r>
          </w:del>
          <w:del w:id="789" w:author="ONOPTCHENKO Xavier" w:date="2019-10-10T11:20:00Z">
            <w:r w:rsidR="00C568EA" w:rsidDel="00AB7E2C">
              <w:rPr>
                <w:webHidden/>
              </w:rPr>
              <w:delText>51</w:delText>
            </w:r>
          </w:del>
        </w:p>
        <w:p w14:paraId="68218B0B" w14:textId="64913912" w:rsidR="00E72243" w:rsidDel="00C33A02" w:rsidRDefault="00E72243">
          <w:pPr>
            <w:pStyle w:val="TM3"/>
            <w:rPr>
              <w:del w:id="790" w:author="ONOPTCHENKO Xavier" w:date="2019-10-11T14:47:00Z"/>
              <w:rFonts w:eastAsiaTheme="minorEastAsia" w:cstheme="minorBidi"/>
              <w:iCs w:val="0"/>
              <w:color w:val="auto"/>
              <w:sz w:val="22"/>
              <w:szCs w:val="22"/>
              <w:lang w:val="fr-FR" w:eastAsia="ja-JP"/>
            </w:rPr>
          </w:pPr>
          <w:del w:id="791" w:author="ONOPTCHENKO Xavier" w:date="2019-10-11T14:47:00Z">
            <w:r w:rsidRPr="00C33A02" w:rsidDel="00C33A02">
              <w:rPr>
                <w:rPrChange w:id="792" w:author="ONOPTCHENKO Xavier" w:date="2019-10-11T14:47:00Z">
                  <w:rPr>
                    <w:rStyle w:val="Lienhypertexte"/>
                    <w:rFonts w:cs="Times New Roman"/>
                  </w:rPr>
                </w:rPrChange>
              </w:rPr>
              <w:delText>10.5.4</w:delText>
            </w:r>
            <w:r w:rsidDel="00C33A02">
              <w:rPr>
                <w:rFonts w:eastAsiaTheme="minorEastAsia" w:cstheme="minorBidi"/>
                <w:iCs w:val="0"/>
                <w:color w:val="auto"/>
                <w:sz w:val="22"/>
                <w:szCs w:val="22"/>
                <w:lang w:val="fr-FR" w:eastAsia="ja-JP"/>
              </w:rPr>
              <w:tab/>
            </w:r>
            <w:r w:rsidRPr="00C33A02" w:rsidDel="00C33A02">
              <w:rPr>
                <w:rPrChange w:id="793" w:author="ONOPTCHENKO Xavier" w:date="2019-10-11T14:47:00Z">
                  <w:rPr>
                    <w:rStyle w:val="Lienhypertexte"/>
                  </w:rPr>
                </w:rPrChange>
              </w:rPr>
              <w:delText>Synchronous communications services</w:delText>
            </w:r>
            <w:r w:rsidDel="00C33A02">
              <w:rPr>
                <w:webHidden/>
              </w:rPr>
              <w:tab/>
            </w:r>
          </w:del>
          <w:del w:id="794" w:author="ONOPTCHENKO Xavier" w:date="2019-10-10T11:20:00Z">
            <w:r w:rsidR="00C568EA" w:rsidDel="00AB7E2C">
              <w:rPr>
                <w:webHidden/>
              </w:rPr>
              <w:delText>51</w:delText>
            </w:r>
          </w:del>
        </w:p>
        <w:p w14:paraId="69E008F3" w14:textId="32476412" w:rsidR="00E72243" w:rsidDel="00C33A02" w:rsidRDefault="00E72243">
          <w:pPr>
            <w:pStyle w:val="TM3"/>
            <w:rPr>
              <w:del w:id="795" w:author="ONOPTCHENKO Xavier" w:date="2019-10-11T14:47:00Z"/>
              <w:rFonts w:eastAsiaTheme="minorEastAsia" w:cstheme="minorBidi"/>
              <w:iCs w:val="0"/>
              <w:color w:val="auto"/>
              <w:sz w:val="22"/>
              <w:szCs w:val="22"/>
              <w:lang w:val="fr-FR" w:eastAsia="ja-JP"/>
            </w:rPr>
          </w:pPr>
          <w:del w:id="796" w:author="ONOPTCHENKO Xavier" w:date="2019-10-11T14:47:00Z">
            <w:r w:rsidRPr="00C33A02" w:rsidDel="00C33A02">
              <w:rPr>
                <w:rPrChange w:id="797" w:author="ONOPTCHENKO Xavier" w:date="2019-10-11T14:47:00Z">
                  <w:rPr>
                    <w:rStyle w:val="Lienhypertexte"/>
                    <w:rFonts w:cs="Times New Roman"/>
                  </w:rPr>
                </w:rPrChange>
              </w:rPr>
              <w:delText>10.5.5</w:delText>
            </w:r>
            <w:r w:rsidDel="00C33A02">
              <w:rPr>
                <w:rFonts w:eastAsiaTheme="minorEastAsia" w:cstheme="minorBidi"/>
                <w:iCs w:val="0"/>
                <w:color w:val="auto"/>
                <w:sz w:val="22"/>
                <w:szCs w:val="22"/>
                <w:lang w:val="fr-FR" w:eastAsia="ja-JP"/>
              </w:rPr>
              <w:tab/>
            </w:r>
            <w:r w:rsidRPr="00C33A02" w:rsidDel="00C33A02">
              <w:rPr>
                <w:rPrChange w:id="798" w:author="ONOPTCHENKO Xavier" w:date="2019-10-11T14:47:00Z">
                  <w:rPr>
                    <w:rStyle w:val="Lienhypertexte"/>
                  </w:rPr>
                </w:rPrChange>
              </w:rPr>
              <w:delText>Files services</w:delText>
            </w:r>
            <w:r w:rsidDel="00C33A02">
              <w:rPr>
                <w:webHidden/>
              </w:rPr>
              <w:tab/>
            </w:r>
          </w:del>
          <w:del w:id="799" w:author="ONOPTCHENKO Xavier" w:date="2019-10-10T11:20:00Z">
            <w:r w:rsidR="00C568EA" w:rsidDel="00AB7E2C">
              <w:rPr>
                <w:webHidden/>
              </w:rPr>
              <w:delText>51</w:delText>
            </w:r>
          </w:del>
        </w:p>
        <w:p w14:paraId="52C437F4" w14:textId="77D6DC07" w:rsidR="00E72243" w:rsidDel="00C33A02" w:rsidRDefault="00E72243">
          <w:pPr>
            <w:pStyle w:val="TM3"/>
            <w:rPr>
              <w:del w:id="800" w:author="ONOPTCHENKO Xavier" w:date="2019-10-11T14:47:00Z"/>
              <w:rFonts w:eastAsiaTheme="minorEastAsia" w:cstheme="minorBidi"/>
              <w:iCs w:val="0"/>
              <w:color w:val="auto"/>
              <w:sz w:val="22"/>
              <w:szCs w:val="22"/>
              <w:lang w:val="fr-FR" w:eastAsia="ja-JP"/>
            </w:rPr>
          </w:pPr>
          <w:del w:id="801" w:author="ONOPTCHENKO Xavier" w:date="2019-10-11T14:47:00Z">
            <w:r w:rsidRPr="00C33A02" w:rsidDel="00C33A02">
              <w:rPr>
                <w:rPrChange w:id="802" w:author="ONOPTCHENKO Xavier" w:date="2019-10-11T14:47:00Z">
                  <w:rPr>
                    <w:rStyle w:val="Lienhypertexte"/>
                    <w:rFonts w:cs="Times New Roman"/>
                  </w:rPr>
                </w:rPrChange>
              </w:rPr>
              <w:delText>10.5.6</w:delText>
            </w:r>
            <w:r w:rsidDel="00C33A02">
              <w:rPr>
                <w:rFonts w:eastAsiaTheme="minorEastAsia" w:cstheme="minorBidi"/>
                <w:iCs w:val="0"/>
                <w:color w:val="auto"/>
                <w:sz w:val="22"/>
                <w:szCs w:val="22"/>
                <w:lang w:val="fr-FR" w:eastAsia="ja-JP"/>
              </w:rPr>
              <w:tab/>
            </w:r>
            <w:r w:rsidRPr="00C33A02" w:rsidDel="00C33A02">
              <w:rPr>
                <w:rPrChange w:id="803" w:author="ONOPTCHENKO Xavier" w:date="2019-10-11T14:47:00Z">
                  <w:rPr>
                    <w:rStyle w:val="Lienhypertexte"/>
                  </w:rPr>
                </w:rPrChange>
              </w:rPr>
              <w:delText>Print services</w:delText>
            </w:r>
            <w:r w:rsidDel="00C33A02">
              <w:rPr>
                <w:webHidden/>
              </w:rPr>
              <w:tab/>
            </w:r>
          </w:del>
          <w:del w:id="804" w:author="ONOPTCHENKO Xavier" w:date="2019-10-10T11:20:00Z">
            <w:r w:rsidR="00C568EA" w:rsidDel="00AB7E2C">
              <w:rPr>
                <w:webHidden/>
              </w:rPr>
              <w:delText>51</w:delText>
            </w:r>
          </w:del>
        </w:p>
        <w:p w14:paraId="4CA37823" w14:textId="08C4026A" w:rsidR="00E72243" w:rsidDel="00C33A02" w:rsidRDefault="00E72243">
          <w:pPr>
            <w:pStyle w:val="TM2"/>
            <w:rPr>
              <w:del w:id="805" w:author="ONOPTCHENKO Xavier" w:date="2019-10-11T14:47:00Z"/>
              <w:rFonts w:eastAsiaTheme="minorEastAsia" w:cstheme="minorBidi"/>
              <w:smallCaps w:val="0"/>
              <w:sz w:val="22"/>
              <w:szCs w:val="22"/>
              <w:lang w:val="fr-FR" w:eastAsia="ja-JP"/>
            </w:rPr>
          </w:pPr>
          <w:del w:id="806" w:author="ONOPTCHENKO Xavier" w:date="2019-10-11T14:47:00Z">
            <w:r w:rsidRPr="00C33A02" w:rsidDel="00C33A02">
              <w:rPr>
                <w:rPrChange w:id="807" w:author="ONOPTCHENKO Xavier" w:date="2019-10-11T14:47:00Z">
                  <w:rPr>
                    <w:rStyle w:val="Lienhypertexte"/>
                  </w:rPr>
                </w:rPrChange>
              </w:rPr>
              <w:delText>10.6</w:delText>
            </w:r>
            <w:r w:rsidDel="00C33A02">
              <w:rPr>
                <w:rFonts w:eastAsiaTheme="minorEastAsia" w:cstheme="minorBidi"/>
                <w:smallCaps w:val="0"/>
                <w:sz w:val="22"/>
                <w:szCs w:val="22"/>
                <w:lang w:val="fr-FR" w:eastAsia="ja-JP"/>
              </w:rPr>
              <w:tab/>
            </w:r>
            <w:r w:rsidRPr="00C33A02" w:rsidDel="00C33A02">
              <w:rPr>
                <w:rPrChange w:id="808" w:author="ONOPTCHENKO Xavier" w:date="2019-10-11T14:47:00Z">
                  <w:rPr>
                    <w:rStyle w:val="Lienhypertexte"/>
                  </w:rPr>
                </w:rPrChange>
              </w:rPr>
              <w:delText>Users workspace</w:delText>
            </w:r>
            <w:r w:rsidDel="00C33A02">
              <w:rPr>
                <w:webHidden/>
              </w:rPr>
              <w:tab/>
            </w:r>
          </w:del>
          <w:del w:id="809" w:author="ONOPTCHENKO Xavier" w:date="2019-10-10T11:20:00Z">
            <w:r w:rsidR="00C568EA" w:rsidDel="00AB7E2C">
              <w:rPr>
                <w:webHidden/>
              </w:rPr>
              <w:delText>51</w:delText>
            </w:r>
          </w:del>
        </w:p>
        <w:p w14:paraId="3644B127" w14:textId="629D5860" w:rsidR="00E72243" w:rsidDel="00C33A02" w:rsidRDefault="00E72243">
          <w:pPr>
            <w:pStyle w:val="TM3"/>
            <w:rPr>
              <w:del w:id="810" w:author="ONOPTCHENKO Xavier" w:date="2019-10-11T14:47:00Z"/>
              <w:rFonts w:eastAsiaTheme="minorEastAsia" w:cstheme="minorBidi"/>
              <w:iCs w:val="0"/>
              <w:color w:val="auto"/>
              <w:sz w:val="22"/>
              <w:szCs w:val="22"/>
              <w:lang w:val="fr-FR" w:eastAsia="ja-JP"/>
            </w:rPr>
          </w:pPr>
          <w:del w:id="811" w:author="ONOPTCHENKO Xavier" w:date="2019-10-11T14:47:00Z">
            <w:r w:rsidRPr="00C33A02" w:rsidDel="00C33A02">
              <w:rPr>
                <w:rPrChange w:id="812" w:author="ONOPTCHENKO Xavier" w:date="2019-10-11T14:47:00Z">
                  <w:rPr>
                    <w:rStyle w:val="Lienhypertexte"/>
                    <w:rFonts w:cs="Times New Roman"/>
                  </w:rPr>
                </w:rPrChange>
              </w:rPr>
              <w:delText>10.6.1</w:delText>
            </w:r>
            <w:r w:rsidDel="00C33A02">
              <w:rPr>
                <w:rFonts w:eastAsiaTheme="minorEastAsia" w:cstheme="minorBidi"/>
                <w:iCs w:val="0"/>
                <w:color w:val="auto"/>
                <w:sz w:val="22"/>
                <w:szCs w:val="22"/>
                <w:lang w:val="fr-FR" w:eastAsia="ja-JP"/>
              </w:rPr>
              <w:tab/>
            </w:r>
            <w:r w:rsidRPr="00C33A02" w:rsidDel="00C33A02">
              <w:rPr>
                <w:rPrChange w:id="813" w:author="ONOPTCHENKO Xavier" w:date="2019-10-11T14:47:00Z">
                  <w:rPr>
                    <w:rStyle w:val="Lienhypertexte"/>
                  </w:rPr>
                </w:rPrChange>
              </w:rPr>
              <w:delText>Personal devices</w:delText>
            </w:r>
            <w:r w:rsidDel="00C33A02">
              <w:rPr>
                <w:webHidden/>
              </w:rPr>
              <w:tab/>
            </w:r>
          </w:del>
          <w:del w:id="814" w:author="ONOPTCHENKO Xavier" w:date="2019-10-10T11:20:00Z">
            <w:r w:rsidR="00C568EA" w:rsidDel="00AB7E2C">
              <w:rPr>
                <w:webHidden/>
              </w:rPr>
              <w:delText>51</w:delText>
            </w:r>
          </w:del>
        </w:p>
        <w:p w14:paraId="044D083A" w14:textId="495439BC" w:rsidR="00E72243" w:rsidDel="00C33A02" w:rsidRDefault="00E72243">
          <w:pPr>
            <w:pStyle w:val="TM3"/>
            <w:rPr>
              <w:del w:id="815" w:author="ONOPTCHENKO Xavier" w:date="2019-10-11T14:47:00Z"/>
              <w:rFonts w:eastAsiaTheme="minorEastAsia" w:cstheme="minorBidi"/>
              <w:iCs w:val="0"/>
              <w:color w:val="auto"/>
              <w:sz w:val="22"/>
              <w:szCs w:val="22"/>
              <w:lang w:val="fr-FR" w:eastAsia="ja-JP"/>
            </w:rPr>
          </w:pPr>
          <w:del w:id="816" w:author="ONOPTCHENKO Xavier" w:date="2019-10-11T14:47:00Z">
            <w:r w:rsidRPr="00C33A02" w:rsidDel="00C33A02">
              <w:rPr>
                <w:rPrChange w:id="817" w:author="ONOPTCHENKO Xavier" w:date="2019-10-11T14:47:00Z">
                  <w:rPr>
                    <w:rStyle w:val="Lienhypertexte"/>
                    <w:rFonts w:cs="Times New Roman"/>
                  </w:rPr>
                </w:rPrChange>
              </w:rPr>
              <w:delText>10.6.2</w:delText>
            </w:r>
            <w:r w:rsidDel="00C33A02">
              <w:rPr>
                <w:rFonts w:eastAsiaTheme="minorEastAsia" w:cstheme="minorBidi"/>
                <w:iCs w:val="0"/>
                <w:color w:val="auto"/>
                <w:sz w:val="22"/>
                <w:szCs w:val="22"/>
                <w:lang w:val="fr-FR" w:eastAsia="ja-JP"/>
              </w:rPr>
              <w:tab/>
            </w:r>
            <w:r w:rsidRPr="00C33A02" w:rsidDel="00C33A02">
              <w:rPr>
                <w:rPrChange w:id="818" w:author="ONOPTCHENKO Xavier" w:date="2019-10-11T14:47:00Z">
                  <w:rPr>
                    <w:rStyle w:val="Lienhypertexte"/>
                  </w:rPr>
                </w:rPrChange>
              </w:rPr>
              <w:delText>Shared devices</w:delText>
            </w:r>
            <w:r w:rsidDel="00C33A02">
              <w:rPr>
                <w:webHidden/>
              </w:rPr>
              <w:tab/>
            </w:r>
          </w:del>
          <w:del w:id="819" w:author="ONOPTCHENKO Xavier" w:date="2019-10-10T11:20:00Z">
            <w:r w:rsidR="00C568EA" w:rsidDel="00AB7E2C">
              <w:rPr>
                <w:webHidden/>
              </w:rPr>
              <w:delText>51</w:delText>
            </w:r>
          </w:del>
        </w:p>
        <w:p w14:paraId="1A41517E" w14:textId="3F37B97D" w:rsidR="00E72243" w:rsidDel="00C33A02" w:rsidRDefault="00E72243">
          <w:pPr>
            <w:pStyle w:val="TM3"/>
            <w:rPr>
              <w:del w:id="820" w:author="ONOPTCHENKO Xavier" w:date="2019-10-11T14:47:00Z"/>
              <w:rFonts w:eastAsiaTheme="minorEastAsia" w:cstheme="minorBidi"/>
              <w:iCs w:val="0"/>
              <w:color w:val="auto"/>
              <w:sz w:val="22"/>
              <w:szCs w:val="22"/>
              <w:lang w:val="fr-FR" w:eastAsia="ja-JP"/>
            </w:rPr>
          </w:pPr>
          <w:del w:id="821" w:author="ONOPTCHENKO Xavier" w:date="2019-10-11T14:47:00Z">
            <w:r w:rsidRPr="00C33A02" w:rsidDel="00C33A02">
              <w:rPr>
                <w:rPrChange w:id="822" w:author="ONOPTCHENKO Xavier" w:date="2019-10-11T14:47:00Z">
                  <w:rPr>
                    <w:rStyle w:val="Lienhypertexte"/>
                    <w:rFonts w:cs="Times New Roman"/>
                  </w:rPr>
                </w:rPrChange>
              </w:rPr>
              <w:delText>10.6.3</w:delText>
            </w:r>
            <w:r w:rsidDel="00C33A02">
              <w:rPr>
                <w:rFonts w:eastAsiaTheme="minorEastAsia" w:cstheme="minorBidi"/>
                <w:iCs w:val="0"/>
                <w:color w:val="auto"/>
                <w:sz w:val="22"/>
                <w:szCs w:val="22"/>
                <w:lang w:val="fr-FR" w:eastAsia="ja-JP"/>
              </w:rPr>
              <w:tab/>
            </w:r>
            <w:r w:rsidRPr="00C33A02" w:rsidDel="00C33A02">
              <w:rPr>
                <w:rPrChange w:id="823" w:author="ONOPTCHENKO Xavier" w:date="2019-10-11T14:47:00Z">
                  <w:rPr>
                    <w:rStyle w:val="Lienhypertexte"/>
                  </w:rPr>
                </w:rPrChange>
              </w:rPr>
              <w:delText>Furnitures</w:delText>
            </w:r>
            <w:r w:rsidDel="00C33A02">
              <w:rPr>
                <w:webHidden/>
              </w:rPr>
              <w:tab/>
            </w:r>
          </w:del>
          <w:del w:id="824" w:author="ONOPTCHENKO Xavier" w:date="2019-10-10T11:20:00Z">
            <w:r w:rsidR="00C568EA" w:rsidDel="00AB7E2C">
              <w:rPr>
                <w:webHidden/>
              </w:rPr>
              <w:delText>51</w:delText>
            </w:r>
          </w:del>
        </w:p>
        <w:p w14:paraId="56E01FFF" w14:textId="57D3C23B" w:rsidR="00E72243" w:rsidDel="00C33A02" w:rsidRDefault="00E72243">
          <w:pPr>
            <w:pStyle w:val="TM3"/>
            <w:rPr>
              <w:del w:id="825" w:author="ONOPTCHENKO Xavier" w:date="2019-10-11T14:47:00Z"/>
              <w:rFonts w:eastAsiaTheme="minorEastAsia" w:cstheme="minorBidi"/>
              <w:iCs w:val="0"/>
              <w:color w:val="auto"/>
              <w:sz w:val="22"/>
              <w:szCs w:val="22"/>
              <w:lang w:val="fr-FR" w:eastAsia="ja-JP"/>
            </w:rPr>
          </w:pPr>
          <w:del w:id="826" w:author="ONOPTCHENKO Xavier" w:date="2019-10-11T14:47:00Z">
            <w:r w:rsidRPr="00C33A02" w:rsidDel="00C33A02">
              <w:rPr>
                <w:rPrChange w:id="827" w:author="ONOPTCHENKO Xavier" w:date="2019-10-11T14:47:00Z">
                  <w:rPr>
                    <w:rStyle w:val="Lienhypertexte"/>
                    <w:rFonts w:cs="Times New Roman"/>
                  </w:rPr>
                </w:rPrChange>
              </w:rPr>
              <w:delText>10.6.4</w:delText>
            </w:r>
            <w:r w:rsidDel="00C33A02">
              <w:rPr>
                <w:rFonts w:eastAsiaTheme="minorEastAsia" w:cstheme="minorBidi"/>
                <w:iCs w:val="0"/>
                <w:color w:val="auto"/>
                <w:sz w:val="22"/>
                <w:szCs w:val="22"/>
                <w:lang w:val="fr-FR" w:eastAsia="ja-JP"/>
              </w:rPr>
              <w:tab/>
            </w:r>
            <w:r w:rsidRPr="00C33A02" w:rsidDel="00C33A02">
              <w:rPr>
                <w:rPrChange w:id="828" w:author="ONOPTCHENKO Xavier" w:date="2019-10-11T14:47:00Z">
                  <w:rPr>
                    <w:rStyle w:val="Lienhypertexte"/>
                  </w:rPr>
                </w:rPrChange>
              </w:rPr>
              <w:delText>Real estate</w:delText>
            </w:r>
            <w:r w:rsidDel="00C33A02">
              <w:rPr>
                <w:webHidden/>
              </w:rPr>
              <w:tab/>
            </w:r>
          </w:del>
          <w:del w:id="829" w:author="ONOPTCHENKO Xavier" w:date="2019-10-10T11:20:00Z">
            <w:r w:rsidR="00C568EA" w:rsidDel="00AB7E2C">
              <w:rPr>
                <w:webHidden/>
              </w:rPr>
              <w:delText>51</w:delText>
            </w:r>
          </w:del>
        </w:p>
        <w:p w14:paraId="6F384F94" w14:textId="71CF38C2" w:rsidR="00E72243" w:rsidDel="00C33A02" w:rsidRDefault="00E72243">
          <w:pPr>
            <w:pStyle w:val="TM1"/>
            <w:rPr>
              <w:del w:id="830" w:author="ONOPTCHENKO Xavier" w:date="2019-10-11T14:47:00Z"/>
              <w:rFonts w:eastAsiaTheme="minorEastAsia" w:cstheme="minorBidi"/>
              <w:b w:val="0"/>
              <w:bCs w:val="0"/>
              <w:caps w:val="0"/>
              <w:szCs w:val="22"/>
              <w:lang w:eastAsia="ja-JP"/>
            </w:rPr>
          </w:pPr>
          <w:del w:id="831" w:author="ONOPTCHENKO Xavier" w:date="2019-10-11T14:47:00Z">
            <w:r w:rsidRPr="00C33A02" w:rsidDel="00C33A02">
              <w:rPr>
                <w:rPrChange w:id="832" w:author="ONOPTCHENKO Xavier" w:date="2019-10-11T14:47:00Z">
                  <w:rPr>
                    <w:rStyle w:val="Lienhypertexte"/>
                    <w:lang w:val="en-GB"/>
                  </w:rPr>
                </w:rPrChange>
              </w:rPr>
              <w:delText>11.</w:delText>
            </w:r>
            <w:r w:rsidDel="00C33A02">
              <w:rPr>
                <w:rFonts w:eastAsiaTheme="minorEastAsia" w:cstheme="minorBidi"/>
                <w:b w:val="0"/>
                <w:bCs w:val="0"/>
                <w:caps w:val="0"/>
                <w:szCs w:val="22"/>
                <w:lang w:eastAsia="ja-JP"/>
              </w:rPr>
              <w:tab/>
            </w:r>
            <w:r w:rsidRPr="00C33A02" w:rsidDel="00C33A02">
              <w:rPr>
                <w:rPrChange w:id="833" w:author="ONOPTCHENKO Xavier" w:date="2019-10-11T14:47:00Z">
                  <w:rPr>
                    <w:rStyle w:val="Lienhypertexte"/>
                    <w:lang w:val="en-GB"/>
                  </w:rPr>
                </w:rPrChange>
              </w:rPr>
              <w:delText>Production</w:delText>
            </w:r>
            <w:r w:rsidDel="00C33A02">
              <w:rPr>
                <w:webHidden/>
              </w:rPr>
              <w:tab/>
            </w:r>
          </w:del>
          <w:del w:id="834" w:author="ONOPTCHENKO Xavier" w:date="2019-10-10T11:20:00Z">
            <w:r w:rsidR="00C568EA" w:rsidDel="00AB7E2C">
              <w:rPr>
                <w:webHidden/>
              </w:rPr>
              <w:delText>52</w:delText>
            </w:r>
          </w:del>
        </w:p>
        <w:p w14:paraId="5E51C7B7" w14:textId="35C156D3" w:rsidR="00E72243" w:rsidDel="00C33A02" w:rsidRDefault="00E72243">
          <w:pPr>
            <w:pStyle w:val="TM2"/>
            <w:rPr>
              <w:del w:id="835" w:author="ONOPTCHENKO Xavier" w:date="2019-10-11T14:47:00Z"/>
              <w:rFonts w:eastAsiaTheme="minorEastAsia" w:cstheme="minorBidi"/>
              <w:smallCaps w:val="0"/>
              <w:sz w:val="22"/>
              <w:szCs w:val="22"/>
              <w:lang w:val="fr-FR" w:eastAsia="ja-JP"/>
            </w:rPr>
          </w:pPr>
          <w:del w:id="836" w:author="ONOPTCHENKO Xavier" w:date="2019-10-11T14:47:00Z">
            <w:r w:rsidRPr="00C33A02" w:rsidDel="00C33A02">
              <w:rPr>
                <w:rPrChange w:id="837" w:author="ONOPTCHENKO Xavier" w:date="2019-10-11T14:47:00Z">
                  <w:rPr>
                    <w:rStyle w:val="Lienhypertexte"/>
                  </w:rPr>
                </w:rPrChange>
              </w:rPr>
              <w:delText>11.1</w:delText>
            </w:r>
            <w:r w:rsidDel="00C33A02">
              <w:rPr>
                <w:rFonts w:eastAsiaTheme="minorEastAsia" w:cstheme="minorBidi"/>
                <w:smallCaps w:val="0"/>
                <w:sz w:val="22"/>
                <w:szCs w:val="22"/>
                <w:lang w:val="fr-FR" w:eastAsia="ja-JP"/>
              </w:rPr>
              <w:tab/>
            </w:r>
            <w:r w:rsidRPr="00C33A02" w:rsidDel="00C33A02">
              <w:rPr>
                <w:rPrChange w:id="838" w:author="ONOPTCHENKO Xavier" w:date="2019-10-11T14:47:00Z">
                  <w:rPr>
                    <w:rStyle w:val="Lienhypertexte"/>
                  </w:rPr>
                </w:rPrChange>
              </w:rPr>
              <w:delText>Stress / load management</w:delText>
            </w:r>
            <w:r w:rsidDel="00C33A02">
              <w:rPr>
                <w:webHidden/>
              </w:rPr>
              <w:tab/>
            </w:r>
          </w:del>
          <w:del w:id="839" w:author="ONOPTCHENKO Xavier" w:date="2019-10-10T11:20:00Z">
            <w:r w:rsidR="00C568EA" w:rsidDel="00AB7E2C">
              <w:rPr>
                <w:webHidden/>
              </w:rPr>
              <w:delText>52</w:delText>
            </w:r>
          </w:del>
        </w:p>
        <w:p w14:paraId="0267A781" w14:textId="552CA94E" w:rsidR="00E72243" w:rsidDel="00C33A02" w:rsidRDefault="00E72243">
          <w:pPr>
            <w:pStyle w:val="TM2"/>
            <w:rPr>
              <w:del w:id="840" w:author="ONOPTCHENKO Xavier" w:date="2019-10-11T14:47:00Z"/>
              <w:rFonts w:eastAsiaTheme="minorEastAsia" w:cstheme="minorBidi"/>
              <w:smallCaps w:val="0"/>
              <w:sz w:val="22"/>
              <w:szCs w:val="22"/>
              <w:lang w:val="fr-FR" w:eastAsia="ja-JP"/>
            </w:rPr>
          </w:pPr>
          <w:del w:id="841" w:author="ONOPTCHENKO Xavier" w:date="2019-10-11T14:47:00Z">
            <w:r w:rsidRPr="00C33A02" w:rsidDel="00C33A02">
              <w:rPr>
                <w:rPrChange w:id="842" w:author="ONOPTCHENKO Xavier" w:date="2019-10-11T14:47:00Z">
                  <w:rPr>
                    <w:rStyle w:val="Lienhypertexte"/>
                  </w:rPr>
                </w:rPrChange>
              </w:rPr>
              <w:delText>11.2</w:delText>
            </w:r>
            <w:r w:rsidDel="00C33A02">
              <w:rPr>
                <w:rFonts w:eastAsiaTheme="minorEastAsia" w:cstheme="minorBidi"/>
                <w:smallCaps w:val="0"/>
                <w:sz w:val="22"/>
                <w:szCs w:val="22"/>
                <w:lang w:val="fr-FR" w:eastAsia="ja-JP"/>
              </w:rPr>
              <w:tab/>
            </w:r>
            <w:r w:rsidRPr="00C33A02" w:rsidDel="00C33A02">
              <w:rPr>
                <w:rPrChange w:id="843" w:author="ONOPTCHENKO Xavier" w:date="2019-10-11T14:47:00Z">
                  <w:rPr>
                    <w:rStyle w:val="Lienhypertexte"/>
                  </w:rPr>
                </w:rPrChange>
              </w:rPr>
              <w:delText>Major principles of the production infrastructure chosen</w:delText>
            </w:r>
            <w:r w:rsidDel="00C33A02">
              <w:rPr>
                <w:webHidden/>
              </w:rPr>
              <w:tab/>
            </w:r>
          </w:del>
          <w:del w:id="844" w:author="ONOPTCHENKO Xavier" w:date="2019-10-10T11:20:00Z">
            <w:r w:rsidR="00C568EA" w:rsidDel="00AB7E2C">
              <w:rPr>
                <w:webHidden/>
              </w:rPr>
              <w:delText>52</w:delText>
            </w:r>
          </w:del>
        </w:p>
        <w:p w14:paraId="5D91A22E" w14:textId="2D67E835" w:rsidR="00E72243" w:rsidDel="00C33A02" w:rsidRDefault="00E72243">
          <w:pPr>
            <w:pStyle w:val="TM2"/>
            <w:rPr>
              <w:del w:id="845" w:author="ONOPTCHENKO Xavier" w:date="2019-10-11T14:47:00Z"/>
              <w:rFonts w:eastAsiaTheme="minorEastAsia" w:cstheme="minorBidi"/>
              <w:smallCaps w:val="0"/>
              <w:sz w:val="22"/>
              <w:szCs w:val="22"/>
              <w:lang w:val="fr-FR" w:eastAsia="ja-JP"/>
            </w:rPr>
          </w:pPr>
          <w:del w:id="846" w:author="ONOPTCHENKO Xavier" w:date="2019-10-11T14:47:00Z">
            <w:r w:rsidRPr="00C33A02" w:rsidDel="00C33A02">
              <w:rPr>
                <w:rPrChange w:id="847" w:author="ONOPTCHENKO Xavier" w:date="2019-10-11T14:47:00Z">
                  <w:rPr>
                    <w:rStyle w:val="Lienhypertexte"/>
                  </w:rPr>
                </w:rPrChange>
              </w:rPr>
              <w:delText>11.3</w:delText>
            </w:r>
            <w:r w:rsidDel="00C33A02">
              <w:rPr>
                <w:rFonts w:eastAsiaTheme="minorEastAsia" w:cstheme="minorBidi"/>
                <w:smallCaps w:val="0"/>
                <w:sz w:val="22"/>
                <w:szCs w:val="22"/>
                <w:lang w:val="fr-FR" w:eastAsia="ja-JP"/>
              </w:rPr>
              <w:tab/>
            </w:r>
            <w:r w:rsidRPr="00C33A02" w:rsidDel="00C33A02">
              <w:rPr>
                <w:rPrChange w:id="848" w:author="ONOPTCHENKO Xavier" w:date="2019-10-11T14:47:00Z">
                  <w:rPr>
                    <w:rStyle w:val="Lienhypertexte"/>
                  </w:rPr>
                </w:rPrChange>
              </w:rPr>
              <w:delText>Availability levels and principles chosen</w:delText>
            </w:r>
            <w:r w:rsidDel="00C33A02">
              <w:rPr>
                <w:webHidden/>
              </w:rPr>
              <w:tab/>
            </w:r>
          </w:del>
          <w:del w:id="849" w:author="ONOPTCHENKO Xavier" w:date="2019-10-10T11:20:00Z">
            <w:r w:rsidR="00C568EA" w:rsidDel="00AB7E2C">
              <w:rPr>
                <w:webHidden/>
              </w:rPr>
              <w:delText>52</w:delText>
            </w:r>
          </w:del>
        </w:p>
        <w:p w14:paraId="37079FE5" w14:textId="06440F0D" w:rsidR="00E72243" w:rsidDel="00C33A02" w:rsidRDefault="00E72243">
          <w:pPr>
            <w:pStyle w:val="TM2"/>
            <w:rPr>
              <w:del w:id="850" w:author="ONOPTCHENKO Xavier" w:date="2019-10-11T14:47:00Z"/>
              <w:rFonts w:eastAsiaTheme="minorEastAsia" w:cstheme="minorBidi"/>
              <w:smallCaps w:val="0"/>
              <w:sz w:val="22"/>
              <w:szCs w:val="22"/>
              <w:lang w:val="fr-FR" w:eastAsia="ja-JP"/>
            </w:rPr>
          </w:pPr>
          <w:del w:id="851" w:author="ONOPTCHENKO Xavier" w:date="2019-10-11T14:47:00Z">
            <w:r w:rsidRPr="00C33A02" w:rsidDel="00C33A02">
              <w:rPr>
                <w:rPrChange w:id="852" w:author="ONOPTCHENKO Xavier" w:date="2019-10-11T14:47:00Z">
                  <w:rPr>
                    <w:rStyle w:val="Lienhypertexte"/>
                  </w:rPr>
                </w:rPrChange>
              </w:rPr>
              <w:delText>11.4</w:delText>
            </w:r>
            <w:r w:rsidDel="00C33A02">
              <w:rPr>
                <w:rFonts w:eastAsiaTheme="minorEastAsia" w:cstheme="minorBidi"/>
                <w:smallCaps w:val="0"/>
                <w:sz w:val="22"/>
                <w:szCs w:val="22"/>
                <w:lang w:val="fr-FR" w:eastAsia="ja-JP"/>
              </w:rPr>
              <w:tab/>
            </w:r>
            <w:r w:rsidRPr="00C33A02" w:rsidDel="00C33A02">
              <w:rPr>
                <w:rPrChange w:id="853" w:author="ONOPTCHENKO Xavier" w:date="2019-10-11T14:47:00Z">
                  <w:rPr>
                    <w:rStyle w:val="Lienhypertexte"/>
                  </w:rPr>
                </w:rPrChange>
              </w:rPr>
              <w:delText>Recovery time and principles underlying the Disaster Recovery Plan</w:delText>
            </w:r>
            <w:r w:rsidDel="00C33A02">
              <w:rPr>
                <w:webHidden/>
              </w:rPr>
              <w:tab/>
            </w:r>
          </w:del>
          <w:del w:id="854" w:author="ONOPTCHENKO Xavier" w:date="2019-10-10T11:20:00Z">
            <w:r w:rsidR="00C568EA" w:rsidDel="00AB7E2C">
              <w:rPr>
                <w:webHidden/>
              </w:rPr>
              <w:delText>52</w:delText>
            </w:r>
          </w:del>
        </w:p>
        <w:p w14:paraId="3A8DF539" w14:textId="7C02185F" w:rsidR="00E72243" w:rsidDel="00C33A02" w:rsidRDefault="00E72243">
          <w:pPr>
            <w:pStyle w:val="TM2"/>
            <w:rPr>
              <w:del w:id="855" w:author="ONOPTCHENKO Xavier" w:date="2019-10-11T14:47:00Z"/>
              <w:rFonts w:eastAsiaTheme="minorEastAsia" w:cstheme="minorBidi"/>
              <w:smallCaps w:val="0"/>
              <w:sz w:val="22"/>
              <w:szCs w:val="22"/>
              <w:lang w:val="fr-FR" w:eastAsia="ja-JP"/>
            </w:rPr>
          </w:pPr>
          <w:del w:id="856" w:author="ONOPTCHENKO Xavier" w:date="2019-10-11T14:47:00Z">
            <w:r w:rsidRPr="00C33A02" w:rsidDel="00C33A02">
              <w:rPr>
                <w:rPrChange w:id="857" w:author="ONOPTCHENKO Xavier" w:date="2019-10-11T14:47:00Z">
                  <w:rPr>
                    <w:rStyle w:val="Lienhypertexte"/>
                  </w:rPr>
                </w:rPrChange>
              </w:rPr>
              <w:delText>11.5</w:delText>
            </w:r>
            <w:r w:rsidDel="00C33A02">
              <w:rPr>
                <w:rFonts w:eastAsiaTheme="minorEastAsia" w:cstheme="minorBidi"/>
                <w:smallCaps w:val="0"/>
                <w:sz w:val="22"/>
                <w:szCs w:val="22"/>
                <w:lang w:val="fr-FR" w:eastAsia="ja-JP"/>
              </w:rPr>
              <w:tab/>
            </w:r>
            <w:r w:rsidRPr="00C33A02" w:rsidDel="00C33A02">
              <w:rPr>
                <w:rPrChange w:id="858" w:author="ONOPTCHENKO Xavier" w:date="2019-10-11T14:47:00Z">
                  <w:rPr>
                    <w:rStyle w:val="Lienhypertexte"/>
                  </w:rPr>
                </w:rPrChange>
              </w:rPr>
              <w:delText>Production infrastructure schema</w:delText>
            </w:r>
            <w:r w:rsidDel="00C33A02">
              <w:rPr>
                <w:webHidden/>
              </w:rPr>
              <w:tab/>
            </w:r>
          </w:del>
          <w:del w:id="859" w:author="ONOPTCHENKO Xavier" w:date="2019-10-10T11:20:00Z">
            <w:r w:rsidR="00C568EA" w:rsidDel="00AB7E2C">
              <w:rPr>
                <w:webHidden/>
              </w:rPr>
              <w:delText>52</w:delText>
            </w:r>
          </w:del>
        </w:p>
        <w:p w14:paraId="73056E29" w14:textId="776DEC9E" w:rsidR="00E72243" w:rsidDel="00C33A02" w:rsidRDefault="00E72243">
          <w:pPr>
            <w:pStyle w:val="TM2"/>
            <w:rPr>
              <w:del w:id="860" w:author="ONOPTCHENKO Xavier" w:date="2019-10-11T14:47:00Z"/>
              <w:rFonts w:eastAsiaTheme="minorEastAsia" w:cstheme="minorBidi"/>
              <w:smallCaps w:val="0"/>
              <w:sz w:val="22"/>
              <w:szCs w:val="22"/>
              <w:lang w:val="fr-FR" w:eastAsia="ja-JP"/>
            </w:rPr>
          </w:pPr>
          <w:del w:id="861" w:author="ONOPTCHENKO Xavier" w:date="2019-10-11T14:47:00Z">
            <w:r w:rsidRPr="00C33A02" w:rsidDel="00C33A02">
              <w:rPr>
                <w:rPrChange w:id="862" w:author="ONOPTCHENKO Xavier" w:date="2019-10-11T14:47:00Z">
                  <w:rPr>
                    <w:rStyle w:val="Lienhypertexte"/>
                  </w:rPr>
                </w:rPrChange>
              </w:rPr>
              <w:delText>11.6</w:delText>
            </w:r>
            <w:r w:rsidDel="00C33A02">
              <w:rPr>
                <w:rFonts w:eastAsiaTheme="minorEastAsia" w:cstheme="minorBidi"/>
                <w:smallCaps w:val="0"/>
                <w:sz w:val="22"/>
                <w:szCs w:val="22"/>
                <w:lang w:val="fr-FR" w:eastAsia="ja-JP"/>
              </w:rPr>
              <w:tab/>
            </w:r>
            <w:r w:rsidRPr="00C33A02" w:rsidDel="00C33A02">
              <w:rPr>
                <w:rPrChange w:id="863" w:author="ONOPTCHENKO Xavier" w:date="2019-10-11T14:47:00Z">
                  <w:rPr>
                    <w:rStyle w:val="Lienhypertexte"/>
                  </w:rPr>
                </w:rPrChange>
              </w:rPr>
              <w:delText>Sharing</w:delText>
            </w:r>
            <w:r w:rsidDel="00C33A02">
              <w:rPr>
                <w:webHidden/>
              </w:rPr>
              <w:tab/>
            </w:r>
          </w:del>
          <w:del w:id="864" w:author="ONOPTCHENKO Xavier" w:date="2019-10-10T11:20:00Z">
            <w:r w:rsidR="00C568EA" w:rsidDel="00AB7E2C">
              <w:rPr>
                <w:webHidden/>
              </w:rPr>
              <w:delText>53</w:delText>
            </w:r>
          </w:del>
        </w:p>
        <w:p w14:paraId="32600EA9" w14:textId="4F1B7032" w:rsidR="00E72243" w:rsidDel="00C33A02" w:rsidRDefault="00E72243">
          <w:pPr>
            <w:pStyle w:val="TM2"/>
            <w:rPr>
              <w:del w:id="865" w:author="ONOPTCHENKO Xavier" w:date="2019-10-11T14:47:00Z"/>
              <w:rFonts w:eastAsiaTheme="minorEastAsia" w:cstheme="minorBidi"/>
              <w:smallCaps w:val="0"/>
              <w:sz w:val="22"/>
              <w:szCs w:val="22"/>
              <w:lang w:val="fr-FR" w:eastAsia="ja-JP"/>
            </w:rPr>
          </w:pPr>
          <w:del w:id="866" w:author="ONOPTCHENKO Xavier" w:date="2019-10-11T14:47:00Z">
            <w:r w:rsidRPr="00C33A02" w:rsidDel="00C33A02">
              <w:rPr>
                <w:rPrChange w:id="867" w:author="ONOPTCHENKO Xavier" w:date="2019-10-11T14:47:00Z">
                  <w:rPr>
                    <w:rStyle w:val="Lienhypertexte"/>
                  </w:rPr>
                </w:rPrChange>
              </w:rPr>
              <w:delText>11.7</w:delText>
            </w:r>
            <w:r w:rsidDel="00C33A02">
              <w:rPr>
                <w:rFonts w:eastAsiaTheme="minorEastAsia" w:cstheme="minorBidi"/>
                <w:smallCaps w:val="0"/>
                <w:sz w:val="22"/>
                <w:szCs w:val="22"/>
                <w:lang w:val="fr-FR" w:eastAsia="ja-JP"/>
              </w:rPr>
              <w:tab/>
            </w:r>
            <w:r w:rsidRPr="00C33A02" w:rsidDel="00C33A02">
              <w:rPr>
                <w:rPrChange w:id="868" w:author="ONOPTCHENKO Xavier" w:date="2019-10-11T14:47:00Z">
                  <w:rPr>
                    <w:rStyle w:val="Lienhypertexte"/>
                  </w:rPr>
                </w:rPrChange>
              </w:rPr>
              <w:delText>Data backup and restore</w:delText>
            </w:r>
            <w:r w:rsidDel="00C33A02">
              <w:rPr>
                <w:webHidden/>
              </w:rPr>
              <w:tab/>
            </w:r>
          </w:del>
          <w:del w:id="869" w:author="ONOPTCHENKO Xavier" w:date="2019-10-10T11:20:00Z">
            <w:r w:rsidR="00C568EA" w:rsidDel="00AB7E2C">
              <w:rPr>
                <w:webHidden/>
              </w:rPr>
              <w:delText>53</w:delText>
            </w:r>
          </w:del>
        </w:p>
        <w:p w14:paraId="2A1F354C" w14:textId="6AABFF4F" w:rsidR="00E72243" w:rsidDel="00C33A02" w:rsidRDefault="00E72243">
          <w:pPr>
            <w:pStyle w:val="TM1"/>
            <w:rPr>
              <w:del w:id="870" w:author="ONOPTCHENKO Xavier" w:date="2019-10-11T14:47:00Z"/>
              <w:rFonts w:eastAsiaTheme="minorEastAsia" w:cstheme="minorBidi"/>
              <w:b w:val="0"/>
              <w:bCs w:val="0"/>
              <w:caps w:val="0"/>
              <w:szCs w:val="22"/>
              <w:lang w:eastAsia="ja-JP"/>
            </w:rPr>
          </w:pPr>
          <w:del w:id="871" w:author="ONOPTCHENKO Xavier" w:date="2019-10-11T14:47:00Z">
            <w:r w:rsidRPr="00C33A02" w:rsidDel="00C33A02">
              <w:rPr>
                <w:rPrChange w:id="872" w:author="ONOPTCHENKO Xavier" w:date="2019-10-11T14:47:00Z">
                  <w:rPr>
                    <w:rStyle w:val="Lienhypertexte"/>
                    <w:lang w:val="en-GB"/>
                  </w:rPr>
                </w:rPrChange>
              </w:rPr>
              <w:delText>12.</w:delText>
            </w:r>
            <w:r w:rsidDel="00C33A02">
              <w:rPr>
                <w:rFonts w:eastAsiaTheme="minorEastAsia" w:cstheme="minorBidi"/>
                <w:b w:val="0"/>
                <w:bCs w:val="0"/>
                <w:caps w:val="0"/>
                <w:szCs w:val="22"/>
                <w:lang w:eastAsia="ja-JP"/>
              </w:rPr>
              <w:tab/>
            </w:r>
            <w:r w:rsidRPr="00C33A02" w:rsidDel="00C33A02">
              <w:rPr>
                <w:rPrChange w:id="873" w:author="ONOPTCHENKO Xavier" w:date="2019-10-11T14:47:00Z">
                  <w:rPr>
                    <w:rStyle w:val="Lienhypertexte"/>
                    <w:lang w:val="en-GB"/>
                  </w:rPr>
                </w:rPrChange>
              </w:rPr>
              <w:delText>Security</w:delText>
            </w:r>
            <w:r w:rsidDel="00C33A02">
              <w:rPr>
                <w:webHidden/>
              </w:rPr>
              <w:tab/>
            </w:r>
          </w:del>
          <w:del w:id="874" w:author="ONOPTCHENKO Xavier" w:date="2019-10-10T11:20:00Z">
            <w:r w:rsidR="00C568EA" w:rsidDel="00AB7E2C">
              <w:rPr>
                <w:webHidden/>
              </w:rPr>
              <w:delText>54</w:delText>
            </w:r>
          </w:del>
        </w:p>
        <w:p w14:paraId="0A4C7E87" w14:textId="636E6F09" w:rsidR="00E72243" w:rsidDel="00C33A02" w:rsidRDefault="00E72243">
          <w:pPr>
            <w:pStyle w:val="TM2"/>
            <w:rPr>
              <w:del w:id="875" w:author="ONOPTCHENKO Xavier" w:date="2019-10-11T14:47:00Z"/>
              <w:rFonts w:eastAsiaTheme="minorEastAsia" w:cstheme="minorBidi"/>
              <w:smallCaps w:val="0"/>
              <w:sz w:val="22"/>
              <w:szCs w:val="22"/>
              <w:lang w:val="fr-FR" w:eastAsia="ja-JP"/>
            </w:rPr>
          </w:pPr>
          <w:del w:id="876" w:author="ONOPTCHENKO Xavier" w:date="2019-10-11T14:47:00Z">
            <w:r w:rsidRPr="00C33A02" w:rsidDel="00C33A02">
              <w:rPr>
                <w:rPrChange w:id="877" w:author="ONOPTCHENKO Xavier" w:date="2019-10-11T14:47:00Z">
                  <w:rPr>
                    <w:rStyle w:val="Lienhypertexte"/>
                  </w:rPr>
                </w:rPrChange>
              </w:rPr>
              <w:delText>12.1</w:delText>
            </w:r>
            <w:r w:rsidDel="00C33A02">
              <w:rPr>
                <w:rFonts w:eastAsiaTheme="minorEastAsia" w:cstheme="minorBidi"/>
                <w:smallCaps w:val="0"/>
                <w:sz w:val="22"/>
                <w:szCs w:val="22"/>
                <w:lang w:val="fr-FR" w:eastAsia="ja-JP"/>
              </w:rPr>
              <w:tab/>
            </w:r>
            <w:r w:rsidRPr="00C33A02" w:rsidDel="00C33A02">
              <w:rPr>
                <w:rPrChange w:id="878" w:author="ONOPTCHENKO Xavier" w:date="2019-10-11T14:47:00Z">
                  <w:rPr>
                    <w:rStyle w:val="Lienhypertexte"/>
                  </w:rPr>
                </w:rPrChange>
              </w:rPr>
              <w:delText>Relevant security requirements</w:delText>
            </w:r>
            <w:r w:rsidDel="00C33A02">
              <w:rPr>
                <w:webHidden/>
              </w:rPr>
              <w:tab/>
            </w:r>
          </w:del>
          <w:del w:id="879" w:author="ONOPTCHENKO Xavier" w:date="2019-10-10T11:20:00Z">
            <w:r w:rsidR="00C568EA" w:rsidDel="00AB7E2C">
              <w:rPr>
                <w:webHidden/>
              </w:rPr>
              <w:delText>54</w:delText>
            </w:r>
          </w:del>
        </w:p>
        <w:p w14:paraId="339EB352" w14:textId="1EA69758" w:rsidR="00E72243" w:rsidDel="00C33A02" w:rsidRDefault="00E72243">
          <w:pPr>
            <w:pStyle w:val="TM2"/>
            <w:rPr>
              <w:del w:id="880" w:author="ONOPTCHENKO Xavier" w:date="2019-10-11T14:47:00Z"/>
              <w:rFonts w:eastAsiaTheme="minorEastAsia" w:cstheme="minorBidi"/>
              <w:smallCaps w:val="0"/>
              <w:sz w:val="22"/>
              <w:szCs w:val="22"/>
              <w:lang w:val="fr-FR" w:eastAsia="ja-JP"/>
            </w:rPr>
          </w:pPr>
          <w:del w:id="881" w:author="ONOPTCHENKO Xavier" w:date="2019-10-11T14:47:00Z">
            <w:r w:rsidRPr="00C33A02" w:rsidDel="00C33A02">
              <w:rPr>
                <w:rPrChange w:id="882" w:author="ONOPTCHENKO Xavier" w:date="2019-10-11T14:47:00Z">
                  <w:rPr>
                    <w:rStyle w:val="Lienhypertexte"/>
                  </w:rPr>
                </w:rPrChange>
              </w:rPr>
              <w:delText>12.2</w:delText>
            </w:r>
            <w:r w:rsidDel="00C33A02">
              <w:rPr>
                <w:rFonts w:eastAsiaTheme="minorEastAsia" w:cstheme="minorBidi"/>
                <w:smallCaps w:val="0"/>
                <w:sz w:val="22"/>
                <w:szCs w:val="22"/>
                <w:lang w:val="fr-FR" w:eastAsia="ja-JP"/>
              </w:rPr>
              <w:tab/>
            </w:r>
            <w:r w:rsidRPr="00C33A02" w:rsidDel="00C33A02">
              <w:rPr>
                <w:rPrChange w:id="883" w:author="ONOPTCHENKO Xavier" w:date="2019-10-11T14:47:00Z">
                  <w:rPr>
                    <w:rStyle w:val="Lienhypertexte"/>
                  </w:rPr>
                </w:rPrChange>
              </w:rPr>
              <w:delText>Flow security and partinioning diagram</w:delText>
            </w:r>
            <w:r w:rsidDel="00C33A02">
              <w:rPr>
                <w:webHidden/>
              </w:rPr>
              <w:tab/>
            </w:r>
          </w:del>
          <w:del w:id="884" w:author="ONOPTCHENKO Xavier" w:date="2019-10-10T11:20:00Z">
            <w:r w:rsidR="00C568EA" w:rsidDel="00AB7E2C">
              <w:rPr>
                <w:webHidden/>
              </w:rPr>
              <w:delText>54</w:delText>
            </w:r>
          </w:del>
        </w:p>
        <w:p w14:paraId="6A52260E" w14:textId="7808D418" w:rsidR="00E72243" w:rsidDel="00C33A02" w:rsidRDefault="00E72243">
          <w:pPr>
            <w:pStyle w:val="TM1"/>
            <w:rPr>
              <w:del w:id="885" w:author="ONOPTCHENKO Xavier" w:date="2019-10-11T14:47:00Z"/>
              <w:rFonts w:eastAsiaTheme="minorEastAsia" w:cstheme="minorBidi"/>
              <w:b w:val="0"/>
              <w:bCs w:val="0"/>
              <w:caps w:val="0"/>
              <w:szCs w:val="22"/>
              <w:lang w:eastAsia="ja-JP"/>
            </w:rPr>
          </w:pPr>
          <w:del w:id="886" w:author="ONOPTCHENKO Xavier" w:date="2019-10-11T14:47:00Z">
            <w:r w:rsidRPr="00C33A02" w:rsidDel="00C33A02">
              <w:rPr>
                <w:rPrChange w:id="887" w:author="ONOPTCHENKO Xavier" w:date="2019-10-11T14:47:00Z">
                  <w:rPr>
                    <w:rStyle w:val="Lienhypertexte"/>
                    <w:lang w:val="en-GB"/>
                  </w:rPr>
                </w:rPrChange>
              </w:rPr>
              <w:delText>13.</w:delText>
            </w:r>
            <w:r w:rsidDel="00C33A02">
              <w:rPr>
                <w:rFonts w:eastAsiaTheme="minorEastAsia" w:cstheme="minorBidi"/>
                <w:b w:val="0"/>
                <w:bCs w:val="0"/>
                <w:caps w:val="0"/>
                <w:szCs w:val="22"/>
                <w:lang w:eastAsia="ja-JP"/>
              </w:rPr>
              <w:tab/>
            </w:r>
            <w:r w:rsidRPr="00C33A02" w:rsidDel="00C33A02">
              <w:rPr>
                <w:rPrChange w:id="888" w:author="ONOPTCHENKO Xavier" w:date="2019-10-11T14:47:00Z">
                  <w:rPr>
                    <w:rStyle w:val="Lienhypertexte"/>
                    <w:lang w:val="en-GB"/>
                  </w:rPr>
                </w:rPrChange>
              </w:rPr>
              <w:delText>Sharing Plan-Global map consolidation</w:delText>
            </w:r>
            <w:r w:rsidDel="00C33A02">
              <w:rPr>
                <w:webHidden/>
              </w:rPr>
              <w:tab/>
            </w:r>
          </w:del>
          <w:del w:id="889" w:author="ONOPTCHENKO Xavier" w:date="2019-10-10T11:20:00Z">
            <w:r w:rsidR="00C568EA" w:rsidDel="00AB7E2C">
              <w:rPr>
                <w:webHidden/>
              </w:rPr>
              <w:delText>55</w:delText>
            </w:r>
          </w:del>
        </w:p>
        <w:p w14:paraId="6C8ADC0C" w14:textId="05BDA7B7" w:rsidR="00E72243" w:rsidDel="00C33A02" w:rsidRDefault="00E72243">
          <w:pPr>
            <w:pStyle w:val="TM1"/>
            <w:rPr>
              <w:del w:id="890" w:author="ONOPTCHENKO Xavier" w:date="2019-10-11T14:47:00Z"/>
              <w:rFonts w:eastAsiaTheme="minorEastAsia" w:cstheme="minorBidi"/>
              <w:b w:val="0"/>
              <w:bCs w:val="0"/>
              <w:caps w:val="0"/>
              <w:szCs w:val="22"/>
              <w:lang w:eastAsia="ja-JP"/>
            </w:rPr>
          </w:pPr>
          <w:del w:id="891" w:author="ONOPTCHENKO Xavier" w:date="2019-10-11T14:47:00Z">
            <w:r w:rsidRPr="00C33A02" w:rsidDel="00C33A02">
              <w:rPr>
                <w:rPrChange w:id="892" w:author="ONOPTCHENKO Xavier" w:date="2019-10-11T14:47:00Z">
                  <w:rPr>
                    <w:rStyle w:val="Lienhypertexte"/>
                    <w:lang w:val="en-GB"/>
                  </w:rPr>
                </w:rPrChange>
              </w:rPr>
              <w:delText>14.</w:delText>
            </w:r>
            <w:r w:rsidDel="00C33A02">
              <w:rPr>
                <w:rFonts w:eastAsiaTheme="minorEastAsia" w:cstheme="minorBidi"/>
                <w:b w:val="0"/>
                <w:bCs w:val="0"/>
                <w:caps w:val="0"/>
                <w:szCs w:val="22"/>
                <w:lang w:eastAsia="ja-JP"/>
              </w:rPr>
              <w:tab/>
            </w:r>
            <w:r w:rsidRPr="00C33A02" w:rsidDel="00C33A02">
              <w:rPr>
                <w:rPrChange w:id="893" w:author="ONOPTCHENKO Xavier" w:date="2019-10-11T14:47:00Z">
                  <w:rPr>
                    <w:rStyle w:val="Lienhypertexte"/>
                    <w:lang w:val="en-GB"/>
                  </w:rPr>
                </w:rPrChange>
              </w:rPr>
              <w:delText>Project migration roadmap</w:delText>
            </w:r>
            <w:r w:rsidDel="00C33A02">
              <w:rPr>
                <w:webHidden/>
              </w:rPr>
              <w:tab/>
            </w:r>
          </w:del>
          <w:del w:id="894" w:author="ONOPTCHENKO Xavier" w:date="2019-10-10T11:20:00Z">
            <w:r w:rsidR="00C568EA" w:rsidDel="00AB7E2C">
              <w:rPr>
                <w:webHidden/>
              </w:rPr>
              <w:delText>56</w:delText>
            </w:r>
          </w:del>
        </w:p>
        <w:p w14:paraId="2628A6F5" w14:textId="57D7C8DB" w:rsidR="00E72243" w:rsidDel="00C33A02" w:rsidRDefault="00E72243">
          <w:pPr>
            <w:pStyle w:val="TM1"/>
            <w:rPr>
              <w:del w:id="895" w:author="ONOPTCHENKO Xavier" w:date="2019-10-11T14:47:00Z"/>
              <w:rFonts w:eastAsiaTheme="minorEastAsia" w:cstheme="minorBidi"/>
              <w:b w:val="0"/>
              <w:bCs w:val="0"/>
              <w:caps w:val="0"/>
              <w:szCs w:val="22"/>
              <w:lang w:eastAsia="ja-JP"/>
            </w:rPr>
          </w:pPr>
          <w:del w:id="896" w:author="ONOPTCHENKO Xavier" w:date="2019-10-11T14:47:00Z">
            <w:r w:rsidRPr="00C33A02" w:rsidDel="00C33A02">
              <w:rPr>
                <w:rPrChange w:id="897" w:author="ONOPTCHENKO Xavier" w:date="2019-10-11T14:47:00Z">
                  <w:rPr>
                    <w:rStyle w:val="Lienhypertexte"/>
                    <w:lang w:val="en-GB"/>
                  </w:rPr>
                </w:rPrChange>
              </w:rPr>
              <w:delText>15.</w:delText>
            </w:r>
            <w:r w:rsidDel="00C33A02">
              <w:rPr>
                <w:rFonts w:eastAsiaTheme="minorEastAsia" w:cstheme="minorBidi"/>
                <w:b w:val="0"/>
                <w:bCs w:val="0"/>
                <w:caps w:val="0"/>
                <w:szCs w:val="22"/>
                <w:lang w:eastAsia="ja-JP"/>
              </w:rPr>
              <w:tab/>
            </w:r>
            <w:r w:rsidRPr="00C33A02" w:rsidDel="00C33A02">
              <w:rPr>
                <w:rPrChange w:id="898" w:author="ONOPTCHENKO Xavier" w:date="2019-10-11T14:47:00Z">
                  <w:rPr>
                    <w:rStyle w:val="Lienhypertexte"/>
                    <w:lang w:val="en-GB"/>
                  </w:rPr>
                </w:rPrChange>
              </w:rPr>
              <w:delText>APPENDIX</w:delText>
            </w:r>
            <w:r w:rsidDel="00C33A02">
              <w:rPr>
                <w:webHidden/>
              </w:rPr>
              <w:tab/>
            </w:r>
          </w:del>
          <w:del w:id="899" w:author="ONOPTCHENKO Xavier" w:date="2019-10-10T11:20:00Z">
            <w:r w:rsidR="00C568EA" w:rsidDel="00AB7E2C">
              <w:rPr>
                <w:webHidden/>
              </w:rPr>
              <w:delText>57</w:delText>
            </w:r>
          </w:del>
        </w:p>
        <w:p w14:paraId="0099BC61" w14:textId="0C416E4D" w:rsidR="00E72243" w:rsidDel="00C33A02" w:rsidRDefault="00E72243">
          <w:pPr>
            <w:pStyle w:val="TM2"/>
            <w:rPr>
              <w:del w:id="900" w:author="ONOPTCHENKO Xavier" w:date="2019-10-11T14:47:00Z"/>
              <w:rFonts w:eastAsiaTheme="minorEastAsia" w:cstheme="minorBidi"/>
              <w:smallCaps w:val="0"/>
              <w:sz w:val="22"/>
              <w:szCs w:val="22"/>
              <w:lang w:val="fr-FR" w:eastAsia="ja-JP"/>
            </w:rPr>
          </w:pPr>
          <w:del w:id="901" w:author="ONOPTCHENKO Xavier" w:date="2019-10-11T14:47:00Z">
            <w:r w:rsidRPr="00C33A02" w:rsidDel="00C33A02">
              <w:rPr>
                <w:rPrChange w:id="902" w:author="ONOPTCHENKO Xavier" w:date="2019-10-11T14:47:00Z">
                  <w:rPr>
                    <w:rStyle w:val="Lienhypertexte"/>
                  </w:rPr>
                </w:rPrChange>
              </w:rPr>
              <w:delText>15.1</w:delText>
            </w:r>
            <w:r w:rsidDel="00C33A02">
              <w:rPr>
                <w:rFonts w:eastAsiaTheme="minorEastAsia" w:cstheme="minorBidi"/>
                <w:smallCaps w:val="0"/>
                <w:sz w:val="22"/>
                <w:szCs w:val="22"/>
                <w:lang w:val="fr-FR" w:eastAsia="ja-JP"/>
              </w:rPr>
              <w:tab/>
            </w:r>
            <w:r w:rsidRPr="00C33A02" w:rsidDel="00C33A02">
              <w:rPr>
                <w:rPrChange w:id="903" w:author="ONOPTCHENKO Xavier" w:date="2019-10-11T14:47:00Z">
                  <w:rPr>
                    <w:rStyle w:val="Lienhypertexte"/>
                  </w:rPr>
                </w:rPrChange>
              </w:rPr>
              <w:delText>Enterprise architecture assets</w:delText>
            </w:r>
            <w:r w:rsidDel="00C33A02">
              <w:rPr>
                <w:webHidden/>
              </w:rPr>
              <w:tab/>
            </w:r>
          </w:del>
          <w:del w:id="904" w:author="ONOPTCHENKO Xavier" w:date="2019-10-10T11:20:00Z">
            <w:r w:rsidR="00C568EA" w:rsidDel="00AB7E2C">
              <w:rPr>
                <w:webHidden/>
              </w:rPr>
              <w:delText>57</w:delText>
            </w:r>
          </w:del>
        </w:p>
        <w:p w14:paraId="24DC91A2" w14:textId="4531334C" w:rsidR="00E72243" w:rsidDel="00C33A02" w:rsidRDefault="00E72243">
          <w:pPr>
            <w:pStyle w:val="TM2"/>
            <w:rPr>
              <w:del w:id="905" w:author="ONOPTCHENKO Xavier" w:date="2019-10-11T14:47:00Z"/>
              <w:rFonts w:eastAsiaTheme="minorEastAsia" w:cstheme="minorBidi"/>
              <w:smallCaps w:val="0"/>
              <w:sz w:val="22"/>
              <w:szCs w:val="22"/>
              <w:lang w:val="fr-FR" w:eastAsia="ja-JP"/>
            </w:rPr>
          </w:pPr>
          <w:del w:id="906" w:author="ONOPTCHENKO Xavier" w:date="2019-10-11T14:47:00Z">
            <w:r w:rsidRPr="00C33A02" w:rsidDel="00C33A02">
              <w:rPr>
                <w:rPrChange w:id="907" w:author="ONOPTCHENKO Xavier" w:date="2019-10-11T14:47:00Z">
                  <w:rPr>
                    <w:rStyle w:val="Lienhypertexte"/>
                  </w:rPr>
                </w:rPrChange>
              </w:rPr>
              <w:delText>15.2</w:delText>
            </w:r>
            <w:r w:rsidDel="00C33A02">
              <w:rPr>
                <w:rFonts w:eastAsiaTheme="minorEastAsia" w:cstheme="minorBidi"/>
                <w:smallCaps w:val="0"/>
                <w:sz w:val="22"/>
                <w:szCs w:val="22"/>
                <w:lang w:val="fr-FR" w:eastAsia="ja-JP"/>
              </w:rPr>
              <w:tab/>
            </w:r>
            <w:r w:rsidRPr="00C33A02" w:rsidDel="00C33A02">
              <w:rPr>
                <w:rPrChange w:id="908" w:author="ONOPTCHENKO Xavier" w:date="2019-10-11T14:47:00Z">
                  <w:rPr>
                    <w:rStyle w:val="Lienhypertexte"/>
                  </w:rPr>
                </w:rPrChange>
              </w:rPr>
              <w:delText>Linked documents</w:delText>
            </w:r>
            <w:r w:rsidDel="00C33A02">
              <w:rPr>
                <w:webHidden/>
              </w:rPr>
              <w:tab/>
            </w:r>
          </w:del>
          <w:del w:id="909" w:author="ONOPTCHENKO Xavier" w:date="2019-10-10T11:20:00Z">
            <w:r w:rsidR="00C568EA" w:rsidDel="00AB7E2C">
              <w:rPr>
                <w:webHidden/>
              </w:rPr>
              <w:delText>57</w:delText>
            </w:r>
          </w:del>
        </w:p>
        <w:p w14:paraId="3CCBB6C4" w14:textId="0B89D4B6" w:rsidR="00E72243" w:rsidDel="00C33A02" w:rsidRDefault="00E72243">
          <w:pPr>
            <w:pStyle w:val="TM2"/>
            <w:rPr>
              <w:del w:id="910" w:author="ONOPTCHENKO Xavier" w:date="2019-10-11T14:47:00Z"/>
              <w:rFonts w:eastAsiaTheme="minorEastAsia" w:cstheme="minorBidi"/>
              <w:smallCaps w:val="0"/>
              <w:sz w:val="22"/>
              <w:szCs w:val="22"/>
              <w:lang w:val="fr-FR" w:eastAsia="ja-JP"/>
            </w:rPr>
          </w:pPr>
          <w:del w:id="911" w:author="ONOPTCHENKO Xavier" w:date="2019-10-11T14:47:00Z">
            <w:r w:rsidRPr="00C33A02" w:rsidDel="00C33A02">
              <w:rPr>
                <w:rPrChange w:id="912" w:author="ONOPTCHENKO Xavier" w:date="2019-10-11T14:47:00Z">
                  <w:rPr>
                    <w:rStyle w:val="Lienhypertexte"/>
                  </w:rPr>
                </w:rPrChange>
              </w:rPr>
              <w:delText>15.3</w:delText>
            </w:r>
            <w:r w:rsidDel="00C33A02">
              <w:rPr>
                <w:rFonts w:eastAsiaTheme="minorEastAsia" w:cstheme="minorBidi"/>
                <w:smallCaps w:val="0"/>
                <w:sz w:val="22"/>
                <w:szCs w:val="22"/>
                <w:lang w:val="fr-FR" w:eastAsia="ja-JP"/>
              </w:rPr>
              <w:tab/>
            </w:r>
            <w:r w:rsidRPr="00C33A02" w:rsidDel="00C33A02">
              <w:rPr>
                <w:rPrChange w:id="913" w:author="ONOPTCHENKO Xavier" w:date="2019-10-11T14:47:00Z">
                  <w:rPr>
                    <w:rStyle w:val="Lienhypertexte"/>
                  </w:rPr>
                </w:rPrChange>
              </w:rPr>
              <w:delText>Domain Name</w:delText>
            </w:r>
            <w:r w:rsidDel="00C33A02">
              <w:rPr>
                <w:webHidden/>
              </w:rPr>
              <w:tab/>
            </w:r>
          </w:del>
          <w:del w:id="914" w:author="ONOPTCHENKO Xavier" w:date="2019-10-10T11:20:00Z">
            <w:r w:rsidR="00C568EA" w:rsidDel="00AB7E2C">
              <w:rPr>
                <w:webHidden/>
              </w:rPr>
              <w:delText>57</w:delText>
            </w:r>
          </w:del>
        </w:p>
        <w:p w14:paraId="6E2F440C" w14:textId="41B20563" w:rsidR="00E72243" w:rsidDel="00C33A02" w:rsidRDefault="00E72243">
          <w:pPr>
            <w:pStyle w:val="TM2"/>
            <w:rPr>
              <w:del w:id="915" w:author="ONOPTCHENKO Xavier" w:date="2019-10-11T14:47:00Z"/>
              <w:rFonts w:eastAsiaTheme="minorEastAsia" w:cstheme="minorBidi"/>
              <w:smallCaps w:val="0"/>
              <w:sz w:val="22"/>
              <w:szCs w:val="22"/>
              <w:lang w:val="fr-FR" w:eastAsia="ja-JP"/>
            </w:rPr>
          </w:pPr>
          <w:del w:id="916" w:author="ONOPTCHENKO Xavier" w:date="2019-10-11T14:47:00Z">
            <w:r w:rsidRPr="00C33A02" w:rsidDel="00C33A02">
              <w:rPr>
                <w:rPrChange w:id="917" w:author="ONOPTCHENKO Xavier" w:date="2019-10-11T14:47:00Z">
                  <w:rPr>
                    <w:rStyle w:val="Lienhypertexte"/>
                  </w:rPr>
                </w:rPrChange>
              </w:rPr>
              <w:delText>15.4</w:delText>
            </w:r>
            <w:r w:rsidDel="00C33A02">
              <w:rPr>
                <w:rFonts w:eastAsiaTheme="minorEastAsia" w:cstheme="minorBidi"/>
                <w:smallCaps w:val="0"/>
                <w:sz w:val="22"/>
                <w:szCs w:val="22"/>
                <w:lang w:val="fr-FR" w:eastAsia="ja-JP"/>
              </w:rPr>
              <w:tab/>
            </w:r>
            <w:r w:rsidRPr="00C33A02" w:rsidDel="00C33A02">
              <w:rPr>
                <w:rPrChange w:id="918" w:author="ONOPTCHENKO Xavier" w:date="2019-10-11T14:47:00Z">
                  <w:rPr>
                    <w:rStyle w:val="Lienhypertexte"/>
                  </w:rPr>
                </w:rPrChange>
              </w:rPr>
              <w:delText>Function list</w:delText>
            </w:r>
            <w:r w:rsidDel="00C33A02">
              <w:rPr>
                <w:webHidden/>
              </w:rPr>
              <w:tab/>
            </w:r>
          </w:del>
          <w:del w:id="919" w:author="ONOPTCHENKO Xavier" w:date="2019-10-10T11:20:00Z">
            <w:r w:rsidR="00C568EA" w:rsidDel="00AB7E2C">
              <w:rPr>
                <w:webHidden/>
              </w:rPr>
              <w:delText>58</w:delText>
            </w:r>
          </w:del>
        </w:p>
        <w:p w14:paraId="7104C1EA" w14:textId="2D5BECB8" w:rsidR="00B05FA7" w:rsidRDefault="00B05FA7">
          <w:r>
            <w:rPr>
              <w:b/>
              <w:bCs/>
              <w:noProof/>
            </w:rPr>
            <w:fldChar w:fldCharType="end"/>
          </w:r>
        </w:p>
      </w:sdtContent>
    </w:sdt>
    <w:p w14:paraId="5E90255E" w14:textId="77777777" w:rsidR="0082652B" w:rsidRDefault="0082652B" w:rsidP="00C326DA">
      <w:pPr>
        <w:pStyle w:val="TM2"/>
      </w:pPr>
      <w:r>
        <w:br w:type="page"/>
      </w:r>
    </w:p>
    <w:p w14:paraId="5AF66EA0" w14:textId="77777777" w:rsidR="00633EFE" w:rsidRPr="00926542" w:rsidRDefault="00C07D16" w:rsidP="0082652B">
      <w:pPr>
        <w:pStyle w:val="Titre1"/>
      </w:pPr>
      <w:bookmarkStart w:id="920" w:name="_Toc21697690"/>
      <w:bookmarkStart w:id="921" w:name="_Ref445296225"/>
      <w:bookmarkStart w:id="922" w:name="_Ref445296242"/>
      <w:bookmarkStart w:id="923" w:name="_Ref445298725"/>
      <w:r w:rsidRPr="00926542">
        <w:t>De</w:t>
      </w:r>
      <w:r w:rsidR="00633EFE" w:rsidRPr="00926542">
        <w:t>cision log</w:t>
      </w:r>
      <w:bookmarkEnd w:id="920"/>
    </w:p>
    <w:p w14:paraId="3AFEC40C" w14:textId="77777777" w:rsidR="00633EFE" w:rsidRDefault="00633EFE" w:rsidP="00633EFE">
      <w:r>
        <w:rPr>
          <w:noProof/>
        </w:rPr>
        <w:drawing>
          <wp:inline distT="0" distB="0" distL="0" distR="0" wp14:anchorId="0C8CE062" wp14:editId="158FCEBE">
            <wp:extent cx="5760720" cy="1783459"/>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1783459"/>
                    </a:xfrm>
                    <a:prstGeom prst="rect">
                      <a:avLst/>
                    </a:prstGeom>
                  </pic:spPr>
                </pic:pic>
              </a:graphicData>
            </a:graphic>
          </wp:inline>
        </w:drawing>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4165"/>
        <w:gridCol w:w="2268"/>
        <w:gridCol w:w="1559"/>
      </w:tblGrid>
      <w:tr w:rsidR="00D378D3" w:rsidRPr="00C428ED" w14:paraId="3CE1AD10" w14:textId="77777777" w:rsidTr="00D378D3">
        <w:tc>
          <w:tcPr>
            <w:tcW w:w="1080" w:type="dxa"/>
            <w:shd w:val="clear" w:color="auto" w:fill="BDD6EE" w:themeFill="accent1" w:themeFillTint="66"/>
          </w:tcPr>
          <w:p w14:paraId="5AB3C49E" w14:textId="77777777" w:rsidR="00D378D3" w:rsidRPr="0086072F" w:rsidRDefault="00D378D3" w:rsidP="00B93D1E">
            <w:pPr>
              <w:jc w:val="center"/>
              <w:rPr>
                <w:rFonts w:ascii="Verdana" w:hAnsi="Verdana"/>
                <w:b/>
                <w:sz w:val="16"/>
                <w:szCs w:val="16"/>
                <w:lang w:eastAsia="en-US"/>
              </w:rPr>
            </w:pPr>
            <w:r>
              <w:rPr>
                <w:rFonts w:ascii="Verdana" w:hAnsi="Verdana"/>
                <w:b/>
                <w:sz w:val="16"/>
                <w:szCs w:val="16"/>
                <w:lang w:eastAsia="en-US"/>
              </w:rPr>
              <w:t>ID</w:t>
            </w:r>
          </w:p>
        </w:tc>
        <w:tc>
          <w:tcPr>
            <w:tcW w:w="4165" w:type="dxa"/>
            <w:shd w:val="clear" w:color="auto" w:fill="BDD6EE" w:themeFill="accent1" w:themeFillTint="66"/>
          </w:tcPr>
          <w:p w14:paraId="3D8ACD72" w14:textId="77777777" w:rsidR="00D378D3" w:rsidRPr="0086072F" w:rsidRDefault="00D378D3" w:rsidP="00B93D1E">
            <w:pPr>
              <w:jc w:val="center"/>
              <w:rPr>
                <w:rFonts w:ascii="Verdana" w:hAnsi="Verdana"/>
                <w:b/>
                <w:sz w:val="16"/>
                <w:szCs w:val="16"/>
                <w:lang w:eastAsia="en-US"/>
              </w:rPr>
            </w:pPr>
            <w:r>
              <w:rPr>
                <w:rFonts w:ascii="Verdana" w:hAnsi="Verdana"/>
                <w:b/>
                <w:sz w:val="16"/>
                <w:szCs w:val="16"/>
                <w:lang w:eastAsia="en-US"/>
              </w:rPr>
              <w:t>Purpose</w:t>
            </w:r>
          </w:p>
        </w:tc>
        <w:tc>
          <w:tcPr>
            <w:tcW w:w="2268" w:type="dxa"/>
            <w:shd w:val="clear" w:color="auto" w:fill="BDD6EE" w:themeFill="accent1" w:themeFillTint="66"/>
          </w:tcPr>
          <w:p w14:paraId="10F86569" w14:textId="77777777" w:rsidR="00D378D3" w:rsidRPr="0086072F" w:rsidRDefault="00D378D3" w:rsidP="00B93D1E">
            <w:pPr>
              <w:jc w:val="center"/>
              <w:rPr>
                <w:rFonts w:ascii="Verdana" w:hAnsi="Verdana"/>
                <w:b/>
                <w:sz w:val="16"/>
                <w:szCs w:val="16"/>
                <w:lang w:eastAsia="en-US"/>
              </w:rPr>
            </w:pPr>
            <w:r>
              <w:rPr>
                <w:rFonts w:ascii="Verdana" w:hAnsi="Verdana"/>
                <w:b/>
                <w:sz w:val="16"/>
                <w:szCs w:val="16"/>
                <w:lang w:eastAsia="en-US"/>
              </w:rPr>
              <w:t>rational</w:t>
            </w:r>
          </w:p>
        </w:tc>
        <w:tc>
          <w:tcPr>
            <w:tcW w:w="1559" w:type="dxa"/>
            <w:shd w:val="clear" w:color="auto" w:fill="BDD6EE" w:themeFill="accent1" w:themeFillTint="66"/>
          </w:tcPr>
          <w:p w14:paraId="24571C34" w14:textId="77777777" w:rsidR="00D378D3" w:rsidRPr="0086072F" w:rsidRDefault="00D378D3" w:rsidP="00B93D1E">
            <w:pPr>
              <w:jc w:val="center"/>
              <w:rPr>
                <w:rFonts w:ascii="Verdana" w:hAnsi="Verdana"/>
                <w:b/>
                <w:sz w:val="16"/>
                <w:szCs w:val="16"/>
                <w:lang w:eastAsia="en-US"/>
              </w:rPr>
            </w:pPr>
            <w:r>
              <w:rPr>
                <w:rFonts w:ascii="Verdana" w:hAnsi="Verdana"/>
                <w:b/>
                <w:sz w:val="16"/>
                <w:szCs w:val="16"/>
                <w:lang w:eastAsia="en-US"/>
              </w:rPr>
              <w:t>by</w:t>
            </w:r>
          </w:p>
        </w:tc>
      </w:tr>
      <w:tr w:rsidR="00D378D3" w:rsidRPr="00C428ED" w14:paraId="4BA91EA9" w14:textId="77777777" w:rsidTr="00D378D3">
        <w:tc>
          <w:tcPr>
            <w:tcW w:w="1080" w:type="dxa"/>
            <w:shd w:val="clear" w:color="auto" w:fill="auto"/>
          </w:tcPr>
          <w:p w14:paraId="38B9252A" w14:textId="77777777" w:rsidR="00D378D3" w:rsidRPr="009E5E00" w:rsidRDefault="00D378D3" w:rsidP="00D378D3">
            <w:pPr>
              <w:pStyle w:val="Paragraphe1"/>
              <w:jc w:val="center"/>
              <w:rPr>
                <w:rFonts w:ascii="Verdana" w:hAnsi="Verdana"/>
                <w:sz w:val="16"/>
                <w:szCs w:val="16"/>
                <w14:shadow w14:blurRad="50800" w14:dist="38100" w14:dir="2700000" w14:sx="100000" w14:sy="100000" w14:kx="0" w14:ky="0" w14:algn="tl">
                  <w14:srgbClr w14:val="000000">
                    <w14:alpha w14:val="60000"/>
                  </w14:srgbClr>
                </w14:shadow>
              </w:rPr>
            </w:pPr>
            <w:r>
              <w:rPr>
                <w:rFonts w:ascii="Verdana" w:hAnsi="Verdana"/>
                <w:sz w:val="16"/>
                <w:szCs w:val="16"/>
                <w14:shadow w14:blurRad="50800" w14:dist="38100" w14:dir="2700000" w14:sx="100000" w14:sy="100000" w14:kx="0" w14:ky="0" w14:algn="tl">
                  <w14:srgbClr w14:val="000000">
                    <w14:alpha w14:val="60000"/>
                  </w14:srgbClr>
                </w14:shadow>
              </w:rPr>
              <w:t>1</w:t>
            </w:r>
          </w:p>
        </w:tc>
        <w:tc>
          <w:tcPr>
            <w:tcW w:w="4165" w:type="dxa"/>
            <w:shd w:val="clear" w:color="auto" w:fill="auto"/>
          </w:tcPr>
          <w:p w14:paraId="31D39ABE" w14:textId="77777777" w:rsidR="00D378D3" w:rsidRPr="009E5E00" w:rsidRDefault="00D378D3" w:rsidP="00B93D1E">
            <w:pPr>
              <w:pStyle w:val="Paragraphe1"/>
              <w:jc w:val="center"/>
              <w:rPr>
                <w:rFonts w:ascii="Verdana" w:hAnsi="Verdana"/>
                <w:sz w:val="16"/>
                <w:szCs w:val="16"/>
                <w14:shadow w14:blurRad="50800" w14:dist="38100" w14:dir="2700000" w14:sx="100000" w14:sy="100000" w14:kx="0" w14:ky="0" w14:algn="tl">
                  <w14:srgbClr w14:val="000000">
                    <w14:alpha w14:val="60000"/>
                  </w14:srgbClr>
                </w14:shadow>
              </w:rPr>
            </w:pPr>
          </w:p>
        </w:tc>
        <w:tc>
          <w:tcPr>
            <w:tcW w:w="2268" w:type="dxa"/>
            <w:shd w:val="clear" w:color="auto" w:fill="auto"/>
          </w:tcPr>
          <w:p w14:paraId="1DE446BD" w14:textId="77777777" w:rsidR="00D378D3" w:rsidRPr="009E5E00" w:rsidRDefault="00D378D3" w:rsidP="00B93D1E">
            <w:pPr>
              <w:pStyle w:val="Paragraphe1"/>
              <w:jc w:val="center"/>
              <w:rPr>
                <w:rFonts w:ascii="Verdana" w:hAnsi="Verdana"/>
                <w:b/>
                <w:sz w:val="16"/>
                <w:szCs w:val="16"/>
                <w14:shadow w14:blurRad="50800" w14:dist="38100" w14:dir="2700000" w14:sx="100000" w14:sy="100000" w14:kx="0" w14:ky="0" w14:algn="tl">
                  <w14:srgbClr w14:val="000000">
                    <w14:alpha w14:val="60000"/>
                  </w14:srgbClr>
                </w14:shadow>
              </w:rPr>
            </w:pPr>
          </w:p>
        </w:tc>
        <w:tc>
          <w:tcPr>
            <w:tcW w:w="1559" w:type="dxa"/>
            <w:shd w:val="clear" w:color="auto" w:fill="auto"/>
          </w:tcPr>
          <w:p w14:paraId="597A80B9" w14:textId="77777777" w:rsidR="00D378D3" w:rsidRPr="009E5E00" w:rsidRDefault="00D378D3" w:rsidP="00B93D1E">
            <w:pPr>
              <w:pStyle w:val="Paragraphe1"/>
              <w:rPr>
                <w:rFonts w:ascii="Verdana" w:hAnsi="Verdana"/>
                <w:sz w:val="16"/>
                <w:szCs w:val="16"/>
                <w14:shadow w14:blurRad="50800" w14:dist="38100" w14:dir="2700000" w14:sx="100000" w14:sy="100000" w14:kx="0" w14:ky="0" w14:algn="tl">
                  <w14:srgbClr w14:val="000000">
                    <w14:alpha w14:val="60000"/>
                  </w14:srgbClr>
                </w14:shadow>
              </w:rPr>
            </w:pPr>
          </w:p>
        </w:tc>
      </w:tr>
      <w:tr w:rsidR="00D378D3" w:rsidRPr="00C428ED" w:rsidDel="00AB7E2C" w14:paraId="66F1E99C" w14:textId="30BFA70D" w:rsidTr="00D378D3">
        <w:trPr>
          <w:del w:id="924" w:author="ONOPTCHENKO Xavier" w:date="2019-10-10T11:17:00Z"/>
        </w:trPr>
        <w:tc>
          <w:tcPr>
            <w:tcW w:w="1080" w:type="dxa"/>
            <w:shd w:val="clear" w:color="auto" w:fill="auto"/>
          </w:tcPr>
          <w:p w14:paraId="320A10FD" w14:textId="1665DE8B" w:rsidR="00D378D3" w:rsidRPr="009E5E00" w:rsidDel="00AB7E2C" w:rsidRDefault="00D378D3" w:rsidP="00D378D3">
            <w:pPr>
              <w:pStyle w:val="Paragraphe1"/>
              <w:jc w:val="center"/>
              <w:rPr>
                <w:del w:id="925" w:author="ONOPTCHENKO Xavier" w:date="2019-10-10T11:17:00Z"/>
                <w:rFonts w:ascii="Verdana" w:hAnsi="Verdana"/>
                <w:sz w:val="16"/>
                <w:szCs w:val="16"/>
                <w14:shadow w14:blurRad="50800" w14:dist="38100" w14:dir="2700000" w14:sx="100000" w14:sy="100000" w14:kx="0" w14:ky="0" w14:algn="tl">
                  <w14:srgbClr w14:val="000000">
                    <w14:alpha w14:val="60000"/>
                  </w14:srgbClr>
                </w14:shadow>
              </w:rPr>
            </w:pPr>
            <w:del w:id="926" w:author="ONOPTCHENKO Xavier" w:date="2019-10-10T11:17:00Z">
              <w:r w:rsidDel="00AB7E2C">
                <w:rPr>
                  <w:rFonts w:ascii="Verdana" w:hAnsi="Verdana"/>
                  <w:sz w:val="16"/>
                  <w:szCs w:val="16"/>
                  <w14:shadow w14:blurRad="50800" w14:dist="38100" w14:dir="2700000" w14:sx="100000" w14:sy="100000" w14:kx="0" w14:ky="0" w14:algn="tl">
                    <w14:srgbClr w14:val="000000">
                      <w14:alpha w14:val="60000"/>
                    </w14:srgbClr>
                  </w14:shadow>
                </w:rPr>
                <w:delText>2</w:delText>
              </w:r>
            </w:del>
          </w:p>
        </w:tc>
        <w:tc>
          <w:tcPr>
            <w:tcW w:w="4165" w:type="dxa"/>
            <w:shd w:val="clear" w:color="auto" w:fill="auto"/>
          </w:tcPr>
          <w:p w14:paraId="473A7A59" w14:textId="5D1732FE" w:rsidR="00D378D3" w:rsidRPr="009E5E00" w:rsidDel="00AB7E2C" w:rsidRDefault="00D378D3" w:rsidP="00B93D1E">
            <w:pPr>
              <w:pStyle w:val="Paragraphe1"/>
              <w:jc w:val="center"/>
              <w:rPr>
                <w:del w:id="927" w:author="ONOPTCHENKO Xavier" w:date="2019-10-10T11:17:00Z"/>
                <w:rFonts w:ascii="Verdana" w:hAnsi="Verdana"/>
                <w:sz w:val="16"/>
                <w:szCs w:val="16"/>
                <w14:shadow w14:blurRad="50800" w14:dist="38100" w14:dir="2700000" w14:sx="100000" w14:sy="100000" w14:kx="0" w14:ky="0" w14:algn="tl">
                  <w14:srgbClr w14:val="000000">
                    <w14:alpha w14:val="60000"/>
                  </w14:srgbClr>
                </w14:shadow>
              </w:rPr>
            </w:pPr>
          </w:p>
        </w:tc>
        <w:tc>
          <w:tcPr>
            <w:tcW w:w="2268" w:type="dxa"/>
            <w:shd w:val="clear" w:color="auto" w:fill="auto"/>
          </w:tcPr>
          <w:p w14:paraId="29748A44" w14:textId="5E0C1276" w:rsidR="00D378D3" w:rsidRPr="009E5E00" w:rsidDel="00AB7E2C" w:rsidRDefault="00D378D3" w:rsidP="00B93D1E">
            <w:pPr>
              <w:pStyle w:val="Paragraphe1"/>
              <w:jc w:val="center"/>
              <w:rPr>
                <w:del w:id="928" w:author="ONOPTCHENKO Xavier" w:date="2019-10-10T11:17:00Z"/>
                <w:rFonts w:ascii="Verdana" w:hAnsi="Verdana"/>
                <w:sz w:val="16"/>
                <w:szCs w:val="16"/>
                <w14:shadow w14:blurRad="50800" w14:dist="38100" w14:dir="2700000" w14:sx="100000" w14:sy="100000" w14:kx="0" w14:ky="0" w14:algn="tl">
                  <w14:srgbClr w14:val="000000">
                    <w14:alpha w14:val="60000"/>
                  </w14:srgbClr>
                </w14:shadow>
              </w:rPr>
            </w:pPr>
          </w:p>
        </w:tc>
        <w:tc>
          <w:tcPr>
            <w:tcW w:w="1559" w:type="dxa"/>
            <w:shd w:val="clear" w:color="auto" w:fill="auto"/>
          </w:tcPr>
          <w:p w14:paraId="76E915B0" w14:textId="102D310E" w:rsidR="00D378D3" w:rsidRPr="009E5E00" w:rsidDel="00AB7E2C" w:rsidRDefault="00D378D3" w:rsidP="00B93D1E">
            <w:pPr>
              <w:pStyle w:val="Paragraphe1"/>
              <w:rPr>
                <w:del w:id="929" w:author="ONOPTCHENKO Xavier" w:date="2019-10-10T11:17:00Z"/>
                <w:rFonts w:ascii="Verdana" w:hAnsi="Verdana"/>
                <w:sz w:val="16"/>
                <w:szCs w:val="16"/>
                <w14:shadow w14:blurRad="50800" w14:dist="38100" w14:dir="2700000" w14:sx="100000" w14:sy="100000" w14:kx="0" w14:ky="0" w14:algn="tl">
                  <w14:srgbClr w14:val="000000">
                    <w14:alpha w14:val="60000"/>
                  </w14:srgbClr>
                </w14:shadow>
              </w:rPr>
            </w:pPr>
          </w:p>
        </w:tc>
      </w:tr>
      <w:tr w:rsidR="00D378D3" w:rsidRPr="00C428ED" w:rsidDel="00AB7E2C" w14:paraId="07E83A3C" w14:textId="2DB5231D" w:rsidTr="00D378D3">
        <w:trPr>
          <w:del w:id="930" w:author="ONOPTCHENKO Xavier" w:date="2019-10-10T11:17:00Z"/>
        </w:trPr>
        <w:tc>
          <w:tcPr>
            <w:tcW w:w="1080" w:type="dxa"/>
            <w:shd w:val="clear" w:color="auto" w:fill="auto"/>
          </w:tcPr>
          <w:p w14:paraId="699BFC6E" w14:textId="7C95E341" w:rsidR="00D378D3" w:rsidRPr="009E5E00" w:rsidDel="00AB7E2C" w:rsidRDefault="00D378D3" w:rsidP="00D378D3">
            <w:pPr>
              <w:pStyle w:val="Paragraphe1"/>
              <w:jc w:val="center"/>
              <w:rPr>
                <w:del w:id="931" w:author="ONOPTCHENKO Xavier" w:date="2019-10-10T11:17:00Z"/>
                <w:rFonts w:ascii="Verdana" w:hAnsi="Verdana"/>
                <w:sz w:val="16"/>
                <w:szCs w:val="16"/>
                <w14:shadow w14:blurRad="50800" w14:dist="38100" w14:dir="2700000" w14:sx="100000" w14:sy="100000" w14:kx="0" w14:ky="0" w14:algn="tl">
                  <w14:srgbClr w14:val="000000">
                    <w14:alpha w14:val="60000"/>
                  </w14:srgbClr>
                </w14:shadow>
              </w:rPr>
            </w:pPr>
            <w:del w:id="932" w:author="ONOPTCHENKO Xavier" w:date="2019-10-10T11:17:00Z">
              <w:r w:rsidDel="00AB7E2C">
                <w:rPr>
                  <w:rFonts w:ascii="Verdana" w:hAnsi="Verdana"/>
                  <w:sz w:val="16"/>
                  <w:szCs w:val="16"/>
                  <w14:shadow w14:blurRad="50800" w14:dist="38100" w14:dir="2700000" w14:sx="100000" w14:sy="100000" w14:kx="0" w14:ky="0" w14:algn="tl">
                    <w14:srgbClr w14:val="000000">
                      <w14:alpha w14:val="60000"/>
                    </w14:srgbClr>
                  </w14:shadow>
                </w:rPr>
                <w:delText>3</w:delText>
              </w:r>
            </w:del>
          </w:p>
        </w:tc>
        <w:tc>
          <w:tcPr>
            <w:tcW w:w="4165" w:type="dxa"/>
            <w:shd w:val="clear" w:color="auto" w:fill="auto"/>
          </w:tcPr>
          <w:p w14:paraId="20300458" w14:textId="1D3C1FEA" w:rsidR="00D378D3" w:rsidRPr="009E5E00" w:rsidDel="00AB7E2C" w:rsidRDefault="00D378D3" w:rsidP="00B93D1E">
            <w:pPr>
              <w:pStyle w:val="Paragraphe1"/>
              <w:jc w:val="center"/>
              <w:rPr>
                <w:del w:id="933" w:author="ONOPTCHENKO Xavier" w:date="2019-10-10T11:17:00Z"/>
                <w:rFonts w:ascii="Verdana" w:hAnsi="Verdana"/>
                <w:sz w:val="16"/>
                <w:szCs w:val="16"/>
                <w14:shadow w14:blurRad="50800" w14:dist="38100" w14:dir="2700000" w14:sx="100000" w14:sy="100000" w14:kx="0" w14:ky="0" w14:algn="tl">
                  <w14:srgbClr w14:val="000000">
                    <w14:alpha w14:val="60000"/>
                  </w14:srgbClr>
                </w14:shadow>
              </w:rPr>
            </w:pPr>
          </w:p>
        </w:tc>
        <w:tc>
          <w:tcPr>
            <w:tcW w:w="2268" w:type="dxa"/>
            <w:shd w:val="clear" w:color="auto" w:fill="auto"/>
          </w:tcPr>
          <w:p w14:paraId="6D236B86" w14:textId="26A10BAE" w:rsidR="00D378D3" w:rsidRPr="009E5E00" w:rsidDel="00AB7E2C" w:rsidRDefault="00D378D3" w:rsidP="00B93D1E">
            <w:pPr>
              <w:pStyle w:val="Paragraphe1"/>
              <w:jc w:val="center"/>
              <w:rPr>
                <w:del w:id="934" w:author="ONOPTCHENKO Xavier" w:date="2019-10-10T11:17:00Z"/>
                <w:rFonts w:ascii="Verdana" w:hAnsi="Verdana"/>
                <w:sz w:val="16"/>
                <w:szCs w:val="16"/>
                <w14:shadow w14:blurRad="50800" w14:dist="38100" w14:dir="2700000" w14:sx="100000" w14:sy="100000" w14:kx="0" w14:ky="0" w14:algn="tl">
                  <w14:srgbClr w14:val="000000">
                    <w14:alpha w14:val="60000"/>
                  </w14:srgbClr>
                </w14:shadow>
              </w:rPr>
            </w:pPr>
          </w:p>
        </w:tc>
        <w:tc>
          <w:tcPr>
            <w:tcW w:w="1559" w:type="dxa"/>
            <w:shd w:val="clear" w:color="auto" w:fill="auto"/>
          </w:tcPr>
          <w:p w14:paraId="02E0DF6E" w14:textId="0B49EA7B" w:rsidR="00D378D3" w:rsidRPr="009E5E00" w:rsidDel="00AB7E2C" w:rsidRDefault="00D378D3" w:rsidP="00B93D1E">
            <w:pPr>
              <w:pStyle w:val="Paragraphe1"/>
              <w:rPr>
                <w:del w:id="935" w:author="ONOPTCHENKO Xavier" w:date="2019-10-10T11:17:00Z"/>
                <w:rFonts w:ascii="Verdana" w:hAnsi="Verdana"/>
                <w:sz w:val="16"/>
                <w:szCs w:val="16"/>
                <w14:shadow w14:blurRad="50800" w14:dist="38100" w14:dir="2700000" w14:sx="100000" w14:sy="100000" w14:kx="0" w14:ky="0" w14:algn="tl">
                  <w14:srgbClr w14:val="000000">
                    <w14:alpha w14:val="60000"/>
                  </w14:srgbClr>
                </w14:shadow>
              </w:rPr>
            </w:pPr>
          </w:p>
        </w:tc>
      </w:tr>
      <w:tr w:rsidR="00D378D3" w:rsidRPr="00C428ED" w:rsidDel="00AB7E2C" w14:paraId="2D552542" w14:textId="0A0F5E17" w:rsidTr="00D378D3">
        <w:trPr>
          <w:del w:id="936" w:author="ONOPTCHENKO Xavier" w:date="2019-10-10T11:17:00Z"/>
        </w:trPr>
        <w:tc>
          <w:tcPr>
            <w:tcW w:w="1080" w:type="dxa"/>
            <w:shd w:val="clear" w:color="auto" w:fill="auto"/>
          </w:tcPr>
          <w:p w14:paraId="730EB6E9" w14:textId="347D6B99" w:rsidR="00D378D3" w:rsidRPr="009E5E00" w:rsidDel="00AB7E2C" w:rsidRDefault="00D378D3" w:rsidP="00D378D3">
            <w:pPr>
              <w:pStyle w:val="Paragraphe1"/>
              <w:jc w:val="center"/>
              <w:rPr>
                <w:del w:id="937" w:author="ONOPTCHENKO Xavier" w:date="2019-10-10T11:17:00Z"/>
                <w:rFonts w:ascii="Verdana" w:hAnsi="Verdana"/>
                <w:sz w:val="16"/>
                <w:szCs w:val="16"/>
                <w14:shadow w14:blurRad="50800" w14:dist="38100" w14:dir="2700000" w14:sx="100000" w14:sy="100000" w14:kx="0" w14:ky="0" w14:algn="tl">
                  <w14:srgbClr w14:val="000000">
                    <w14:alpha w14:val="60000"/>
                  </w14:srgbClr>
                </w14:shadow>
              </w:rPr>
            </w:pPr>
            <w:del w:id="938" w:author="ONOPTCHENKO Xavier" w:date="2019-10-10T11:17:00Z">
              <w:r w:rsidDel="00AB7E2C">
                <w:rPr>
                  <w:rFonts w:ascii="Verdana" w:hAnsi="Verdana"/>
                  <w:sz w:val="16"/>
                  <w:szCs w:val="16"/>
                  <w14:shadow w14:blurRad="50800" w14:dist="38100" w14:dir="2700000" w14:sx="100000" w14:sy="100000" w14:kx="0" w14:ky="0" w14:algn="tl">
                    <w14:srgbClr w14:val="000000">
                      <w14:alpha w14:val="60000"/>
                    </w14:srgbClr>
                  </w14:shadow>
                </w:rPr>
                <w:delText>4</w:delText>
              </w:r>
            </w:del>
          </w:p>
        </w:tc>
        <w:tc>
          <w:tcPr>
            <w:tcW w:w="4165" w:type="dxa"/>
            <w:shd w:val="clear" w:color="auto" w:fill="auto"/>
          </w:tcPr>
          <w:p w14:paraId="168BF270" w14:textId="4A959590" w:rsidR="00D378D3" w:rsidRPr="009E5E00" w:rsidDel="00AB7E2C" w:rsidRDefault="00D378D3" w:rsidP="00B93D1E">
            <w:pPr>
              <w:pStyle w:val="Paragraphe1"/>
              <w:jc w:val="center"/>
              <w:rPr>
                <w:del w:id="939" w:author="ONOPTCHENKO Xavier" w:date="2019-10-10T11:17:00Z"/>
                <w:rFonts w:ascii="Verdana" w:hAnsi="Verdana"/>
                <w:sz w:val="16"/>
                <w:szCs w:val="16"/>
                <w14:shadow w14:blurRad="50800" w14:dist="38100" w14:dir="2700000" w14:sx="100000" w14:sy="100000" w14:kx="0" w14:ky="0" w14:algn="tl">
                  <w14:srgbClr w14:val="000000">
                    <w14:alpha w14:val="60000"/>
                  </w14:srgbClr>
                </w14:shadow>
              </w:rPr>
            </w:pPr>
          </w:p>
        </w:tc>
        <w:tc>
          <w:tcPr>
            <w:tcW w:w="2268" w:type="dxa"/>
            <w:shd w:val="clear" w:color="auto" w:fill="auto"/>
          </w:tcPr>
          <w:p w14:paraId="11E06950" w14:textId="67978C01" w:rsidR="00D378D3" w:rsidRPr="009E5E00" w:rsidDel="00AB7E2C" w:rsidRDefault="00D378D3" w:rsidP="00B93D1E">
            <w:pPr>
              <w:pStyle w:val="Paragraphe1"/>
              <w:jc w:val="center"/>
              <w:rPr>
                <w:del w:id="940" w:author="ONOPTCHENKO Xavier" w:date="2019-10-10T11:17:00Z"/>
                <w:rFonts w:ascii="Verdana" w:hAnsi="Verdana"/>
                <w:b/>
                <w:sz w:val="16"/>
                <w:szCs w:val="16"/>
                <w14:shadow w14:blurRad="50800" w14:dist="38100" w14:dir="2700000" w14:sx="100000" w14:sy="100000" w14:kx="0" w14:ky="0" w14:algn="tl">
                  <w14:srgbClr w14:val="000000">
                    <w14:alpha w14:val="60000"/>
                  </w14:srgbClr>
                </w14:shadow>
              </w:rPr>
            </w:pPr>
          </w:p>
        </w:tc>
        <w:tc>
          <w:tcPr>
            <w:tcW w:w="1559" w:type="dxa"/>
            <w:shd w:val="clear" w:color="auto" w:fill="auto"/>
          </w:tcPr>
          <w:p w14:paraId="6934E57F" w14:textId="3BE2E246" w:rsidR="00D378D3" w:rsidRPr="009E5E00" w:rsidDel="00AB7E2C" w:rsidRDefault="00D378D3" w:rsidP="00B93D1E">
            <w:pPr>
              <w:pStyle w:val="Paragraphe1"/>
              <w:rPr>
                <w:del w:id="941" w:author="ONOPTCHENKO Xavier" w:date="2019-10-10T11:17:00Z"/>
                <w:rFonts w:ascii="Verdana" w:hAnsi="Verdana"/>
                <w:sz w:val="16"/>
                <w:szCs w:val="16"/>
                <w14:shadow w14:blurRad="50800" w14:dist="38100" w14:dir="2700000" w14:sx="100000" w14:sy="100000" w14:kx="0" w14:ky="0" w14:algn="tl">
                  <w14:srgbClr w14:val="000000">
                    <w14:alpha w14:val="60000"/>
                  </w14:srgbClr>
                </w14:shadow>
              </w:rPr>
            </w:pPr>
          </w:p>
        </w:tc>
      </w:tr>
      <w:tr w:rsidR="00D378D3" w:rsidRPr="00C428ED" w:rsidDel="00AB7E2C" w14:paraId="3071E39F" w14:textId="73760071" w:rsidTr="00D378D3">
        <w:trPr>
          <w:del w:id="942" w:author="ONOPTCHENKO Xavier" w:date="2019-10-10T11:17:00Z"/>
        </w:trPr>
        <w:tc>
          <w:tcPr>
            <w:tcW w:w="1080" w:type="dxa"/>
            <w:shd w:val="clear" w:color="auto" w:fill="auto"/>
          </w:tcPr>
          <w:p w14:paraId="368332F0" w14:textId="37A5890A" w:rsidR="00D378D3" w:rsidRPr="0086072F" w:rsidDel="00AB7E2C" w:rsidRDefault="00D378D3" w:rsidP="00D378D3">
            <w:pPr>
              <w:pStyle w:val="Tableau-Textecolonne"/>
              <w:jc w:val="center"/>
              <w:rPr>
                <w:del w:id="943" w:author="ONOPTCHENKO Xavier" w:date="2019-10-10T11:17:00Z"/>
                <w:rStyle w:val="ContenuTableau"/>
                <w:szCs w:val="16"/>
              </w:rPr>
            </w:pPr>
            <w:del w:id="944" w:author="ONOPTCHENKO Xavier" w:date="2019-10-10T11:17:00Z">
              <w:r w:rsidDel="00AB7E2C">
                <w:rPr>
                  <w:rStyle w:val="ContenuTableau"/>
                  <w:szCs w:val="16"/>
                </w:rPr>
                <w:delText>5</w:delText>
              </w:r>
            </w:del>
          </w:p>
        </w:tc>
        <w:tc>
          <w:tcPr>
            <w:tcW w:w="4165" w:type="dxa"/>
            <w:shd w:val="clear" w:color="auto" w:fill="auto"/>
          </w:tcPr>
          <w:p w14:paraId="6245F27C" w14:textId="6487260A" w:rsidR="00D378D3" w:rsidRPr="0086072F" w:rsidDel="00AB7E2C" w:rsidRDefault="00D378D3" w:rsidP="00B93D1E">
            <w:pPr>
              <w:pStyle w:val="Tableau-Textecolonne"/>
              <w:jc w:val="center"/>
              <w:rPr>
                <w:del w:id="945" w:author="ONOPTCHENKO Xavier" w:date="2019-10-10T11:17:00Z"/>
                <w:rStyle w:val="ContenuTableau"/>
                <w:rFonts w:ascii="Verdana" w:hAnsi="Verdana"/>
                <w:szCs w:val="16"/>
              </w:rPr>
            </w:pPr>
          </w:p>
        </w:tc>
        <w:tc>
          <w:tcPr>
            <w:tcW w:w="2268" w:type="dxa"/>
            <w:shd w:val="clear" w:color="auto" w:fill="auto"/>
          </w:tcPr>
          <w:p w14:paraId="30745BF6" w14:textId="2FCB2C91" w:rsidR="00D378D3" w:rsidRPr="0086072F" w:rsidDel="00AB7E2C" w:rsidRDefault="00D378D3" w:rsidP="00B93D1E">
            <w:pPr>
              <w:pStyle w:val="Tableau-Textecolonne"/>
              <w:jc w:val="center"/>
              <w:rPr>
                <w:del w:id="946" w:author="ONOPTCHENKO Xavier" w:date="2019-10-10T11:17:00Z"/>
                <w:rStyle w:val="ContenuTableau"/>
                <w:b/>
                <w:szCs w:val="16"/>
              </w:rPr>
            </w:pPr>
          </w:p>
        </w:tc>
        <w:tc>
          <w:tcPr>
            <w:tcW w:w="1559" w:type="dxa"/>
            <w:shd w:val="clear" w:color="auto" w:fill="auto"/>
          </w:tcPr>
          <w:p w14:paraId="7AF8A8D5" w14:textId="207995D6" w:rsidR="00D378D3" w:rsidRPr="0086072F" w:rsidDel="00AB7E2C" w:rsidRDefault="00D378D3" w:rsidP="00B93D1E">
            <w:pPr>
              <w:pStyle w:val="Tableau-Textecolonne"/>
              <w:rPr>
                <w:del w:id="947" w:author="ONOPTCHENKO Xavier" w:date="2019-10-10T11:17:00Z"/>
                <w:rStyle w:val="ContenuTableau"/>
                <w:szCs w:val="16"/>
              </w:rPr>
            </w:pPr>
          </w:p>
        </w:tc>
      </w:tr>
      <w:tr w:rsidR="00D378D3" w:rsidRPr="00C428ED" w:rsidDel="00AB7E2C" w14:paraId="1A2DE59D" w14:textId="3EDAB9C6" w:rsidTr="00D378D3">
        <w:trPr>
          <w:del w:id="948" w:author="ONOPTCHENKO Xavier" w:date="2019-10-10T11:17:00Z"/>
        </w:trPr>
        <w:tc>
          <w:tcPr>
            <w:tcW w:w="1080" w:type="dxa"/>
            <w:shd w:val="clear" w:color="auto" w:fill="auto"/>
          </w:tcPr>
          <w:p w14:paraId="1C362880" w14:textId="286A6C94" w:rsidR="00D378D3" w:rsidDel="00AB7E2C" w:rsidRDefault="00D378D3" w:rsidP="00D378D3">
            <w:pPr>
              <w:pStyle w:val="Tableau-Textecolonne"/>
              <w:jc w:val="center"/>
              <w:rPr>
                <w:del w:id="949" w:author="ONOPTCHENKO Xavier" w:date="2019-10-10T11:17:00Z"/>
                <w:rStyle w:val="ContenuTableau"/>
                <w:szCs w:val="16"/>
              </w:rPr>
            </w:pPr>
            <w:del w:id="950" w:author="ONOPTCHENKO Xavier" w:date="2019-10-10T11:17:00Z">
              <w:r w:rsidDel="00AB7E2C">
                <w:rPr>
                  <w:rStyle w:val="ContenuTableau"/>
                  <w:szCs w:val="16"/>
                </w:rPr>
                <w:delText>…</w:delText>
              </w:r>
            </w:del>
          </w:p>
        </w:tc>
        <w:tc>
          <w:tcPr>
            <w:tcW w:w="4165" w:type="dxa"/>
            <w:shd w:val="clear" w:color="auto" w:fill="auto"/>
          </w:tcPr>
          <w:p w14:paraId="64BC72E4" w14:textId="15D421AA" w:rsidR="00D378D3" w:rsidRPr="0086072F" w:rsidDel="00AB7E2C" w:rsidRDefault="00D378D3" w:rsidP="00B93D1E">
            <w:pPr>
              <w:pStyle w:val="Tableau-Textecolonne"/>
              <w:jc w:val="center"/>
              <w:rPr>
                <w:del w:id="951" w:author="ONOPTCHENKO Xavier" w:date="2019-10-10T11:17:00Z"/>
                <w:rStyle w:val="ContenuTableau"/>
                <w:rFonts w:ascii="Verdana" w:hAnsi="Verdana"/>
                <w:szCs w:val="16"/>
              </w:rPr>
            </w:pPr>
          </w:p>
        </w:tc>
        <w:tc>
          <w:tcPr>
            <w:tcW w:w="2268" w:type="dxa"/>
            <w:shd w:val="clear" w:color="auto" w:fill="auto"/>
          </w:tcPr>
          <w:p w14:paraId="2C907E1B" w14:textId="061C3D92" w:rsidR="00D378D3" w:rsidRPr="0086072F" w:rsidDel="00AB7E2C" w:rsidRDefault="00D378D3" w:rsidP="00B93D1E">
            <w:pPr>
              <w:pStyle w:val="Tableau-Textecolonne"/>
              <w:jc w:val="center"/>
              <w:rPr>
                <w:del w:id="952" w:author="ONOPTCHENKO Xavier" w:date="2019-10-10T11:17:00Z"/>
                <w:rStyle w:val="ContenuTableau"/>
                <w:b/>
                <w:szCs w:val="16"/>
              </w:rPr>
            </w:pPr>
          </w:p>
        </w:tc>
        <w:tc>
          <w:tcPr>
            <w:tcW w:w="1559" w:type="dxa"/>
            <w:shd w:val="clear" w:color="auto" w:fill="auto"/>
          </w:tcPr>
          <w:p w14:paraId="3E428D27" w14:textId="0472B01B" w:rsidR="00D378D3" w:rsidRPr="0086072F" w:rsidDel="00AB7E2C" w:rsidRDefault="00D378D3" w:rsidP="00B93D1E">
            <w:pPr>
              <w:pStyle w:val="Tableau-Textecolonne"/>
              <w:rPr>
                <w:del w:id="953" w:author="ONOPTCHENKO Xavier" w:date="2019-10-10T11:17:00Z"/>
                <w:rStyle w:val="ContenuTableau"/>
                <w:szCs w:val="16"/>
              </w:rPr>
            </w:pPr>
          </w:p>
        </w:tc>
      </w:tr>
    </w:tbl>
    <w:p w14:paraId="6DCE86B5" w14:textId="77777777" w:rsidR="00D378D3" w:rsidRPr="0086072F" w:rsidRDefault="00D378D3" w:rsidP="00D378D3">
      <w:pPr>
        <w:rPr>
          <w:rFonts w:ascii="Verdana" w:hAnsi="Verdana"/>
        </w:rPr>
      </w:pPr>
    </w:p>
    <w:p w14:paraId="2712C351" w14:textId="77777777" w:rsidR="0082652B" w:rsidRDefault="0082652B" w:rsidP="0082652B">
      <w:pPr>
        <w:pStyle w:val="Titre1"/>
      </w:pPr>
      <w:bookmarkStart w:id="954" w:name="_Toc21697691"/>
      <w:r>
        <w:t xml:space="preserve">Project </w:t>
      </w:r>
      <w:r w:rsidRPr="0082652B">
        <w:t>Summary</w:t>
      </w:r>
      <w:bookmarkEnd w:id="921"/>
      <w:bookmarkEnd w:id="922"/>
      <w:bookmarkEnd w:id="923"/>
      <w:bookmarkEnd w:id="954"/>
    </w:p>
    <w:p w14:paraId="3084A38B" w14:textId="702F1F30" w:rsidR="00AB7E2C" w:rsidRDefault="00AB7E2C">
      <w:pPr>
        <w:pStyle w:val="Titre2"/>
        <w:rPr>
          <w:ins w:id="955" w:author="ONOPTCHENKO Xavier" w:date="2019-10-10T11:21:00Z"/>
          <w:lang w:val="en-GB"/>
        </w:rPr>
        <w:pPrChange w:id="956" w:author="ONOPTCHENKO Xavier" w:date="2019-10-10T11:19:00Z">
          <w:pPr/>
        </w:pPrChange>
      </w:pPr>
      <w:bookmarkStart w:id="957" w:name="_Toc21697692"/>
      <w:ins w:id="958" w:author="ONOPTCHENKO Xavier" w:date="2019-10-10T11:19:00Z">
        <w:r>
          <w:rPr>
            <w:lang w:val="en-GB"/>
          </w:rPr>
          <w:t>Contexte, existant</w:t>
        </w:r>
      </w:ins>
      <w:bookmarkEnd w:id="957"/>
    </w:p>
    <w:p w14:paraId="70C6F611" w14:textId="77777777" w:rsidR="00AB7E2C" w:rsidRDefault="00AB7E2C" w:rsidP="00AB7E2C">
      <w:pPr>
        <w:rPr>
          <w:ins w:id="959" w:author="ONOPTCHENKO Xavier" w:date="2019-10-10T11:22:00Z"/>
        </w:rPr>
      </w:pPr>
      <w:ins w:id="960" w:author="ONOPTCHENKO Xavier" w:date="2019-10-10T11:22:00Z">
        <w:r>
          <w:t>L’ESB de CARDIF représente aujourd’hui :</w:t>
        </w:r>
      </w:ins>
    </w:p>
    <w:p w14:paraId="7279D718" w14:textId="77777777" w:rsidR="00AB7E2C" w:rsidRDefault="00AB7E2C">
      <w:pPr>
        <w:pStyle w:val="Paragraphedeliste"/>
        <w:numPr>
          <w:ilvl w:val="0"/>
          <w:numId w:val="9"/>
        </w:numPr>
        <w:rPr>
          <w:ins w:id="961" w:author="ONOPTCHENKO Xavier" w:date="2019-10-10T11:22:00Z"/>
        </w:rPr>
        <w:pPrChange w:id="962" w:author="ONOPTCHENKO Xavier" w:date="2019-10-10T11:22:00Z">
          <w:pPr/>
        </w:pPrChange>
      </w:pPr>
      <w:ins w:id="963" w:author="ONOPTCHENKO Xavier" w:date="2019-10-10T11:22:00Z">
        <w:r>
          <w:t>Le nœud de tous les échanges internes et externes à CARDIF.</w:t>
        </w:r>
      </w:ins>
    </w:p>
    <w:p w14:paraId="06076375" w14:textId="77777777" w:rsidR="00AB7E2C" w:rsidRDefault="00AB7E2C">
      <w:pPr>
        <w:pStyle w:val="Paragraphedeliste"/>
        <w:numPr>
          <w:ilvl w:val="0"/>
          <w:numId w:val="9"/>
        </w:numPr>
        <w:rPr>
          <w:ins w:id="964" w:author="ONOPTCHENKO Xavier" w:date="2019-10-10T11:22:00Z"/>
        </w:rPr>
        <w:pPrChange w:id="965" w:author="ONOPTCHENKO Xavier" w:date="2019-10-10T11:22:00Z">
          <w:pPr/>
        </w:pPrChange>
      </w:pPr>
      <w:ins w:id="966" w:author="ONOPTCHENKO Xavier" w:date="2019-10-10T11:22:00Z">
        <w:r>
          <w:t>44 Web Services et 76 opérations déployés, en production, aujourd’hui concernant une dizaine d’applications. Dont plusieurs à destination directe des clients.</w:t>
        </w:r>
      </w:ins>
    </w:p>
    <w:p w14:paraId="4754B2E6" w14:textId="77777777" w:rsidR="00AB7E2C" w:rsidRDefault="00AB7E2C">
      <w:pPr>
        <w:pStyle w:val="Paragraphedeliste"/>
        <w:numPr>
          <w:ilvl w:val="0"/>
          <w:numId w:val="9"/>
        </w:numPr>
        <w:rPr>
          <w:ins w:id="967" w:author="ONOPTCHENKO Xavier" w:date="2019-10-10T11:22:00Z"/>
        </w:rPr>
        <w:pPrChange w:id="968" w:author="ONOPTCHENKO Xavier" w:date="2019-10-10T11:22:00Z">
          <w:pPr/>
        </w:pPrChange>
      </w:pPr>
      <w:ins w:id="969" w:author="ONOPTCHENKO Xavier" w:date="2019-10-10T11:22:00Z">
        <w:r>
          <w:t>Une sollicitation journalière dépassant les 2 millions d’appels de Web services, (chiffre en croissance constante).</w:t>
        </w:r>
      </w:ins>
    </w:p>
    <w:p w14:paraId="4EC21D61" w14:textId="77777777" w:rsidR="00AB7E2C" w:rsidRDefault="00AB7E2C">
      <w:pPr>
        <w:pStyle w:val="Paragraphedeliste"/>
        <w:numPr>
          <w:ilvl w:val="0"/>
          <w:numId w:val="9"/>
        </w:numPr>
        <w:rPr>
          <w:ins w:id="970" w:author="ONOPTCHENKO Xavier" w:date="2019-10-10T11:22:00Z"/>
        </w:rPr>
        <w:pPrChange w:id="971" w:author="ONOPTCHENKO Xavier" w:date="2019-10-10T11:22:00Z">
          <w:pPr/>
        </w:pPrChange>
      </w:pPr>
      <w:ins w:id="972" w:author="ONOPTCHENKO Xavier" w:date="2019-10-10T11:22:00Z">
        <w:r>
          <w:t>Une disponibilité garantie 24/7.</w:t>
        </w:r>
      </w:ins>
    </w:p>
    <w:p w14:paraId="2F7424EF" w14:textId="516FF2CA" w:rsidR="00AB7E2C" w:rsidRDefault="00AB7E2C">
      <w:pPr>
        <w:pStyle w:val="Paragraphedeliste"/>
        <w:numPr>
          <w:ilvl w:val="0"/>
          <w:numId w:val="9"/>
        </w:numPr>
        <w:rPr>
          <w:ins w:id="973" w:author="ONOPTCHENKO Xavier" w:date="2019-10-10T11:22:00Z"/>
        </w:rPr>
        <w:pPrChange w:id="974" w:author="ONOPTCHENKO Xavier" w:date="2019-10-10T11:22:00Z">
          <w:pPr/>
        </w:pPrChange>
      </w:pPr>
      <w:ins w:id="975" w:author="ONOPTCHENKO Xavier" w:date="2019-10-10T11:22:00Z">
        <w:r>
          <w:t>Une criticité Extrême (ICP).</w:t>
        </w:r>
      </w:ins>
    </w:p>
    <w:p w14:paraId="308C89EF" w14:textId="77777777" w:rsidR="00AB7E2C" w:rsidRDefault="00AB7E2C" w:rsidP="00AB7E2C">
      <w:pPr>
        <w:rPr>
          <w:ins w:id="976" w:author="ONOPTCHENKO Xavier" w:date="2019-10-10T11:22:00Z"/>
        </w:rPr>
      </w:pPr>
      <w:ins w:id="977" w:author="ONOPTCHENKO Xavier" w:date="2019-10-10T11:22:00Z">
        <w:r>
          <w:t>Fonctionnellement, l’ESB de CARDIF se compose de 3 bus applicatifs différents :</w:t>
        </w:r>
      </w:ins>
    </w:p>
    <w:p w14:paraId="70265559" w14:textId="77777777" w:rsidR="00AB7E2C" w:rsidRDefault="00AB7E2C">
      <w:pPr>
        <w:pStyle w:val="Paragraphedeliste"/>
        <w:numPr>
          <w:ilvl w:val="0"/>
          <w:numId w:val="10"/>
        </w:numPr>
        <w:rPr>
          <w:ins w:id="978" w:author="ONOPTCHENKO Xavier" w:date="2019-10-10T11:22:00Z"/>
        </w:rPr>
        <w:pPrChange w:id="979" w:author="ONOPTCHENKO Xavier" w:date="2019-10-10T11:22:00Z">
          <w:pPr/>
        </w:pPrChange>
      </w:pPr>
      <w:ins w:id="980" w:author="ONOPTCHENKO Xavier" w:date="2019-10-10T11:22:00Z">
        <w:r>
          <w:t>Le Bus Intranet destiné aux échanges internes à CARDIF.</w:t>
        </w:r>
      </w:ins>
    </w:p>
    <w:p w14:paraId="7CC64858" w14:textId="77777777" w:rsidR="00AB7E2C" w:rsidRDefault="00AB7E2C">
      <w:pPr>
        <w:pStyle w:val="Paragraphedeliste"/>
        <w:numPr>
          <w:ilvl w:val="0"/>
          <w:numId w:val="10"/>
        </w:numPr>
        <w:rPr>
          <w:ins w:id="981" w:author="ONOPTCHENKO Xavier" w:date="2019-10-10T11:22:00Z"/>
        </w:rPr>
        <w:pPrChange w:id="982" w:author="ONOPTCHENKO Xavier" w:date="2019-10-10T11:22:00Z">
          <w:pPr/>
        </w:pPrChange>
      </w:pPr>
      <w:ins w:id="983" w:author="ONOPTCHENKO Xavier" w:date="2019-10-10T11:22:00Z">
        <w:r>
          <w:t>Le Bus Extranet destiné aux échanges avec les Partenaires de CARDIF.</w:t>
        </w:r>
      </w:ins>
    </w:p>
    <w:p w14:paraId="04A49DFE" w14:textId="28EA8C5B" w:rsidR="00AB7E2C" w:rsidRDefault="00AB7E2C">
      <w:pPr>
        <w:pStyle w:val="Paragraphedeliste"/>
        <w:numPr>
          <w:ilvl w:val="0"/>
          <w:numId w:val="10"/>
        </w:numPr>
        <w:rPr>
          <w:ins w:id="984" w:author="ONOPTCHENKO Xavier" w:date="2019-10-10T11:22:00Z"/>
        </w:rPr>
        <w:pPrChange w:id="985" w:author="ONOPTCHENKO Xavier" w:date="2019-10-10T11:22:00Z">
          <w:pPr/>
        </w:pPrChange>
      </w:pPr>
      <w:ins w:id="986" w:author="ONOPTCHENKO Xavier" w:date="2019-10-10T11:22:00Z">
        <w:r>
          <w:t>Le Bus Internet destiné aux échanges avec le grand public sur Internet.</w:t>
        </w:r>
      </w:ins>
    </w:p>
    <w:p w14:paraId="63899973" w14:textId="77777777" w:rsidR="00AB7E2C" w:rsidRDefault="00AB7E2C" w:rsidP="00AB7E2C">
      <w:pPr>
        <w:rPr>
          <w:ins w:id="987" w:author="ONOPTCHENKO Xavier" w:date="2019-10-10T11:22:00Z"/>
        </w:rPr>
      </w:pPr>
      <w:ins w:id="988" w:author="ONOPTCHENKO Xavier" w:date="2019-10-10T11:22:00Z">
        <w:r>
          <w:t>Afin de superviser l’ensemble de la plate-forme ESB de CARDIF, deux consoles, à la main des usages, sont utilisées sur l’ensemble des environnements :</w:t>
        </w:r>
      </w:ins>
    </w:p>
    <w:p w14:paraId="5AB05F7D" w14:textId="77777777" w:rsidR="00AB7E2C" w:rsidRDefault="00AB7E2C">
      <w:pPr>
        <w:pStyle w:val="Paragraphedeliste"/>
        <w:numPr>
          <w:ilvl w:val="0"/>
          <w:numId w:val="11"/>
        </w:numPr>
        <w:rPr>
          <w:ins w:id="989" w:author="ONOPTCHENKO Xavier" w:date="2019-10-10T11:23:00Z"/>
        </w:rPr>
        <w:pPrChange w:id="990" w:author="ONOPTCHENKO Xavier" w:date="2019-10-10T11:23:00Z">
          <w:pPr/>
        </w:pPrChange>
      </w:pPr>
      <w:ins w:id="991" w:author="ONOPTCHENKO Xavier" w:date="2019-10-10T11:22:00Z">
        <w:r>
          <w:t>BWPM - Orienté Supervision en temps réel cette console permet :</w:t>
        </w:r>
      </w:ins>
    </w:p>
    <w:p w14:paraId="2E59A2C9" w14:textId="77777777" w:rsidR="00AB7E2C" w:rsidRDefault="00AB7E2C">
      <w:pPr>
        <w:pStyle w:val="Paragraphedeliste"/>
        <w:numPr>
          <w:ilvl w:val="1"/>
          <w:numId w:val="11"/>
        </w:numPr>
        <w:rPr>
          <w:ins w:id="992" w:author="ONOPTCHENKO Xavier" w:date="2019-10-10T11:23:00Z"/>
        </w:rPr>
        <w:pPrChange w:id="993" w:author="ONOPTCHENKO Xavier" w:date="2019-10-10T11:23:00Z">
          <w:pPr/>
        </w:pPrChange>
      </w:pPr>
      <w:ins w:id="994" w:author="ONOPTCHENKO Xavier" w:date="2019-10-10T11:22:00Z">
        <w:r>
          <w:t>De gérer la traçabilité de manière centralisée sur les flux et services.</w:t>
        </w:r>
      </w:ins>
    </w:p>
    <w:p w14:paraId="381B7950" w14:textId="77777777" w:rsidR="00AB7E2C" w:rsidRDefault="00AB7E2C">
      <w:pPr>
        <w:pStyle w:val="Paragraphedeliste"/>
        <w:numPr>
          <w:ilvl w:val="1"/>
          <w:numId w:val="11"/>
        </w:numPr>
        <w:rPr>
          <w:ins w:id="995" w:author="ONOPTCHENKO Xavier" w:date="2019-10-10T11:23:00Z"/>
        </w:rPr>
        <w:pPrChange w:id="996" w:author="ONOPTCHENKO Xavier" w:date="2019-10-10T11:23:00Z">
          <w:pPr/>
        </w:pPrChange>
      </w:pPr>
      <w:ins w:id="997" w:author="ONOPTCHENKO Xavier" w:date="2019-10-10T11:22:00Z">
        <w:r>
          <w:t>La Supervision des WS usages par les Patrimoines.</w:t>
        </w:r>
      </w:ins>
    </w:p>
    <w:p w14:paraId="1B4A8300" w14:textId="77777777" w:rsidR="00AB7E2C" w:rsidRDefault="00AB7E2C">
      <w:pPr>
        <w:pStyle w:val="Paragraphedeliste"/>
        <w:numPr>
          <w:ilvl w:val="1"/>
          <w:numId w:val="11"/>
        </w:numPr>
        <w:rPr>
          <w:ins w:id="998" w:author="ONOPTCHENKO Xavier" w:date="2019-10-10T11:23:00Z"/>
        </w:rPr>
        <w:pPrChange w:id="999" w:author="ONOPTCHENKO Xavier" w:date="2019-10-10T11:23:00Z">
          <w:pPr/>
        </w:pPrChange>
      </w:pPr>
      <w:ins w:id="1000" w:author="ONOPTCHENKO Xavier" w:date="2019-10-10T11:22:00Z">
        <w:r>
          <w:t>La Supervision des composants techniques par l’équipe Échanges Synchrones.</w:t>
        </w:r>
      </w:ins>
    </w:p>
    <w:p w14:paraId="147E0821" w14:textId="77777777" w:rsidR="00AB7E2C" w:rsidRDefault="00AB7E2C">
      <w:pPr>
        <w:pStyle w:val="Paragraphedeliste"/>
        <w:numPr>
          <w:ilvl w:val="0"/>
          <w:numId w:val="11"/>
        </w:numPr>
        <w:rPr>
          <w:ins w:id="1001" w:author="ONOPTCHENKO Xavier" w:date="2019-10-10T11:23:00Z"/>
        </w:rPr>
        <w:pPrChange w:id="1002" w:author="ONOPTCHENKO Xavier" w:date="2019-10-10T11:23:00Z">
          <w:pPr/>
        </w:pPrChange>
      </w:pPr>
      <w:ins w:id="1003" w:author="ONOPTCHENKO Xavier" w:date="2019-10-10T11:22:00Z">
        <w:r>
          <w:t>Spotfire - Orienté Reporting, Analyse et Statistiques, cette console permet :</w:t>
        </w:r>
      </w:ins>
    </w:p>
    <w:p w14:paraId="5DE4B9CF" w14:textId="77777777" w:rsidR="00AB7E2C" w:rsidRDefault="00AB7E2C">
      <w:pPr>
        <w:pStyle w:val="Paragraphedeliste"/>
        <w:numPr>
          <w:ilvl w:val="1"/>
          <w:numId w:val="11"/>
        </w:numPr>
        <w:rPr>
          <w:ins w:id="1004" w:author="ONOPTCHENKO Xavier" w:date="2019-10-10T11:23:00Z"/>
        </w:rPr>
        <w:pPrChange w:id="1005" w:author="ONOPTCHENKO Xavier" w:date="2019-10-10T11:23:00Z">
          <w:pPr/>
        </w:pPrChange>
      </w:pPr>
      <w:ins w:id="1006" w:author="ONOPTCHENKO Xavier" w:date="2019-10-10T11:22:00Z">
        <w:r>
          <w:t>La génération de rapports mensuels ou hebdomadaire concernant la disponibilité des webservices.</w:t>
        </w:r>
      </w:ins>
    </w:p>
    <w:p w14:paraId="78966301" w14:textId="6B3EA8F5" w:rsidR="00AB7E2C" w:rsidRDefault="00AB7E2C">
      <w:pPr>
        <w:pStyle w:val="Paragraphedeliste"/>
        <w:numPr>
          <w:ilvl w:val="1"/>
          <w:numId w:val="11"/>
        </w:numPr>
        <w:rPr>
          <w:ins w:id="1007" w:author="ONOPTCHENKO Xavier" w:date="2019-10-10T11:22:00Z"/>
        </w:rPr>
        <w:pPrChange w:id="1008" w:author="ONOPTCHENKO Xavier" w:date="2019-10-10T11:23:00Z">
          <w:pPr/>
        </w:pPrChange>
      </w:pPr>
      <w:ins w:id="1009" w:author="ONOPTCHENKO Xavier" w:date="2019-10-10T11:22:00Z">
        <w:r>
          <w:t>La génération de rapports sur les performances et état de la plate-forme.</w:t>
        </w:r>
      </w:ins>
    </w:p>
    <w:p w14:paraId="3C61067D" w14:textId="77777777" w:rsidR="00AB7E2C" w:rsidRDefault="00AB7E2C" w:rsidP="00AB7E2C">
      <w:pPr>
        <w:rPr>
          <w:ins w:id="1010" w:author="ONOPTCHENKO Xavier" w:date="2019-10-10T11:22:00Z"/>
        </w:rPr>
      </w:pPr>
      <w:ins w:id="1011" w:author="ONOPTCHENKO Xavier" w:date="2019-10-10T11:22:00Z">
        <w:r>
          <w:t>L’alimentation de ces deux consoles se fait grâce à une base de données (Oracle) qui trace l’ensemble des flux entrants et sortants sur la plate-forme.</w:t>
        </w:r>
      </w:ins>
    </w:p>
    <w:p w14:paraId="7142BD41" w14:textId="77777777" w:rsidR="00AB7E2C" w:rsidRDefault="00AB7E2C" w:rsidP="00AB7E2C">
      <w:pPr>
        <w:rPr>
          <w:ins w:id="1012" w:author="ONOPTCHENKO Xavier" w:date="2019-10-10T11:22:00Z"/>
        </w:rPr>
      </w:pPr>
      <w:ins w:id="1013" w:author="ONOPTCHENKO Xavier" w:date="2019-10-10T11:22:00Z">
        <w:r>
          <w:t>Les problématiques rencontrées aujourd’hui par la plate-forme ESB sont les suivantes :</w:t>
        </w:r>
      </w:ins>
    </w:p>
    <w:p w14:paraId="28634A45" w14:textId="352531DE" w:rsidR="00AB7E2C" w:rsidRPr="00AB7E2C" w:rsidRDefault="00AB7E2C">
      <w:pPr>
        <w:pStyle w:val="Paragraphedeliste"/>
        <w:numPr>
          <w:ilvl w:val="0"/>
          <w:numId w:val="12"/>
        </w:numPr>
        <w:rPr>
          <w:ins w:id="1014" w:author="ONOPTCHENKO Xavier" w:date="2019-10-10T11:22:00Z"/>
          <w:b/>
          <w:rPrChange w:id="1015" w:author="ONOPTCHENKO Xavier" w:date="2019-10-10T11:24:00Z">
            <w:rPr>
              <w:ins w:id="1016" w:author="ONOPTCHENKO Xavier" w:date="2019-10-10T11:22:00Z"/>
            </w:rPr>
          </w:rPrChange>
        </w:rPr>
        <w:pPrChange w:id="1017" w:author="ONOPTCHENKO Xavier" w:date="2019-10-10T11:23:00Z">
          <w:pPr/>
        </w:pPrChange>
      </w:pPr>
      <w:ins w:id="1018" w:author="ONOPTCHENKO Xavier" w:date="2019-10-10T11:22:00Z">
        <w:r w:rsidRPr="00AB7E2C">
          <w:rPr>
            <w:b/>
            <w:rPrChange w:id="1019" w:author="ONOPTCHENKO Xavier" w:date="2019-10-10T11:24:00Z">
              <w:rPr/>
            </w:rPrChange>
          </w:rPr>
          <w:t>La performance</w:t>
        </w:r>
      </w:ins>
    </w:p>
    <w:p w14:paraId="04250306" w14:textId="77777777" w:rsidR="00AB7E2C" w:rsidRDefault="00AB7E2C" w:rsidP="00AB7E2C">
      <w:pPr>
        <w:rPr>
          <w:ins w:id="1020" w:author="ONOPTCHENKO Xavier" w:date="2019-10-10T11:22:00Z"/>
        </w:rPr>
      </w:pPr>
      <w:ins w:id="1021" w:author="ONOPTCHENKO Xavier" w:date="2019-10-10T11:22:00Z">
        <w:r>
          <w:t>Si la forte sollicitation de la plate-forme ESB ne gêne en rien ses performances quant aux réponses aux appels proprement dits, elle entraine en revanche un engorgement des outils de supervision.</w:t>
        </w:r>
      </w:ins>
    </w:p>
    <w:p w14:paraId="1AF1BB5F" w14:textId="77777777" w:rsidR="00AB7E2C" w:rsidRDefault="00AB7E2C" w:rsidP="00AB7E2C">
      <w:pPr>
        <w:rPr>
          <w:ins w:id="1022" w:author="ONOPTCHENKO Xavier" w:date="2019-10-10T11:22:00Z"/>
        </w:rPr>
      </w:pPr>
      <w:ins w:id="1023" w:author="ONOPTCHENKO Xavier" w:date="2019-10-10T11:22:00Z">
        <w:r>
          <w:t>En effet, dans la mesure où la totalité de ces appels sont également tracés, la performance des outils de supervision et des serveurs sur lesquels ils sont installés, a atteint un seuil critique.</w:t>
        </w:r>
      </w:ins>
    </w:p>
    <w:p w14:paraId="46ADFC36" w14:textId="77777777" w:rsidR="00AB7E2C" w:rsidRDefault="00AB7E2C" w:rsidP="00AB7E2C">
      <w:pPr>
        <w:rPr>
          <w:ins w:id="1024" w:author="ONOPTCHENKO Xavier" w:date="2019-10-10T11:22:00Z"/>
        </w:rPr>
      </w:pPr>
      <w:ins w:id="1025" w:author="ONOPTCHENKO Xavier" w:date="2019-10-10T11:22:00Z">
        <w:r>
          <w:t>L’enregistrement de toutes ces traces d’appels dans la base Oracle atteint des volumes dépassant le milliard de lignes stockées et une forte fragmentation de la base. Cela ralentit d’autant plus les performances de lecture/écriture dans la base.</w:t>
        </w:r>
      </w:ins>
    </w:p>
    <w:p w14:paraId="1BB16F26" w14:textId="77777777" w:rsidR="00AB7E2C" w:rsidRDefault="00AB7E2C" w:rsidP="00AB7E2C">
      <w:pPr>
        <w:rPr>
          <w:ins w:id="1026" w:author="ONOPTCHENKO Xavier" w:date="2019-10-10T11:22:00Z"/>
        </w:rPr>
      </w:pPr>
      <w:ins w:id="1027" w:author="ONOPTCHENKO Xavier" w:date="2019-10-10T11:22:00Z">
        <w:r>
          <w:t>Dans BWPM, les latences observées au niveau de la base, ne facilitent pas le traitement des millions de flux, qui finalement, ne dépilent pas suffisamment vite. Cela engendre un retard pouvant aller jusqu’à un ou deux jours dans leur prise en compte. Ce qui n’est pas satisfaisant pour une supervision qui se veut « en temps réel ».</w:t>
        </w:r>
      </w:ins>
    </w:p>
    <w:p w14:paraId="0101BBE2" w14:textId="604648E5" w:rsidR="00AB7E2C" w:rsidRDefault="00AB7E2C" w:rsidP="00AB7E2C">
      <w:pPr>
        <w:rPr>
          <w:ins w:id="1028" w:author="ONOPTCHENKO Xavier" w:date="2019-10-10T11:25:00Z"/>
        </w:rPr>
      </w:pPr>
      <w:ins w:id="1029" w:author="ONOPTCHENKO Xavier" w:date="2019-10-10T11:22:00Z">
        <w:r>
          <w:t>De même, les temps de réponses de la console Spotfire, pour la génération et l’affichage des différents rapports, sont très longs. Celle-ci tire ses données de la base Oracle.</w:t>
        </w:r>
      </w:ins>
    </w:p>
    <w:p w14:paraId="03676E3C" w14:textId="6BE72807" w:rsidR="00AB7E2C" w:rsidRDefault="00AB7E2C">
      <w:pPr>
        <w:spacing w:before="0" w:after="160" w:line="259" w:lineRule="auto"/>
        <w:jc w:val="left"/>
        <w:rPr>
          <w:ins w:id="1030" w:author="ONOPTCHENKO Xavier" w:date="2019-10-10T11:25:00Z"/>
        </w:rPr>
      </w:pPr>
      <w:ins w:id="1031" w:author="ONOPTCHENKO Xavier" w:date="2019-10-10T11:25:00Z">
        <w:r>
          <w:br w:type="page"/>
        </w:r>
      </w:ins>
    </w:p>
    <w:p w14:paraId="3A916D9F" w14:textId="400AA12F" w:rsidR="00AB7E2C" w:rsidRPr="00AB7E2C" w:rsidRDefault="00AB7E2C">
      <w:pPr>
        <w:pStyle w:val="Paragraphedeliste"/>
        <w:numPr>
          <w:ilvl w:val="0"/>
          <w:numId w:val="12"/>
        </w:numPr>
        <w:rPr>
          <w:ins w:id="1032" w:author="ONOPTCHENKO Xavier" w:date="2019-10-10T11:22:00Z"/>
          <w:b/>
          <w:rPrChange w:id="1033" w:author="ONOPTCHENKO Xavier" w:date="2019-10-10T11:24:00Z">
            <w:rPr>
              <w:ins w:id="1034" w:author="ONOPTCHENKO Xavier" w:date="2019-10-10T11:22:00Z"/>
            </w:rPr>
          </w:rPrChange>
        </w:rPr>
        <w:pPrChange w:id="1035" w:author="ONOPTCHENKO Xavier" w:date="2019-10-10T11:24:00Z">
          <w:pPr/>
        </w:pPrChange>
      </w:pPr>
      <w:ins w:id="1036" w:author="ONOPTCHENKO Xavier" w:date="2019-10-10T11:22:00Z">
        <w:r w:rsidRPr="00AB7E2C">
          <w:rPr>
            <w:b/>
            <w:rPrChange w:id="1037" w:author="ONOPTCHENKO Xavier" w:date="2019-10-10T11:24:00Z">
              <w:rPr/>
            </w:rPrChange>
          </w:rPr>
          <w:t>L’obsolescence</w:t>
        </w:r>
      </w:ins>
    </w:p>
    <w:p w14:paraId="62F7514E" w14:textId="269E2F15" w:rsidR="002E30AC" w:rsidRDefault="00AB7E2C">
      <w:pPr>
        <w:spacing w:after="120"/>
        <w:rPr>
          <w:ins w:id="1038" w:author="ONOPTCHENKO Xavier" w:date="2019-10-10T11:25:00Z"/>
        </w:rPr>
        <w:pPrChange w:id="1039" w:author="ONOPTCHENKO Xavier" w:date="2019-10-10T11:26:00Z">
          <w:pPr/>
        </w:pPrChange>
      </w:pPr>
      <w:ins w:id="1040" w:author="ONOPTCHENKO Xavier" w:date="2019-10-10T11:22:00Z">
        <w:r>
          <w:t>Plusieurs composants et systèmes d’exploitation de la plate-forme ESB ont ou auront bientôt atteint leur date de fin de support :</w:t>
        </w:r>
      </w:ins>
    </w:p>
    <w:tbl>
      <w:tblPr>
        <w:tblStyle w:val="TableauGrille5Fonc-Accentuation1"/>
        <w:tblW w:w="4815" w:type="dxa"/>
        <w:jc w:val="center"/>
        <w:tblLook w:val="04A0" w:firstRow="1" w:lastRow="0" w:firstColumn="1" w:lastColumn="0" w:noHBand="0" w:noVBand="1"/>
        <w:tblPrChange w:id="1041" w:author="ONOPTCHENKO Xavier" w:date="2019-10-10T11:26:00Z">
          <w:tblPr>
            <w:tblStyle w:val="TableauGrille4-Accentuation1"/>
            <w:tblW w:w="6096" w:type="dxa"/>
            <w:jc w:val="center"/>
            <w:tblLook w:val="04A0" w:firstRow="1" w:lastRow="0" w:firstColumn="1" w:lastColumn="0" w:noHBand="0" w:noVBand="1"/>
          </w:tblPr>
        </w:tblPrChange>
      </w:tblPr>
      <w:tblGrid>
        <w:gridCol w:w="2122"/>
        <w:gridCol w:w="850"/>
        <w:gridCol w:w="1843"/>
        <w:tblGridChange w:id="1042">
          <w:tblGrid>
            <w:gridCol w:w="2694"/>
            <w:gridCol w:w="1134"/>
            <w:gridCol w:w="2268"/>
          </w:tblGrid>
        </w:tblGridChange>
      </w:tblGrid>
      <w:tr w:rsidR="00AB7E2C" w14:paraId="22F7FBB4" w14:textId="77777777" w:rsidTr="002E30AC">
        <w:trPr>
          <w:cnfStyle w:val="100000000000" w:firstRow="1" w:lastRow="0" w:firstColumn="0" w:lastColumn="0" w:oddVBand="0" w:evenVBand="0" w:oddHBand="0" w:evenHBand="0" w:firstRowFirstColumn="0" w:firstRowLastColumn="0" w:lastRowFirstColumn="0" w:lastRowLastColumn="0"/>
          <w:jc w:val="center"/>
          <w:ins w:id="1043" w:author="ONOPTCHENKO Xavier" w:date="2019-10-10T11:25:00Z"/>
          <w:trPrChange w:id="1044" w:author="ONOPTCHENKO Xavier" w:date="2019-10-10T11:26:00Z">
            <w:trPr>
              <w:jc w:val="center"/>
            </w:trPr>
          </w:trPrChange>
        </w:trPr>
        <w:tc>
          <w:tcPr>
            <w:cnfStyle w:val="001000000000" w:firstRow="0" w:lastRow="0" w:firstColumn="1" w:lastColumn="0" w:oddVBand="0" w:evenVBand="0" w:oddHBand="0" w:evenHBand="0" w:firstRowFirstColumn="0" w:firstRowLastColumn="0" w:lastRowFirstColumn="0" w:lastRowLastColumn="0"/>
            <w:tcW w:w="2122" w:type="dxa"/>
            <w:tcPrChange w:id="1045" w:author="ONOPTCHENKO Xavier" w:date="2019-10-10T11:26:00Z">
              <w:tcPr>
                <w:tcW w:w="2694" w:type="dxa"/>
              </w:tcPr>
            </w:tcPrChange>
          </w:tcPr>
          <w:p w14:paraId="23352F52" w14:textId="77777777" w:rsidR="00AB7E2C" w:rsidRPr="002E30AC" w:rsidRDefault="00AB7E2C" w:rsidP="00AB7E2C">
            <w:pPr>
              <w:spacing w:before="40" w:after="40"/>
              <w:cnfStyle w:val="101000000000" w:firstRow="1" w:lastRow="0" w:firstColumn="1" w:lastColumn="0" w:oddVBand="0" w:evenVBand="0" w:oddHBand="0" w:evenHBand="0" w:firstRowFirstColumn="0" w:firstRowLastColumn="0" w:lastRowFirstColumn="0" w:lastRowLastColumn="0"/>
              <w:rPr>
                <w:ins w:id="1046" w:author="ONOPTCHENKO Xavier" w:date="2019-10-10T11:25:00Z"/>
                <w:sz w:val="18"/>
                <w:szCs w:val="22"/>
                <w:rPrChange w:id="1047" w:author="ONOPTCHENKO Xavier" w:date="2019-10-10T11:25:00Z">
                  <w:rPr>
                    <w:ins w:id="1048" w:author="ONOPTCHENKO Xavier" w:date="2019-10-10T11:25:00Z"/>
                    <w:rFonts w:ascii="Arial" w:hAnsi="Arial"/>
                    <w:sz w:val="18"/>
                    <w:szCs w:val="22"/>
                  </w:rPr>
                </w:rPrChange>
              </w:rPr>
            </w:pPr>
            <w:ins w:id="1049" w:author="ONOPTCHENKO Xavier" w:date="2019-10-10T11:25:00Z">
              <w:r w:rsidRPr="002E30AC">
                <w:rPr>
                  <w:sz w:val="18"/>
                  <w:szCs w:val="22"/>
                  <w:rPrChange w:id="1050" w:author="ONOPTCHENKO Xavier" w:date="2019-10-10T11:25:00Z">
                    <w:rPr>
                      <w:rFonts w:ascii="Arial" w:hAnsi="Arial"/>
                      <w:sz w:val="18"/>
                      <w:szCs w:val="22"/>
                    </w:rPr>
                  </w:rPrChange>
                </w:rPr>
                <w:t>Composant</w:t>
              </w:r>
            </w:ins>
          </w:p>
        </w:tc>
        <w:tc>
          <w:tcPr>
            <w:tcW w:w="850" w:type="dxa"/>
            <w:tcPrChange w:id="1051" w:author="ONOPTCHENKO Xavier" w:date="2019-10-10T11:26:00Z">
              <w:tcPr>
                <w:tcW w:w="1134" w:type="dxa"/>
              </w:tcPr>
            </w:tcPrChange>
          </w:tcPr>
          <w:p w14:paraId="4A652C10" w14:textId="77777777" w:rsidR="00AB7E2C" w:rsidRPr="002E30AC" w:rsidRDefault="00AB7E2C">
            <w:pPr>
              <w:spacing w:before="40" w:after="40"/>
              <w:jc w:val="right"/>
              <w:cnfStyle w:val="100000000000" w:firstRow="1" w:lastRow="0" w:firstColumn="0" w:lastColumn="0" w:oddVBand="0" w:evenVBand="0" w:oddHBand="0" w:evenHBand="0" w:firstRowFirstColumn="0" w:firstRowLastColumn="0" w:lastRowFirstColumn="0" w:lastRowLastColumn="0"/>
              <w:rPr>
                <w:ins w:id="1052" w:author="ONOPTCHENKO Xavier" w:date="2019-10-10T11:25:00Z"/>
                <w:sz w:val="18"/>
                <w:szCs w:val="22"/>
                <w:rPrChange w:id="1053" w:author="ONOPTCHENKO Xavier" w:date="2019-10-10T11:25:00Z">
                  <w:rPr>
                    <w:ins w:id="1054" w:author="ONOPTCHENKO Xavier" w:date="2019-10-10T11:25:00Z"/>
                    <w:rFonts w:ascii="Arial" w:hAnsi="Arial"/>
                    <w:sz w:val="18"/>
                    <w:szCs w:val="22"/>
                  </w:rPr>
                </w:rPrChange>
              </w:rPr>
              <w:pPrChange w:id="1055" w:author="ONOPTCHENKO Xavier" w:date="2019-10-10T11:26:00Z">
                <w:pPr>
                  <w:spacing w:before="40" w:after="40"/>
                  <w:cnfStyle w:val="100000000000" w:firstRow="1" w:lastRow="0" w:firstColumn="0" w:lastColumn="0" w:oddVBand="0" w:evenVBand="0" w:oddHBand="0" w:evenHBand="0" w:firstRowFirstColumn="0" w:firstRowLastColumn="0" w:lastRowFirstColumn="0" w:lastRowLastColumn="0"/>
                </w:pPr>
              </w:pPrChange>
            </w:pPr>
            <w:ins w:id="1056" w:author="ONOPTCHENKO Xavier" w:date="2019-10-10T11:25:00Z">
              <w:r w:rsidRPr="002E30AC">
                <w:rPr>
                  <w:sz w:val="18"/>
                  <w:szCs w:val="22"/>
                  <w:rPrChange w:id="1057" w:author="ONOPTCHENKO Xavier" w:date="2019-10-10T11:25:00Z">
                    <w:rPr>
                      <w:rFonts w:ascii="Arial" w:hAnsi="Arial"/>
                      <w:sz w:val="18"/>
                      <w:szCs w:val="22"/>
                    </w:rPr>
                  </w:rPrChange>
                </w:rPr>
                <w:t>Version</w:t>
              </w:r>
            </w:ins>
          </w:p>
        </w:tc>
        <w:tc>
          <w:tcPr>
            <w:tcW w:w="1843" w:type="dxa"/>
            <w:tcPrChange w:id="1058" w:author="ONOPTCHENKO Xavier" w:date="2019-10-10T11:26:00Z">
              <w:tcPr>
                <w:tcW w:w="2268" w:type="dxa"/>
              </w:tcPr>
            </w:tcPrChange>
          </w:tcPr>
          <w:p w14:paraId="26584266" w14:textId="77777777" w:rsidR="00AB7E2C" w:rsidRPr="002E30AC" w:rsidRDefault="00AB7E2C" w:rsidP="00AB7E2C">
            <w:pPr>
              <w:spacing w:before="40" w:after="40"/>
              <w:cnfStyle w:val="100000000000" w:firstRow="1" w:lastRow="0" w:firstColumn="0" w:lastColumn="0" w:oddVBand="0" w:evenVBand="0" w:oddHBand="0" w:evenHBand="0" w:firstRowFirstColumn="0" w:firstRowLastColumn="0" w:lastRowFirstColumn="0" w:lastRowLastColumn="0"/>
              <w:rPr>
                <w:ins w:id="1059" w:author="ONOPTCHENKO Xavier" w:date="2019-10-10T11:25:00Z"/>
                <w:sz w:val="18"/>
                <w:szCs w:val="22"/>
                <w:rPrChange w:id="1060" w:author="ONOPTCHENKO Xavier" w:date="2019-10-10T11:25:00Z">
                  <w:rPr>
                    <w:ins w:id="1061" w:author="ONOPTCHENKO Xavier" w:date="2019-10-10T11:25:00Z"/>
                    <w:rFonts w:ascii="Arial" w:hAnsi="Arial"/>
                    <w:sz w:val="18"/>
                    <w:szCs w:val="22"/>
                  </w:rPr>
                </w:rPrChange>
              </w:rPr>
            </w:pPr>
            <w:ins w:id="1062" w:author="ONOPTCHENKO Xavier" w:date="2019-10-10T11:25:00Z">
              <w:r w:rsidRPr="002E30AC">
                <w:rPr>
                  <w:sz w:val="18"/>
                  <w:szCs w:val="22"/>
                  <w:rPrChange w:id="1063" w:author="ONOPTCHENKO Xavier" w:date="2019-10-10T11:25:00Z">
                    <w:rPr>
                      <w:rFonts w:ascii="Arial" w:hAnsi="Arial"/>
                      <w:sz w:val="18"/>
                      <w:szCs w:val="22"/>
                    </w:rPr>
                  </w:rPrChange>
                </w:rPr>
                <w:t>Date de fin de support</w:t>
              </w:r>
            </w:ins>
          </w:p>
        </w:tc>
      </w:tr>
      <w:tr w:rsidR="00AB7E2C" w14:paraId="0F4F5831" w14:textId="77777777" w:rsidTr="002E30AC">
        <w:trPr>
          <w:cnfStyle w:val="000000100000" w:firstRow="0" w:lastRow="0" w:firstColumn="0" w:lastColumn="0" w:oddVBand="0" w:evenVBand="0" w:oddHBand="1" w:evenHBand="0" w:firstRowFirstColumn="0" w:firstRowLastColumn="0" w:lastRowFirstColumn="0" w:lastRowLastColumn="0"/>
          <w:jc w:val="center"/>
          <w:ins w:id="1064" w:author="ONOPTCHENKO Xavier" w:date="2019-10-10T11:25:00Z"/>
          <w:trPrChange w:id="1065" w:author="ONOPTCHENKO Xavier" w:date="2019-10-10T11:26:00Z">
            <w:trPr>
              <w:jc w:val="center"/>
            </w:trPr>
          </w:trPrChange>
        </w:trPr>
        <w:tc>
          <w:tcPr>
            <w:cnfStyle w:val="001000000000" w:firstRow="0" w:lastRow="0" w:firstColumn="1" w:lastColumn="0" w:oddVBand="0" w:evenVBand="0" w:oddHBand="0" w:evenHBand="0" w:firstRowFirstColumn="0" w:firstRowLastColumn="0" w:lastRowFirstColumn="0" w:lastRowLastColumn="0"/>
            <w:tcW w:w="2122" w:type="dxa"/>
            <w:tcPrChange w:id="1066" w:author="ONOPTCHENKO Xavier" w:date="2019-10-10T11:26:00Z">
              <w:tcPr>
                <w:tcW w:w="2694" w:type="dxa"/>
                <w:shd w:val="clear" w:color="auto" w:fill="FFFFFF" w:themeFill="background1"/>
              </w:tcPr>
            </w:tcPrChange>
          </w:tcPr>
          <w:p w14:paraId="1E7FE828" w14:textId="77777777" w:rsidR="00AB7E2C" w:rsidRPr="002E30AC" w:rsidRDefault="00AB7E2C" w:rsidP="00AB7E2C">
            <w:pPr>
              <w:spacing w:before="40" w:after="40"/>
              <w:cnfStyle w:val="001000100000" w:firstRow="0" w:lastRow="0" w:firstColumn="1" w:lastColumn="0" w:oddVBand="0" w:evenVBand="0" w:oddHBand="1" w:evenHBand="0" w:firstRowFirstColumn="0" w:firstRowLastColumn="0" w:lastRowFirstColumn="0" w:lastRowLastColumn="0"/>
              <w:rPr>
                <w:ins w:id="1067" w:author="ONOPTCHENKO Xavier" w:date="2019-10-10T11:25:00Z"/>
                <w:b w:val="0"/>
                <w:sz w:val="18"/>
                <w:szCs w:val="22"/>
                <w:rPrChange w:id="1068" w:author="ONOPTCHENKO Xavier" w:date="2019-10-10T11:25:00Z">
                  <w:rPr>
                    <w:ins w:id="1069" w:author="ONOPTCHENKO Xavier" w:date="2019-10-10T11:25:00Z"/>
                    <w:rFonts w:ascii="Arial" w:hAnsi="Arial"/>
                    <w:b w:val="0"/>
                    <w:sz w:val="18"/>
                    <w:szCs w:val="22"/>
                  </w:rPr>
                </w:rPrChange>
              </w:rPr>
            </w:pPr>
            <w:ins w:id="1070" w:author="ONOPTCHENKO Xavier" w:date="2019-10-10T11:25:00Z">
              <w:r w:rsidRPr="002E30AC">
                <w:rPr>
                  <w:sz w:val="18"/>
                  <w:szCs w:val="22"/>
                  <w:rPrChange w:id="1071" w:author="ONOPTCHENKO Xavier" w:date="2019-10-10T11:25:00Z">
                    <w:rPr>
                      <w:rFonts w:ascii="Arial" w:hAnsi="Arial"/>
                      <w:sz w:val="18"/>
                      <w:szCs w:val="22"/>
                    </w:rPr>
                  </w:rPrChange>
                </w:rPr>
                <w:t xml:space="preserve">Oracle </w:t>
              </w:r>
            </w:ins>
          </w:p>
        </w:tc>
        <w:tc>
          <w:tcPr>
            <w:tcW w:w="850" w:type="dxa"/>
            <w:tcPrChange w:id="1072" w:author="ONOPTCHENKO Xavier" w:date="2019-10-10T11:26:00Z">
              <w:tcPr>
                <w:tcW w:w="1134" w:type="dxa"/>
                <w:shd w:val="clear" w:color="auto" w:fill="FFFFFF" w:themeFill="background1"/>
              </w:tcPr>
            </w:tcPrChange>
          </w:tcPr>
          <w:p w14:paraId="2BFA101D" w14:textId="77777777" w:rsidR="00AB7E2C" w:rsidRPr="002E30AC" w:rsidRDefault="00AB7E2C">
            <w:pPr>
              <w:spacing w:before="40" w:after="40"/>
              <w:jc w:val="right"/>
              <w:cnfStyle w:val="000000100000" w:firstRow="0" w:lastRow="0" w:firstColumn="0" w:lastColumn="0" w:oddVBand="0" w:evenVBand="0" w:oddHBand="1" w:evenHBand="0" w:firstRowFirstColumn="0" w:firstRowLastColumn="0" w:lastRowFirstColumn="0" w:lastRowLastColumn="0"/>
              <w:rPr>
                <w:ins w:id="1073" w:author="ONOPTCHENKO Xavier" w:date="2019-10-10T11:25:00Z"/>
                <w:sz w:val="18"/>
                <w:szCs w:val="22"/>
                <w:rPrChange w:id="1074" w:author="ONOPTCHENKO Xavier" w:date="2019-10-10T11:25:00Z">
                  <w:rPr>
                    <w:ins w:id="1075" w:author="ONOPTCHENKO Xavier" w:date="2019-10-10T11:25:00Z"/>
                    <w:rFonts w:ascii="Arial" w:hAnsi="Arial"/>
                    <w:sz w:val="18"/>
                    <w:szCs w:val="22"/>
                  </w:rPr>
                </w:rPrChange>
              </w:rPr>
              <w:pPrChange w:id="1076" w:author="ONOPTCHENKO Xavier" w:date="2019-10-10T11:26:00Z">
                <w:pPr>
                  <w:spacing w:before="40" w:after="40"/>
                  <w:cnfStyle w:val="000000100000" w:firstRow="0" w:lastRow="0" w:firstColumn="0" w:lastColumn="0" w:oddVBand="0" w:evenVBand="0" w:oddHBand="1" w:evenHBand="0" w:firstRowFirstColumn="0" w:firstRowLastColumn="0" w:lastRowFirstColumn="0" w:lastRowLastColumn="0"/>
                </w:pPr>
              </w:pPrChange>
            </w:pPr>
            <w:ins w:id="1077" w:author="ONOPTCHENKO Xavier" w:date="2019-10-10T11:25:00Z">
              <w:r w:rsidRPr="002E30AC">
                <w:rPr>
                  <w:sz w:val="18"/>
                  <w:szCs w:val="22"/>
                  <w:rPrChange w:id="1078" w:author="ONOPTCHENKO Xavier" w:date="2019-10-10T11:25:00Z">
                    <w:rPr>
                      <w:rFonts w:ascii="Arial" w:hAnsi="Arial"/>
                      <w:sz w:val="18"/>
                      <w:szCs w:val="22"/>
                    </w:rPr>
                  </w:rPrChange>
                </w:rPr>
                <w:t>11.2</w:t>
              </w:r>
            </w:ins>
          </w:p>
        </w:tc>
        <w:tc>
          <w:tcPr>
            <w:tcW w:w="1843" w:type="dxa"/>
            <w:tcPrChange w:id="1079" w:author="ONOPTCHENKO Xavier" w:date="2019-10-10T11:26:00Z">
              <w:tcPr>
                <w:tcW w:w="2268" w:type="dxa"/>
                <w:shd w:val="clear" w:color="auto" w:fill="FFFFFF" w:themeFill="background1"/>
              </w:tcPr>
            </w:tcPrChange>
          </w:tcPr>
          <w:p w14:paraId="3348EA40" w14:textId="77777777" w:rsidR="00AB7E2C" w:rsidRPr="002E30AC" w:rsidRDefault="00AB7E2C" w:rsidP="00AB7E2C">
            <w:pPr>
              <w:spacing w:before="40" w:after="40"/>
              <w:cnfStyle w:val="000000100000" w:firstRow="0" w:lastRow="0" w:firstColumn="0" w:lastColumn="0" w:oddVBand="0" w:evenVBand="0" w:oddHBand="1" w:evenHBand="0" w:firstRowFirstColumn="0" w:firstRowLastColumn="0" w:lastRowFirstColumn="0" w:lastRowLastColumn="0"/>
              <w:rPr>
                <w:ins w:id="1080" w:author="ONOPTCHENKO Xavier" w:date="2019-10-10T11:25:00Z"/>
                <w:sz w:val="18"/>
                <w:szCs w:val="22"/>
                <w:rPrChange w:id="1081" w:author="ONOPTCHENKO Xavier" w:date="2019-10-10T11:25:00Z">
                  <w:rPr>
                    <w:ins w:id="1082" w:author="ONOPTCHENKO Xavier" w:date="2019-10-10T11:25:00Z"/>
                    <w:rFonts w:ascii="Arial" w:hAnsi="Arial"/>
                    <w:sz w:val="18"/>
                    <w:szCs w:val="22"/>
                  </w:rPr>
                </w:rPrChange>
              </w:rPr>
            </w:pPr>
            <w:ins w:id="1083" w:author="ONOPTCHENKO Xavier" w:date="2019-10-10T11:25:00Z">
              <w:r w:rsidRPr="002E30AC">
                <w:rPr>
                  <w:sz w:val="18"/>
                  <w:szCs w:val="22"/>
                  <w:rPrChange w:id="1084" w:author="ONOPTCHENKO Xavier" w:date="2019-10-10T11:25:00Z">
                    <w:rPr>
                      <w:rFonts w:ascii="Arial" w:hAnsi="Arial"/>
                      <w:sz w:val="18"/>
                      <w:szCs w:val="22"/>
                    </w:rPr>
                  </w:rPrChange>
                </w:rPr>
                <w:t>12-2019</w:t>
              </w:r>
            </w:ins>
          </w:p>
        </w:tc>
      </w:tr>
      <w:tr w:rsidR="00AB7E2C" w14:paraId="62573FBF" w14:textId="77777777" w:rsidTr="002E30AC">
        <w:trPr>
          <w:jc w:val="center"/>
          <w:ins w:id="1085" w:author="ONOPTCHENKO Xavier" w:date="2019-10-10T11:25:00Z"/>
          <w:trPrChange w:id="1086" w:author="ONOPTCHENKO Xavier" w:date="2019-10-10T11:26:00Z">
            <w:trPr>
              <w:jc w:val="center"/>
            </w:trPr>
          </w:trPrChange>
        </w:trPr>
        <w:tc>
          <w:tcPr>
            <w:cnfStyle w:val="001000000000" w:firstRow="0" w:lastRow="0" w:firstColumn="1" w:lastColumn="0" w:oddVBand="0" w:evenVBand="0" w:oddHBand="0" w:evenHBand="0" w:firstRowFirstColumn="0" w:firstRowLastColumn="0" w:lastRowFirstColumn="0" w:lastRowLastColumn="0"/>
            <w:tcW w:w="2122" w:type="dxa"/>
            <w:tcPrChange w:id="1087" w:author="ONOPTCHENKO Xavier" w:date="2019-10-10T11:26:00Z">
              <w:tcPr>
                <w:tcW w:w="2694" w:type="dxa"/>
                <w:shd w:val="clear" w:color="auto" w:fill="FFFFFF" w:themeFill="background1"/>
              </w:tcPr>
            </w:tcPrChange>
          </w:tcPr>
          <w:p w14:paraId="71F71974" w14:textId="77777777" w:rsidR="00AB7E2C" w:rsidRPr="002E30AC" w:rsidRDefault="00AB7E2C" w:rsidP="00AB7E2C">
            <w:pPr>
              <w:spacing w:before="40" w:after="40"/>
              <w:rPr>
                <w:ins w:id="1088" w:author="ONOPTCHENKO Xavier" w:date="2019-10-10T11:25:00Z"/>
                <w:b w:val="0"/>
                <w:sz w:val="18"/>
                <w:szCs w:val="22"/>
                <w:rPrChange w:id="1089" w:author="ONOPTCHENKO Xavier" w:date="2019-10-10T11:25:00Z">
                  <w:rPr>
                    <w:ins w:id="1090" w:author="ONOPTCHENKO Xavier" w:date="2019-10-10T11:25:00Z"/>
                    <w:rFonts w:ascii="Arial" w:hAnsi="Arial"/>
                    <w:b w:val="0"/>
                    <w:sz w:val="18"/>
                    <w:szCs w:val="22"/>
                  </w:rPr>
                </w:rPrChange>
              </w:rPr>
            </w:pPr>
            <w:ins w:id="1091" w:author="ONOPTCHENKO Xavier" w:date="2019-10-10T11:25:00Z">
              <w:r w:rsidRPr="002E30AC">
                <w:rPr>
                  <w:sz w:val="18"/>
                  <w:szCs w:val="22"/>
                  <w:rPrChange w:id="1092" w:author="ONOPTCHENKO Xavier" w:date="2019-10-10T11:25:00Z">
                    <w:rPr>
                      <w:rFonts w:ascii="Arial" w:hAnsi="Arial"/>
                      <w:sz w:val="18"/>
                      <w:szCs w:val="22"/>
                    </w:rPr>
                  </w:rPrChange>
                </w:rPr>
                <w:t xml:space="preserve">BWPM </w:t>
              </w:r>
            </w:ins>
          </w:p>
        </w:tc>
        <w:tc>
          <w:tcPr>
            <w:tcW w:w="850" w:type="dxa"/>
            <w:tcPrChange w:id="1093" w:author="ONOPTCHENKO Xavier" w:date="2019-10-10T11:26:00Z">
              <w:tcPr>
                <w:tcW w:w="1134" w:type="dxa"/>
                <w:shd w:val="clear" w:color="auto" w:fill="FFFFFF" w:themeFill="background1"/>
              </w:tcPr>
            </w:tcPrChange>
          </w:tcPr>
          <w:p w14:paraId="2F986630" w14:textId="77777777" w:rsidR="00AB7E2C" w:rsidRPr="002E30AC" w:rsidRDefault="00AB7E2C">
            <w:pPr>
              <w:spacing w:before="40" w:after="40"/>
              <w:jc w:val="right"/>
              <w:cnfStyle w:val="000000000000" w:firstRow="0" w:lastRow="0" w:firstColumn="0" w:lastColumn="0" w:oddVBand="0" w:evenVBand="0" w:oddHBand="0" w:evenHBand="0" w:firstRowFirstColumn="0" w:firstRowLastColumn="0" w:lastRowFirstColumn="0" w:lastRowLastColumn="0"/>
              <w:rPr>
                <w:ins w:id="1094" w:author="ONOPTCHENKO Xavier" w:date="2019-10-10T11:25:00Z"/>
                <w:sz w:val="18"/>
                <w:szCs w:val="22"/>
                <w:rPrChange w:id="1095" w:author="ONOPTCHENKO Xavier" w:date="2019-10-10T11:25:00Z">
                  <w:rPr>
                    <w:ins w:id="1096" w:author="ONOPTCHENKO Xavier" w:date="2019-10-10T11:25:00Z"/>
                    <w:rFonts w:ascii="Arial" w:hAnsi="Arial"/>
                    <w:sz w:val="18"/>
                    <w:szCs w:val="22"/>
                  </w:rPr>
                </w:rPrChange>
              </w:rPr>
              <w:pPrChange w:id="1097" w:author="ONOPTCHENKO Xavier" w:date="2019-10-10T11:26:00Z">
                <w:pPr>
                  <w:spacing w:before="40" w:after="40"/>
                  <w:cnfStyle w:val="000000000000" w:firstRow="0" w:lastRow="0" w:firstColumn="0" w:lastColumn="0" w:oddVBand="0" w:evenVBand="0" w:oddHBand="0" w:evenHBand="0" w:firstRowFirstColumn="0" w:firstRowLastColumn="0" w:lastRowFirstColumn="0" w:lastRowLastColumn="0"/>
                </w:pPr>
              </w:pPrChange>
            </w:pPr>
            <w:ins w:id="1098" w:author="ONOPTCHENKO Xavier" w:date="2019-10-10T11:25:00Z">
              <w:r w:rsidRPr="002E30AC">
                <w:rPr>
                  <w:sz w:val="18"/>
                  <w:szCs w:val="22"/>
                  <w:rPrChange w:id="1099" w:author="ONOPTCHENKO Xavier" w:date="2019-10-10T11:25:00Z">
                    <w:rPr>
                      <w:rFonts w:ascii="Arial" w:hAnsi="Arial"/>
                      <w:sz w:val="18"/>
                      <w:szCs w:val="22"/>
                    </w:rPr>
                  </w:rPrChange>
                </w:rPr>
                <w:t>3.0.1</w:t>
              </w:r>
            </w:ins>
          </w:p>
        </w:tc>
        <w:tc>
          <w:tcPr>
            <w:tcW w:w="1843" w:type="dxa"/>
            <w:tcPrChange w:id="1100" w:author="ONOPTCHENKO Xavier" w:date="2019-10-10T11:26:00Z">
              <w:tcPr>
                <w:tcW w:w="2268" w:type="dxa"/>
                <w:shd w:val="clear" w:color="auto" w:fill="FFFFFF" w:themeFill="background1"/>
              </w:tcPr>
            </w:tcPrChange>
          </w:tcPr>
          <w:p w14:paraId="0494FA69" w14:textId="77777777" w:rsidR="00AB7E2C" w:rsidRPr="002E30AC" w:rsidRDefault="00AB7E2C" w:rsidP="00AB7E2C">
            <w:pPr>
              <w:spacing w:before="40" w:after="40"/>
              <w:cnfStyle w:val="000000000000" w:firstRow="0" w:lastRow="0" w:firstColumn="0" w:lastColumn="0" w:oddVBand="0" w:evenVBand="0" w:oddHBand="0" w:evenHBand="0" w:firstRowFirstColumn="0" w:firstRowLastColumn="0" w:lastRowFirstColumn="0" w:lastRowLastColumn="0"/>
              <w:rPr>
                <w:ins w:id="1101" w:author="ONOPTCHENKO Xavier" w:date="2019-10-10T11:25:00Z"/>
                <w:sz w:val="18"/>
                <w:szCs w:val="22"/>
                <w:rPrChange w:id="1102" w:author="ONOPTCHENKO Xavier" w:date="2019-10-10T11:25:00Z">
                  <w:rPr>
                    <w:ins w:id="1103" w:author="ONOPTCHENKO Xavier" w:date="2019-10-10T11:25:00Z"/>
                    <w:rFonts w:ascii="Arial" w:hAnsi="Arial"/>
                    <w:sz w:val="18"/>
                    <w:szCs w:val="22"/>
                  </w:rPr>
                </w:rPrChange>
              </w:rPr>
            </w:pPr>
            <w:ins w:id="1104" w:author="ONOPTCHENKO Xavier" w:date="2019-10-10T11:25:00Z">
              <w:r w:rsidRPr="002E30AC">
                <w:rPr>
                  <w:sz w:val="18"/>
                  <w:szCs w:val="22"/>
                  <w:rPrChange w:id="1105" w:author="ONOPTCHENKO Xavier" w:date="2019-10-10T11:25:00Z">
                    <w:rPr>
                      <w:rFonts w:ascii="Arial" w:hAnsi="Arial"/>
                      <w:sz w:val="18"/>
                      <w:szCs w:val="22"/>
                    </w:rPr>
                  </w:rPrChange>
                </w:rPr>
                <w:t>06-2019</w:t>
              </w:r>
            </w:ins>
          </w:p>
        </w:tc>
      </w:tr>
      <w:tr w:rsidR="00AB7E2C" w14:paraId="4AA2D248" w14:textId="77777777" w:rsidTr="002E30AC">
        <w:trPr>
          <w:cnfStyle w:val="000000100000" w:firstRow="0" w:lastRow="0" w:firstColumn="0" w:lastColumn="0" w:oddVBand="0" w:evenVBand="0" w:oddHBand="1" w:evenHBand="0" w:firstRowFirstColumn="0" w:firstRowLastColumn="0" w:lastRowFirstColumn="0" w:lastRowLastColumn="0"/>
          <w:jc w:val="center"/>
          <w:ins w:id="1106" w:author="ONOPTCHENKO Xavier" w:date="2019-10-10T11:25:00Z"/>
          <w:trPrChange w:id="1107" w:author="ONOPTCHENKO Xavier" w:date="2019-10-10T11:26:00Z">
            <w:trPr>
              <w:jc w:val="center"/>
            </w:trPr>
          </w:trPrChange>
        </w:trPr>
        <w:tc>
          <w:tcPr>
            <w:cnfStyle w:val="001000000000" w:firstRow="0" w:lastRow="0" w:firstColumn="1" w:lastColumn="0" w:oddVBand="0" w:evenVBand="0" w:oddHBand="0" w:evenHBand="0" w:firstRowFirstColumn="0" w:firstRowLastColumn="0" w:lastRowFirstColumn="0" w:lastRowLastColumn="0"/>
            <w:tcW w:w="2122" w:type="dxa"/>
            <w:tcPrChange w:id="1108" w:author="ONOPTCHENKO Xavier" w:date="2019-10-10T11:26:00Z">
              <w:tcPr>
                <w:tcW w:w="2694" w:type="dxa"/>
                <w:shd w:val="clear" w:color="auto" w:fill="FFFFFF" w:themeFill="background1"/>
              </w:tcPr>
            </w:tcPrChange>
          </w:tcPr>
          <w:p w14:paraId="483565AB" w14:textId="77777777" w:rsidR="00AB7E2C" w:rsidRPr="002E30AC" w:rsidRDefault="00AB7E2C" w:rsidP="00AB7E2C">
            <w:pPr>
              <w:spacing w:before="40" w:after="40"/>
              <w:cnfStyle w:val="001000100000" w:firstRow="0" w:lastRow="0" w:firstColumn="1" w:lastColumn="0" w:oddVBand="0" w:evenVBand="0" w:oddHBand="1" w:evenHBand="0" w:firstRowFirstColumn="0" w:firstRowLastColumn="0" w:lastRowFirstColumn="0" w:lastRowLastColumn="0"/>
              <w:rPr>
                <w:ins w:id="1109" w:author="ONOPTCHENKO Xavier" w:date="2019-10-10T11:25:00Z"/>
                <w:b w:val="0"/>
                <w:sz w:val="18"/>
                <w:szCs w:val="22"/>
                <w:rPrChange w:id="1110" w:author="ONOPTCHENKO Xavier" w:date="2019-10-10T11:25:00Z">
                  <w:rPr>
                    <w:ins w:id="1111" w:author="ONOPTCHENKO Xavier" w:date="2019-10-10T11:25:00Z"/>
                    <w:rFonts w:ascii="Arial" w:hAnsi="Arial"/>
                    <w:b w:val="0"/>
                    <w:sz w:val="18"/>
                    <w:szCs w:val="22"/>
                  </w:rPr>
                </w:rPrChange>
              </w:rPr>
            </w:pPr>
            <w:ins w:id="1112" w:author="ONOPTCHENKO Xavier" w:date="2019-10-10T11:25:00Z">
              <w:r w:rsidRPr="002E30AC">
                <w:rPr>
                  <w:sz w:val="18"/>
                  <w:szCs w:val="22"/>
                  <w:rPrChange w:id="1113" w:author="ONOPTCHENKO Xavier" w:date="2019-10-10T11:25:00Z">
                    <w:rPr>
                      <w:rFonts w:ascii="Arial" w:hAnsi="Arial"/>
                      <w:sz w:val="18"/>
                      <w:szCs w:val="22"/>
                    </w:rPr>
                  </w:rPrChange>
                </w:rPr>
                <w:t>Tibco SPOTFIRE</w:t>
              </w:r>
            </w:ins>
          </w:p>
        </w:tc>
        <w:tc>
          <w:tcPr>
            <w:tcW w:w="850" w:type="dxa"/>
            <w:tcPrChange w:id="1114" w:author="ONOPTCHENKO Xavier" w:date="2019-10-10T11:26:00Z">
              <w:tcPr>
                <w:tcW w:w="1134" w:type="dxa"/>
                <w:shd w:val="clear" w:color="auto" w:fill="FFFFFF" w:themeFill="background1"/>
              </w:tcPr>
            </w:tcPrChange>
          </w:tcPr>
          <w:p w14:paraId="438A1E72" w14:textId="77777777" w:rsidR="00AB7E2C" w:rsidRPr="002E30AC" w:rsidRDefault="00AB7E2C">
            <w:pPr>
              <w:spacing w:before="40" w:after="40"/>
              <w:jc w:val="right"/>
              <w:cnfStyle w:val="000000100000" w:firstRow="0" w:lastRow="0" w:firstColumn="0" w:lastColumn="0" w:oddVBand="0" w:evenVBand="0" w:oddHBand="1" w:evenHBand="0" w:firstRowFirstColumn="0" w:firstRowLastColumn="0" w:lastRowFirstColumn="0" w:lastRowLastColumn="0"/>
              <w:rPr>
                <w:ins w:id="1115" w:author="ONOPTCHENKO Xavier" w:date="2019-10-10T11:25:00Z"/>
                <w:sz w:val="18"/>
                <w:szCs w:val="22"/>
                <w:rPrChange w:id="1116" w:author="ONOPTCHENKO Xavier" w:date="2019-10-10T11:25:00Z">
                  <w:rPr>
                    <w:ins w:id="1117" w:author="ONOPTCHENKO Xavier" w:date="2019-10-10T11:25:00Z"/>
                    <w:rFonts w:ascii="Arial" w:hAnsi="Arial"/>
                    <w:sz w:val="18"/>
                    <w:szCs w:val="22"/>
                  </w:rPr>
                </w:rPrChange>
              </w:rPr>
              <w:pPrChange w:id="1118" w:author="ONOPTCHENKO Xavier" w:date="2019-10-10T11:26:00Z">
                <w:pPr>
                  <w:spacing w:before="40" w:after="40"/>
                  <w:cnfStyle w:val="000000100000" w:firstRow="0" w:lastRow="0" w:firstColumn="0" w:lastColumn="0" w:oddVBand="0" w:evenVBand="0" w:oddHBand="1" w:evenHBand="0" w:firstRowFirstColumn="0" w:firstRowLastColumn="0" w:lastRowFirstColumn="0" w:lastRowLastColumn="0"/>
                </w:pPr>
              </w:pPrChange>
            </w:pPr>
            <w:ins w:id="1119" w:author="ONOPTCHENKO Xavier" w:date="2019-10-10T11:25:00Z">
              <w:r w:rsidRPr="002E30AC">
                <w:rPr>
                  <w:sz w:val="18"/>
                  <w:szCs w:val="22"/>
                  <w:rPrChange w:id="1120" w:author="ONOPTCHENKO Xavier" w:date="2019-10-10T11:25:00Z">
                    <w:rPr>
                      <w:rFonts w:ascii="Arial" w:hAnsi="Arial"/>
                      <w:sz w:val="18"/>
                      <w:szCs w:val="22"/>
                    </w:rPr>
                  </w:rPrChange>
                </w:rPr>
                <w:t>7.0.1</w:t>
              </w:r>
            </w:ins>
          </w:p>
        </w:tc>
        <w:tc>
          <w:tcPr>
            <w:tcW w:w="1843" w:type="dxa"/>
            <w:tcPrChange w:id="1121" w:author="ONOPTCHENKO Xavier" w:date="2019-10-10T11:26:00Z">
              <w:tcPr>
                <w:tcW w:w="2268" w:type="dxa"/>
                <w:shd w:val="clear" w:color="auto" w:fill="FFFFFF" w:themeFill="background1"/>
              </w:tcPr>
            </w:tcPrChange>
          </w:tcPr>
          <w:p w14:paraId="24BEE6A3" w14:textId="77777777" w:rsidR="00AB7E2C" w:rsidRPr="002E30AC" w:rsidRDefault="00AB7E2C" w:rsidP="00AB7E2C">
            <w:pPr>
              <w:spacing w:before="40" w:after="40"/>
              <w:cnfStyle w:val="000000100000" w:firstRow="0" w:lastRow="0" w:firstColumn="0" w:lastColumn="0" w:oddVBand="0" w:evenVBand="0" w:oddHBand="1" w:evenHBand="0" w:firstRowFirstColumn="0" w:firstRowLastColumn="0" w:lastRowFirstColumn="0" w:lastRowLastColumn="0"/>
              <w:rPr>
                <w:ins w:id="1122" w:author="ONOPTCHENKO Xavier" w:date="2019-10-10T11:25:00Z"/>
                <w:sz w:val="18"/>
                <w:szCs w:val="22"/>
                <w:rPrChange w:id="1123" w:author="ONOPTCHENKO Xavier" w:date="2019-10-10T11:25:00Z">
                  <w:rPr>
                    <w:ins w:id="1124" w:author="ONOPTCHENKO Xavier" w:date="2019-10-10T11:25:00Z"/>
                    <w:rFonts w:ascii="Arial" w:hAnsi="Arial"/>
                    <w:sz w:val="18"/>
                    <w:szCs w:val="22"/>
                  </w:rPr>
                </w:rPrChange>
              </w:rPr>
            </w:pPr>
            <w:ins w:id="1125" w:author="ONOPTCHENKO Xavier" w:date="2019-10-10T11:25:00Z">
              <w:r w:rsidRPr="002E30AC">
                <w:rPr>
                  <w:sz w:val="18"/>
                  <w:szCs w:val="22"/>
                  <w:rPrChange w:id="1126" w:author="ONOPTCHENKO Xavier" w:date="2019-10-10T11:25:00Z">
                    <w:rPr>
                      <w:rFonts w:ascii="Arial" w:hAnsi="Arial"/>
                      <w:sz w:val="18"/>
                      <w:szCs w:val="22"/>
                    </w:rPr>
                  </w:rPrChange>
                </w:rPr>
                <w:t>03-2019</w:t>
              </w:r>
            </w:ins>
          </w:p>
        </w:tc>
      </w:tr>
      <w:tr w:rsidR="00AB7E2C" w14:paraId="167DC08D" w14:textId="77777777" w:rsidTr="002E30AC">
        <w:trPr>
          <w:jc w:val="center"/>
          <w:ins w:id="1127" w:author="ONOPTCHENKO Xavier" w:date="2019-10-10T11:25:00Z"/>
          <w:trPrChange w:id="1128" w:author="ONOPTCHENKO Xavier" w:date="2019-10-10T11:26:00Z">
            <w:trPr>
              <w:jc w:val="center"/>
            </w:trPr>
          </w:trPrChange>
        </w:trPr>
        <w:tc>
          <w:tcPr>
            <w:cnfStyle w:val="001000000000" w:firstRow="0" w:lastRow="0" w:firstColumn="1" w:lastColumn="0" w:oddVBand="0" w:evenVBand="0" w:oddHBand="0" w:evenHBand="0" w:firstRowFirstColumn="0" w:firstRowLastColumn="0" w:lastRowFirstColumn="0" w:lastRowLastColumn="0"/>
            <w:tcW w:w="2122" w:type="dxa"/>
            <w:tcPrChange w:id="1129" w:author="ONOPTCHENKO Xavier" w:date="2019-10-10T11:26:00Z">
              <w:tcPr>
                <w:tcW w:w="2694" w:type="dxa"/>
                <w:shd w:val="clear" w:color="auto" w:fill="FFFFFF" w:themeFill="background1"/>
              </w:tcPr>
            </w:tcPrChange>
          </w:tcPr>
          <w:p w14:paraId="6369F08A" w14:textId="77777777" w:rsidR="00AB7E2C" w:rsidRPr="002E30AC" w:rsidRDefault="00AB7E2C" w:rsidP="00AB7E2C">
            <w:pPr>
              <w:spacing w:before="40" w:after="40"/>
              <w:rPr>
                <w:ins w:id="1130" w:author="ONOPTCHENKO Xavier" w:date="2019-10-10T11:25:00Z"/>
                <w:b w:val="0"/>
                <w:sz w:val="18"/>
                <w:szCs w:val="22"/>
                <w:rPrChange w:id="1131" w:author="ONOPTCHENKO Xavier" w:date="2019-10-10T11:25:00Z">
                  <w:rPr>
                    <w:ins w:id="1132" w:author="ONOPTCHENKO Xavier" w:date="2019-10-10T11:25:00Z"/>
                    <w:rFonts w:ascii="Arial" w:hAnsi="Arial"/>
                    <w:b w:val="0"/>
                    <w:sz w:val="18"/>
                    <w:szCs w:val="22"/>
                  </w:rPr>
                </w:rPrChange>
              </w:rPr>
            </w:pPr>
            <w:ins w:id="1133" w:author="ONOPTCHENKO Xavier" w:date="2019-10-10T11:25:00Z">
              <w:r w:rsidRPr="002E30AC">
                <w:rPr>
                  <w:sz w:val="18"/>
                  <w:szCs w:val="22"/>
                  <w:rPrChange w:id="1134" w:author="ONOPTCHENKO Xavier" w:date="2019-10-10T11:25:00Z">
                    <w:rPr>
                      <w:rFonts w:ascii="Arial" w:hAnsi="Arial"/>
                      <w:sz w:val="18"/>
                      <w:szCs w:val="22"/>
                    </w:rPr>
                  </w:rPrChange>
                </w:rPr>
                <w:t>Tibco BW (BusinessWorks)</w:t>
              </w:r>
            </w:ins>
          </w:p>
        </w:tc>
        <w:tc>
          <w:tcPr>
            <w:tcW w:w="850" w:type="dxa"/>
            <w:tcPrChange w:id="1135" w:author="ONOPTCHENKO Xavier" w:date="2019-10-10T11:26:00Z">
              <w:tcPr>
                <w:tcW w:w="1134" w:type="dxa"/>
                <w:shd w:val="clear" w:color="auto" w:fill="FFFFFF" w:themeFill="background1"/>
              </w:tcPr>
            </w:tcPrChange>
          </w:tcPr>
          <w:p w14:paraId="723DDCE9" w14:textId="77777777" w:rsidR="00AB7E2C" w:rsidRPr="002E30AC" w:rsidRDefault="00AB7E2C">
            <w:pPr>
              <w:spacing w:before="40" w:after="40"/>
              <w:jc w:val="right"/>
              <w:cnfStyle w:val="000000000000" w:firstRow="0" w:lastRow="0" w:firstColumn="0" w:lastColumn="0" w:oddVBand="0" w:evenVBand="0" w:oddHBand="0" w:evenHBand="0" w:firstRowFirstColumn="0" w:firstRowLastColumn="0" w:lastRowFirstColumn="0" w:lastRowLastColumn="0"/>
              <w:rPr>
                <w:ins w:id="1136" w:author="ONOPTCHENKO Xavier" w:date="2019-10-10T11:25:00Z"/>
                <w:sz w:val="18"/>
                <w:szCs w:val="22"/>
                <w:rPrChange w:id="1137" w:author="ONOPTCHENKO Xavier" w:date="2019-10-10T11:25:00Z">
                  <w:rPr>
                    <w:ins w:id="1138" w:author="ONOPTCHENKO Xavier" w:date="2019-10-10T11:25:00Z"/>
                    <w:rFonts w:ascii="Arial" w:hAnsi="Arial"/>
                    <w:sz w:val="18"/>
                    <w:szCs w:val="22"/>
                  </w:rPr>
                </w:rPrChange>
              </w:rPr>
              <w:pPrChange w:id="1139" w:author="ONOPTCHENKO Xavier" w:date="2019-10-10T11:26:00Z">
                <w:pPr>
                  <w:spacing w:before="40" w:after="40"/>
                  <w:cnfStyle w:val="000000000000" w:firstRow="0" w:lastRow="0" w:firstColumn="0" w:lastColumn="0" w:oddVBand="0" w:evenVBand="0" w:oddHBand="0" w:evenHBand="0" w:firstRowFirstColumn="0" w:firstRowLastColumn="0" w:lastRowFirstColumn="0" w:lastRowLastColumn="0"/>
                </w:pPr>
              </w:pPrChange>
            </w:pPr>
            <w:ins w:id="1140" w:author="ONOPTCHENKO Xavier" w:date="2019-10-10T11:25:00Z">
              <w:r w:rsidRPr="002E30AC">
                <w:rPr>
                  <w:sz w:val="18"/>
                  <w:szCs w:val="22"/>
                  <w:rPrChange w:id="1141" w:author="ONOPTCHENKO Xavier" w:date="2019-10-10T11:25:00Z">
                    <w:rPr>
                      <w:rFonts w:ascii="Arial" w:hAnsi="Arial"/>
                      <w:sz w:val="18"/>
                      <w:szCs w:val="22"/>
                    </w:rPr>
                  </w:rPrChange>
                </w:rPr>
                <w:t>5.12.1</w:t>
              </w:r>
            </w:ins>
          </w:p>
        </w:tc>
        <w:tc>
          <w:tcPr>
            <w:tcW w:w="1843" w:type="dxa"/>
            <w:tcPrChange w:id="1142" w:author="ONOPTCHENKO Xavier" w:date="2019-10-10T11:26:00Z">
              <w:tcPr>
                <w:tcW w:w="2268" w:type="dxa"/>
                <w:shd w:val="clear" w:color="auto" w:fill="FFFFFF" w:themeFill="background1"/>
              </w:tcPr>
            </w:tcPrChange>
          </w:tcPr>
          <w:p w14:paraId="4A50BD5F" w14:textId="77777777" w:rsidR="00AB7E2C" w:rsidRPr="002E30AC" w:rsidRDefault="00AB7E2C" w:rsidP="00AB7E2C">
            <w:pPr>
              <w:spacing w:before="40" w:after="40"/>
              <w:cnfStyle w:val="000000000000" w:firstRow="0" w:lastRow="0" w:firstColumn="0" w:lastColumn="0" w:oddVBand="0" w:evenVBand="0" w:oddHBand="0" w:evenHBand="0" w:firstRowFirstColumn="0" w:firstRowLastColumn="0" w:lastRowFirstColumn="0" w:lastRowLastColumn="0"/>
              <w:rPr>
                <w:ins w:id="1143" w:author="ONOPTCHENKO Xavier" w:date="2019-10-10T11:25:00Z"/>
                <w:sz w:val="18"/>
                <w:szCs w:val="22"/>
                <w:rPrChange w:id="1144" w:author="ONOPTCHENKO Xavier" w:date="2019-10-10T11:25:00Z">
                  <w:rPr>
                    <w:ins w:id="1145" w:author="ONOPTCHENKO Xavier" w:date="2019-10-10T11:25:00Z"/>
                    <w:rFonts w:ascii="Arial" w:hAnsi="Arial"/>
                    <w:sz w:val="18"/>
                    <w:szCs w:val="22"/>
                  </w:rPr>
                </w:rPrChange>
              </w:rPr>
            </w:pPr>
            <w:ins w:id="1146" w:author="ONOPTCHENKO Xavier" w:date="2019-10-10T11:25:00Z">
              <w:r w:rsidRPr="002E30AC">
                <w:rPr>
                  <w:sz w:val="18"/>
                  <w:szCs w:val="22"/>
                  <w:rPrChange w:id="1147" w:author="ONOPTCHENKO Xavier" w:date="2019-10-10T11:25:00Z">
                    <w:rPr>
                      <w:rFonts w:ascii="Arial" w:hAnsi="Arial"/>
                      <w:sz w:val="18"/>
                      <w:szCs w:val="22"/>
                    </w:rPr>
                  </w:rPrChange>
                </w:rPr>
                <w:t>06-2019</w:t>
              </w:r>
            </w:ins>
          </w:p>
        </w:tc>
      </w:tr>
      <w:tr w:rsidR="00AB7E2C" w14:paraId="074B12F4" w14:textId="77777777" w:rsidTr="002E30AC">
        <w:trPr>
          <w:cnfStyle w:val="000000100000" w:firstRow="0" w:lastRow="0" w:firstColumn="0" w:lastColumn="0" w:oddVBand="0" w:evenVBand="0" w:oddHBand="1" w:evenHBand="0" w:firstRowFirstColumn="0" w:firstRowLastColumn="0" w:lastRowFirstColumn="0" w:lastRowLastColumn="0"/>
          <w:jc w:val="center"/>
          <w:ins w:id="1148" w:author="ONOPTCHENKO Xavier" w:date="2019-10-10T11:25:00Z"/>
          <w:trPrChange w:id="1149" w:author="ONOPTCHENKO Xavier" w:date="2019-10-10T11:26:00Z">
            <w:trPr>
              <w:jc w:val="center"/>
            </w:trPr>
          </w:trPrChange>
        </w:trPr>
        <w:tc>
          <w:tcPr>
            <w:cnfStyle w:val="001000000000" w:firstRow="0" w:lastRow="0" w:firstColumn="1" w:lastColumn="0" w:oddVBand="0" w:evenVBand="0" w:oddHBand="0" w:evenHBand="0" w:firstRowFirstColumn="0" w:firstRowLastColumn="0" w:lastRowFirstColumn="0" w:lastRowLastColumn="0"/>
            <w:tcW w:w="2122" w:type="dxa"/>
            <w:tcPrChange w:id="1150" w:author="ONOPTCHENKO Xavier" w:date="2019-10-10T11:26:00Z">
              <w:tcPr>
                <w:tcW w:w="2694" w:type="dxa"/>
                <w:shd w:val="clear" w:color="auto" w:fill="FFFFFF" w:themeFill="background1"/>
              </w:tcPr>
            </w:tcPrChange>
          </w:tcPr>
          <w:p w14:paraId="7150AF4C" w14:textId="6441F617" w:rsidR="00AB7E2C" w:rsidRPr="002E30AC" w:rsidRDefault="00AB7E2C">
            <w:pPr>
              <w:spacing w:before="40" w:after="40"/>
              <w:cnfStyle w:val="001000100000" w:firstRow="0" w:lastRow="0" w:firstColumn="1" w:lastColumn="0" w:oddVBand="0" w:evenVBand="0" w:oddHBand="1" w:evenHBand="0" w:firstRowFirstColumn="0" w:firstRowLastColumn="0" w:lastRowFirstColumn="0" w:lastRowLastColumn="0"/>
              <w:rPr>
                <w:ins w:id="1151" w:author="ONOPTCHENKO Xavier" w:date="2019-10-10T11:25:00Z"/>
                <w:b w:val="0"/>
                <w:sz w:val="18"/>
                <w:szCs w:val="22"/>
                <w:rPrChange w:id="1152" w:author="ONOPTCHENKO Xavier" w:date="2019-10-10T11:25:00Z">
                  <w:rPr>
                    <w:ins w:id="1153" w:author="ONOPTCHENKO Xavier" w:date="2019-10-10T11:25:00Z"/>
                    <w:rFonts w:ascii="Arial" w:hAnsi="Arial"/>
                    <w:b w:val="0"/>
                    <w:sz w:val="18"/>
                    <w:szCs w:val="22"/>
                  </w:rPr>
                </w:rPrChange>
              </w:rPr>
            </w:pPr>
            <w:ins w:id="1154" w:author="ONOPTCHENKO Xavier" w:date="2019-10-10T11:25:00Z">
              <w:r w:rsidRPr="002E30AC">
                <w:rPr>
                  <w:sz w:val="18"/>
                  <w:szCs w:val="22"/>
                  <w:rPrChange w:id="1155" w:author="ONOPTCHENKO Xavier" w:date="2019-10-10T11:25:00Z">
                    <w:rPr>
                      <w:rFonts w:ascii="Arial" w:hAnsi="Arial"/>
                      <w:sz w:val="18"/>
                      <w:szCs w:val="22"/>
                    </w:rPr>
                  </w:rPrChange>
                </w:rPr>
                <w:t>Tibco Administrator</w:t>
              </w:r>
            </w:ins>
            <w:ins w:id="1156" w:author="ONOPTCHENKO Xavier" w:date="2019-10-10T11:28:00Z">
              <w:r w:rsidR="002E30AC">
                <w:rPr>
                  <w:b w:val="0"/>
                  <w:sz w:val="18"/>
                  <w:szCs w:val="22"/>
                </w:rPr>
                <w:t xml:space="preserve"> </w:t>
              </w:r>
            </w:ins>
            <w:bookmarkStart w:id="1157" w:name="_Ref21599387"/>
            <w:ins w:id="1158" w:author="ONOPTCHENKO Xavier" w:date="2019-10-10T11:27:00Z">
              <w:r w:rsidR="002E30AC">
                <w:rPr>
                  <w:rStyle w:val="Appelnotedebasdep"/>
                  <w:b w:val="0"/>
                  <w:sz w:val="18"/>
                  <w:szCs w:val="22"/>
                </w:rPr>
                <w:footnoteReference w:id="1"/>
              </w:r>
            </w:ins>
            <w:bookmarkEnd w:id="1157"/>
          </w:p>
        </w:tc>
        <w:tc>
          <w:tcPr>
            <w:tcW w:w="850" w:type="dxa"/>
            <w:tcPrChange w:id="1161" w:author="ONOPTCHENKO Xavier" w:date="2019-10-10T11:26:00Z">
              <w:tcPr>
                <w:tcW w:w="1134" w:type="dxa"/>
                <w:shd w:val="clear" w:color="auto" w:fill="FFFFFF" w:themeFill="background1"/>
              </w:tcPr>
            </w:tcPrChange>
          </w:tcPr>
          <w:p w14:paraId="3F61DACA" w14:textId="77777777" w:rsidR="00AB7E2C" w:rsidRPr="002E30AC" w:rsidRDefault="00AB7E2C">
            <w:pPr>
              <w:spacing w:before="40" w:after="40"/>
              <w:jc w:val="right"/>
              <w:cnfStyle w:val="000000100000" w:firstRow="0" w:lastRow="0" w:firstColumn="0" w:lastColumn="0" w:oddVBand="0" w:evenVBand="0" w:oddHBand="1" w:evenHBand="0" w:firstRowFirstColumn="0" w:firstRowLastColumn="0" w:lastRowFirstColumn="0" w:lastRowLastColumn="0"/>
              <w:rPr>
                <w:ins w:id="1162" w:author="ONOPTCHENKO Xavier" w:date="2019-10-10T11:25:00Z"/>
                <w:sz w:val="18"/>
                <w:szCs w:val="22"/>
                <w:rPrChange w:id="1163" w:author="ONOPTCHENKO Xavier" w:date="2019-10-10T11:25:00Z">
                  <w:rPr>
                    <w:ins w:id="1164" w:author="ONOPTCHENKO Xavier" w:date="2019-10-10T11:25:00Z"/>
                    <w:rFonts w:ascii="Arial" w:hAnsi="Arial"/>
                    <w:sz w:val="18"/>
                    <w:szCs w:val="22"/>
                  </w:rPr>
                </w:rPrChange>
              </w:rPr>
              <w:pPrChange w:id="1165" w:author="ONOPTCHENKO Xavier" w:date="2019-10-10T11:26:00Z">
                <w:pPr>
                  <w:spacing w:before="40" w:after="40"/>
                  <w:cnfStyle w:val="000000100000" w:firstRow="0" w:lastRow="0" w:firstColumn="0" w:lastColumn="0" w:oddVBand="0" w:evenVBand="0" w:oddHBand="1" w:evenHBand="0" w:firstRowFirstColumn="0" w:firstRowLastColumn="0" w:lastRowFirstColumn="0" w:lastRowLastColumn="0"/>
                </w:pPr>
              </w:pPrChange>
            </w:pPr>
            <w:ins w:id="1166" w:author="ONOPTCHENKO Xavier" w:date="2019-10-10T11:25:00Z">
              <w:r w:rsidRPr="002E30AC">
                <w:rPr>
                  <w:sz w:val="18"/>
                  <w:szCs w:val="22"/>
                  <w:rPrChange w:id="1167" w:author="ONOPTCHENKO Xavier" w:date="2019-10-10T11:25:00Z">
                    <w:rPr>
                      <w:rFonts w:ascii="Arial" w:hAnsi="Arial"/>
                      <w:sz w:val="18"/>
                      <w:szCs w:val="22"/>
                    </w:rPr>
                  </w:rPrChange>
                </w:rPr>
                <w:t>5.9.0.1</w:t>
              </w:r>
            </w:ins>
          </w:p>
        </w:tc>
        <w:tc>
          <w:tcPr>
            <w:tcW w:w="1843" w:type="dxa"/>
            <w:tcPrChange w:id="1168" w:author="ONOPTCHENKO Xavier" w:date="2019-10-10T11:26:00Z">
              <w:tcPr>
                <w:tcW w:w="2268" w:type="dxa"/>
                <w:shd w:val="clear" w:color="auto" w:fill="FFFFFF" w:themeFill="background1"/>
              </w:tcPr>
            </w:tcPrChange>
          </w:tcPr>
          <w:p w14:paraId="28134BAE" w14:textId="77777777" w:rsidR="00AB7E2C" w:rsidRPr="002E30AC" w:rsidRDefault="00AB7E2C" w:rsidP="00AB7E2C">
            <w:pPr>
              <w:spacing w:before="40" w:after="40"/>
              <w:cnfStyle w:val="000000100000" w:firstRow="0" w:lastRow="0" w:firstColumn="0" w:lastColumn="0" w:oddVBand="0" w:evenVBand="0" w:oddHBand="1" w:evenHBand="0" w:firstRowFirstColumn="0" w:firstRowLastColumn="0" w:lastRowFirstColumn="0" w:lastRowLastColumn="0"/>
              <w:rPr>
                <w:ins w:id="1169" w:author="ONOPTCHENKO Xavier" w:date="2019-10-10T11:25:00Z"/>
                <w:sz w:val="18"/>
                <w:szCs w:val="22"/>
                <w:rPrChange w:id="1170" w:author="ONOPTCHENKO Xavier" w:date="2019-10-10T11:25:00Z">
                  <w:rPr>
                    <w:ins w:id="1171" w:author="ONOPTCHENKO Xavier" w:date="2019-10-10T11:25:00Z"/>
                    <w:rFonts w:ascii="Arial" w:hAnsi="Arial"/>
                    <w:sz w:val="18"/>
                    <w:szCs w:val="22"/>
                  </w:rPr>
                </w:rPrChange>
              </w:rPr>
            </w:pPr>
            <w:ins w:id="1172" w:author="ONOPTCHENKO Xavier" w:date="2019-10-10T11:25:00Z">
              <w:r w:rsidRPr="002E30AC">
                <w:rPr>
                  <w:sz w:val="18"/>
                  <w:szCs w:val="22"/>
                  <w:rPrChange w:id="1173" w:author="ONOPTCHENKO Xavier" w:date="2019-10-10T11:25:00Z">
                    <w:rPr>
                      <w:rFonts w:ascii="Arial" w:hAnsi="Arial"/>
                      <w:sz w:val="18"/>
                      <w:szCs w:val="22"/>
                    </w:rPr>
                  </w:rPrChange>
                </w:rPr>
                <w:t>06-2019</w:t>
              </w:r>
            </w:ins>
          </w:p>
        </w:tc>
      </w:tr>
      <w:tr w:rsidR="00AB7E2C" w14:paraId="6712ABB2" w14:textId="77777777" w:rsidTr="002E30AC">
        <w:trPr>
          <w:jc w:val="center"/>
          <w:ins w:id="1174" w:author="ONOPTCHENKO Xavier" w:date="2019-10-10T11:25:00Z"/>
          <w:trPrChange w:id="1175" w:author="ONOPTCHENKO Xavier" w:date="2019-10-10T11:26:00Z">
            <w:trPr>
              <w:jc w:val="center"/>
            </w:trPr>
          </w:trPrChange>
        </w:trPr>
        <w:tc>
          <w:tcPr>
            <w:cnfStyle w:val="001000000000" w:firstRow="0" w:lastRow="0" w:firstColumn="1" w:lastColumn="0" w:oddVBand="0" w:evenVBand="0" w:oddHBand="0" w:evenHBand="0" w:firstRowFirstColumn="0" w:firstRowLastColumn="0" w:lastRowFirstColumn="0" w:lastRowLastColumn="0"/>
            <w:tcW w:w="2122" w:type="dxa"/>
            <w:tcPrChange w:id="1176" w:author="ONOPTCHENKO Xavier" w:date="2019-10-10T11:26:00Z">
              <w:tcPr>
                <w:tcW w:w="2694" w:type="dxa"/>
                <w:shd w:val="clear" w:color="auto" w:fill="FFFFFF" w:themeFill="background1"/>
              </w:tcPr>
            </w:tcPrChange>
          </w:tcPr>
          <w:p w14:paraId="6622CBB7" w14:textId="77777777" w:rsidR="00AB7E2C" w:rsidRPr="002E30AC" w:rsidRDefault="00AB7E2C" w:rsidP="00AB7E2C">
            <w:pPr>
              <w:spacing w:before="40" w:after="40"/>
              <w:rPr>
                <w:ins w:id="1177" w:author="ONOPTCHENKO Xavier" w:date="2019-10-10T11:25:00Z"/>
                <w:b w:val="0"/>
                <w:sz w:val="18"/>
                <w:szCs w:val="22"/>
                <w:rPrChange w:id="1178" w:author="ONOPTCHENKO Xavier" w:date="2019-10-10T11:25:00Z">
                  <w:rPr>
                    <w:ins w:id="1179" w:author="ONOPTCHENKO Xavier" w:date="2019-10-10T11:25:00Z"/>
                    <w:rFonts w:ascii="Arial" w:hAnsi="Arial"/>
                    <w:b w:val="0"/>
                    <w:sz w:val="18"/>
                    <w:szCs w:val="22"/>
                  </w:rPr>
                </w:rPrChange>
              </w:rPr>
            </w:pPr>
            <w:ins w:id="1180" w:author="ONOPTCHENKO Xavier" w:date="2019-10-10T11:25:00Z">
              <w:r w:rsidRPr="002E30AC">
                <w:rPr>
                  <w:sz w:val="18"/>
                  <w:szCs w:val="22"/>
                  <w:rPrChange w:id="1181" w:author="ONOPTCHENKO Xavier" w:date="2019-10-10T11:25:00Z">
                    <w:rPr>
                      <w:rFonts w:ascii="Arial" w:hAnsi="Arial"/>
                      <w:sz w:val="18"/>
                      <w:szCs w:val="22"/>
                    </w:rPr>
                  </w:rPrChange>
                </w:rPr>
                <w:t>Tibco EMS</w:t>
              </w:r>
            </w:ins>
          </w:p>
        </w:tc>
        <w:tc>
          <w:tcPr>
            <w:tcW w:w="850" w:type="dxa"/>
            <w:tcPrChange w:id="1182" w:author="ONOPTCHENKO Xavier" w:date="2019-10-10T11:26:00Z">
              <w:tcPr>
                <w:tcW w:w="1134" w:type="dxa"/>
                <w:shd w:val="clear" w:color="auto" w:fill="FFFFFF" w:themeFill="background1"/>
              </w:tcPr>
            </w:tcPrChange>
          </w:tcPr>
          <w:p w14:paraId="5FEE2AB5" w14:textId="77777777" w:rsidR="00AB7E2C" w:rsidRPr="002E30AC" w:rsidRDefault="00AB7E2C">
            <w:pPr>
              <w:spacing w:before="40" w:after="40"/>
              <w:jc w:val="right"/>
              <w:cnfStyle w:val="000000000000" w:firstRow="0" w:lastRow="0" w:firstColumn="0" w:lastColumn="0" w:oddVBand="0" w:evenVBand="0" w:oddHBand="0" w:evenHBand="0" w:firstRowFirstColumn="0" w:firstRowLastColumn="0" w:lastRowFirstColumn="0" w:lastRowLastColumn="0"/>
              <w:rPr>
                <w:ins w:id="1183" w:author="ONOPTCHENKO Xavier" w:date="2019-10-10T11:25:00Z"/>
                <w:sz w:val="18"/>
                <w:szCs w:val="22"/>
                <w:rPrChange w:id="1184" w:author="ONOPTCHENKO Xavier" w:date="2019-10-10T11:25:00Z">
                  <w:rPr>
                    <w:ins w:id="1185" w:author="ONOPTCHENKO Xavier" w:date="2019-10-10T11:25:00Z"/>
                    <w:rFonts w:ascii="Arial" w:hAnsi="Arial"/>
                    <w:sz w:val="18"/>
                    <w:szCs w:val="22"/>
                  </w:rPr>
                </w:rPrChange>
              </w:rPr>
              <w:pPrChange w:id="1186" w:author="ONOPTCHENKO Xavier" w:date="2019-10-10T11:26:00Z">
                <w:pPr>
                  <w:spacing w:before="40" w:after="40"/>
                  <w:cnfStyle w:val="000000000000" w:firstRow="0" w:lastRow="0" w:firstColumn="0" w:lastColumn="0" w:oddVBand="0" w:evenVBand="0" w:oddHBand="0" w:evenHBand="0" w:firstRowFirstColumn="0" w:firstRowLastColumn="0" w:lastRowFirstColumn="0" w:lastRowLastColumn="0"/>
                </w:pPr>
              </w:pPrChange>
            </w:pPr>
            <w:ins w:id="1187" w:author="ONOPTCHENKO Xavier" w:date="2019-10-10T11:25:00Z">
              <w:r w:rsidRPr="002E30AC">
                <w:rPr>
                  <w:sz w:val="18"/>
                  <w:szCs w:val="22"/>
                  <w:rPrChange w:id="1188" w:author="ONOPTCHENKO Xavier" w:date="2019-10-10T11:25:00Z">
                    <w:rPr>
                      <w:rFonts w:ascii="Arial" w:hAnsi="Arial"/>
                      <w:sz w:val="18"/>
                      <w:szCs w:val="22"/>
                    </w:rPr>
                  </w:rPrChange>
                </w:rPr>
                <w:t>8.1.0</w:t>
              </w:r>
            </w:ins>
          </w:p>
        </w:tc>
        <w:tc>
          <w:tcPr>
            <w:tcW w:w="1843" w:type="dxa"/>
            <w:tcPrChange w:id="1189" w:author="ONOPTCHENKO Xavier" w:date="2019-10-10T11:26:00Z">
              <w:tcPr>
                <w:tcW w:w="2268" w:type="dxa"/>
                <w:shd w:val="clear" w:color="auto" w:fill="FFFFFF" w:themeFill="background1"/>
              </w:tcPr>
            </w:tcPrChange>
          </w:tcPr>
          <w:p w14:paraId="4EE94BED" w14:textId="77777777" w:rsidR="00AB7E2C" w:rsidRPr="002E30AC" w:rsidRDefault="00AB7E2C" w:rsidP="00AB7E2C">
            <w:pPr>
              <w:spacing w:before="40" w:after="40"/>
              <w:cnfStyle w:val="000000000000" w:firstRow="0" w:lastRow="0" w:firstColumn="0" w:lastColumn="0" w:oddVBand="0" w:evenVBand="0" w:oddHBand="0" w:evenHBand="0" w:firstRowFirstColumn="0" w:firstRowLastColumn="0" w:lastRowFirstColumn="0" w:lastRowLastColumn="0"/>
              <w:rPr>
                <w:ins w:id="1190" w:author="ONOPTCHENKO Xavier" w:date="2019-10-10T11:25:00Z"/>
                <w:sz w:val="18"/>
                <w:szCs w:val="22"/>
                <w:rPrChange w:id="1191" w:author="ONOPTCHENKO Xavier" w:date="2019-10-10T11:25:00Z">
                  <w:rPr>
                    <w:ins w:id="1192" w:author="ONOPTCHENKO Xavier" w:date="2019-10-10T11:25:00Z"/>
                    <w:rFonts w:ascii="Arial" w:hAnsi="Arial"/>
                    <w:sz w:val="18"/>
                    <w:szCs w:val="22"/>
                  </w:rPr>
                </w:rPrChange>
              </w:rPr>
            </w:pPr>
            <w:ins w:id="1193" w:author="ONOPTCHENKO Xavier" w:date="2019-10-10T11:25:00Z">
              <w:r w:rsidRPr="002E30AC">
                <w:rPr>
                  <w:sz w:val="18"/>
                  <w:szCs w:val="22"/>
                  <w:rPrChange w:id="1194" w:author="ONOPTCHENKO Xavier" w:date="2019-10-10T11:25:00Z">
                    <w:rPr>
                      <w:rFonts w:ascii="Arial" w:hAnsi="Arial"/>
                      <w:sz w:val="18"/>
                      <w:szCs w:val="22"/>
                    </w:rPr>
                  </w:rPrChange>
                </w:rPr>
                <w:t>12-2019</w:t>
              </w:r>
            </w:ins>
          </w:p>
        </w:tc>
      </w:tr>
      <w:tr w:rsidR="00AB7E2C" w14:paraId="7370BA53" w14:textId="77777777" w:rsidTr="002E30AC">
        <w:trPr>
          <w:cnfStyle w:val="000000100000" w:firstRow="0" w:lastRow="0" w:firstColumn="0" w:lastColumn="0" w:oddVBand="0" w:evenVBand="0" w:oddHBand="1" w:evenHBand="0" w:firstRowFirstColumn="0" w:firstRowLastColumn="0" w:lastRowFirstColumn="0" w:lastRowLastColumn="0"/>
          <w:jc w:val="center"/>
          <w:ins w:id="1195" w:author="ONOPTCHENKO Xavier" w:date="2019-10-10T11:25:00Z"/>
          <w:trPrChange w:id="1196" w:author="ONOPTCHENKO Xavier" w:date="2019-10-10T11:26:00Z">
            <w:trPr>
              <w:jc w:val="center"/>
            </w:trPr>
          </w:trPrChange>
        </w:trPr>
        <w:tc>
          <w:tcPr>
            <w:cnfStyle w:val="001000000000" w:firstRow="0" w:lastRow="0" w:firstColumn="1" w:lastColumn="0" w:oddVBand="0" w:evenVBand="0" w:oddHBand="0" w:evenHBand="0" w:firstRowFirstColumn="0" w:firstRowLastColumn="0" w:lastRowFirstColumn="0" w:lastRowLastColumn="0"/>
            <w:tcW w:w="2122" w:type="dxa"/>
            <w:tcPrChange w:id="1197" w:author="ONOPTCHENKO Xavier" w:date="2019-10-10T11:26:00Z">
              <w:tcPr>
                <w:tcW w:w="2694" w:type="dxa"/>
                <w:shd w:val="clear" w:color="auto" w:fill="FFFFFF" w:themeFill="background1"/>
              </w:tcPr>
            </w:tcPrChange>
          </w:tcPr>
          <w:p w14:paraId="5251BB62" w14:textId="77777777" w:rsidR="00AB7E2C" w:rsidRPr="002E30AC" w:rsidRDefault="00AB7E2C" w:rsidP="00AB7E2C">
            <w:pPr>
              <w:spacing w:before="40" w:after="40"/>
              <w:cnfStyle w:val="001000100000" w:firstRow="0" w:lastRow="0" w:firstColumn="1" w:lastColumn="0" w:oddVBand="0" w:evenVBand="0" w:oddHBand="1" w:evenHBand="0" w:firstRowFirstColumn="0" w:firstRowLastColumn="0" w:lastRowFirstColumn="0" w:lastRowLastColumn="0"/>
              <w:rPr>
                <w:ins w:id="1198" w:author="ONOPTCHENKO Xavier" w:date="2019-10-10T11:25:00Z"/>
                <w:b w:val="0"/>
                <w:sz w:val="18"/>
                <w:szCs w:val="22"/>
                <w:rPrChange w:id="1199" w:author="ONOPTCHENKO Xavier" w:date="2019-10-10T11:25:00Z">
                  <w:rPr>
                    <w:ins w:id="1200" w:author="ONOPTCHENKO Xavier" w:date="2019-10-10T11:25:00Z"/>
                    <w:rFonts w:ascii="Arial" w:hAnsi="Arial"/>
                    <w:b w:val="0"/>
                    <w:sz w:val="18"/>
                    <w:szCs w:val="22"/>
                  </w:rPr>
                </w:rPrChange>
              </w:rPr>
            </w:pPr>
            <w:ins w:id="1201" w:author="ONOPTCHENKO Xavier" w:date="2019-10-10T11:25:00Z">
              <w:r w:rsidRPr="002E30AC">
                <w:rPr>
                  <w:sz w:val="18"/>
                  <w:szCs w:val="22"/>
                  <w:rPrChange w:id="1202" w:author="ONOPTCHENKO Xavier" w:date="2019-10-10T11:25:00Z">
                    <w:rPr>
                      <w:rFonts w:ascii="Arial" w:hAnsi="Arial"/>
                      <w:sz w:val="18"/>
                      <w:szCs w:val="22"/>
                    </w:rPr>
                  </w:rPrChange>
                </w:rPr>
                <w:t>Tibco Rendez-Vous</w:t>
              </w:r>
            </w:ins>
          </w:p>
        </w:tc>
        <w:tc>
          <w:tcPr>
            <w:tcW w:w="850" w:type="dxa"/>
            <w:tcPrChange w:id="1203" w:author="ONOPTCHENKO Xavier" w:date="2019-10-10T11:26:00Z">
              <w:tcPr>
                <w:tcW w:w="1134" w:type="dxa"/>
                <w:shd w:val="clear" w:color="auto" w:fill="FFFFFF" w:themeFill="background1"/>
              </w:tcPr>
            </w:tcPrChange>
          </w:tcPr>
          <w:p w14:paraId="248E71C6" w14:textId="77777777" w:rsidR="00AB7E2C" w:rsidRPr="002E30AC" w:rsidRDefault="00AB7E2C">
            <w:pPr>
              <w:spacing w:before="40" w:after="40"/>
              <w:jc w:val="right"/>
              <w:cnfStyle w:val="000000100000" w:firstRow="0" w:lastRow="0" w:firstColumn="0" w:lastColumn="0" w:oddVBand="0" w:evenVBand="0" w:oddHBand="1" w:evenHBand="0" w:firstRowFirstColumn="0" w:firstRowLastColumn="0" w:lastRowFirstColumn="0" w:lastRowLastColumn="0"/>
              <w:rPr>
                <w:ins w:id="1204" w:author="ONOPTCHENKO Xavier" w:date="2019-10-10T11:25:00Z"/>
                <w:sz w:val="18"/>
                <w:szCs w:val="22"/>
                <w:rPrChange w:id="1205" w:author="ONOPTCHENKO Xavier" w:date="2019-10-10T11:25:00Z">
                  <w:rPr>
                    <w:ins w:id="1206" w:author="ONOPTCHENKO Xavier" w:date="2019-10-10T11:25:00Z"/>
                    <w:rFonts w:ascii="Arial" w:hAnsi="Arial"/>
                    <w:sz w:val="18"/>
                    <w:szCs w:val="22"/>
                  </w:rPr>
                </w:rPrChange>
              </w:rPr>
              <w:pPrChange w:id="1207" w:author="ONOPTCHENKO Xavier" w:date="2019-10-10T11:26:00Z">
                <w:pPr>
                  <w:spacing w:before="40" w:after="40"/>
                  <w:cnfStyle w:val="000000100000" w:firstRow="0" w:lastRow="0" w:firstColumn="0" w:lastColumn="0" w:oddVBand="0" w:evenVBand="0" w:oddHBand="1" w:evenHBand="0" w:firstRowFirstColumn="0" w:firstRowLastColumn="0" w:lastRowFirstColumn="0" w:lastRowLastColumn="0"/>
                </w:pPr>
              </w:pPrChange>
            </w:pPr>
            <w:ins w:id="1208" w:author="ONOPTCHENKO Xavier" w:date="2019-10-10T11:25:00Z">
              <w:r w:rsidRPr="002E30AC">
                <w:rPr>
                  <w:sz w:val="18"/>
                  <w:szCs w:val="22"/>
                  <w:rPrChange w:id="1209" w:author="ONOPTCHENKO Xavier" w:date="2019-10-10T11:25:00Z">
                    <w:rPr>
                      <w:rFonts w:ascii="Arial" w:hAnsi="Arial"/>
                      <w:sz w:val="18"/>
                      <w:szCs w:val="22"/>
                    </w:rPr>
                  </w:rPrChange>
                </w:rPr>
                <w:t>8.4</w:t>
              </w:r>
            </w:ins>
          </w:p>
        </w:tc>
        <w:tc>
          <w:tcPr>
            <w:tcW w:w="1843" w:type="dxa"/>
            <w:tcPrChange w:id="1210" w:author="ONOPTCHENKO Xavier" w:date="2019-10-10T11:26:00Z">
              <w:tcPr>
                <w:tcW w:w="2268" w:type="dxa"/>
                <w:shd w:val="clear" w:color="auto" w:fill="FFFFFF" w:themeFill="background1"/>
              </w:tcPr>
            </w:tcPrChange>
          </w:tcPr>
          <w:p w14:paraId="07AF843D" w14:textId="77777777" w:rsidR="00AB7E2C" w:rsidRPr="002E30AC" w:rsidRDefault="00AB7E2C" w:rsidP="00AB7E2C">
            <w:pPr>
              <w:spacing w:before="40" w:after="40"/>
              <w:cnfStyle w:val="000000100000" w:firstRow="0" w:lastRow="0" w:firstColumn="0" w:lastColumn="0" w:oddVBand="0" w:evenVBand="0" w:oddHBand="1" w:evenHBand="0" w:firstRowFirstColumn="0" w:firstRowLastColumn="0" w:lastRowFirstColumn="0" w:lastRowLastColumn="0"/>
              <w:rPr>
                <w:ins w:id="1211" w:author="ONOPTCHENKO Xavier" w:date="2019-10-10T11:25:00Z"/>
                <w:sz w:val="18"/>
                <w:szCs w:val="22"/>
                <w:rPrChange w:id="1212" w:author="ONOPTCHENKO Xavier" w:date="2019-10-10T11:25:00Z">
                  <w:rPr>
                    <w:ins w:id="1213" w:author="ONOPTCHENKO Xavier" w:date="2019-10-10T11:25:00Z"/>
                    <w:rFonts w:ascii="Arial" w:hAnsi="Arial"/>
                    <w:sz w:val="18"/>
                    <w:szCs w:val="22"/>
                  </w:rPr>
                </w:rPrChange>
              </w:rPr>
            </w:pPr>
            <w:ins w:id="1214" w:author="ONOPTCHENKO Xavier" w:date="2019-10-10T11:25:00Z">
              <w:r w:rsidRPr="002E30AC">
                <w:rPr>
                  <w:sz w:val="18"/>
                  <w:szCs w:val="22"/>
                  <w:rPrChange w:id="1215" w:author="ONOPTCHENKO Xavier" w:date="2019-10-10T11:25:00Z">
                    <w:rPr>
                      <w:rFonts w:ascii="Arial" w:hAnsi="Arial"/>
                      <w:sz w:val="18"/>
                      <w:szCs w:val="22"/>
                    </w:rPr>
                  </w:rPrChange>
                </w:rPr>
                <w:t>Aucune à date</w:t>
              </w:r>
            </w:ins>
          </w:p>
        </w:tc>
      </w:tr>
      <w:tr w:rsidR="00AB7E2C" w14:paraId="425D376D" w14:textId="77777777" w:rsidTr="002E30AC">
        <w:trPr>
          <w:jc w:val="center"/>
          <w:ins w:id="1216" w:author="ONOPTCHENKO Xavier" w:date="2019-10-10T11:25:00Z"/>
          <w:trPrChange w:id="1217" w:author="ONOPTCHENKO Xavier" w:date="2019-10-10T11:26:00Z">
            <w:trPr>
              <w:jc w:val="center"/>
            </w:trPr>
          </w:trPrChange>
        </w:trPr>
        <w:tc>
          <w:tcPr>
            <w:cnfStyle w:val="001000000000" w:firstRow="0" w:lastRow="0" w:firstColumn="1" w:lastColumn="0" w:oddVBand="0" w:evenVBand="0" w:oddHBand="0" w:evenHBand="0" w:firstRowFirstColumn="0" w:firstRowLastColumn="0" w:lastRowFirstColumn="0" w:lastRowLastColumn="0"/>
            <w:tcW w:w="2122" w:type="dxa"/>
            <w:tcPrChange w:id="1218" w:author="ONOPTCHENKO Xavier" w:date="2019-10-10T11:26:00Z">
              <w:tcPr>
                <w:tcW w:w="2694" w:type="dxa"/>
                <w:shd w:val="clear" w:color="auto" w:fill="FFFFFF" w:themeFill="background1"/>
              </w:tcPr>
            </w:tcPrChange>
          </w:tcPr>
          <w:p w14:paraId="46A8FBC3" w14:textId="77777777" w:rsidR="00AB7E2C" w:rsidRPr="002E30AC" w:rsidRDefault="00AB7E2C" w:rsidP="00AB7E2C">
            <w:pPr>
              <w:spacing w:before="40" w:after="40"/>
              <w:rPr>
                <w:ins w:id="1219" w:author="ONOPTCHENKO Xavier" w:date="2019-10-10T11:25:00Z"/>
                <w:b w:val="0"/>
                <w:sz w:val="18"/>
                <w:szCs w:val="22"/>
                <w:rPrChange w:id="1220" w:author="ONOPTCHENKO Xavier" w:date="2019-10-10T11:25:00Z">
                  <w:rPr>
                    <w:ins w:id="1221" w:author="ONOPTCHENKO Xavier" w:date="2019-10-10T11:25:00Z"/>
                    <w:rFonts w:ascii="Arial" w:hAnsi="Arial"/>
                    <w:b w:val="0"/>
                    <w:sz w:val="18"/>
                    <w:szCs w:val="22"/>
                  </w:rPr>
                </w:rPrChange>
              </w:rPr>
            </w:pPr>
            <w:ins w:id="1222" w:author="ONOPTCHENKO Xavier" w:date="2019-10-10T11:25:00Z">
              <w:r w:rsidRPr="002E30AC">
                <w:rPr>
                  <w:sz w:val="18"/>
                  <w:szCs w:val="22"/>
                  <w:rPrChange w:id="1223" w:author="ONOPTCHENKO Xavier" w:date="2019-10-10T11:25:00Z">
                    <w:rPr>
                      <w:rFonts w:ascii="Arial" w:hAnsi="Arial"/>
                      <w:sz w:val="18"/>
                      <w:szCs w:val="22"/>
                    </w:rPr>
                  </w:rPrChange>
                </w:rPr>
                <w:t>ActiveSpaces</w:t>
              </w:r>
            </w:ins>
          </w:p>
        </w:tc>
        <w:tc>
          <w:tcPr>
            <w:tcW w:w="850" w:type="dxa"/>
            <w:tcPrChange w:id="1224" w:author="ONOPTCHENKO Xavier" w:date="2019-10-10T11:26:00Z">
              <w:tcPr>
                <w:tcW w:w="1134" w:type="dxa"/>
                <w:shd w:val="clear" w:color="auto" w:fill="FFFFFF" w:themeFill="background1"/>
              </w:tcPr>
            </w:tcPrChange>
          </w:tcPr>
          <w:p w14:paraId="5BCF3A2F" w14:textId="77777777" w:rsidR="00AB7E2C" w:rsidRPr="002E30AC" w:rsidRDefault="00AB7E2C">
            <w:pPr>
              <w:spacing w:before="40" w:after="40"/>
              <w:jc w:val="right"/>
              <w:cnfStyle w:val="000000000000" w:firstRow="0" w:lastRow="0" w:firstColumn="0" w:lastColumn="0" w:oddVBand="0" w:evenVBand="0" w:oddHBand="0" w:evenHBand="0" w:firstRowFirstColumn="0" w:firstRowLastColumn="0" w:lastRowFirstColumn="0" w:lastRowLastColumn="0"/>
              <w:rPr>
                <w:ins w:id="1225" w:author="ONOPTCHENKO Xavier" w:date="2019-10-10T11:25:00Z"/>
                <w:sz w:val="18"/>
                <w:szCs w:val="22"/>
                <w:rPrChange w:id="1226" w:author="ONOPTCHENKO Xavier" w:date="2019-10-10T11:25:00Z">
                  <w:rPr>
                    <w:ins w:id="1227" w:author="ONOPTCHENKO Xavier" w:date="2019-10-10T11:25:00Z"/>
                    <w:rFonts w:ascii="Arial" w:hAnsi="Arial"/>
                    <w:sz w:val="18"/>
                    <w:szCs w:val="22"/>
                  </w:rPr>
                </w:rPrChange>
              </w:rPr>
              <w:pPrChange w:id="1228" w:author="ONOPTCHENKO Xavier" w:date="2019-10-10T11:26:00Z">
                <w:pPr>
                  <w:spacing w:before="40" w:after="40"/>
                  <w:cnfStyle w:val="000000000000" w:firstRow="0" w:lastRow="0" w:firstColumn="0" w:lastColumn="0" w:oddVBand="0" w:evenVBand="0" w:oddHBand="0" w:evenHBand="0" w:firstRowFirstColumn="0" w:firstRowLastColumn="0" w:lastRowFirstColumn="0" w:lastRowLastColumn="0"/>
                </w:pPr>
              </w:pPrChange>
            </w:pPr>
            <w:ins w:id="1229" w:author="ONOPTCHENKO Xavier" w:date="2019-10-10T11:25:00Z">
              <w:r w:rsidRPr="002E30AC">
                <w:rPr>
                  <w:sz w:val="18"/>
                  <w:szCs w:val="22"/>
                  <w:rPrChange w:id="1230" w:author="ONOPTCHENKO Xavier" w:date="2019-10-10T11:25:00Z">
                    <w:rPr>
                      <w:rFonts w:ascii="Arial" w:hAnsi="Arial"/>
                      <w:sz w:val="18"/>
                      <w:szCs w:val="22"/>
                    </w:rPr>
                  </w:rPrChange>
                </w:rPr>
                <w:t>2.1.6</w:t>
              </w:r>
            </w:ins>
          </w:p>
        </w:tc>
        <w:tc>
          <w:tcPr>
            <w:tcW w:w="1843" w:type="dxa"/>
            <w:tcPrChange w:id="1231" w:author="ONOPTCHENKO Xavier" w:date="2019-10-10T11:26:00Z">
              <w:tcPr>
                <w:tcW w:w="2268" w:type="dxa"/>
                <w:shd w:val="clear" w:color="auto" w:fill="FFFFFF" w:themeFill="background1"/>
              </w:tcPr>
            </w:tcPrChange>
          </w:tcPr>
          <w:p w14:paraId="37F80ED1" w14:textId="77777777" w:rsidR="00AB7E2C" w:rsidRPr="002E30AC" w:rsidRDefault="00AB7E2C" w:rsidP="00AB7E2C">
            <w:pPr>
              <w:spacing w:before="40" w:after="40"/>
              <w:cnfStyle w:val="000000000000" w:firstRow="0" w:lastRow="0" w:firstColumn="0" w:lastColumn="0" w:oddVBand="0" w:evenVBand="0" w:oddHBand="0" w:evenHBand="0" w:firstRowFirstColumn="0" w:firstRowLastColumn="0" w:lastRowFirstColumn="0" w:lastRowLastColumn="0"/>
              <w:rPr>
                <w:ins w:id="1232" w:author="ONOPTCHENKO Xavier" w:date="2019-10-10T11:25:00Z"/>
                <w:sz w:val="18"/>
                <w:szCs w:val="22"/>
                <w:rPrChange w:id="1233" w:author="ONOPTCHENKO Xavier" w:date="2019-10-10T11:25:00Z">
                  <w:rPr>
                    <w:ins w:id="1234" w:author="ONOPTCHENKO Xavier" w:date="2019-10-10T11:25:00Z"/>
                    <w:rFonts w:ascii="Arial" w:hAnsi="Arial"/>
                    <w:sz w:val="18"/>
                    <w:szCs w:val="22"/>
                  </w:rPr>
                </w:rPrChange>
              </w:rPr>
            </w:pPr>
            <w:ins w:id="1235" w:author="ONOPTCHENKO Xavier" w:date="2019-10-10T11:25:00Z">
              <w:r w:rsidRPr="002E30AC">
                <w:rPr>
                  <w:sz w:val="18"/>
                  <w:szCs w:val="22"/>
                  <w:rPrChange w:id="1236" w:author="ONOPTCHENKO Xavier" w:date="2019-10-10T11:25:00Z">
                    <w:rPr>
                      <w:rFonts w:ascii="Arial" w:hAnsi="Arial"/>
                      <w:sz w:val="18"/>
                      <w:szCs w:val="22"/>
                    </w:rPr>
                  </w:rPrChange>
                </w:rPr>
                <w:t>01-2019</w:t>
              </w:r>
            </w:ins>
          </w:p>
        </w:tc>
      </w:tr>
      <w:tr w:rsidR="00AB7E2C" w14:paraId="3BB8C2CB" w14:textId="77777777" w:rsidTr="002E30AC">
        <w:trPr>
          <w:cnfStyle w:val="000000100000" w:firstRow="0" w:lastRow="0" w:firstColumn="0" w:lastColumn="0" w:oddVBand="0" w:evenVBand="0" w:oddHBand="1" w:evenHBand="0" w:firstRowFirstColumn="0" w:firstRowLastColumn="0" w:lastRowFirstColumn="0" w:lastRowLastColumn="0"/>
          <w:jc w:val="center"/>
          <w:ins w:id="1237" w:author="ONOPTCHENKO Xavier" w:date="2019-10-10T11:25:00Z"/>
          <w:trPrChange w:id="1238" w:author="ONOPTCHENKO Xavier" w:date="2019-10-10T11:26:00Z">
            <w:trPr>
              <w:jc w:val="center"/>
            </w:trPr>
          </w:trPrChange>
        </w:trPr>
        <w:tc>
          <w:tcPr>
            <w:cnfStyle w:val="001000000000" w:firstRow="0" w:lastRow="0" w:firstColumn="1" w:lastColumn="0" w:oddVBand="0" w:evenVBand="0" w:oddHBand="0" w:evenHBand="0" w:firstRowFirstColumn="0" w:firstRowLastColumn="0" w:lastRowFirstColumn="0" w:lastRowLastColumn="0"/>
            <w:tcW w:w="2122" w:type="dxa"/>
            <w:tcPrChange w:id="1239" w:author="ONOPTCHENKO Xavier" w:date="2019-10-10T11:26:00Z">
              <w:tcPr>
                <w:tcW w:w="2694" w:type="dxa"/>
                <w:shd w:val="clear" w:color="auto" w:fill="FFFFFF" w:themeFill="background1"/>
              </w:tcPr>
            </w:tcPrChange>
          </w:tcPr>
          <w:p w14:paraId="0D241FBA" w14:textId="4E5E3C68" w:rsidR="00AB7E2C" w:rsidRPr="002E30AC" w:rsidRDefault="00AB7E2C">
            <w:pPr>
              <w:spacing w:before="40" w:after="40"/>
              <w:cnfStyle w:val="001000100000" w:firstRow="0" w:lastRow="0" w:firstColumn="1" w:lastColumn="0" w:oddVBand="0" w:evenVBand="0" w:oddHBand="1" w:evenHBand="0" w:firstRowFirstColumn="0" w:firstRowLastColumn="0" w:lastRowFirstColumn="0" w:lastRowLastColumn="0"/>
              <w:rPr>
                <w:ins w:id="1240" w:author="ONOPTCHENKO Xavier" w:date="2019-10-10T11:25:00Z"/>
                <w:b w:val="0"/>
                <w:sz w:val="18"/>
                <w:szCs w:val="22"/>
                <w:rPrChange w:id="1241" w:author="ONOPTCHENKO Xavier" w:date="2019-10-10T11:25:00Z">
                  <w:rPr>
                    <w:ins w:id="1242" w:author="ONOPTCHENKO Xavier" w:date="2019-10-10T11:25:00Z"/>
                    <w:rFonts w:ascii="Arial" w:hAnsi="Arial"/>
                    <w:b w:val="0"/>
                    <w:sz w:val="18"/>
                    <w:szCs w:val="22"/>
                  </w:rPr>
                </w:rPrChange>
              </w:rPr>
            </w:pPr>
            <w:ins w:id="1243" w:author="ONOPTCHENKO Xavier" w:date="2019-10-10T11:25:00Z">
              <w:r w:rsidRPr="002E30AC">
                <w:rPr>
                  <w:sz w:val="18"/>
                  <w:szCs w:val="22"/>
                  <w:rPrChange w:id="1244" w:author="ONOPTCHENKO Xavier" w:date="2019-10-10T11:25:00Z">
                    <w:rPr>
                      <w:rFonts w:ascii="Arial" w:hAnsi="Arial"/>
                      <w:sz w:val="18"/>
                      <w:szCs w:val="22"/>
                    </w:rPr>
                  </w:rPrChange>
                </w:rPr>
                <w:t>Tibco TRA Runtime</w:t>
              </w:r>
            </w:ins>
            <w:ins w:id="1245" w:author="ONOPTCHENKO Xavier" w:date="2019-10-10T11:28:00Z">
              <w:r w:rsidR="002E30AC">
                <w:rPr>
                  <w:b w:val="0"/>
                  <w:sz w:val="18"/>
                  <w:szCs w:val="22"/>
                </w:rPr>
                <w:t xml:space="preserve"> </w:t>
              </w:r>
            </w:ins>
            <w:ins w:id="1246" w:author="ONOPTCHENKO Xavier" w:date="2019-10-10T11:29:00Z">
              <w:r w:rsidR="002E30AC" w:rsidRPr="002E30AC">
                <w:rPr>
                  <w:b w:val="0"/>
                  <w:bCs w:val="0"/>
                  <w:color w:val="auto"/>
                  <w:sz w:val="18"/>
                  <w:szCs w:val="22"/>
                  <w:vertAlign w:val="superscript"/>
                  <w:rPrChange w:id="1247" w:author="ONOPTCHENKO Xavier" w:date="2019-10-10T11:29:00Z">
                    <w:rPr>
                      <w:b w:val="0"/>
                      <w:bCs w:val="0"/>
                      <w:color w:val="auto"/>
                      <w:sz w:val="18"/>
                      <w:szCs w:val="22"/>
                    </w:rPr>
                  </w:rPrChange>
                </w:rPr>
                <w:fldChar w:fldCharType="begin"/>
              </w:r>
              <w:r w:rsidR="002E30AC" w:rsidRPr="002E30AC">
                <w:rPr>
                  <w:sz w:val="18"/>
                  <w:szCs w:val="22"/>
                  <w:vertAlign w:val="superscript"/>
                  <w:rPrChange w:id="1248" w:author="ONOPTCHENKO Xavier" w:date="2019-10-10T11:29:00Z">
                    <w:rPr>
                      <w:sz w:val="18"/>
                      <w:szCs w:val="22"/>
                    </w:rPr>
                  </w:rPrChange>
                </w:rPr>
                <w:instrText xml:space="preserve"> NOTEREF _Ref21599387 \h </w:instrText>
              </w:r>
            </w:ins>
            <w:r w:rsidR="002E30AC">
              <w:rPr>
                <w:b w:val="0"/>
                <w:sz w:val="18"/>
                <w:szCs w:val="22"/>
                <w:vertAlign w:val="superscript"/>
              </w:rPr>
              <w:instrText xml:space="preserve"> \* MERGEFORMAT </w:instrText>
            </w:r>
            <w:r w:rsidR="002E30AC" w:rsidRPr="002E30AC">
              <w:rPr>
                <w:sz w:val="18"/>
                <w:szCs w:val="22"/>
                <w:vertAlign w:val="superscript"/>
                <w:rPrChange w:id="1249" w:author="ONOPTCHENKO Xavier" w:date="2019-10-10T11:29:00Z">
                  <w:rPr>
                    <w:sz w:val="18"/>
                    <w:szCs w:val="22"/>
                    <w:vertAlign w:val="superscript"/>
                  </w:rPr>
                </w:rPrChange>
              </w:rPr>
            </w:r>
            <w:r w:rsidR="002E30AC" w:rsidRPr="002E30AC">
              <w:rPr>
                <w:b w:val="0"/>
                <w:bCs w:val="0"/>
                <w:color w:val="auto"/>
                <w:sz w:val="18"/>
                <w:szCs w:val="22"/>
                <w:vertAlign w:val="superscript"/>
                <w:rPrChange w:id="1250" w:author="ONOPTCHENKO Xavier" w:date="2019-10-10T11:29:00Z">
                  <w:rPr>
                    <w:sz w:val="18"/>
                    <w:szCs w:val="22"/>
                  </w:rPr>
                </w:rPrChange>
              </w:rPr>
              <w:fldChar w:fldCharType="separate"/>
            </w:r>
            <w:ins w:id="1251" w:author="ONOPTCHENKO Xavier" w:date="2019-10-10T11:29:00Z">
              <w:r w:rsidR="002E30AC">
                <w:rPr>
                  <w:b w:val="0"/>
                  <w:sz w:val="18"/>
                  <w:szCs w:val="22"/>
                  <w:vertAlign w:val="superscript"/>
                </w:rPr>
                <w:t>1</w:t>
              </w:r>
              <w:r w:rsidR="002E30AC" w:rsidRPr="002E30AC">
                <w:rPr>
                  <w:b w:val="0"/>
                  <w:bCs w:val="0"/>
                  <w:color w:val="auto"/>
                  <w:sz w:val="18"/>
                  <w:szCs w:val="22"/>
                  <w:vertAlign w:val="superscript"/>
                  <w:rPrChange w:id="1252" w:author="ONOPTCHENKO Xavier" w:date="2019-10-10T11:29:00Z">
                    <w:rPr>
                      <w:sz w:val="18"/>
                      <w:szCs w:val="22"/>
                    </w:rPr>
                  </w:rPrChange>
                </w:rPr>
                <w:fldChar w:fldCharType="end"/>
              </w:r>
            </w:ins>
          </w:p>
        </w:tc>
        <w:tc>
          <w:tcPr>
            <w:tcW w:w="850" w:type="dxa"/>
            <w:tcPrChange w:id="1253" w:author="ONOPTCHENKO Xavier" w:date="2019-10-10T11:26:00Z">
              <w:tcPr>
                <w:tcW w:w="1134" w:type="dxa"/>
                <w:shd w:val="clear" w:color="auto" w:fill="FFFFFF" w:themeFill="background1"/>
              </w:tcPr>
            </w:tcPrChange>
          </w:tcPr>
          <w:p w14:paraId="3DE1CEDA" w14:textId="77777777" w:rsidR="00AB7E2C" w:rsidRPr="002E30AC" w:rsidRDefault="00AB7E2C">
            <w:pPr>
              <w:spacing w:before="40" w:after="40"/>
              <w:jc w:val="right"/>
              <w:cnfStyle w:val="000000100000" w:firstRow="0" w:lastRow="0" w:firstColumn="0" w:lastColumn="0" w:oddVBand="0" w:evenVBand="0" w:oddHBand="1" w:evenHBand="0" w:firstRowFirstColumn="0" w:firstRowLastColumn="0" w:lastRowFirstColumn="0" w:lastRowLastColumn="0"/>
              <w:rPr>
                <w:ins w:id="1254" w:author="ONOPTCHENKO Xavier" w:date="2019-10-10T11:25:00Z"/>
                <w:sz w:val="18"/>
                <w:szCs w:val="22"/>
                <w:rPrChange w:id="1255" w:author="ONOPTCHENKO Xavier" w:date="2019-10-10T11:25:00Z">
                  <w:rPr>
                    <w:ins w:id="1256" w:author="ONOPTCHENKO Xavier" w:date="2019-10-10T11:25:00Z"/>
                    <w:rFonts w:ascii="Arial" w:hAnsi="Arial"/>
                    <w:sz w:val="18"/>
                    <w:szCs w:val="22"/>
                  </w:rPr>
                </w:rPrChange>
              </w:rPr>
              <w:pPrChange w:id="1257" w:author="ONOPTCHENKO Xavier" w:date="2019-10-10T11:26:00Z">
                <w:pPr>
                  <w:spacing w:before="40" w:after="40"/>
                  <w:cnfStyle w:val="000000100000" w:firstRow="0" w:lastRow="0" w:firstColumn="0" w:lastColumn="0" w:oddVBand="0" w:evenVBand="0" w:oddHBand="1" w:evenHBand="0" w:firstRowFirstColumn="0" w:firstRowLastColumn="0" w:lastRowFirstColumn="0" w:lastRowLastColumn="0"/>
                </w:pPr>
              </w:pPrChange>
            </w:pPr>
            <w:ins w:id="1258" w:author="ONOPTCHENKO Xavier" w:date="2019-10-10T11:25:00Z">
              <w:r w:rsidRPr="002E30AC">
                <w:rPr>
                  <w:sz w:val="18"/>
                  <w:szCs w:val="22"/>
                  <w:rPrChange w:id="1259" w:author="ONOPTCHENKO Xavier" w:date="2019-10-10T11:25:00Z">
                    <w:rPr>
                      <w:rFonts w:ascii="Arial" w:hAnsi="Arial"/>
                      <w:sz w:val="18"/>
                      <w:szCs w:val="22"/>
                    </w:rPr>
                  </w:rPrChange>
                </w:rPr>
                <w:t>5.9.0.</w:t>
              </w:r>
            </w:ins>
          </w:p>
        </w:tc>
        <w:tc>
          <w:tcPr>
            <w:tcW w:w="1843" w:type="dxa"/>
            <w:tcPrChange w:id="1260" w:author="ONOPTCHENKO Xavier" w:date="2019-10-10T11:26:00Z">
              <w:tcPr>
                <w:tcW w:w="2268" w:type="dxa"/>
                <w:shd w:val="clear" w:color="auto" w:fill="FFFFFF" w:themeFill="background1"/>
              </w:tcPr>
            </w:tcPrChange>
          </w:tcPr>
          <w:p w14:paraId="1AC96873" w14:textId="77777777" w:rsidR="00AB7E2C" w:rsidRPr="002E30AC" w:rsidRDefault="00AB7E2C" w:rsidP="00AB7E2C">
            <w:pPr>
              <w:spacing w:before="40" w:after="40"/>
              <w:cnfStyle w:val="000000100000" w:firstRow="0" w:lastRow="0" w:firstColumn="0" w:lastColumn="0" w:oddVBand="0" w:evenVBand="0" w:oddHBand="1" w:evenHBand="0" w:firstRowFirstColumn="0" w:firstRowLastColumn="0" w:lastRowFirstColumn="0" w:lastRowLastColumn="0"/>
              <w:rPr>
                <w:ins w:id="1261" w:author="ONOPTCHENKO Xavier" w:date="2019-10-10T11:25:00Z"/>
                <w:sz w:val="18"/>
                <w:szCs w:val="22"/>
                <w:rPrChange w:id="1262" w:author="ONOPTCHENKO Xavier" w:date="2019-10-10T11:25:00Z">
                  <w:rPr>
                    <w:ins w:id="1263" w:author="ONOPTCHENKO Xavier" w:date="2019-10-10T11:25:00Z"/>
                    <w:rFonts w:ascii="Arial" w:hAnsi="Arial"/>
                    <w:sz w:val="18"/>
                    <w:szCs w:val="22"/>
                  </w:rPr>
                </w:rPrChange>
              </w:rPr>
            </w:pPr>
            <w:ins w:id="1264" w:author="ONOPTCHENKO Xavier" w:date="2019-10-10T11:25:00Z">
              <w:r w:rsidRPr="002E30AC">
                <w:rPr>
                  <w:sz w:val="18"/>
                  <w:szCs w:val="22"/>
                  <w:rPrChange w:id="1265" w:author="ONOPTCHENKO Xavier" w:date="2019-10-10T11:25:00Z">
                    <w:rPr>
                      <w:rFonts w:ascii="Arial" w:hAnsi="Arial"/>
                      <w:sz w:val="18"/>
                      <w:szCs w:val="22"/>
                    </w:rPr>
                  </w:rPrChange>
                </w:rPr>
                <w:t>06-2019</w:t>
              </w:r>
            </w:ins>
          </w:p>
        </w:tc>
      </w:tr>
      <w:tr w:rsidR="00AB7E2C" w14:paraId="513EA0BD" w14:textId="77777777" w:rsidTr="002E30AC">
        <w:trPr>
          <w:jc w:val="center"/>
          <w:ins w:id="1266" w:author="ONOPTCHENKO Xavier" w:date="2019-10-10T11:25:00Z"/>
          <w:trPrChange w:id="1267" w:author="ONOPTCHENKO Xavier" w:date="2019-10-10T11:26:00Z">
            <w:trPr>
              <w:jc w:val="center"/>
            </w:trPr>
          </w:trPrChange>
        </w:trPr>
        <w:tc>
          <w:tcPr>
            <w:cnfStyle w:val="001000000000" w:firstRow="0" w:lastRow="0" w:firstColumn="1" w:lastColumn="0" w:oddVBand="0" w:evenVBand="0" w:oddHBand="0" w:evenHBand="0" w:firstRowFirstColumn="0" w:firstRowLastColumn="0" w:lastRowFirstColumn="0" w:lastRowLastColumn="0"/>
            <w:tcW w:w="2122" w:type="dxa"/>
            <w:tcPrChange w:id="1268" w:author="ONOPTCHENKO Xavier" w:date="2019-10-10T11:26:00Z">
              <w:tcPr>
                <w:tcW w:w="2694" w:type="dxa"/>
                <w:shd w:val="clear" w:color="auto" w:fill="FFFFFF" w:themeFill="background1"/>
              </w:tcPr>
            </w:tcPrChange>
          </w:tcPr>
          <w:p w14:paraId="3A15B65F" w14:textId="77777777" w:rsidR="00AB7E2C" w:rsidRPr="002E30AC" w:rsidRDefault="00AB7E2C" w:rsidP="00AB7E2C">
            <w:pPr>
              <w:spacing w:before="40" w:after="40"/>
              <w:rPr>
                <w:ins w:id="1269" w:author="ONOPTCHENKO Xavier" w:date="2019-10-10T11:25:00Z"/>
                <w:b w:val="0"/>
                <w:sz w:val="18"/>
                <w:szCs w:val="22"/>
                <w:rPrChange w:id="1270" w:author="ONOPTCHENKO Xavier" w:date="2019-10-10T11:25:00Z">
                  <w:rPr>
                    <w:ins w:id="1271" w:author="ONOPTCHENKO Xavier" w:date="2019-10-10T11:25:00Z"/>
                    <w:rFonts w:ascii="Arial" w:hAnsi="Arial"/>
                    <w:b w:val="0"/>
                    <w:sz w:val="18"/>
                    <w:szCs w:val="22"/>
                  </w:rPr>
                </w:rPrChange>
              </w:rPr>
            </w:pPr>
            <w:ins w:id="1272" w:author="ONOPTCHENKO Xavier" w:date="2019-10-10T11:25:00Z">
              <w:r w:rsidRPr="002E30AC">
                <w:rPr>
                  <w:sz w:val="18"/>
                  <w:szCs w:val="22"/>
                  <w:rPrChange w:id="1273" w:author="ONOPTCHENKO Xavier" w:date="2019-10-10T11:25:00Z">
                    <w:rPr>
                      <w:rFonts w:ascii="Arial" w:hAnsi="Arial"/>
                      <w:sz w:val="18"/>
                      <w:szCs w:val="22"/>
                    </w:rPr>
                  </w:rPrChange>
                </w:rPr>
                <w:t>Tibco hawk</w:t>
              </w:r>
            </w:ins>
          </w:p>
        </w:tc>
        <w:tc>
          <w:tcPr>
            <w:tcW w:w="850" w:type="dxa"/>
            <w:tcPrChange w:id="1274" w:author="ONOPTCHENKO Xavier" w:date="2019-10-10T11:26:00Z">
              <w:tcPr>
                <w:tcW w:w="1134" w:type="dxa"/>
                <w:shd w:val="clear" w:color="auto" w:fill="FFFFFF" w:themeFill="background1"/>
              </w:tcPr>
            </w:tcPrChange>
          </w:tcPr>
          <w:p w14:paraId="6E021F12" w14:textId="77777777" w:rsidR="00AB7E2C" w:rsidRPr="002E30AC" w:rsidRDefault="00AB7E2C">
            <w:pPr>
              <w:spacing w:before="40" w:after="40"/>
              <w:jc w:val="right"/>
              <w:cnfStyle w:val="000000000000" w:firstRow="0" w:lastRow="0" w:firstColumn="0" w:lastColumn="0" w:oddVBand="0" w:evenVBand="0" w:oddHBand="0" w:evenHBand="0" w:firstRowFirstColumn="0" w:firstRowLastColumn="0" w:lastRowFirstColumn="0" w:lastRowLastColumn="0"/>
              <w:rPr>
                <w:ins w:id="1275" w:author="ONOPTCHENKO Xavier" w:date="2019-10-10T11:25:00Z"/>
                <w:sz w:val="18"/>
                <w:szCs w:val="22"/>
                <w:rPrChange w:id="1276" w:author="ONOPTCHENKO Xavier" w:date="2019-10-10T11:25:00Z">
                  <w:rPr>
                    <w:ins w:id="1277" w:author="ONOPTCHENKO Xavier" w:date="2019-10-10T11:25:00Z"/>
                    <w:rFonts w:ascii="Arial" w:hAnsi="Arial"/>
                    <w:sz w:val="18"/>
                    <w:szCs w:val="22"/>
                  </w:rPr>
                </w:rPrChange>
              </w:rPr>
              <w:pPrChange w:id="1278" w:author="ONOPTCHENKO Xavier" w:date="2019-10-10T11:26:00Z">
                <w:pPr>
                  <w:spacing w:before="40" w:after="40"/>
                  <w:cnfStyle w:val="000000000000" w:firstRow="0" w:lastRow="0" w:firstColumn="0" w:lastColumn="0" w:oddVBand="0" w:evenVBand="0" w:oddHBand="0" w:evenHBand="0" w:firstRowFirstColumn="0" w:firstRowLastColumn="0" w:lastRowFirstColumn="0" w:lastRowLastColumn="0"/>
                </w:pPr>
              </w:pPrChange>
            </w:pPr>
            <w:ins w:id="1279" w:author="ONOPTCHENKO Xavier" w:date="2019-10-10T11:25:00Z">
              <w:r w:rsidRPr="002E30AC">
                <w:rPr>
                  <w:sz w:val="18"/>
                  <w:szCs w:val="22"/>
                  <w:rPrChange w:id="1280" w:author="ONOPTCHENKO Xavier" w:date="2019-10-10T11:25:00Z">
                    <w:rPr>
                      <w:rFonts w:ascii="Arial" w:hAnsi="Arial"/>
                      <w:sz w:val="18"/>
                      <w:szCs w:val="22"/>
                    </w:rPr>
                  </w:rPrChange>
                </w:rPr>
                <w:t>5.1.0.</w:t>
              </w:r>
            </w:ins>
          </w:p>
        </w:tc>
        <w:tc>
          <w:tcPr>
            <w:tcW w:w="1843" w:type="dxa"/>
            <w:tcPrChange w:id="1281" w:author="ONOPTCHENKO Xavier" w:date="2019-10-10T11:26:00Z">
              <w:tcPr>
                <w:tcW w:w="2268" w:type="dxa"/>
                <w:shd w:val="clear" w:color="auto" w:fill="FFFFFF" w:themeFill="background1"/>
              </w:tcPr>
            </w:tcPrChange>
          </w:tcPr>
          <w:p w14:paraId="626ED718" w14:textId="77777777" w:rsidR="00AB7E2C" w:rsidRPr="002E30AC" w:rsidRDefault="00AB7E2C" w:rsidP="00AB7E2C">
            <w:pPr>
              <w:spacing w:before="40" w:after="40"/>
              <w:cnfStyle w:val="000000000000" w:firstRow="0" w:lastRow="0" w:firstColumn="0" w:lastColumn="0" w:oddVBand="0" w:evenVBand="0" w:oddHBand="0" w:evenHBand="0" w:firstRowFirstColumn="0" w:firstRowLastColumn="0" w:lastRowFirstColumn="0" w:lastRowLastColumn="0"/>
              <w:rPr>
                <w:ins w:id="1282" w:author="ONOPTCHENKO Xavier" w:date="2019-10-10T11:25:00Z"/>
                <w:sz w:val="18"/>
                <w:szCs w:val="22"/>
                <w:rPrChange w:id="1283" w:author="ONOPTCHENKO Xavier" w:date="2019-10-10T11:25:00Z">
                  <w:rPr>
                    <w:ins w:id="1284" w:author="ONOPTCHENKO Xavier" w:date="2019-10-10T11:25:00Z"/>
                    <w:rFonts w:ascii="Arial" w:hAnsi="Arial"/>
                    <w:sz w:val="18"/>
                    <w:szCs w:val="22"/>
                  </w:rPr>
                </w:rPrChange>
              </w:rPr>
            </w:pPr>
            <w:ins w:id="1285" w:author="ONOPTCHENKO Xavier" w:date="2019-10-10T11:25:00Z">
              <w:r w:rsidRPr="002E30AC">
                <w:rPr>
                  <w:sz w:val="18"/>
                  <w:szCs w:val="22"/>
                  <w:rPrChange w:id="1286" w:author="ONOPTCHENKO Xavier" w:date="2019-10-10T11:25:00Z">
                    <w:rPr>
                      <w:rFonts w:ascii="Arial" w:hAnsi="Arial"/>
                      <w:sz w:val="18"/>
                      <w:szCs w:val="22"/>
                    </w:rPr>
                  </w:rPrChange>
                </w:rPr>
                <w:t>12-2019</w:t>
              </w:r>
            </w:ins>
          </w:p>
        </w:tc>
      </w:tr>
      <w:tr w:rsidR="00AB7E2C" w14:paraId="2191C7E9" w14:textId="77777777" w:rsidTr="002E30AC">
        <w:trPr>
          <w:cnfStyle w:val="000000100000" w:firstRow="0" w:lastRow="0" w:firstColumn="0" w:lastColumn="0" w:oddVBand="0" w:evenVBand="0" w:oddHBand="1" w:evenHBand="0" w:firstRowFirstColumn="0" w:firstRowLastColumn="0" w:lastRowFirstColumn="0" w:lastRowLastColumn="0"/>
          <w:jc w:val="center"/>
          <w:ins w:id="1287" w:author="ONOPTCHENKO Xavier" w:date="2019-10-10T11:25:00Z"/>
          <w:trPrChange w:id="1288" w:author="ONOPTCHENKO Xavier" w:date="2019-10-10T11:26:00Z">
            <w:trPr>
              <w:jc w:val="center"/>
            </w:trPr>
          </w:trPrChange>
        </w:trPr>
        <w:tc>
          <w:tcPr>
            <w:cnfStyle w:val="001000000000" w:firstRow="0" w:lastRow="0" w:firstColumn="1" w:lastColumn="0" w:oddVBand="0" w:evenVBand="0" w:oddHBand="0" w:evenHBand="0" w:firstRowFirstColumn="0" w:firstRowLastColumn="0" w:lastRowFirstColumn="0" w:lastRowLastColumn="0"/>
            <w:tcW w:w="2122" w:type="dxa"/>
            <w:tcPrChange w:id="1289" w:author="ONOPTCHENKO Xavier" w:date="2019-10-10T11:26:00Z">
              <w:tcPr>
                <w:tcW w:w="2694" w:type="dxa"/>
                <w:shd w:val="clear" w:color="auto" w:fill="FFFFFF" w:themeFill="background1"/>
              </w:tcPr>
            </w:tcPrChange>
          </w:tcPr>
          <w:p w14:paraId="6AA95783" w14:textId="69F521C0" w:rsidR="00AB7E2C" w:rsidRPr="002E30AC" w:rsidRDefault="00AB7E2C" w:rsidP="00AB7E2C">
            <w:pPr>
              <w:spacing w:before="40" w:after="40"/>
              <w:cnfStyle w:val="001000100000" w:firstRow="0" w:lastRow="0" w:firstColumn="1" w:lastColumn="0" w:oddVBand="0" w:evenVBand="0" w:oddHBand="1" w:evenHBand="0" w:firstRowFirstColumn="0" w:firstRowLastColumn="0" w:lastRowFirstColumn="0" w:lastRowLastColumn="0"/>
              <w:rPr>
                <w:ins w:id="1290" w:author="ONOPTCHENKO Xavier" w:date="2019-10-10T11:25:00Z"/>
                <w:b w:val="0"/>
                <w:sz w:val="18"/>
                <w:szCs w:val="22"/>
                <w:rPrChange w:id="1291" w:author="ONOPTCHENKO Xavier" w:date="2019-10-10T11:25:00Z">
                  <w:rPr>
                    <w:ins w:id="1292" w:author="ONOPTCHENKO Xavier" w:date="2019-10-10T11:25:00Z"/>
                    <w:rFonts w:ascii="Arial" w:hAnsi="Arial"/>
                    <w:b w:val="0"/>
                    <w:sz w:val="18"/>
                    <w:szCs w:val="22"/>
                  </w:rPr>
                </w:rPrChange>
              </w:rPr>
            </w:pPr>
            <w:ins w:id="1293" w:author="ONOPTCHENKO Xavier" w:date="2019-10-10T11:25:00Z">
              <w:r w:rsidRPr="002E30AC">
                <w:rPr>
                  <w:sz w:val="18"/>
                  <w:szCs w:val="22"/>
                  <w:rPrChange w:id="1294" w:author="ONOPTCHENKO Xavier" w:date="2019-10-10T11:25:00Z">
                    <w:rPr>
                      <w:rFonts w:ascii="Arial" w:hAnsi="Arial"/>
                      <w:sz w:val="18"/>
                      <w:szCs w:val="22"/>
                    </w:rPr>
                  </w:rPrChange>
                </w:rPr>
                <w:t>Designer</w:t>
              </w:r>
            </w:ins>
            <w:ins w:id="1295" w:author="ONOPTCHENKO Xavier" w:date="2019-10-10T11:30:00Z">
              <w:r w:rsidR="002E30AC">
                <w:rPr>
                  <w:b w:val="0"/>
                  <w:sz w:val="18"/>
                  <w:szCs w:val="22"/>
                </w:rPr>
                <w:t xml:space="preserve"> </w:t>
              </w:r>
              <w:r w:rsidR="002E30AC" w:rsidRPr="00C26741">
                <w:rPr>
                  <w:sz w:val="18"/>
                  <w:szCs w:val="22"/>
                  <w:vertAlign w:val="superscript"/>
                </w:rPr>
                <w:fldChar w:fldCharType="begin"/>
              </w:r>
              <w:r w:rsidR="002E30AC" w:rsidRPr="00C26741">
                <w:rPr>
                  <w:b w:val="0"/>
                  <w:sz w:val="18"/>
                  <w:szCs w:val="22"/>
                  <w:vertAlign w:val="superscript"/>
                </w:rPr>
                <w:instrText xml:space="preserve"> NOTEREF _Ref21599387 \h </w:instrText>
              </w:r>
              <w:r w:rsidR="002E30AC">
                <w:rPr>
                  <w:b w:val="0"/>
                  <w:sz w:val="18"/>
                  <w:szCs w:val="22"/>
                  <w:vertAlign w:val="superscript"/>
                </w:rPr>
                <w:instrText xml:space="preserve"> \* MERGEFORMAT </w:instrText>
              </w:r>
            </w:ins>
            <w:r w:rsidR="002E30AC" w:rsidRPr="00C26741">
              <w:rPr>
                <w:sz w:val="18"/>
                <w:szCs w:val="22"/>
                <w:vertAlign w:val="superscript"/>
              </w:rPr>
            </w:r>
            <w:ins w:id="1296" w:author="ONOPTCHENKO Xavier" w:date="2019-10-10T11:30:00Z">
              <w:r w:rsidR="002E30AC" w:rsidRPr="00C26741">
                <w:rPr>
                  <w:sz w:val="18"/>
                  <w:szCs w:val="22"/>
                  <w:vertAlign w:val="superscript"/>
                </w:rPr>
                <w:fldChar w:fldCharType="separate"/>
              </w:r>
              <w:r w:rsidR="002E30AC">
                <w:rPr>
                  <w:b w:val="0"/>
                  <w:sz w:val="18"/>
                  <w:szCs w:val="22"/>
                  <w:vertAlign w:val="superscript"/>
                </w:rPr>
                <w:t>1</w:t>
              </w:r>
              <w:r w:rsidR="002E30AC" w:rsidRPr="00C26741">
                <w:rPr>
                  <w:sz w:val="18"/>
                  <w:szCs w:val="22"/>
                  <w:vertAlign w:val="superscript"/>
                </w:rPr>
                <w:fldChar w:fldCharType="end"/>
              </w:r>
            </w:ins>
          </w:p>
        </w:tc>
        <w:tc>
          <w:tcPr>
            <w:tcW w:w="850" w:type="dxa"/>
            <w:tcPrChange w:id="1297" w:author="ONOPTCHENKO Xavier" w:date="2019-10-10T11:26:00Z">
              <w:tcPr>
                <w:tcW w:w="1134" w:type="dxa"/>
                <w:shd w:val="clear" w:color="auto" w:fill="FFFFFF" w:themeFill="background1"/>
              </w:tcPr>
            </w:tcPrChange>
          </w:tcPr>
          <w:p w14:paraId="7D8F2928" w14:textId="77777777" w:rsidR="00AB7E2C" w:rsidRPr="002E30AC" w:rsidRDefault="00AB7E2C">
            <w:pPr>
              <w:spacing w:before="40" w:after="40"/>
              <w:jc w:val="right"/>
              <w:cnfStyle w:val="000000100000" w:firstRow="0" w:lastRow="0" w:firstColumn="0" w:lastColumn="0" w:oddVBand="0" w:evenVBand="0" w:oddHBand="1" w:evenHBand="0" w:firstRowFirstColumn="0" w:firstRowLastColumn="0" w:lastRowFirstColumn="0" w:lastRowLastColumn="0"/>
              <w:rPr>
                <w:ins w:id="1298" w:author="ONOPTCHENKO Xavier" w:date="2019-10-10T11:25:00Z"/>
                <w:sz w:val="18"/>
                <w:szCs w:val="22"/>
                <w:rPrChange w:id="1299" w:author="ONOPTCHENKO Xavier" w:date="2019-10-10T11:25:00Z">
                  <w:rPr>
                    <w:ins w:id="1300" w:author="ONOPTCHENKO Xavier" w:date="2019-10-10T11:25:00Z"/>
                    <w:rFonts w:ascii="Arial" w:hAnsi="Arial"/>
                    <w:sz w:val="18"/>
                    <w:szCs w:val="22"/>
                  </w:rPr>
                </w:rPrChange>
              </w:rPr>
              <w:pPrChange w:id="1301" w:author="ONOPTCHENKO Xavier" w:date="2019-10-10T11:26:00Z">
                <w:pPr>
                  <w:spacing w:before="40" w:after="40"/>
                  <w:cnfStyle w:val="000000100000" w:firstRow="0" w:lastRow="0" w:firstColumn="0" w:lastColumn="0" w:oddVBand="0" w:evenVBand="0" w:oddHBand="1" w:evenHBand="0" w:firstRowFirstColumn="0" w:firstRowLastColumn="0" w:lastRowFirstColumn="0" w:lastRowLastColumn="0"/>
                </w:pPr>
              </w:pPrChange>
            </w:pPr>
            <w:ins w:id="1302" w:author="ONOPTCHENKO Xavier" w:date="2019-10-10T11:25:00Z">
              <w:r w:rsidRPr="002E30AC">
                <w:rPr>
                  <w:sz w:val="18"/>
                  <w:szCs w:val="22"/>
                  <w:rPrChange w:id="1303" w:author="ONOPTCHENKO Xavier" w:date="2019-10-10T11:25:00Z">
                    <w:rPr>
                      <w:rFonts w:ascii="Arial" w:hAnsi="Arial"/>
                      <w:sz w:val="18"/>
                      <w:szCs w:val="22"/>
                    </w:rPr>
                  </w:rPrChange>
                </w:rPr>
                <w:t>5.9.0</w:t>
              </w:r>
            </w:ins>
          </w:p>
        </w:tc>
        <w:tc>
          <w:tcPr>
            <w:tcW w:w="1843" w:type="dxa"/>
            <w:tcPrChange w:id="1304" w:author="ONOPTCHENKO Xavier" w:date="2019-10-10T11:26:00Z">
              <w:tcPr>
                <w:tcW w:w="2268" w:type="dxa"/>
                <w:shd w:val="clear" w:color="auto" w:fill="FFFFFF" w:themeFill="background1"/>
              </w:tcPr>
            </w:tcPrChange>
          </w:tcPr>
          <w:p w14:paraId="782AEB4C" w14:textId="77777777" w:rsidR="00AB7E2C" w:rsidRPr="002E30AC" w:rsidRDefault="00AB7E2C" w:rsidP="00AB7E2C">
            <w:pPr>
              <w:spacing w:before="40" w:after="40"/>
              <w:cnfStyle w:val="000000100000" w:firstRow="0" w:lastRow="0" w:firstColumn="0" w:lastColumn="0" w:oddVBand="0" w:evenVBand="0" w:oddHBand="1" w:evenHBand="0" w:firstRowFirstColumn="0" w:firstRowLastColumn="0" w:lastRowFirstColumn="0" w:lastRowLastColumn="0"/>
              <w:rPr>
                <w:ins w:id="1305" w:author="ONOPTCHENKO Xavier" w:date="2019-10-10T11:25:00Z"/>
                <w:sz w:val="18"/>
                <w:szCs w:val="22"/>
                <w:rPrChange w:id="1306" w:author="ONOPTCHENKO Xavier" w:date="2019-10-10T11:25:00Z">
                  <w:rPr>
                    <w:ins w:id="1307" w:author="ONOPTCHENKO Xavier" w:date="2019-10-10T11:25:00Z"/>
                    <w:rFonts w:ascii="Arial" w:hAnsi="Arial"/>
                    <w:sz w:val="18"/>
                    <w:szCs w:val="22"/>
                  </w:rPr>
                </w:rPrChange>
              </w:rPr>
            </w:pPr>
            <w:ins w:id="1308" w:author="ONOPTCHENKO Xavier" w:date="2019-10-10T11:25:00Z">
              <w:r w:rsidRPr="002E30AC">
                <w:rPr>
                  <w:sz w:val="18"/>
                  <w:szCs w:val="22"/>
                  <w:rPrChange w:id="1309" w:author="ONOPTCHENKO Xavier" w:date="2019-10-10T11:25:00Z">
                    <w:rPr>
                      <w:rFonts w:ascii="Arial" w:hAnsi="Arial"/>
                      <w:sz w:val="18"/>
                      <w:szCs w:val="22"/>
                    </w:rPr>
                  </w:rPrChange>
                </w:rPr>
                <w:t>06-2019</w:t>
              </w:r>
            </w:ins>
          </w:p>
        </w:tc>
      </w:tr>
      <w:tr w:rsidR="00AB7E2C" w14:paraId="35C14F8D" w14:textId="77777777" w:rsidTr="002E30AC">
        <w:trPr>
          <w:jc w:val="center"/>
          <w:ins w:id="1310" w:author="ONOPTCHENKO Xavier" w:date="2019-10-10T11:25:00Z"/>
          <w:trPrChange w:id="1311" w:author="ONOPTCHENKO Xavier" w:date="2019-10-10T11:26:00Z">
            <w:trPr>
              <w:jc w:val="center"/>
            </w:trPr>
          </w:trPrChange>
        </w:trPr>
        <w:tc>
          <w:tcPr>
            <w:cnfStyle w:val="001000000000" w:firstRow="0" w:lastRow="0" w:firstColumn="1" w:lastColumn="0" w:oddVBand="0" w:evenVBand="0" w:oddHBand="0" w:evenHBand="0" w:firstRowFirstColumn="0" w:firstRowLastColumn="0" w:lastRowFirstColumn="0" w:lastRowLastColumn="0"/>
            <w:tcW w:w="2122" w:type="dxa"/>
            <w:tcPrChange w:id="1312" w:author="ONOPTCHENKO Xavier" w:date="2019-10-10T11:26:00Z">
              <w:tcPr>
                <w:tcW w:w="2694" w:type="dxa"/>
                <w:shd w:val="clear" w:color="auto" w:fill="FFFFFF" w:themeFill="background1"/>
              </w:tcPr>
            </w:tcPrChange>
          </w:tcPr>
          <w:p w14:paraId="70AEEE83" w14:textId="7CEC4A45" w:rsidR="00AB7E2C" w:rsidRPr="002E30AC" w:rsidRDefault="00AB7E2C" w:rsidP="00AB7E2C">
            <w:pPr>
              <w:spacing w:before="40" w:after="40"/>
              <w:rPr>
                <w:ins w:id="1313" w:author="ONOPTCHENKO Xavier" w:date="2019-10-10T11:25:00Z"/>
                <w:b w:val="0"/>
                <w:sz w:val="18"/>
                <w:szCs w:val="22"/>
                <w:rPrChange w:id="1314" w:author="ONOPTCHENKO Xavier" w:date="2019-10-10T11:25:00Z">
                  <w:rPr>
                    <w:ins w:id="1315" w:author="ONOPTCHENKO Xavier" w:date="2019-10-10T11:25:00Z"/>
                    <w:rFonts w:ascii="Arial" w:hAnsi="Arial"/>
                    <w:b w:val="0"/>
                    <w:sz w:val="18"/>
                    <w:szCs w:val="22"/>
                  </w:rPr>
                </w:rPrChange>
              </w:rPr>
            </w:pPr>
            <w:ins w:id="1316" w:author="ONOPTCHENKO Xavier" w:date="2019-10-10T11:25:00Z">
              <w:r w:rsidRPr="002E30AC">
                <w:rPr>
                  <w:sz w:val="18"/>
                  <w:szCs w:val="22"/>
                  <w:rPrChange w:id="1317" w:author="ONOPTCHENKO Xavier" w:date="2019-10-10T11:25:00Z">
                    <w:rPr>
                      <w:rFonts w:ascii="Arial" w:hAnsi="Arial"/>
                      <w:sz w:val="18"/>
                      <w:szCs w:val="22"/>
                    </w:rPr>
                  </w:rPrChange>
                </w:rPr>
                <w:t>Tibco TPCL (librairies)</w:t>
              </w:r>
            </w:ins>
            <w:ins w:id="1318" w:author="ONOPTCHENKO Xavier" w:date="2019-10-10T11:30:00Z">
              <w:r w:rsidR="002E30AC">
                <w:rPr>
                  <w:b w:val="0"/>
                  <w:sz w:val="18"/>
                  <w:szCs w:val="22"/>
                </w:rPr>
                <w:t xml:space="preserve"> </w:t>
              </w:r>
              <w:r w:rsidR="002E30AC" w:rsidRPr="00C26741">
                <w:rPr>
                  <w:sz w:val="18"/>
                  <w:szCs w:val="22"/>
                  <w:vertAlign w:val="superscript"/>
                </w:rPr>
                <w:fldChar w:fldCharType="begin"/>
              </w:r>
              <w:r w:rsidR="002E30AC" w:rsidRPr="00C26741">
                <w:rPr>
                  <w:b w:val="0"/>
                  <w:sz w:val="18"/>
                  <w:szCs w:val="22"/>
                  <w:vertAlign w:val="superscript"/>
                </w:rPr>
                <w:instrText xml:space="preserve"> NOTEREF _Ref21599387 \h </w:instrText>
              </w:r>
              <w:r w:rsidR="002E30AC">
                <w:rPr>
                  <w:b w:val="0"/>
                  <w:sz w:val="18"/>
                  <w:szCs w:val="22"/>
                  <w:vertAlign w:val="superscript"/>
                </w:rPr>
                <w:instrText xml:space="preserve"> \* MERGEFORMAT </w:instrText>
              </w:r>
            </w:ins>
            <w:r w:rsidR="002E30AC" w:rsidRPr="00C26741">
              <w:rPr>
                <w:sz w:val="18"/>
                <w:szCs w:val="22"/>
                <w:vertAlign w:val="superscript"/>
              </w:rPr>
            </w:r>
            <w:ins w:id="1319" w:author="ONOPTCHENKO Xavier" w:date="2019-10-10T11:30:00Z">
              <w:r w:rsidR="002E30AC" w:rsidRPr="00C26741">
                <w:rPr>
                  <w:sz w:val="18"/>
                  <w:szCs w:val="22"/>
                  <w:vertAlign w:val="superscript"/>
                </w:rPr>
                <w:fldChar w:fldCharType="separate"/>
              </w:r>
              <w:r w:rsidR="002E30AC">
                <w:rPr>
                  <w:b w:val="0"/>
                  <w:sz w:val="18"/>
                  <w:szCs w:val="22"/>
                  <w:vertAlign w:val="superscript"/>
                </w:rPr>
                <w:t>1</w:t>
              </w:r>
              <w:r w:rsidR="002E30AC" w:rsidRPr="00C26741">
                <w:rPr>
                  <w:sz w:val="18"/>
                  <w:szCs w:val="22"/>
                  <w:vertAlign w:val="superscript"/>
                </w:rPr>
                <w:fldChar w:fldCharType="end"/>
              </w:r>
            </w:ins>
          </w:p>
        </w:tc>
        <w:tc>
          <w:tcPr>
            <w:tcW w:w="850" w:type="dxa"/>
            <w:tcPrChange w:id="1320" w:author="ONOPTCHENKO Xavier" w:date="2019-10-10T11:26:00Z">
              <w:tcPr>
                <w:tcW w:w="1134" w:type="dxa"/>
                <w:shd w:val="clear" w:color="auto" w:fill="FFFFFF" w:themeFill="background1"/>
              </w:tcPr>
            </w:tcPrChange>
          </w:tcPr>
          <w:p w14:paraId="020112A0" w14:textId="77777777" w:rsidR="00AB7E2C" w:rsidRPr="002E30AC" w:rsidRDefault="00AB7E2C">
            <w:pPr>
              <w:spacing w:before="40" w:after="40"/>
              <w:jc w:val="right"/>
              <w:cnfStyle w:val="000000000000" w:firstRow="0" w:lastRow="0" w:firstColumn="0" w:lastColumn="0" w:oddVBand="0" w:evenVBand="0" w:oddHBand="0" w:evenHBand="0" w:firstRowFirstColumn="0" w:firstRowLastColumn="0" w:lastRowFirstColumn="0" w:lastRowLastColumn="0"/>
              <w:rPr>
                <w:ins w:id="1321" w:author="ONOPTCHENKO Xavier" w:date="2019-10-10T11:25:00Z"/>
                <w:sz w:val="18"/>
                <w:szCs w:val="22"/>
                <w:rPrChange w:id="1322" w:author="ONOPTCHENKO Xavier" w:date="2019-10-10T11:25:00Z">
                  <w:rPr>
                    <w:ins w:id="1323" w:author="ONOPTCHENKO Xavier" w:date="2019-10-10T11:25:00Z"/>
                    <w:rFonts w:ascii="Arial" w:hAnsi="Arial"/>
                    <w:sz w:val="18"/>
                    <w:szCs w:val="22"/>
                  </w:rPr>
                </w:rPrChange>
              </w:rPr>
              <w:pPrChange w:id="1324" w:author="ONOPTCHENKO Xavier" w:date="2019-10-10T11:26:00Z">
                <w:pPr>
                  <w:spacing w:before="40" w:after="40"/>
                  <w:cnfStyle w:val="000000000000" w:firstRow="0" w:lastRow="0" w:firstColumn="0" w:lastColumn="0" w:oddVBand="0" w:evenVBand="0" w:oddHBand="0" w:evenHBand="0" w:firstRowFirstColumn="0" w:firstRowLastColumn="0" w:lastRowFirstColumn="0" w:lastRowLastColumn="0"/>
                </w:pPr>
              </w:pPrChange>
            </w:pPr>
            <w:ins w:id="1325" w:author="ONOPTCHENKO Xavier" w:date="2019-10-10T11:25:00Z">
              <w:r w:rsidRPr="002E30AC">
                <w:rPr>
                  <w:sz w:val="18"/>
                  <w:szCs w:val="22"/>
                  <w:rPrChange w:id="1326" w:author="ONOPTCHENKO Xavier" w:date="2019-10-10T11:25:00Z">
                    <w:rPr>
                      <w:rFonts w:ascii="Arial" w:hAnsi="Arial"/>
                      <w:sz w:val="18"/>
                      <w:szCs w:val="22"/>
                    </w:rPr>
                  </w:rPrChange>
                </w:rPr>
                <w:t>5.9.0</w:t>
              </w:r>
            </w:ins>
          </w:p>
        </w:tc>
        <w:tc>
          <w:tcPr>
            <w:tcW w:w="1843" w:type="dxa"/>
            <w:tcPrChange w:id="1327" w:author="ONOPTCHENKO Xavier" w:date="2019-10-10T11:26:00Z">
              <w:tcPr>
                <w:tcW w:w="2268" w:type="dxa"/>
                <w:shd w:val="clear" w:color="auto" w:fill="FFFFFF" w:themeFill="background1"/>
              </w:tcPr>
            </w:tcPrChange>
          </w:tcPr>
          <w:p w14:paraId="7E34417D" w14:textId="77777777" w:rsidR="00AB7E2C" w:rsidRPr="002E30AC" w:rsidRDefault="00AB7E2C" w:rsidP="00AB7E2C">
            <w:pPr>
              <w:spacing w:before="40" w:after="40"/>
              <w:cnfStyle w:val="000000000000" w:firstRow="0" w:lastRow="0" w:firstColumn="0" w:lastColumn="0" w:oddVBand="0" w:evenVBand="0" w:oddHBand="0" w:evenHBand="0" w:firstRowFirstColumn="0" w:firstRowLastColumn="0" w:lastRowFirstColumn="0" w:lastRowLastColumn="0"/>
              <w:rPr>
                <w:ins w:id="1328" w:author="ONOPTCHENKO Xavier" w:date="2019-10-10T11:25:00Z"/>
                <w:sz w:val="18"/>
                <w:szCs w:val="22"/>
                <w:rPrChange w:id="1329" w:author="ONOPTCHENKO Xavier" w:date="2019-10-10T11:25:00Z">
                  <w:rPr>
                    <w:ins w:id="1330" w:author="ONOPTCHENKO Xavier" w:date="2019-10-10T11:25:00Z"/>
                    <w:rFonts w:ascii="Arial" w:hAnsi="Arial"/>
                    <w:sz w:val="18"/>
                    <w:szCs w:val="22"/>
                  </w:rPr>
                </w:rPrChange>
              </w:rPr>
            </w:pPr>
            <w:ins w:id="1331" w:author="ONOPTCHENKO Xavier" w:date="2019-10-10T11:25:00Z">
              <w:r w:rsidRPr="002E30AC">
                <w:rPr>
                  <w:sz w:val="18"/>
                  <w:szCs w:val="22"/>
                  <w:rPrChange w:id="1332" w:author="ONOPTCHENKO Xavier" w:date="2019-10-10T11:25:00Z">
                    <w:rPr>
                      <w:rFonts w:ascii="Arial" w:hAnsi="Arial"/>
                      <w:sz w:val="18"/>
                      <w:szCs w:val="22"/>
                    </w:rPr>
                  </w:rPrChange>
                </w:rPr>
                <w:t>06-2019</w:t>
              </w:r>
            </w:ins>
          </w:p>
        </w:tc>
      </w:tr>
      <w:tr w:rsidR="00AB7E2C" w14:paraId="3DBF84AD" w14:textId="77777777" w:rsidTr="002E30AC">
        <w:trPr>
          <w:cnfStyle w:val="000000100000" w:firstRow="0" w:lastRow="0" w:firstColumn="0" w:lastColumn="0" w:oddVBand="0" w:evenVBand="0" w:oddHBand="1" w:evenHBand="0" w:firstRowFirstColumn="0" w:firstRowLastColumn="0" w:lastRowFirstColumn="0" w:lastRowLastColumn="0"/>
          <w:jc w:val="center"/>
          <w:ins w:id="1333" w:author="ONOPTCHENKO Xavier" w:date="2019-10-10T11:25:00Z"/>
          <w:trPrChange w:id="1334" w:author="ONOPTCHENKO Xavier" w:date="2019-10-10T11:26:00Z">
            <w:trPr>
              <w:jc w:val="center"/>
            </w:trPr>
          </w:trPrChange>
        </w:trPr>
        <w:tc>
          <w:tcPr>
            <w:cnfStyle w:val="001000000000" w:firstRow="0" w:lastRow="0" w:firstColumn="1" w:lastColumn="0" w:oddVBand="0" w:evenVBand="0" w:oddHBand="0" w:evenHBand="0" w:firstRowFirstColumn="0" w:firstRowLastColumn="0" w:lastRowFirstColumn="0" w:lastRowLastColumn="0"/>
            <w:tcW w:w="2122" w:type="dxa"/>
            <w:tcPrChange w:id="1335" w:author="ONOPTCHENKO Xavier" w:date="2019-10-10T11:26:00Z">
              <w:tcPr>
                <w:tcW w:w="2694" w:type="dxa"/>
                <w:shd w:val="clear" w:color="auto" w:fill="FFFFFF" w:themeFill="background1"/>
              </w:tcPr>
            </w:tcPrChange>
          </w:tcPr>
          <w:p w14:paraId="5415976F" w14:textId="77777777" w:rsidR="00AB7E2C" w:rsidRPr="002E30AC" w:rsidRDefault="00AB7E2C" w:rsidP="00AB7E2C">
            <w:pPr>
              <w:spacing w:before="40" w:after="40"/>
              <w:cnfStyle w:val="001000100000" w:firstRow="0" w:lastRow="0" w:firstColumn="1" w:lastColumn="0" w:oddVBand="0" w:evenVBand="0" w:oddHBand="1" w:evenHBand="0" w:firstRowFirstColumn="0" w:firstRowLastColumn="0" w:lastRowFirstColumn="0" w:lastRowLastColumn="0"/>
              <w:rPr>
                <w:ins w:id="1336" w:author="ONOPTCHENKO Xavier" w:date="2019-10-10T11:25:00Z"/>
                <w:b w:val="0"/>
                <w:sz w:val="18"/>
                <w:szCs w:val="22"/>
                <w:rPrChange w:id="1337" w:author="ONOPTCHENKO Xavier" w:date="2019-10-10T11:25:00Z">
                  <w:rPr>
                    <w:ins w:id="1338" w:author="ONOPTCHENKO Xavier" w:date="2019-10-10T11:25:00Z"/>
                    <w:rFonts w:ascii="Arial" w:hAnsi="Arial"/>
                    <w:b w:val="0"/>
                    <w:sz w:val="18"/>
                    <w:szCs w:val="22"/>
                  </w:rPr>
                </w:rPrChange>
              </w:rPr>
            </w:pPr>
            <w:ins w:id="1339" w:author="ONOPTCHENKO Xavier" w:date="2019-10-10T11:25:00Z">
              <w:r w:rsidRPr="002E30AC">
                <w:rPr>
                  <w:sz w:val="18"/>
                  <w:szCs w:val="22"/>
                  <w:rPrChange w:id="1340" w:author="ONOPTCHENKO Xavier" w:date="2019-10-10T11:25:00Z">
                    <w:rPr>
                      <w:rFonts w:ascii="Arial" w:hAnsi="Arial"/>
                      <w:sz w:val="18"/>
                      <w:szCs w:val="22"/>
                    </w:rPr>
                  </w:rPrChange>
                </w:rPr>
                <w:t>AIX</w:t>
              </w:r>
            </w:ins>
          </w:p>
        </w:tc>
        <w:tc>
          <w:tcPr>
            <w:tcW w:w="850" w:type="dxa"/>
            <w:tcPrChange w:id="1341" w:author="ONOPTCHENKO Xavier" w:date="2019-10-10T11:26:00Z">
              <w:tcPr>
                <w:tcW w:w="1134" w:type="dxa"/>
                <w:shd w:val="clear" w:color="auto" w:fill="FFFFFF" w:themeFill="background1"/>
              </w:tcPr>
            </w:tcPrChange>
          </w:tcPr>
          <w:p w14:paraId="5B5F548A" w14:textId="77777777" w:rsidR="00AB7E2C" w:rsidRPr="002E30AC" w:rsidRDefault="00AB7E2C">
            <w:pPr>
              <w:spacing w:before="40" w:after="40"/>
              <w:jc w:val="right"/>
              <w:cnfStyle w:val="000000100000" w:firstRow="0" w:lastRow="0" w:firstColumn="0" w:lastColumn="0" w:oddVBand="0" w:evenVBand="0" w:oddHBand="1" w:evenHBand="0" w:firstRowFirstColumn="0" w:firstRowLastColumn="0" w:lastRowFirstColumn="0" w:lastRowLastColumn="0"/>
              <w:rPr>
                <w:ins w:id="1342" w:author="ONOPTCHENKO Xavier" w:date="2019-10-10T11:25:00Z"/>
                <w:sz w:val="18"/>
                <w:szCs w:val="22"/>
                <w:rPrChange w:id="1343" w:author="ONOPTCHENKO Xavier" w:date="2019-10-10T11:25:00Z">
                  <w:rPr>
                    <w:ins w:id="1344" w:author="ONOPTCHENKO Xavier" w:date="2019-10-10T11:25:00Z"/>
                    <w:rFonts w:ascii="Arial" w:hAnsi="Arial"/>
                    <w:sz w:val="18"/>
                    <w:szCs w:val="22"/>
                  </w:rPr>
                </w:rPrChange>
              </w:rPr>
              <w:pPrChange w:id="1345" w:author="ONOPTCHENKO Xavier" w:date="2019-10-10T11:26:00Z">
                <w:pPr>
                  <w:spacing w:before="40" w:after="40"/>
                  <w:cnfStyle w:val="000000100000" w:firstRow="0" w:lastRow="0" w:firstColumn="0" w:lastColumn="0" w:oddVBand="0" w:evenVBand="0" w:oddHBand="1" w:evenHBand="0" w:firstRowFirstColumn="0" w:firstRowLastColumn="0" w:lastRowFirstColumn="0" w:lastRowLastColumn="0"/>
                </w:pPr>
              </w:pPrChange>
            </w:pPr>
            <w:ins w:id="1346" w:author="ONOPTCHENKO Xavier" w:date="2019-10-10T11:25:00Z">
              <w:r w:rsidRPr="002E30AC">
                <w:rPr>
                  <w:sz w:val="18"/>
                  <w:szCs w:val="22"/>
                  <w:rPrChange w:id="1347" w:author="ONOPTCHENKO Xavier" w:date="2019-10-10T11:25:00Z">
                    <w:rPr>
                      <w:rFonts w:ascii="Arial" w:hAnsi="Arial"/>
                      <w:sz w:val="18"/>
                      <w:szCs w:val="22"/>
                    </w:rPr>
                  </w:rPrChange>
                </w:rPr>
                <w:t>7.1</w:t>
              </w:r>
            </w:ins>
          </w:p>
        </w:tc>
        <w:tc>
          <w:tcPr>
            <w:tcW w:w="1843" w:type="dxa"/>
            <w:tcPrChange w:id="1348" w:author="ONOPTCHENKO Xavier" w:date="2019-10-10T11:26:00Z">
              <w:tcPr>
                <w:tcW w:w="2268" w:type="dxa"/>
                <w:shd w:val="clear" w:color="auto" w:fill="FFFFFF" w:themeFill="background1"/>
              </w:tcPr>
            </w:tcPrChange>
          </w:tcPr>
          <w:p w14:paraId="733B1C74" w14:textId="77777777" w:rsidR="00AB7E2C" w:rsidRPr="002E30AC" w:rsidRDefault="00AB7E2C" w:rsidP="00AB7E2C">
            <w:pPr>
              <w:spacing w:before="40" w:after="40"/>
              <w:cnfStyle w:val="000000100000" w:firstRow="0" w:lastRow="0" w:firstColumn="0" w:lastColumn="0" w:oddVBand="0" w:evenVBand="0" w:oddHBand="1" w:evenHBand="0" w:firstRowFirstColumn="0" w:firstRowLastColumn="0" w:lastRowFirstColumn="0" w:lastRowLastColumn="0"/>
              <w:rPr>
                <w:ins w:id="1349" w:author="ONOPTCHENKO Xavier" w:date="2019-10-10T11:25:00Z"/>
                <w:sz w:val="18"/>
                <w:szCs w:val="22"/>
                <w:rPrChange w:id="1350" w:author="ONOPTCHENKO Xavier" w:date="2019-10-10T11:25:00Z">
                  <w:rPr>
                    <w:ins w:id="1351" w:author="ONOPTCHENKO Xavier" w:date="2019-10-10T11:25:00Z"/>
                    <w:rFonts w:ascii="Arial" w:hAnsi="Arial"/>
                    <w:sz w:val="18"/>
                    <w:szCs w:val="22"/>
                  </w:rPr>
                </w:rPrChange>
              </w:rPr>
            </w:pPr>
            <w:ins w:id="1352" w:author="ONOPTCHENKO Xavier" w:date="2019-10-10T11:25:00Z">
              <w:r w:rsidRPr="002E30AC">
                <w:rPr>
                  <w:sz w:val="18"/>
                  <w:szCs w:val="22"/>
                  <w:rPrChange w:id="1353" w:author="ONOPTCHENKO Xavier" w:date="2019-10-10T11:25:00Z">
                    <w:rPr>
                      <w:rFonts w:ascii="Arial" w:hAnsi="Arial"/>
                      <w:sz w:val="18"/>
                      <w:szCs w:val="22"/>
                    </w:rPr>
                  </w:rPrChange>
                </w:rPr>
                <w:t>12-2018</w:t>
              </w:r>
            </w:ins>
          </w:p>
        </w:tc>
      </w:tr>
      <w:tr w:rsidR="00AB7E2C" w14:paraId="028EC618" w14:textId="77777777" w:rsidTr="002E30AC">
        <w:trPr>
          <w:jc w:val="center"/>
          <w:ins w:id="1354" w:author="ONOPTCHENKO Xavier" w:date="2019-10-10T11:25:00Z"/>
          <w:trPrChange w:id="1355" w:author="ONOPTCHENKO Xavier" w:date="2019-10-10T11:26:00Z">
            <w:trPr>
              <w:jc w:val="center"/>
            </w:trPr>
          </w:trPrChange>
        </w:trPr>
        <w:tc>
          <w:tcPr>
            <w:cnfStyle w:val="001000000000" w:firstRow="0" w:lastRow="0" w:firstColumn="1" w:lastColumn="0" w:oddVBand="0" w:evenVBand="0" w:oddHBand="0" w:evenHBand="0" w:firstRowFirstColumn="0" w:firstRowLastColumn="0" w:lastRowFirstColumn="0" w:lastRowLastColumn="0"/>
            <w:tcW w:w="2122" w:type="dxa"/>
            <w:tcPrChange w:id="1356" w:author="ONOPTCHENKO Xavier" w:date="2019-10-10T11:26:00Z">
              <w:tcPr>
                <w:tcW w:w="2694" w:type="dxa"/>
                <w:shd w:val="clear" w:color="auto" w:fill="FFFFFF" w:themeFill="background1"/>
              </w:tcPr>
            </w:tcPrChange>
          </w:tcPr>
          <w:p w14:paraId="7751C878" w14:textId="77777777" w:rsidR="00AB7E2C" w:rsidRPr="002E30AC" w:rsidRDefault="00AB7E2C" w:rsidP="00AB7E2C">
            <w:pPr>
              <w:spacing w:before="40" w:after="40"/>
              <w:rPr>
                <w:ins w:id="1357" w:author="ONOPTCHENKO Xavier" w:date="2019-10-10T11:25:00Z"/>
                <w:b w:val="0"/>
                <w:sz w:val="18"/>
                <w:szCs w:val="22"/>
                <w:rPrChange w:id="1358" w:author="ONOPTCHENKO Xavier" w:date="2019-10-10T11:25:00Z">
                  <w:rPr>
                    <w:ins w:id="1359" w:author="ONOPTCHENKO Xavier" w:date="2019-10-10T11:25:00Z"/>
                    <w:rFonts w:ascii="Arial" w:hAnsi="Arial"/>
                    <w:b w:val="0"/>
                    <w:sz w:val="18"/>
                    <w:szCs w:val="22"/>
                  </w:rPr>
                </w:rPrChange>
              </w:rPr>
            </w:pPr>
            <w:ins w:id="1360" w:author="ONOPTCHENKO Xavier" w:date="2019-10-10T11:25:00Z">
              <w:r w:rsidRPr="002E30AC">
                <w:rPr>
                  <w:sz w:val="18"/>
                  <w:szCs w:val="22"/>
                  <w:rPrChange w:id="1361" w:author="ONOPTCHENKO Xavier" w:date="2019-10-10T11:25:00Z">
                    <w:rPr>
                      <w:rFonts w:ascii="Arial" w:hAnsi="Arial"/>
                      <w:sz w:val="18"/>
                      <w:szCs w:val="22"/>
                    </w:rPr>
                  </w:rPrChange>
                </w:rPr>
                <w:t>Windows</w:t>
              </w:r>
            </w:ins>
          </w:p>
        </w:tc>
        <w:tc>
          <w:tcPr>
            <w:tcW w:w="850" w:type="dxa"/>
            <w:tcPrChange w:id="1362" w:author="ONOPTCHENKO Xavier" w:date="2019-10-10T11:26:00Z">
              <w:tcPr>
                <w:tcW w:w="1134" w:type="dxa"/>
                <w:shd w:val="clear" w:color="auto" w:fill="FFFFFF" w:themeFill="background1"/>
              </w:tcPr>
            </w:tcPrChange>
          </w:tcPr>
          <w:p w14:paraId="1784ABD1" w14:textId="77777777" w:rsidR="00AB7E2C" w:rsidRPr="002E30AC" w:rsidRDefault="00AB7E2C">
            <w:pPr>
              <w:spacing w:before="40" w:after="40"/>
              <w:jc w:val="right"/>
              <w:cnfStyle w:val="000000000000" w:firstRow="0" w:lastRow="0" w:firstColumn="0" w:lastColumn="0" w:oddVBand="0" w:evenVBand="0" w:oddHBand="0" w:evenHBand="0" w:firstRowFirstColumn="0" w:firstRowLastColumn="0" w:lastRowFirstColumn="0" w:lastRowLastColumn="0"/>
              <w:rPr>
                <w:ins w:id="1363" w:author="ONOPTCHENKO Xavier" w:date="2019-10-10T11:25:00Z"/>
                <w:sz w:val="18"/>
                <w:szCs w:val="22"/>
                <w:rPrChange w:id="1364" w:author="ONOPTCHENKO Xavier" w:date="2019-10-10T11:25:00Z">
                  <w:rPr>
                    <w:ins w:id="1365" w:author="ONOPTCHENKO Xavier" w:date="2019-10-10T11:25:00Z"/>
                    <w:rFonts w:ascii="Arial" w:hAnsi="Arial"/>
                    <w:sz w:val="18"/>
                    <w:szCs w:val="22"/>
                  </w:rPr>
                </w:rPrChange>
              </w:rPr>
              <w:pPrChange w:id="1366" w:author="ONOPTCHENKO Xavier" w:date="2019-10-10T11:26:00Z">
                <w:pPr>
                  <w:spacing w:before="40" w:after="40"/>
                  <w:cnfStyle w:val="000000000000" w:firstRow="0" w:lastRow="0" w:firstColumn="0" w:lastColumn="0" w:oddVBand="0" w:evenVBand="0" w:oddHBand="0" w:evenHBand="0" w:firstRowFirstColumn="0" w:firstRowLastColumn="0" w:lastRowFirstColumn="0" w:lastRowLastColumn="0"/>
                </w:pPr>
              </w:pPrChange>
            </w:pPr>
            <w:ins w:id="1367" w:author="ONOPTCHENKO Xavier" w:date="2019-10-10T11:25:00Z">
              <w:r w:rsidRPr="002E30AC">
                <w:rPr>
                  <w:sz w:val="18"/>
                  <w:szCs w:val="22"/>
                  <w:rPrChange w:id="1368" w:author="ONOPTCHENKO Xavier" w:date="2019-10-10T11:25:00Z">
                    <w:rPr>
                      <w:rFonts w:ascii="Arial" w:hAnsi="Arial"/>
                      <w:sz w:val="18"/>
                      <w:szCs w:val="22"/>
                    </w:rPr>
                  </w:rPrChange>
                </w:rPr>
                <w:t>2008</w:t>
              </w:r>
            </w:ins>
          </w:p>
        </w:tc>
        <w:tc>
          <w:tcPr>
            <w:tcW w:w="1843" w:type="dxa"/>
            <w:tcPrChange w:id="1369" w:author="ONOPTCHENKO Xavier" w:date="2019-10-10T11:26:00Z">
              <w:tcPr>
                <w:tcW w:w="2268" w:type="dxa"/>
                <w:shd w:val="clear" w:color="auto" w:fill="FFFFFF" w:themeFill="background1"/>
              </w:tcPr>
            </w:tcPrChange>
          </w:tcPr>
          <w:p w14:paraId="57C02D18" w14:textId="77777777" w:rsidR="00AB7E2C" w:rsidRPr="002E30AC" w:rsidRDefault="00AB7E2C" w:rsidP="00AB7E2C">
            <w:pPr>
              <w:spacing w:before="40" w:after="40"/>
              <w:cnfStyle w:val="000000000000" w:firstRow="0" w:lastRow="0" w:firstColumn="0" w:lastColumn="0" w:oddVBand="0" w:evenVBand="0" w:oddHBand="0" w:evenHBand="0" w:firstRowFirstColumn="0" w:firstRowLastColumn="0" w:lastRowFirstColumn="0" w:lastRowLastColumn="0"/>
              <w:rPr>
                <w:ins w:id="1370" w:author="ONOPTCHENKO Xavier" w:date="2019-10-10T11:25:00Z"/>
                <w:sz w:val="18"/>
                <w:szCs w:val="22"/>
                <w:rPrChange w:id="1371" w:author="ONOPTCHENKO Xavier" w:date="2019-10-10T11:25:00Z">
                  <w:rPr>
                    <w:ins w:id="1372" w:author="ONOPTCHENKO Xavier" w:date="2019-10-10T11:25:00Z"/>
                    <w:rFonts w:ascii="Arial" w:hAnsi="Arial"/>
                    <w:sz w:val="18"/>
                    <w:szCs w:val="22"/>
                  </w:rPr>
                </w:rPrChange>
              </w:rPr>
            </w:pPr>
            <w:ins w:id="1373" w:author="ONOPTCHENKO Xavier" w:date="2019-10-10T11:25:00Z">
              <w:r w:rsidRPr="002E30AC">
                <w:rPr>
                  <w:sz w:val="18"/>
                  <w:szCs w:val="22"/>
                  <w:rPrChange w:id="1374" w:author="ONOPTCHENKO Xavier" w:date="2019-10-10T11:25:00Z">
                    <w:rPr>
                      <w:rFonts w:ascii="Arial" w:hAnsi="Arial"/>
                      <w:sz w:val="18"/>
                      <w:szCs w:val="22"/>
                    </w:rPr>
                  </w:rPrChange>
                </w:rPr>
                <w:t>01-2020</w:t>
              </w:r>
            </w:ins>
          </w:p>
        </w:tc>
      </w:tr>
    </w:tbl>
    <w:p w14:paraId="3F6EBB68" w14:textId="230B0284" w:rsidR="00AB7E2C" w:rsidRDefault="002E30AC">
      <w:pPr>
        <w:rPr>
          <w:ins w:id="1375" w:author="ONOPTCHENKO Xavier" w:date="2019-10-10T11:30:00Z"/>
        </w:rPr>
      </w:pPr>
      <w:ins w:id="1376" w:author="ONOPTCHENKO Xavier" w:date="2019-10-10T11:30:00Z">
        <w:r w:rsidRPr="002E30AC">
          <w:t>Cela entraine un risque pour la plate-forme ESB. Car à la fin de leurs dates de support, ces systèmes d’exploitation ne recevront plus de mises à jour de sécurité de la part des éditeurs.</w:t>
        </w:r>
      </w:ins>
    </w:p>
    <w:p w14:paraId="69E9C4FA" w14:textId="3A30763E" w:rsidR="00AB7E2C" w:rsidRDefault="00AB7E2C">
      <w:pPr>
        <w:pStyle w:val="Titre2"/>
        <w:rPr>
          <w:ins w:id="1377" w:author="ONOPTCHENKO Xavier" w:date="2019-10-10T11:31:00Z"/>
          <w:lang w:val="en-GB"/>
        </w:rPr>
        <w:pPrChange w:id="1378" w:author="ONOPTCHENKO Xavier" w:date="2019-10-10T11:19:00Z">
          <w:pPr/>
        </w:pPrChange>
      </w:pPr>
      <w:bookmarkStart w:id="1379" w:name="_Toc21697693"/>
      <w:ins w:id="1380" w:author="ONOPTCHENKO Xavier" w:date="2019-10-10T11:20:00Z">
        <w:r>
          <w:rPr>
            <w:lang w:val="en-GB"/>
          </w:rPr>
          <w:t>Besoin</w:t>
        </w:r>
      </w:ins>
      <w:bookmarkEnd w:id="1379"/>
    </w:p>
    <w:p w14:paraId="612B50C9" w14:textId="77777777" w:rsidR="002E30AC" w:rsidRDefault="002E30AC" w:rsidP="002E30AC">
      <w:pPr>
        <w:rPr>
          <w:ins w:id="1381" w:author="ONOPTCHENKO Xavier" w:date="2019-10-10T11:31:00Z"/>
        </w:rPr>
      </w:pPr>
      <w:ins w:id="1382" w:author="ONOPTCHENKO Xavier" w:date="2019-10-10T11:31:00Z">
        <w:r w:rsidRPr="002E30AC">
          <w:rPr>
            <w:rPrChange w:id="1383" w:author="ONOPTCHENKO Xavier" w:date="2019-10-10T11:31:00Z">
              <w:rPr>
                <w:lang w:val="en-GB"/>
              </w:rPr>
            </w:rPrChange>
          </w:rPr>
          <w:t>Afin de remédier aux problématiques citées dans le paragraphes 1.3.1, l’expression des besoins se résument aux éléments suivants :</w:t>
        </w:r>
      </w:ins>
    </w:p>
    <w:p w14:paraId="7A4F70EA" w14:textId="77777777" w:rsidR="002E30AC" w:rsidRDefault="002E30AC">
      <w:pPr>
        <w:pStyle w:val="Paragraphedeliste"/>
        <w:numPr>
          <w:ilvl w:val="0"/>
          <w:numId w:val="13"/>
        </w:numPr>
        <w:rPr>
          <w:ins w:id="1384" w:author="ONOPTCHENKO Xavier" w:date="2019-10-10T11:34:00Z"/>
        </w:rPr>
        <w:pPrChange w:id="1385" w:author="ONOPTCHENKO Xavier" w:date="2019-10-10T11:34:00Z">
          <w:pPr/>
        </w:pPrChange>
      </w:pPr>
      <w:ins w:id="1386" w:author="ONOPTCHENKO Xavier" w:date="2019-10-10T11:31:00Z">
        <w:r w:rsidRPr="002E30AC">
          <w:rPr>
            <w:b/>
            <w:rPrChange w:id="1387" w:author="ONOPTCHENKO Xavier" w:date="2019-10-10T11:34:00Z">
              <w:rPr>
                <w:lang w:val="en-GB"/>
              </w:rPr>
            </w:rPrChange>
          </w:rPr>
          <w:t>Pérenniser et sécuriser ces outils en installant leurs versions plus récentes.</w:t>
        </w:r>
        <w:r>
          <w:t xml:space="preserve"> </w:t>
        </w:r>
        <w:r w:rsidRPr="002E30AC">
          <w:rPr>
            <w:rPrChange w:id="1388" w:author="ONOPTCHENKO Xavier" w:date="2019-10-10T11:31:00Z">
              <w:rPr>
                <w:lang w:val="en-GB"/>
              </w:rPr>
            </w:rPrChange>
          </w:rPr>
          <w:t>Les versions à installer seront à déterminer lors du projet en cohérence entre le catalogue des éditeurs (Tibco et Oracle), le catalogue IPS et les contraintes de compatibilité entre les différents outils et systèmes d’exploitation.</w:t>
        </w:r>
      </w:ins>
    </w:p>
    <w:p w14:paraId="31ACD5E1" w14:textId="353895B9" w:rsidR="002E30AC" w:rsidRPr="002E30AC" w:rsidRDefault="002E30AC">
      <w:pPr>
        <w:pStyle w:val="Paragraphedeliste"/>
        <w:numPr>
          <w:ilvl w:val="0"/>
          <w:numId w:val="13"/>
        </w:numPr>
        <w:rPr>
          <w:ins w:id="1389" w:author="ONOPTCHENKO Xavier" w:date="2019-10-10T11:31:00Z"/>
          <w:b/>
          <w:rPrChange w:id="1390" w:author="ONOPTCHENKO Xavier" w:date="2019-10-10T11:34:00Z">
            <w:rPr>
              <w:ins w:id="1391" w:author="ONOPTCHENKO Xavier" w:date="2019-10-10T11:31:00Z"/>
              <w:lang w:val="en-GB"/>
            </w:rPr>
          </w:rPrChange>
        </w:rPr>
        <w:pPrChange w:id="1392" w:author="ONOPTCHENKO Xavier" w:date="2019-10-10T11:34:00Z">
          <w:pPr/>
        </w:pPrChange>
      </w:pPr>
      <w:ins w:id="1393" w:author="ONOPTCHENKO Xavier" w:date="2019-10-10T11:31:00Z">
        <w:r w:rsidRPr="002E30AC">
          <w:rPr>
            <w:b/>
            <w:rPrChange w:id="1394" w:author="ONOPTCHENKO Xavier" w:date="2019-10-10T11:34:00Z">
              <w:rPr>
                <w:lang w:val="en-GB"/>
              </w:rPr>
            </w:rPrChange>
          </w:rPr>
          <w:t>Améliorer la performance</w:t>
        </w:r>
      </w:ins>
      <w:ins w:id="1395" w:author="ONOPTCHENKO Xavier" w:date="2019-10-10T11:34:00Z">
        <w:r>
          <w:rPr>
            <w:b/>
          </w:rPr>
          <w:t>.</w:t>
        </w:r>
      </w:ins>
    </w:p>
    <w:p w14:paraId="43E4E54E" w14:textId="77777777" w:rsidR="002E30AC" w:rsidRDefault="002E30AC" w:rsidP="002E30AC">
      <w:pPr>
        <w:rPr>
          <w:ins w:id="1396" w:author="ONOPTCHENKO Xavier" w:date="2019-10-10T11:34:00Z"/>
        </w:rPr>
      </w:pPr>
      <w:ins w:id="1397" w:author="ONOPTCHENKO Xavier" w:date="2019-10-10T11:31:00Z">
        <w:r w:rsidRPr="002E30AC">
          <w:rPr>
            <w:rPrChange w:id="1398" w:author="ONOPTCHENKO Xavier" w:date="2019-10-10T11:31:00Z">
              <w:rPr>
                <w:lang w:val="en-GB"/>
              </w:rPr>
            </w:rPrChange>
          </w:rPr>
          <w:t xml:space="preserve">Le projet assurera également, au travers de cette migration, une amélioration de la </w:t>
        </w:r>
        <w:r>
          <w:t>performance globale, et ce en</w:t>
        </w:r>
      </w:ins>
      <w:ins w:id="1399" w:author="ONOPTCHENKO Xavier" w:date="2019-10-10T11:34:00Z">
        <w:r>
          <w:t> </w:t>
        </w:r>
      </w:ins>
      <w:ins w:id="1400" w:author="ONOPTCHENKO Xavier" w:date="2019-10-10T11:31:00Z">
        <w:r>
          <w:t>:</w:t>
        </w:r>
      </w:ins>
    </w:p>
    <w:p w14:paraId="735882EC" w14:textId="77777777" w:rsidR="002E30AC" w:rsidRDefault="002E30AC">
      <w:pPr>
        <w:pStyle w:val="Paragraphedeliste"/>
        <w:numPr>
          <w:ilvl w:val="0"/>
          <w:numId w:val="14"/>
        </w:numPr>
        <w:rPr>
          <w:ins w:id="1401" w:author="ONOPTCHENKO Xavier" w:date="2019-10-10T11:34:00Z"/>
        </w:rPr>
        <w:pPrChange w:id="1402" w:author="ONOPTCHENKO Xavier" w:date="2019-10-10T11:31:00Z">
          <w:pPr/>
        </w:pPrChange>
      </w:pPr>
      <w:ins w:id="1403" w:author="ONOPTCHENKO Xavier" w:date="2019-10-10T11:34:00Z">
        <w:r>
          <w:t>D</w:t>
        </w:r>
      </w:ins>
      <w:ins w:id="1404" w:author="ONOPTCHENKO Xavier" w:date="2019-10-10T11:31:00Z">
        <w:r w:rsidRPr="002E30AC">
          <w:rPr>
            <w:rPrChange w:id="1405" w:author="ONOPTCHENKO Xavier" w:date="2019-10-10T11:31:00Z">
              <w:rPr>
                <w:lang w:val="en-GB"/>
              </w:rPr>
            </w:rPrChange>
          </w:rPr>
          <w:t>imensionnant les serveurs pour une cible « temps réel » (CPU, RAM, espace disque et système d’exploitation).</w:t>
        </w:r>
      </w:ins>
    </w:p>
    <w:p w14:paraId="703506A1" w14:textId="67BF032F" w:rsidR="002E30AC" w:rsidRPr="002E30AC" w:rsidRDefault="002E30AC">
      <w:pPr>
        <w:pStyle w:val="Paragraphedeliste"/>
        <w:numPr>
          <w:ilvl w:val="0"/>
          <w:numId w:val="14"/>
        </w:numPr>
        <w:rPr>
          <w:ins w:id="1406" w:author="ONOPTCHENKO Xavier" w:date="2019-10-10T11:20:00Z"/>
          <w:rPrChange w:id="1407" w:author="ONOPTCHENKO Xavier" w:date="2019-10-10T11:31:00Z">
            <w:rPr>
              <w:ins w:id="1408" w:author="ONOPTCHENKO Xavier" w:date="2019-10-10T11:20:00Z"/>
              <w:lang w:val="en-GB"/>
            </w:rPr>
          </w:rPrChange>
        </w:rPr>
        <w:pPrChange w:id="1409" w:author="ONOPTCHENKO Xavier" w:date="2019-10-10T11:31:00Z">
          <w:pPr/>
        </w:pPrChange>
      </w:pPr>
      <w:ins w:id="1410" w:author="ONOPTCHENKO Xavier" w:date="2019-10-10T11:34:00Z">
        <w:r>
          <w:t>M</w:t>
        </w:r>
      </w:ins>
      <w:ins w:id="1411" w:author="ONOPTCHENKO Xavier" w:date="2019-10-10T11:31:00Z">
        <w:r w:rsidRPr="002E30AC">
          <w:rPr>
            <w:rPrChange w:id="1412" w:author="ONOPTCHENKO Xavier" w:date="2019-10-10T11:31:00Z">
              <w:rPr>
                <w:lang w:val="en-GB"/>
              </w:rPr>
            </w:rPrChange>
          </w:rPr>
          <w:t xml:space="preserve">odifiant la configuration (nombre de connexions </w:t>
        </w:r>
      </w:ins>
      <w:ins w:id="1413" w:author="ONOPTCHENKO Xavier" w:date="2019-10-10T11:35:00Z">
        <w:r w:rsidRPr="00C26741">
          <w:t>simultanées</w:t>
        </w:r>
        <w:r w:rsidRPr="002E30AC">
          <w:t xml:space="preserve"> </w:t>
        </w:r>
      </w:ins>
      <w:ins w:id="1414" w:author="ONOPTCHENKO Xavier" w:date="2019-10-10T11:31:00Z">
        <w:r w:rsidRPr="002E30AC">
          <w:rPr>
            <w:rPrChange w:id="1415" w:author="ONOPTCHENKO Xavier" w:date="2019-10-10T11:31:00Z">
              <w:rPr>
                <w:lang w:val="en-GB"/>
              </w:rPr>
            </w:rPrChange>
          </w:rPr>
          <w:t xml:space="preserve">à la </w:t>
        </w:r>
      </w:ins>
      <w:ins w:id="1416" w:author="ONOPTCHENKO Xavier" w:date="2019-10-10T11:35:00Z">
        <w:r>
          <w:t>base de données</w:t>
        </w:r>
      </w:ins>
      <w:ins w:id="1417" w:author="ONOPTCHENKO Xavier" w:date="2019-10-10T11:31:00Z">
        <w:r w:rsidRPr="002E30AC">
          <w:rPr>
            <w:rPrChange w:id="1418" w:author="ONOPTCHENKO Xavier" w:date="2019-10-10T11:31:00Z">
              <w:rPr>
                <w:lang w:val="en-GB"/>
              </w:rPr>
            </w:rPrChange>
          </w:rPr>
          <w:t>, temps de réponse en lecture</w:t>
        </w:r>
      </w:ins>
      <w:ins w:id="1419" w:author="ONOPTCHENKO Xavier" w:date="2019-10-10T11:35:00Z">
        <w:r>
          <w:t xml:space="preserve"> </w:t>
        </w:r>
      </w:ins>
      <w:ins w:id="1420" w:author="ONOPTCHENKO Xavier" w:date="2019-10-10T11:31:00Z">
        <w:r w:rsidRPr="002E30AC">
          <w:rPr>
            <w:rPrChange w:id="1421" w:author="ONOPTCHENKO Xavier" w:date="2019-10-10T11:31:00Z">
              <w:rPr>
                <w:lang w:val="en-GB"/>
              </w:rPr>
            </w:rPrChange>
          </w:rPr>
          <w:t>/</w:t>
        </w:r>
      </w:ins>
      <w:ins w:id="1422" w:author="ONOPTCHENKO Xavier" w:date="2019-10-10T11:35:00Z">
        <w:r>
          <w:t xml:space="preserve"> </w:t>
        </w:r>
      </w:ins>
      <w:ins w:id="1423" w:author="ONOPTCHENKO Xavier" w:date="2019-10-10T11:31:00Z">
        <w:r w:rsidRPr="002E30AC">
          <w:rPr>
            <w:rPrChange w:id="1424" w:author="ONOPTCHENKO Xavier" w:date="2019-10-10T11:31:00Z">
              <w:rPr>
                <w:lang w:val="en-GB"/>
              </w:rPr>
            </w:rPrChange>
          </w:rPr>
          <w:t xml:space="preserve">écriture, le nombre des DataProvider, compression </w:t>
        </w:r>
      </w:ins>
      <w:ins w:id="1425" w:author="ONOPTCHENKO Xavier" w:date="2019-10-10T11:35:00Z">
        <w:r>
          <w:t>de la base de données,</w:t>
        </w:r>
      </w:ins>
      <w:ins w:id="1426" w:author="ONOPTCHENKO Xavier" w:date="2019-10-10T11:31:00Z">
        <w:r w:rsidRPr="002E30AC">
          <w:rPr>
            <w:rPrChange w:id="1427" w:author="ONOPTCHENKO Xavier" w:date="2019-10-10T11:31:00Z">
              <w:rPr>
                <w:lang w:val="en-GB"/>
              </w:rPr>
            </w:rPrChange>
          </w:rPr>
          <w:t xml:space="preserve"> etc).</w:t>
        </w:r>
      </w:ins>
    </w:p>
    <w:p w14:paraId="16F8551A" w14:textId="77777777" w:rsidR="002E30AC" w:rsidRDefault="00AB7E2C">
      <w:pPr>
        <w:pStyle w:val="Titre2"/>
        <w:rPr>
          <w:ins w:id="1428" w:author="ONOPTCHENKO Xavier" w:date="2019-10-10T11:35:00Z"/>
          <w:lang w:val="en-GB"/>
        </w:rPr>
        <w:pPrChange w:id="1429" w:author="ONOPTCHENKO Xavier" w:date="2019-10-10T11:19:00Z">
          <w:pPr/>
        </w:pPrChange>
      </w:pPr>
      <w:bookmarkStart w:id="1430" w:name="_Toc21697694"/>
      <w:ins w:id="1431" w:author="ONOPTCHENKO Xavier" w:date="2019-10-10T11:21:00Z">
        <w:r>
          <w:rPr>
            <w:lang w:val="en-GB"/>
          </w:rPr>
          <w:t>Périmètre</w:t>
        </w:r>
      </w:ins>
      <w:bookmarkEnd w:id="1430"/>
    </w:p>
    <w:p w14:paraId="2AA2898A" w14:textId="3BE7B763" w:rsidR="001D4F4B" w:rsidRDefault="001D4F4B">
      <w:pPr>
        <w:spacing w:after="160" w:line="259" w:lineRule="auto"/>
        <w:jc w:val="left"/>
        <w:rPr>
          <w:ins w:id="1432" w:author="ONOPTCHENKO Xavier" w:date="2019-10-10T11:38:00Z"/>
        </w:rPr>
        <w:pPrChange w:id="1433" w:author="ONOPTCHENKO Xavier" w:date="2019-10-10T11:39:00Z">
          <w:pPr>
            <w:spacing w:before="0" w:after="160" w:line="259" w:lineRule="auto"/>
            <w:jc w:val="left"/>
          </w:pPr>
        </w:pPrChange>
      </w:pPr>
      <w:ins w:id="1434" w:author="ONOPTCHENKO Xavier" w:date="2019-10-10T11:38:00Z">
        <w:r w:rsidRPr="001D4F4B">
          <w:rPr>
            <w:rPrChange w:id="1435" w:author="ONOPTCHENKO Xavier" w:date="2019-10-10T11:38:00Z">
              <w:rPr>
                <w:lang w:val="en-GB"/>
              </w:rPr>
            </w:rPrChange>
          </w:rPr>
          <w:t>Les acteurs concernés</w:t>
        </w:r>
        <w:r>
          <w:t xml:space="preserve"> sont</w:t>
        </w:r>
        <w:r w:rsidRPr="001D4F4B">
          <w:rPr>
            <w:rPrChange w:id="1436" w:author="ONOPTCHENKO Xavier" w:date="2019-10-10T11:38:00Z">
              <w:rPr>
                <w:lang w:val="en-GB"/>
              </w:rPr>
            </w:rPrChange>
          </w:rPr>
          <w:t xml:space="preserve"> :</w:t>
        </w:r>
      </w:ins>
    </w:p>
    <w:p w14:paraId="65E7B3FD" w14:textId="77777777" w:rsidR="001D4F4B" w:rsidRDefault="001D4F4B">
      <w:pPr>
        <w:pStyle w:val="Paragraphedeliste"/>
        <w:numPr>
          <w:ilvl w:val="0"/>
          <w:numId w:val="15"/>
        </w:numPr>
        <w:spacing w:before="0" w:after="160" w:line="259" w:lineRule="auto"/>
        <w:jc w:val="left"/>
        <w:rPr>
          <w:ins w:id="1437" w:author="ONOPTCHENKO Xavier" w:date="2019-10-10T11:38:00Z"/>
        </w:rPr>
        <w:pPrChange w:id="1438" w:author="ONOPTCHENKO Xavier" w:date="2019-10-10T11:38:00Z">
          <w:pPr>
            <w:spacing w:before="0" w:after="160" w:line="259" w:lineRule="auto"/>
            <w:jc w:val="left"/>
          </w:pPr>
        </w:pPrChange>
      </w:pPr>
      <w:ins w:id="1439" w:author="ONOPTCHENKO Xavier" w:date="2019-10-10T11:38:00Z">
        <w:r w:rsidRPr="001D4F4B">
          <w:rPr>
            <w:rPrChange w:id="1440" w:author="ONOPTCHENKO Xavier" w:date="2019-10-10T11:38:00Z">
              <w:rPr>
                <w:lang w:val="en-GB"/>
              </w:rPr>
            </w:rPrChange>
          </w:rPr>
          <w:t>Services « Echanges &amp; Habilitations », équipe ESB.</w:t>
        </w:r>
      </w:ins>
    </w:p>
    <w:p w14:paraId="103521F6" w14:textId="77777777" w:rsidR="001D4F4B" w:rsidRDefault="001D4F4B">
      <w:pPr>
        <w:pStyle w:val="Paragraphedeliste"/>
        <w:numPr>
          <w:ilvl w:val="0"/>
          <w:numId w:val="15"/>
        </w:numPr>
        <w:spacing w:before="0" w:after="160" w:line="259" w:lineRule="auto"/>
        <w:jc w:val="left"/>
        <w:rPr>
          <w:ins w:id="1441" w:author="ONOPTCHENKO Xavier" w:date="2019-10-10T11:38:00Z"/>
        </w:rPr>
        <w:pPrChange w:id="1442" w:author="ONOPTCHENKO Xavier" w:date="2019-10-10T11:38:00Z">
          <w:pPr>
            <w:spacing w:before="0" w:after="160" w:line="259" w:lineRule="auto"/>
            <w:jc w:val="left"/>
          </w:pPr>
        </w:pPrChange>
      </w:pPr>
      <w:ins w:id="1443" w:author="ONOPTCHENKO Xavier" w:date="2019-10-10T11:38:00Z">
        <w:r w:rsidRPr="001D4F4B">
          <w:rPr>
            <w:rPrChange w:id="1444" w:author="ONOPTCHENKO Xavier" w:date="2019-10-10T11:38:00Z">
              <w:rPr>
                <w:lang w:val="en-GB"/>
              </w:rPr>
            </w:rPrChange>
          </w:rPr>
          <w:t>SOD et SOT pour les nouveaux serveurs et les déploiements en Recette.</w:t>
        </w:r>
      </w:ins>
    </w:p>
    <w:p w14:paraId="28D3F41F" w14:textId="77777777" w:rsidR="001D4F4B" w:rsidRDefault="001D4F4B">
      <w:pPr>
        <w:pStyle w:val="Paragraphedeliste"/>
        <w:numPr>
          <w:ilvl w:val="0"/>
          <w:numId w:val="15"/>
        </w:numPr>
        <w:spacing w:before="0" w:after="160" w:line="259" w:lineRule="auto"/>
        <w:jc w:val="left"/>
        <w:rPr>
          <w:ins w:id="1445" w:author="ONOPTCHENKO Xavier" w:date="2019-10-10T11:38:00Z"/>
        </w:rPr>
        <w:pPrChange w:id="1446" w:author="ONOPTCHENKO Xavier" w:date="2019-10-10T11:38:00Z">
          <w:pPr>
            <w:spacing w:before="0" w:after="160" w:line="259" w:lineRule="auto"/>
            <w:jc w:val="left"/>
          </w:pPr>
        </w:pPrChange>
      </w:pPr>
      <w:ins w:id="1447" w:author="ONOPTCHENKO Xavier" w:date="2019-10-10T11:38:00Z">
        <w:r w:rsidRPr="001D4F4B">
          <w:rPr>
            <w:rPrChange w:id="1448" w:author="ONOPTCHENKO Xavier" w:date="2019-10-10T11:38:00Z">
              <w:rPr>
                <w:lang w:val="en-GB"/>
              </w:rPr>
            </w:rPrChange>
          </w:rPr>
          <w:t>Centre de tests pour les tests de non régressions des WS (à valider).</w:t>
        </w:r>
      </w:ins>
    </w:p>
    <w:p w14:paraId="24E73CBF" w14:textId="76229C52" w:rsidR="001D4F4B" w:rsidRPr="001D4F4B" w:rsidRDefault="001D4F4B">
      <w:pPr>
        <w:pStyle w:val="Paragraphedeliste"/>
        <w:numPr>
          <w:ilvl w:val="0"/>
          <w:numId w:val="15"/>
        </w:numPr>
        <w:spacing w:before="0" w:after="160" w:line="259" w:lineRule="auto"/>
        <w:jc w:val="left"/>
        <w:rPr>
          <w:ins w:id="1449" w:author="ONOPTCHENKO Xavier" w:date="2019-10-10T11:38:00Z"/>
          <w:rPrChange w:id="1450" w:author="ONOPTCHENKO Xavier" w:date="2019-10-10T11:38:00Z">
            <w:rPr>
              <w:ins w:id="1451" w:author="ONOPTCHENKO Xavier" w:date="2019-10-10T11:38:00Z"/>
              <w:lang w:val="en-GB"/>
            </w:rPr>
          </w:rPrChange>
        </w:rPr>
        <w:pPrChange w:id="1452" w:author="ONOPTCHENKO Xavier" w:date="2019-10-10T11:38:00Z">
          <w:pPr>
            <w:spacing w:before="0" w:after="160" w:line="259" w:lineRule="auto"/>
            <w:jc w:val="left"/>
          </w:pPr>
        </w:pPrChange>
      </w:pPr>
      <w:ins w:id="1453" w:author="ONOPTCHENKO Xavier" w:date="2019-10-10T11:38:00Z">
        <w:r w:rsidRPr="001D4F4B">
          <w:rPr>
            <w:rPrChange w:id="1454" w:author="ONOPTCHENKO Xavier" w:date="2019-10-10T11:38:00Z">
              <w:rPr>
                <w:lang w:val="en-GB"/>
              </w:rPr>
            </w:rPrChange>
          </w:rPr>
          <w:t>IPS pour les aspects infrastructure et déploiements en PREPROD-PROD.</w:t>
        </w:r>
      </w:ins>
    </w:p>
    <w:p w14:paraId="56123B09" w14:textId="6AB1A326" w:rsidR="001D4F4B" w:rsidRPr="001D4F4B" w:rsidRDefault="001D4F4B" w:rsidP="001D4F4B">
      <w:pPr>
        <w:spacing w:before="0" w:after="160" w:line="259" w:lineRule="auto"/>
        <w:jc w:val="left"/>
        <w:rPr>
          <w:ins w:id="1455" w:author="ONOPTCHENKO Xavier" w:date="2019-10-10T11:38:00Z"/>
          <w:rPrChange w:id="1456" w:author="ONOPTCHENKO Xavier" w:date="2019-10-10T11:38:00Z">
            <w:rPr>
              <w:ins w:id="1457" w:author="ONOPTCHENKO Xavier" w:date="2019-10-10T11:38:00Z"/>
              <w:lang w:val="en-GB"/>
            </w:rPr>
          </w:rPrChange>
        </w:rPr>
      </w:pPr>
      <w:ins w:id="1458" w:author="ONOPTCHENKO Xavier" w:date="2019-10-10T11:38:00Z">
        <w:r w:rsidRPr="001D4F4B">
          <w:rPr>
            <w:rPrChange w:id="1459" w:author="ONOPTCHENKO Xavier" w:date="2019-10-10T11:38:00Z">
              <w:rPr>
                <w:lang w:val="en-GB"/>
              </w:rPr>
            </w:rPrChange>
          </w:rPr>
          <w:t xml:space="preserve">Les usages impactés </w:t>
        </w:r>
        <w:r>
          <w:t>sont</w:t>
        </w:r>
      </w:ins>
      <w:ins w:id="1460" w:author="ONOPTCHENKO Xavier" w:date="2019-10-10T11:39:00Z">
        <w:r>
          <w:t xml:space="preserve"> l</w:t>
        </w:r>
      </w:ins>
      <w:ins w:id="1461" w:author="ONOPTCHENKO Xavier" w:date="2019-10-10T11:38:00Z">
        <w:r w:rsidRPr="001D4F4B">
          <w:rPr>
            <w:rPrChange w:id="1462" w:author="ONOPTCHENKO Xavier" w:date="2019-10-10T11:38:00Z">
              <w:rPr>
                <w:lang w:val="en-GB"/>
              </w:rPr>
            </w:rPrChange>
          </w:rPr>
          <w:t>es départements de la DSI CARDIF, exposants des</w:t>
        </w:r>
        <w:r>
          <w:t xml:space="preserve"> </w:t>
        </w:r>
      </w:ins>
      <w:ins w:id="1463" w:author="ONOPTCHENKO Xavier" w:date="2019-10-10T11:39:00Z">
        <w:r>
          <w:t>web services</w:t>
        </w:r>
      </w:ins>
      <w:ins w:id="1464" w:author="ONOPTCHENKO Xavier" w:date="2019-10-10T11:38:00Z">
        <w:r w:rsidRPr="001D4F4B">
          <w:rPr>
            <w:rPrChange w:id="1465" w:author="ONOPTCHENKO Xavier" w:date="2019-10-10T11:38:00Z">
              <w:rPr>
                <w:lang w:val="en-GB"/>
              </w:rPr>
            </w:rPrChange>
          </w:rPr>
          <w:t xml:space="preserve"> sur la plate-forme ESB et</w:t>
        </w:r>
      </w:ins>
      <w:ins w:id="1466" w:author="ONOPTCHENKO Xavier" w:date="2019-10-10T11:39:00Z">
        <w:r>
          <w:t xml:space="preserve"> </w:t>
        </w:r>
      </w:ins>
      <w:ins w:id="1467" w:author="ONOPTCHENKO Xavier" w:date="2019-10-10T11:38:00Z">
        <w:r w:rsidRPr="001D4F4B">
          <w:rPr>
            <w:rPrChange w:id="1468" w:author="ONOPTCHENKO Xavier" w:date="2019-10-10T11:38:00Z">
              <w:rPr>
                <w:lang w:val="en-GB"/>
              </w:rPr>
            </w:rPrChange>
          </w:rPr>
          <w:t>/</w:t>
        </w:r>
      </w:ins>
      <w:ins w:id="1469" w:author="ONOPTCHENKO Xavier" w:date="2019-10-10T11:39:00Z">
        <w:r>
          <w:t xml:space="preserve"> </w:t>
        </w:r>
      </w:ins>
      <w:ins w:id="1470" w:author="ONOPTCHENKO Xavier" w:date="2019-10-10T11:38:00Z">
        <w:r w:rsidRPr="001D4F4B">
          <w:rPr>
            <w:rPrChange w:id="1471" w:author="ONOPTCHENKO Xavier" w:date="2019-10-10T11:38:00Z">
              <w:rPr>
                <w:lang w:val="en-GB"/>
              </w:rPr>
            </w:rPrChange>
          </w:rPr>
          <w:t>ou la clientèle impactée ou visée (partenaires du groupe et grand public)</w:t>
        </w:r>
      </w:ins>
      <w:ins w:id="1472" w:author="ONOPTCHENKO Xavier" w:date="2019-10-10T11:39:00Z">
        <w:r>
          <w:t>.</w:t>
        </w:r>
      </w:ins>
    </w:p>
    <w:p w14:paraId="146FA555" w14:textId="1D4178CA" w:rsidR="001D4F4B" w:rsidRPr="001D4F4B" w:rsidRDefault="001D4F4B" w:rsidP="001D4F4B">
      <w:pPr>
        <w:spacing w:before="0" w:after="160" w:line="259" w:lineRule="auto"/>
        <w:jc w:val="left"/>
        <w:rPr>
          <w:ins w:id="1473" w:author="ONOPTCHENKO Xavier" w:date="2019-10-10T11:38:00Z"/>
          <w:rPrChange w:id="1474" w:author="ONOPTCHENKO Xavier" w:date="2019-10-10T11:38:00Z">
            <w:rPr>
              <w:ins w:id="1475" w:author="ONOPTCHENKO Xavier" w:date="2019-10-10T11:38:00Z"/>
              <w:lang w:val="en-GB"/>
            </w:rPr>
          </w:rPrChange>
        </w:rPr>
      </w:pPr>
      <w:ins w:id="1476" w:author="ONOPTCHENKO Xavier" w:date="2019-10-10T11:40:00Z">
        <w:r>
          <w:t>L</w:t>
        </w:r>
      </w:ins>
      <w:ins w:id="1477" w:author="ONOPTCHENKO Xavier" w:date="2019-10-10T11:38:00Z">
        <w:r w:rsidRPr="001D4F4B">
          <w:rPr>
            <w:rPrChange w:id="1478" w:author="ONOPTCHENKO Xavier" w:date="2019-10-10T11:38:00Z">
              <w:rPr>
                <w:lang w:val="en-GB"/>
              </w:rPr>
            </w:rPrChange>
          </w:rPr>
          <w:t>es premiers impacts organisationnels identifiés</w:t>
        </w:r>
      </w:ins>
      <w:ins w:id="1479" w:author="ONOPTCHENKO Xavier" w:date="2019-10-10T11:40:00Z">
        <w:r>
          <w:t xml:space="preserve"> sont </w:t>
        </w:r>
      </w:ins>
      <w:ins w:id="1480" w:author="ONOPTCHENKO Xavier" w:date="2019-10-10T11:38:00Z">
        <w:r w:rsidRPr="001D4F4B">
          <w:rPr>
            <w:rPrChange w:id="1481" w:author="ONOPTCHENKO Xavier" w:date="2019-10-10T11:38:00Z">
              <w:rPr>
                <w:lang w:val="en-GB"/>
              </w:rPr>
            </w:rPrChange>
          </w:rPr>
          <w:t>:</w:t>
        </w:r>
      </w:ins>
    </w:p>
    <w:p w14:paraId="0AC0BE66" w14:textId="77777777" w:rsidR="001D4F4B" w:rsidRDefault="001D4F4B">
      <w:pPr>
        <w:pStyle w:val="Paragraphedeliste"/>
        <w:numPr>
          <w:ilvl w:val="0"/>
          <w:numId w:val="16"/>
        </w:numPr>
        <w:spacing w:before="0" w:after="160" w:line="259" w:lineRule="auto"/>
        <w:jc w:val="left"/>
        <w:rPr>
          <w:ins w:id="1482" w:author="ONOPTCHENKO Xavier" w:date="2019-10-10T11:40:00Z"/>
        </w:rPr>
        <w:pPrChange w:id="1483" w:author="ONOPTCHENKO Xavier" w:date="2019-10-10T11:40:00Z">
          <w:pPr>
            <w:spacing w:before="0" w:after="160" w:line="259" w:lineRule="auto"/>
            <w:jc w:val="left"/>
          </w:pPr>
        </w:pPrChange>
      </w:pPr>
      <w:ins w:id="1484" w:author="ONOPTCHENKO Xavier" w:date="2019-10-10T11:38:00Z">
        <w:r w:rsidRPr="001D4F4B">
          <w:rPr>
            <w:rPrChange w:id="1485" w:author="ONOPTCHENKO Xavier" w:date="2019-10-10T11:38:00Z">
              <w:rPr>
                <w:lang w:val="en-GB"/>
              </w:rPr>
            </w:rPrChange>
          </w:rPr>
          <w:t>La réalisation du projet aura un impact sur les ressources de l’équipe Echanges Synchrones.</w:t>
        </w:r>
      </w:ins>
    </w:p>
    <w:p w14:paraId="50E14A28" w14:textId="2C49153E" w:rsidR="001D4F4B" w:rsidRPr="001D4F4B" w:rsidRDefault="001D4F4B">
      <w:pPr>
        <w:pStyle w:val="Paragraphedeliste"/>
        <w:numPr>
          <w:ilvl w:val="0"/>
          <w:numId w:val="16"/>
        </w:numPr>
        <w:spacing w:before="0" w:after="160" w:line="259" w:lineRule="auto"/>
        <w:jc w:val="left"/>
        <w:rPr>
          <w:ins w:id="1486" w:author="ONOPTCHENKO Xavier" w:date="2019-10-10T11:38:00Z"/>
          <w:rPrChange w:id="1487" w:author="ONOPTCHENKO Xavier" w:date="2019-10-10T11:38:00Z">
            <w:rPr>
              <w:ins w:id="1488" w:author="ONOPTCHENKO Xavier" w:date="2019-10-10T11:38:00Z"/>
              <w:lang w:val="en-GB"/>
            </w:rPr>
          </w:rPrChange>
        </w:rPr>
        <w:pPrChange w:id="1489" w:author="ONOPTCHENKO Xavier" w:date="2019-10-10T11:40:00Z">
          <w:pPr>
            <w:spacing w:before="0" w:after="160" w:line="259" w:lineRule="auto"/>
            <w:jc w:val="left"/>
          </w:pPr>
        </w:pPrChange>
      </w:pPr>
      <w:ins w:id="1490" w:author="ONOPTCHENKO Xavier" w:date="2019-10-10T11:38:00Z">
        <w:r w:rsidRPr="001D4F4B">
          <w:rPr>
            <w:rPrChange w:id="1491" w:author="ONOPTCHENKO Xavier" w:date="2019-10-10T11:38:00Z">
              <w:rPr>
                <w:lang w:val="en-GB"/>
              </w:rPr>
            </w:rPrChange>
          </w:rPr>
          <w:t>La taille de l’équipe doit permettre d’assurer le RUN de l’existant, les développements de nouveaux usages en cours et à venir, et de réaliser le projet. Le dimensionnement de l’équipe sera donc potentiellement à revoir si le plan de charge ne permet plus d’absorber toute l’activité en incluant ce projet.</w:t>
        </w:r>
      </w:ins>
    </w:p>
    <w:p w14:paraId="6DE6BEDD" w14:textId="16E16980" w:rsidR="001D4F4B" w:rsidRPr="001D4F4B" w:rsidRDefault="001D4F4B" w:rsidP="001D4F4B">
      <w:pPr>
        <w:spacing w:before="0" w:after="160" w:line="259" w:lineRule="auto"/>
        <w:jc w:val="left"/>
        <w:rPr>
          <w:ins w:id="1492" w:author="ONOPTCHENKO Xavier" w:date="2019-10-10T11:38:00Z"/>
          <w:rPrChange w:id="1493" w:author="ONOPTCHENKO Xavier" w:date="2019-10-10T11:38:00Z">
            <w:rPr>
              <w:ins w:id="1494" w:author="ONOPTCHENKO Xavier" w:date="2019-10-10T11:38:00Z"/>
              <w:lang w:val="en-GB"/>
            </w:rPr>
          </w:rPrChange>
        </w:rPr>
      </w:pPr>
      <w:ins w:id="1495" w:author="ONOPTCHENKO Xavier" w:date="2019-10-10T11:38:00Z">
        <w:r w:rsidRPr="001D4F4B">
          <w:rPr>
            <w:rPrChange w:id="1496" w:author="ONOPTCHENKO Xavier" w:date="2019-10-10T11:38:00Z">
              <w:rPr>
                <w:lang w:val="en-GB"/>
              </w:rPr>
            </w:rPrChange>
          </w:rPr>
          <w:t>Les produits concernés</w:t>
        </w:r>
      </w:ins>
      <w:ins w:id="1497" w:author="ONOPTCHENKO Xavier" w:date="2019-10-10T11:40:00Z">
        <w:r>
          <w:t xml:space="preserve"> sont </w:t>
        </w:r>
      </w:ins>
      <w:ins w:id="1498" w:author="ONOPTCHENKO Xavier" w:date="2019-10-10T11:38:00Z">
        <w:r w:rsidRPr="001D4F4B">
          <w:rPr>
            <w:rPrChange w:id="1499" w:author="ONOPTCHENKO Xavier" w:date="2019-10-10T11:38:00Z">
              <w:rPr>
                <w:lang w:val="en-GB"/>
              </w:rPr>
            </w:rPrChange>
          </w:rPr>
          <w:t xml:space="preserve">: OS (Windows, AIX, Linux), </w:t>
        </w:r>
      </w:ins>
      <w:ins w:id="1500" w:author="ONOPTCHENKO Xavier" w:date="2019-10-10T11:40:00Z">
        <w:r>
          <w:t>p</w:t>
        </w:r>
      </w:ins>
      <w:ins w:id="1501" w:author="ONOPTCHENKO Xavier" w:date="2019-10-10T11:38:00Z">
        <w:r w:rsidRPr="001D4F4B">
          <w:rPr>
            <w:rPrChange w:id="1502" w:author="ONOPTCHENKO Xavier" w:date="2019-10-10T11:38:00Z">
              <w:rPr>
                <w:lang w:val="en-GB"/>
              </w:rPr>
            </w:rPrChange>
          </w:rPr>
          <w:t xml:space="preserve">roduits Tibco, Oracle </w:t>
        </w:r>
      </w:ins>
      <w:ins w:id="1503" w:author="ONOPTCHENKO Xavier" w:date="2019-10-10T11:40:00Z">
        <w:r>
          <w:t>Database</w:t>
        </w:r>
      </w:ins>
      <w:ins w:id="1504" w:author="ONOPTCHENKO Xavier" w:date="2019-10-10T11:38:00Z">
        <w:r w:rsidRPr="001D4F4B">
          <w:rPr>
            <w:rPrChange w:id="1505" w:author="ONOPTCHENKO Xavier" w:date="2019-10-10T11:38:00Z">
              <w:rPr>
                <w:lang w:val="en-GB"/>
              </w:rPr>
            </w:rPrChange>
          </w:rPr>
          <w:t>.</w:t>
        </w:r>
      </w:ins>
    </w:p>
    <w:p w14:paraId="6643F496" w14:textId="60283C75" w:rsidR="001D4F4B" w:rsidRDefault="001D4F4B" w:rsidP="001D4F4B">
      <w:pPr>
        <w:spacing w:before="0" w:after="160" w:line="259" w:lineRule="auto"/>
        <w:jc w:val="left"/>
        <w:rPr>
          <w:ins w:id="1506" w:author="ONOPTCHENKO Xavier" w:date="2019-10-10T11:41:00Z"/>
        </w:rPr>
      </w:pPr>
      <w:ins w:id="1507" w:author="ONOPTCHENKO Xavier" w:date="2019-10-10T11:38:00Z">
        <w:r w:rsidRPr="001D4F4B">
          <w:rPr>
            <w:rPrChange w:id="1508" w:author="ONOPTCHENKO Xavier" w:date="2019-10-10T11:38:00Z">
              <w:rPr>
                <w:lang w:val="en-GB"/>
              </w:rPr>
            </w:rPrChange>
          </w:rPr>
          <w:t>Les actions sur ces produits seront regroupées en 4 chantiers</w:t>
        </w:r>
      </w:ins>
      <w:ins w:id="1509" w:author="ONOPTCHENKO Xavier" w:date="2019-10-10T11:41:00Z">
        <w:r>
          <w:t>.</w:t>
        </w:r>
      </w:ins>
    </w:p>
    <w:p w14:paraId="02A42F65" w14:textId="40EDFBAF" w:rsidR="001D4F4B" w:rsidRPr="001D4F4B" w:rsidRDefault="001D4F4B">
      <w:pPr>
        <w:spacing w:before="0" w:after="160" w:line="259" w:lineRule="auto"/>
        <w:jc w:val="center"/>
        <w:rPr>
          <w:ins w:id="1510" w:author="ONOPTCHENKO Xavier" w:date="2019-10-10T11:36:00Z"/>
          <w:rPrChange w:id="1511" w:author="ONOPTCHENKO Xavier" w:date="2019-10-10T11:38:00Z">
            <w:rPr>
              <w:ins w:id="1512" w:author="ONOPTCHENKO Xavier" w:date="2019-10-10T11:36:00Z"/>
              <w:lang w:val="en-GB"/>
            </w:rPr>
          </w:rPrChange>
        </w:rPr>
        <w:pPrChange w:id="1513" w:author="ONOPTCHENKO Xavier" w:date="2019-10-10T11:41:00Z">
          <w:pPr>
            <w:spacing w:before="0" w:after="160" w:line="259" w:lineRule="auto"/>
            <w:jc w:val="left"/>
          </w:pPr>
        </w:pPrChange>
      </w:pPr>
      <w:ins w:id="1514" w:author="ONOPTCHENKO Xavier" w:date="2019-10-10T11:41:00Z">
        <w:r w:rsidRPr="001D4F4B">
          <w:rPr>
            <w:noProof/>
          </w:rPr>
          <w:drawing>
            <wp:inline distT="0" distB="0" distL="0" distR="0" wp14:anchorId="5B643706" wp14:editId="6A891B25">
              <wp:extent cx="4316569" cy="5029200"/>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189" cy="5033418"/>
                      </a:xfrm>
                      <a:prstGeom prst="rect">
                        <a:avLst/>
                      </a:prstGeom>
                      <a:noFill/>
                      <a:ln>
                        <a:noFill/>
                      </a:ln>
                    </pic:spPr>
                  </pic:pic>
                </a:graphicData>
              </a:graphic>
            </wp:inline>
          </w:drawing>
        </w:r>
      </w:ins>
    </w:p>
    <w:p w14:paraId="68724779" w14:textId="3649B102" w:rsidR="008C0F43" w:rsidRPr="00AB7E2C" w:rsidDel="00AB7E2C" w:rsidRDefault="008C0F43">
      <w:pPr>
        <w:pStyle w:val="Titre1"/>
        <w:rPr>
          <w:del w:id="1515" w:author="ONOPTCHENKO Xavier" w:date="2019-10-10T11:19:00Z"/>
          <w:b w:val="0"/>
          <w:lang w:val="en-GB"/>
          <w:rPrChange w:id="1516" w:author="ONOPTCHENKO Xavier" w:date="2019-10-10T11:20:00Z">
            <w:rPr>
              <w:del w:id="1517" w:author="ONOPTCHENKO Xavier" w:date="2019-10-10T11:19:00Z"/>
              <w:b/>
              <w:color w:val="C00000"/>
              <w:lang w:val="en-GB"/>
            </w:rPr>
          </w:rPrChange>
        </w:rPr>
        <w:pPrChange w:id="1518" w:author="ONOPTCHENKO Xavier" w:date="2019-10-10T11:37:00Z">
          <w:pPr>
            <w:pBdr>
              <w:top w:val="single" w:sz="4" w:space="1" w:color="auto"/>
              <w:left w:val="single" w:sz="4" w:space="4" w:color="auto"/>
              <w:bottom w:val="single" w:sz="4" w:space="1" w:color="auto"/>
              <w:right w:val="single" w:sz="4" w:space="4" w:color="auto"/>
            </w:pBdr>
          </w:pPr>
        </w:pPrChange>
      </w:pPr>
      <w:del w:id="1519" w:author="ONOPTCHENKO Xavier" w:date="2019-10-10T11:19:00Z">
        <w:r w:rsidRPr="001B3AEE" w:rsidDel="00AB7E2C">
          <w:rPr>
            <w:lang w:val="en-GB"/>
          </w:rPr>
          <w:delText xml:space="preserve">Mandatory for: </w:delText>
        </w:r>
        <w:r w:rsidRPr="00AB7E2C" w:rsidDel="00AB7E2C">
          <w:rPr>
            <w:b w:val="0"/>
            <w:lang w:val="en-GB"/>
            <w:rPrChange w:id="1520" w:author="ONOPTCHENKO Xavier" w:date="2019-10-10T11:20:00Z">
              <w:rPr>
                <w:b/>
                <w:color w:val="C00000"/>
                <w:lang w:val="en-GB"/>
              </w:rPr>
            </w:rPrChange>
          </w:rPr>
          <w:delText>All projects</w:delText>
        </w:r>
        <w:bookmarkStart w:id="1521" w:name="_Toc21697695"/>
        <w:bookmarkEnd w:id="1521"/>
      </w:del>
    </w:p>
    <w:p w14:paraId="032CE226" w14:textId="54B8D9F8" w:rsidR="008C0F43" w:rsidRPr="00814AC9" w:rsidDel="00AB7E2C" w:rsidRDefault="008C0F43">
      <w:pPr>
        <w:pStyle w:val="Titre1"/>
        <w:rPr>
          <w:del w:id="1522" w:author="ONOPTCHENKO Xavier" w:date="2019-10-10T11:19:00Z"/>
          <w:lang w:val="en-GB"/>
        </w:rPr>
        <w:pPrChange w:id="1523" w:author="ONOPTCHENKO Xavier" w:date="2019-10-10T11:37:00Z">
          <w:pPr>
            <w:pBdr>
              <w:top w:val="single" w:sz="4" w:space="1" w:color="auto"/>
              <w:left w:val="single" w:sz="4" w:space="4" w:color="auto"/>
              <w:bottom w:val="single" w:sz="4" w:space="1" w:color="auto"/>
              <w:right w:val="single" w:sz="4" w:space="4" w:color="auto"/>
            </w:pBdr>
          </w:pPr>
        </w:pPrChange>
      </w:pPr>
      <w:del w:id="1524" w:author="ONOPTCHENKO Xavier" w:date="2019-10-10T11:19:00Z">
        <w:r w:rsidRPr="00AB7E2C" w:rsidDel="00AB7E2C">
          <w:rPr>
            <w:b w:val="0"/>
            <w:lang w:val="en-GB"/>
            <w:rPrChange w:id="1525" w:author="ONOPTCHENKO Xavier" w:date="2019-10-10T11:20:00Z">
              <w:rPr>
                <w:b/>
                <w:color w:val="0070C0"/>
                <w:lang w:val="en-GB"/>
              </w:rPr>
            </w:rPrChange>
          </w:rPr>
          <w:delText>Corporate Architecture Training requirements: None</w:delText>
        </w:r>
        <w:bookmarkStart w:id="1526" w:name="_Toc21697696"/>
        <w:bookmarkEnd w:id="1526"/>
      </w:del>
    </w:p>
    <w:p w14:paraId="6B5A3923" w14:textId="6794CC58" w:rsidR="00A22B16" w:rsidRPr="008C0F43" w:rsidDel="002E30AC" w:rsidRDefault="00270016">
      <w:pPr>
        <w:pStyle w:val="Titre1"/>
        <w:rPr>
          <w:del w:id="1527" w:author="ONOPTCHENKO Xavier" w:date="2019-10-10T11:35:00Z"/>
          <w:lang w:val="en-GB"/>
        </w:rPr>
        <w:pPrChange w:id="1528" w:author="ONOPTCHENKO Xavier" w:date="2019-10-10T11:37:00Z">
          <w:pPr/>
        </w:pPrChange>
      </w:pPr>
      <w:del w:id="1529" w:author="ONOPTCHENKO Xavier" w:date="2019-10-10T11:19:00Z">
        <w:r w:rsidRPr="008C61A0" w:rsidDel="00AB7E2C">
          <w:rPr>
            <w:noProof/>
          </w:rPr>
          <w:drawing>
            <wp:inline distT="0" distB="0" distL="0" distR="0" wp14:anchorId="5981729E" wp14:editId="45EC0D8A">
              <wp:extent cx="5760720" cy="14363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436370"/>
                      </a:xfrm>
                      <a:prstGeom prst="rect">
                        <a:avLst/>
                      </a:prstGeom>
                    </pic:spPr>
                  </pic:pic>
                </a:graphicData>
              </a:graphic>
            </wp:inline>
          </w:drawing>
        </w:r>
      </w:del>
      <w:bookmarkStart w:id="1530" w:name="_Toc21697697"/>
      <w:bookmarkEnd w:id="1530"/>
    </w:p>
    <w:p w14:paraId="7F4EEEAB" w14:textId="77777777" w:rsidR="0082652B" w:rsidRDefault="0082652B">
      <w:pPr>
        <w:pStyle w:val="Titre1"/>
      </w:pPr>
      <w:bookmarkStart w:id="1531" w:name="_Ref445296263"/>
      <w:bookmarkStart w:id="1532" w:name="_Ref445298755"/>
      <w:bookmarkStart w:id="1533" w:name="_Toc21697698"/>
      <w:r w:rsidRPr="0082652B">
        <w:t>Strategy</w:t>
      </w:r>
      <w:r>
        <w:t xml:space="preserve"> Layer</w:t>
      </w:r>
      <w:bookmarkEnd w:id="1531"/>
      <w:bookmarkEnd w:id="1532"/>
      <w:bookmarkEnd w:id="1533"/>
    </w:p>
    <w:p w14:paraId="1227192C" w14:textId="4EFB4D53" w:rsidR="001B3AEE" w:rsidRPr="001B3AEE" w:rsidDel="001D4F4B" w:rsidRDefault="001B3AEE" w:rsidP="001B3AEE">
      <w:pPr>
        <w:pBdr>
          <w:top w:val="single" w:sz="4" w:space="1" w:color="auto"/>
          <w:left w:val="single" w:sz="4" w:space="4" w:color="auto"/>
          <w:bottom w:val="single" w:sz="4" w:space="1" w:color="auto"/>
          <w:right w:val="single" w:sz="4" w:space="4" w:color="auto"/>
        </w:pBdr>
        <w:rPr>
          <w:del w:id="1534" w:author="ONOPTCHENKO Xavier" w:date="2019-10-10T11:42:00Z"/>
          <w:b/>
          <w:color w:val="C00000"/>
          <w:lang w:val="en-GB"/>
        </w:rPr>
      </w:pPr>
      <w:del w:id="1535" w:author="ONOPTCHENKO Xavier" w:date="2019-10-10T11:42:00Z">
        <w:r w:rsidRPr="001B3AEE" w:rsidDel="001D4F4B">
          <w:rPr>
            <w:b/>
            <w:color w:val="00B050"/>
            <w:lang w:val="en-GB"/>
          </w:rPr>
          <w:delText>Mandatory for:</w:delText>
        </w:r>
        <w:r w:rsidRPr="001B3AEE" w:rsidDel="001D4F4B">
          <w:rPr>
            <w:lang w:val="en-GB"/>
          </w:rPr>
          <w:delText xml:space="preserve"> </w:delText>
        </w:r>
        <w:r w:rsidRPr="001B3AEE" w:rsidDel="001D4F4B">
          <w:rPr>
            <w:b/>
            <w:color w:val="C00000"/>
            <w:lang w:val="en-GB"/>
          </w:rPr>
          <w:delText>All projects</w:delText>
        </w:r>
        <w:bookmarkStart w:id="1536" w:name="_Toc21697699"/>
        <w:bookmarkEnd w:id="1536"/>
      </w:del>
    </w:p>
    <w:p w14:paraId="00FD7AFD" w14:textId="6612F09D" w:rsidR="001B3AEE" w:rsidRPr="00814AC9" w:rsidDel="001D4F4B" w:rsidRDefault="001B3AEE" w:rsidP="001B3AEE">
      <w:pPr>
        <w:pBdr>
          <w:top w:val="single" w:sz="4" w:space="1" w:color="auto"/>
          <w:left w:val="single" w:sz="4" w:space="4" w:color="auto"/>
          <w:bottom w:val="single" w:sz="4" w:space="1" w:color="auto"/>
          <w:right w:val="single" w:sz="4" w:space="4" w:color="auto"/>
        </w:pBdr>
        <w:rPr>
          <w:del w:id="1537" w:author="ONOPTCHENKO Xavier" w:date="2019-10-10T11:42:00Z"/>
          <w:b/>
          <w:lang w:val="en-GB"/>
        </w:rPr>
      </w:pPr>
      <w:del w:id="1538" w:author="ONOPTCHENKO Xavier" w:date="2019-10-10T11:42:00Z">
        <w:r w:rsidRPr="00814AC9" w:rsidDel="001D4F4B">
          <w:rPr>
            <w:b/>
            <w:color w:val="0070C0"/>
            <w:lang w:val="en-GB"/>
          </w:rPr>
          <w:delText xml:space="preserve">Corporate Architecture </w:delText>
        </w:r>
        <w:r w:rsidR="007329F7" w:rsidRPr="00814AC9" w:rsidDel="001D4F4B">
          <w:rPr>
            <w:b/>
            <w:color w:val="0070C0"/>
            <w:lang w:val="en-GB"/>
          </w:rPr>
          <w:delText xml:space="preserve">Training </w:delText>
        </w:r>
        <w:r w:rsidRPr="00814AC9" w:rsidDel="001D4F4B">
          <w:rPr>
            <w:b/>
            <w:color w:val="0070C0"/>
            <w:lang w:val="en-GB"/>
          </w:rPr>
          <w:delText>requirements</w:delText>
        </w:r>
        <w:r w:rsidRPr="00814AC9" w:rsidDel="001D4F4B">
          <w:rPr>
            <w:b/>
            <w:color w:val="8496B0" w:themeColor="text2" w:themeTint="99"/>
            <w:lang w:val="en-GB"/>
          </w:rPr>
          <w:delText xml:space="preserve">: </w:delText>
        </w:r>
        <w:r w:rsidRPr="00814AC9" w:rsidDel="001D4F4B">
          <w:rPr>
            <w:b/>
            <w:color w:val="C00000"/>
            <w:lang w:val="en-GB"/>
          </w:rPr>
          <w:delText>None</w:delText>
        </w:r>
        <w:bookmarkStart w:id="1539" w:name="_Toc21697700"/>
        <w:bookmarkEnd w:id="1539"/>
      </w:del>
    </w:p>
    <w:p w14:paraId="1763F2C3" w14:textId="7FA5B14E" w:rsidR="001B3AEE" w:rsidRPr="00814AC9" w:rsidDel="001D4F4B" w:rsidRDefault="001B3AEE" w:rsidP="0082652B">
      <w:pPr>
        <w:rPr>
          <w:del w:id="1540" w:author="ONOPTCHENKO Xavier" w:date="2019-10-10T11:42:00Z"/>
          <w:lang w:val="en-GB"/>
        </w:rPr>
      </w:pPr>
      <w:bookmarkStart w:id="1541" w:name="_Toc21697701"/>
      <w:bookmarkEnd w:id="1541"/>
    </w:p>
    <w:p w14:paraId="7064D4D1" w14:textId="77777777" w:rsidR="0082652B" w:rsidRDefault="0082652B" w:rsidP="0082652B">
      <w:pPr>
        <w:pStyle w:val="Titre2"/>
      </w:pPr>
      <w:bookmarkStart w:id="1542" w:name="_Toc21697702"/>
      <w:r>
        <w:t>Type of Project</w:t>
      </w:r>
      <w:bookmarkEnd w:id="1542"/>
    </w:p>
    <w:p w14:paraId="6745412F" w14:textId="00BB62D1" w:rsidR="0082652B" w:rsidDel="001D4F4B" w:rsidRDefault="0082652B" w:rsidP="0082652B">
      <w:pPr>
        <w:rPr>
          <w:del w:id="1543" w:author="ONOPTCHENKO Xavier" w:date="2019-10-10T11:42:00Z"/>
        </w:rPr>
      </w:pPr>
    </w:p>
    <w:p w14:paraId="66E295D8" w14:textId="2FCAA4DF" w:rsidR="004D45E9" w:rsidDel="001D4F4B" w:rsidRDefault="004D45E9" w:rsidP="004D45E9">
      <w:pPr>
        <w:rPr>
          <w:del w:id="1544" w:author="ONOPTCHENKO Xavier" w:date="2019-10-10T11:42:00Z"/>
        </w:rPr>
      </w:pPr>
    </w:p>
    <w:p w14:paraId="1D9B5D48" w14:textId="5687FD44" w:rsidR="00BB4AE1" w:rsidDel="001D4F4B" w:rsidRDefault="00BB4AE1" w:rsidP="004D45E9">
      <w:pPr>
        <w:rPr>
          <w:del w:id="1545" w:author="ONOPTCHENKO Xavier" w:date="2019-10-10T11:42:00Z"/>
        </w:rPr>
      </w:pPr>
      <w:del w:id="1546" w:author="ONOPTCHENKO Xavier" w:date="2019-10-10T11:42:00Z">
        <w:r w:rsidDel="001D4F4B">
          <w:rPr>
            <w:noProof/>
          </w:rPr>
          <w:drawing>
            <wp:inline distT="0" distB="0" distL="0" distR="0" wp14:anchorId="41887A18" wp14:editId="2BC0B845">
              <wp:extent cx="3487420" cy="817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7420" cy="817245"/>
                      </a:xfrm>
                      <a:prstGeom prst="rect">
                        <a:avLst/>
                      </a:prstGeom>
                      <a:noFill/>
                    </pic:spPr>
                  </pic:pic>
                </a:graphicData>
              </a:graphic>
            </wp:inline>
          </w:drawing>
        </w:r>
      </w:del>
    </w:p>
    <w:p w14:paraId="6C565684" w14:textId="11B27F5B" w:rsidR="004D45E9" w:rsidDel="001D4F4B" w:rsidRDefault="004D45E9" w:rsidP="0082652B">
      <w:pPr>
        <w:rPr>
          <w:del w:id="1547" w:author="ONOPTCHENKO Xavier" w:date="2019-10-10T11:42:00Z"/>
        </w:rPr>
      </w:pPr>
    </w:p>
    <w:tbl>
      <w:tblPr>
        <w:tblStyle w:val="Grilledutableau"/>
        <w:tblpPr w:leftFromText="180" w:rightFromText="180" w:vertAnchor="text" w:horzAnchor="margin" w:tblpY="107"/>
        <w:tblW w:w="9067" w:type="dxa"/>
        <w:tblLook w:val="04A0" w:firstRow="1" w:lastRow="0" w:firstColumn="1" w:lastColumn="0" w:noHBand="0" w:noVBand="1"/>
        <w:tblPrChange w:id="1548" w:author="ONOPTCHENKO Xavier" w:date="2019-10-10T11:42:00Z">
          <w:tblPr>
            <w:tblStyle w:val="Grilledutableau"/>
            <w:tblpPr w:leftFromText="180" w:rightFromText="180" w:vertAnchor="text" w:horzAnchor="margin" w:tblpY="107"/>
            <w:tblW w:w="9067" w:type="dxa"/>
            <w:tblLook w:val="04A0" w:firstRow="1" w:lastRow="0" w:firstColumn="1" w:lastColumn="0" w:noHBand="0" w:noVBand="1"/>
          </w:tblPr>
        </w:tblPrChange>
      </w:tblPr>
      <w:tblGrid>
        <w:gridCol w:w="421"/>
        <w:gridCol w:w="1559"/>
        <w:gridCol w:w="7087"/>
        <w:tblGridChange w:id="1549">
          <w:tblGrid>
            <w:gridCol w:w="988"/>
            <w:gridCol w:w="2976"/>
            <w:gridCol w:w="5103"/>
          </w:tblGrid>
        </w:tblGridChange>
      </w:tblGrid>
      <w:tr w:rsidR="0066678D" w:rsidRPr="0029207F" w14:paraId="782E54F6" w14:textId="77777777" w:rsidTr="001D4F4B">
        <w:tc>
          <w:tcPr>
            <w:tcW w:w="421" w:type="dxa"/>
            <w:tcPrChange w:id="1550" w:author="ONOPTCHENKO Xavier" w:date="2019-10-10T11:42:00Z">
              <w:tcPr>
                <w:tcW w:w="988" w:type="dxa"/>
              </w:tcPr>
            </w:tcPrChange>
          </w:tcPr>
          <w:p w14:paraId="4741EB1B" w14:textId="39654A4A" w:rsidR="00873722" w:rsidRPr="00307BF2" w:rsidRDefault="00873722" w:rsidP="009D0D7D">
            <w:pPr>
              <w:pStyle w:val="Texteremplacer"/>
              <w:rPr>
                <w:rFonts w:ascii="Arial Narrow" w:hAnsi="Arial Narrow"/>
                <w:b/>
                <w:iCs/>
                <w:color w:val="auto"/>
                <w:sz w:val="24"/>
                <w:szCs w:val="24"/>
                <w:lang w:val="en-GB" w:eastAsia="en-US"/>
              </w:rPr>
            </w:pPr>
          </w:p>
        </w:tc>
        <w:tc>
          <w:tcPr>
            <w:tcW w:w="1559" w:type="dxa"/>
            <w:tcPrChange w:id="1551" w:author="ONOPTCHENKO Xavier" w:date="2019-10-10T11:42:00Z">
              <w:tcPr>
                <w:tcW w:w="2976" w:type="dxa"/>
              </w:tcPr>
            </w:tcPrChange>
          </w:tcPr>
          <w:p w14:paraId="46E54D0A" w14:textId="77777777" w:rsidR="00873722" w:rsidRPr="00307BF2" w:rsidRDefault="00873722" w:rsidP="009D0D7D">
            <w:pPr>
              <w:pStyle w:val="Texteremplacer"/>
              <w:rPr>
                <w:rFonts w:ascii="Arial Narrow" w:hAnsi="Arial Narrow"/>
                <w:b/>
                <w:iCs/>
                <w:color w:val="auto"/>
                <w:sz w:val="21"/>
                <w:szCs w:val="21"/>
                <w:lang w:val="en-GB" w:eastAsia="en-US"/>
              </w:rPr>
            </w:pPr>
            <w:r w:rsidRPr="00307BF2">
              <w:rPr>
                <w:rFonts w:ascii="Arial Narrow" w:hAnsi="Arial Narrow"/>
                <w:b/>
                <w:iCs/>
                <w:color w:val="auto"/>
                <w:sz w:val="21"/>
                <w:szCs w:val="21"/>
                <w:lang w:val="en-GB" w:eastAsia="en-US"/>
              </w:rPr>
              <w:t>Regulatory</w:t>
            </w:r>
          </w:p>
        </w:tc>
        <w:tc>
          <w:tcPr>
            <w:tcW w:w="7087" w:type="dxa"/>
            <w:tcPrChange w:id="1552" w:author="ONOPTCHENKO Xavier" w:date="2019-10-10T11:42:00Z">
              <w:tcPr>
                <w:tcW w:w="5103" w:type="dxa"/>
              </w:tcPr>
            </w:tcPrChange>
          </w:tcPr>
          <w:p w14:paraId="65C9577D" w14:textId="77777777" w:rsidR="00873722" w:rsidRPr="00307BF2" w:rsidRDefault="00873722" w:rsidP="009D0D7D">
            <w:pPr>
              <w:pStyle w:val="Texteremplacer"/>
              <w:rPr>
                <w:rFonts w:ascii="Arial Narrow" w:hAnsi="Arial Narrow"/>
                <w:iCs/>
                <w:color w:val="auto"/>
                <w:sz w:val="21"/>
                <w:szCs w:val="21"/>
                <w:lang w:val="en-GB" w:eastAsia="en-US"/>
              </w:rPr>
            </w:pPr>
            <w:r w:rsidRPr="00307BF2">
              <w:rPr>
                <w:rFonts w:ascii="Arial Narrow" w:hAnsi="Arial Narrow"/>
                <w:iCs/>
                <w:color w:val="auto"/>
                <w:sz w:val="21"/>
                <w:szCs w:val="21"/>
                <w:lang w:val="en-GB" w:eastAsia="en-US"/>
              </w:rPr>
              <w:t>if the main goal is to answer a regulation requirement</w:t>
            </w:r>
          </w:p>
        </w:tc>
      </w:tr>
      <w:tr w:rsidR="0066678D" w:rsidRPr="0029207F" w14:paraId="2B4FADC2" w14:textId="77777777" w:rsidTr="001D4F4B">
        <w:tc>
          <w:tcPr>
            <w:tcW w:w="421" w:type="dxa"/>
            <w:tcPrChange w:id="1553" w:author="ONOPTCHENKO Xavier" w:date="2019-10-10T11:42:00Z">
              <w:tcPr>
                <w:tcW w:w="988" w:type="dxa"/>
              </w:tcPr>
            </w:tcPrChange>
          </w:tcPr>
          <w:p w14:paraId="247E598E" w14:textId="7DDFC6CE" w:rsidR="00873722" w:rsidRPr="00307BF2" w:rsidRDefault="00873722" w:rsidP="009D0D7D">
            <w:pPr>
              <w:pStyle w:val="Texteremplacer"/>
              <w:rPr>
                <w:rFonts w:ascii="Arial Narrow" w:hAnsi="Arial Narrow"/>
                <w:b/>
                <w:iCs/>
                <w:color w:val="auto"/>
                <w:sz w:val="24"/>
                <w:szCs w:val="24"/>
                <w:lang w:val="en-GB" w:eastAsia="en-US"/>
              </w:rPr>
            </w:pPr>
          </w:p>
        </w:tc>
        <w:tc>
          <w:tcPr>
            <w:tcW w:w="1559" w:type="dxa"/>
            <w:tcPrChange w:id="1554" w:author="ONOPTCHENKO Xavier" w:date="2019-10-10T11:42:00Z">
              <w:tcPr>
                <w:tcW w:w="2976" w:type="dxa"/>
              </w:tcPr>
            </w:tcPrChange>
          </w:tcPr>
          <w:p w14:paraId="1E3E5D8D" w14:textId="77777777" w:rsidR="00873722" w:rsidRPr="00307BF2" w:rsidRDefault="00873722" w:rsidP="009D0D7D">
            <w:pPr>
              <w:pStyle w:val="Texteremplacer"/>
              <w:rPr>
                <w:rFonts w:ascii="Arial Narrow" w:hAnsi="Arial Narrow"/>
                <w:b/>
                <w:iCs/>
                <w:color w:val="auto"/>
                <w:sz w:val="21"/>
                <w:szCs w:val="21"/>
                <w:lang w:val="en-GB" w:eastAsia="en-US"/>
              </w:rPr>
            </w:pPr>
            <w:r w:rsidRPr="00307BF2">
              <w:rPr>
                <w:rFonts w:ascii="Arial Narrow" w:hAnsi="Arial Narrow"/>
                <w:b/>
                <w:iCs/>
                <w:color w:val="auto"/>
                <w:sz w:val="21"/>
                <w:szCs w:val="21"/>
                <w:lang w:val="en-GB" w:eastAsia="en-US"/>
              </w:rPr>
              <w:t>Business</w:t>
            </w:r>
          </w:p>
        </w:tc>
        <w:tc>
          <w:tcPr>
            <w:tcW w:w="7087" w:type="dxa"/>
            <w:tcPrChange w:id="1555" w:author="ONOPTCHENKO Xavier" w:date="2019-10-10T11:42:00Z">
              <w:tcPr>
                <w:tcW w:w="5103" w:type="dxa"/>
              </w:tcPr>
            </w:tcPrChange>
          </w:tcPr>
          <w:p w14:paraId="5997B034" w14:textId="77777777" w:rsidR="00873722" w:rsidRPr="00307BF2" w:rsidRDefault="00873722" w:rsidP="009D0D7D">
            <w:pPr>
              <w:pStyle w:val="Texteremplacer"/>
              <w:rPr>
                <w:rFonts w:ascii="Arial Narrow" w:hAnsi="Arial Narrow"/>
                <w:b/>
                <w:iCs/>
                <w:color w:val="auto"/>
                <w:sz w:val="21"/>
                <w:szCs w:val="21"/>
                <w:lang w:val="en-GB" w:eastAsia="en-US"/>
              </w:rPr>
            </w:pPr>
            <w:r w:rsidRPr="00307BF2">
              <w:rPr>
                <w:rFonts w:ascii="Arial Narrow" w:hAnsi="Arial Narrow"/>
                <w:iCs/>
                <w:color w:val="auto"/>
                <w:sz w:val="21"/>
                <w:szCs w:val="21"/>
                <w:lang w:val="en-GB" w:eastAsia="en-US"/>
              </w:rPr>
              <w:t>if the main goal is an economic growth</w:t>
            </w:r>
          </w:p>
        </w:tc>
      </w:tr>
      <w:tr w:rsidR="0066678D" w:rsidRPr="0029207F" w14:paraId="6EC744E0" w14:textId="77777777" w:rsidTr="001D4F4B">
        <w:trPr>
          <w:trHeight w:val="592"/>
          <w:trPrChange w:id="1556" w:author="ONOPTCHENKO Xavier" w:date="2019-10-10T11:42:00Z">
            <w:trPr>
              <w:trHeight w:val="592"/>
            </w:trPr>
          </w:trPrChange>
        </w:trPr>
        <w:tc>
          <w:tcPr>
            <w:tcW w:w="421" w:type="dxa"/>
            <w:tcPrChange w:id="1557" w:author="ONOPTCHENKO Xavier" w:date="2019-10-10T11:42:00Z">
              <w:tcPr>
                <w:tcW w:w="988" w:type="dxa"/>
              </w:tcPr>
            </w:tcPrChange>
          </w:tcPr>
          <w:p w14:paraId="2AC9B06A" w14:textId="0CDAC972" w:rsidR="00873722" w:rsidRPr="00307BF2" w:rsidRDefault="00873722" w:rsidP="009D0D7D">
            <w:pPr>
              <w:pStyle w:val="Texteremplacer"/>
              <w:rPr>
                <w:rFonts w:ascii="Arial Narrow" w:hAnsi="Arial Narrow"/>
                <w:b/>
                <w:iCs/>
                <w:color w:val="auto"/>
                <w:sz w:val="24"/>
                <w:szCs w:val="24"/>
                <w:lang w:val="en-GB" w:eastAsia="en-US"/>
              </w:rPr>
            </w:pPr>
          </w:p>
        </w:tc>
        <w:tc>
          <w:tcPr>
            <w:tcW w:w="1559" w:type="dxa"/>
            <w:tcPrChange w:id="1558" w:author="ONOPTCHENKO Xavier" w:date="2019-10-10T11:42:00Z">
              <w:tcPr>
                <w:tcW w:w="2976" w:type="dxa"/>
              </w:tcPr>
            </w:tcPrChange>
          </w:tcPr>
          <w:p w14:paraId="16818A2F" w14:textId="77777777" w:rsidR="00873722" w:rsidRPr="00307BF2" w:rsidRDefault="00873722" w:rsidP="009D0D7D">
            <w:pPr>
              <w:pStyle w:val="Texteremplacer"/>
              <w:rPr>
                <w:rFonts w:ascii="Arial Narrow" w:hAnsi="Arial Narrow"/>
                <w:b/>
                <w:iCs/>
                <w:color w:val="auto"/>
                <w:sz w:val="21"/>
                <w:szCs w:val="21"/>
                <w:lang w:val="en-GB" w:eastAsia="en-US"/>
              </w:rPr>
            </w:pPr>
            <w:r w:rsidRPr="00307BF2">
              <w:rPr>
                <w:rFonts w:ascii="Arial Narrow" w:hAnsi="Arial Narrow"/>
                <w:b/>
                <w:iCs/>
                <w:color w:val="auto"/>
                <w:sz w:val="21"/>
                <w:szCs w:val="21"/>
                <w:lang w:val="en-GB" w:eastAsia="en-US"/>
              </w:rPr>
              <w:t>Renovation</w:t>
            </w:r>
          </w:p>
        </w:tc>
        <w:tc>
          <w:tcPr>
            <w:tcW w:w="7087" w:type="dxa"/>
            <w:tcPrChange w:id="1559" w:author="ONOPTCHENKO Xavier" w:date="2019-10-10T11:42:00Z">
              <w:tcPr>
                <w:tcW w:w="5103" w:type="dxa"/>
              </w:tcPr>
            </w:tcPrChange>
          </w:tcPr>
          <w:p w14:paraId="029EDEFB" w14:textId="57512F08" w:rsidR="00873722" w:rsidRPr="00307BF2" w:rsidDel="001D4F4B" w:rsidRDefault="00873722" w:rsidP="008C61A0">
            <w:pPr>
              <w:pStyle w:val="Texteremplacer"/>
              <w:rPr>
                <w:del w:id="1560" w:author="ONOPTCHENKO Xavier" w:date="2019-10-10T11:42:00Z"/>
                <w:rFonts w:ascii="Arial Narrow" w:hAnsi="Arial Narrow"/>
                <w:iCs/>
                <w:color w:val="auto"/>
                <w:sz w:val="21"/>
                <w:szCs w:val="21"/>
                <w:lang w:val="en-GB" w:eastAsia="en-US"/>
              </w:rPr>
            </w:pPr>
            <w:r w:rsidRPr="00307BF2">
              <w:rPr>
                <w:rFonts w:ascii="Arial Narrow" w:hAnsi="Arial Narrow"/>
                <w:iCs/>
                <w:color w:val="auto"/>
                <w:sz w:val="21"/>
                <w:szCs w:val="21"/>
                <w:lang w:val="en-GB" w:eastAsia="en-US"/>
              </w:rPr>
              <w:t xml:space="preserve"> if it aims to maintain activity or reduce running costs without major functional improvement</w:t>
            </w:r>
          </w:p>
          <w:p w14:paraId="23DCF59D" w14:textId="77777777" w:rsidR="00873722" w:rsidRPr="00307BF2" w:rsidRDefault="00873722" w:rsidP="008C61A0">
            <w:pPr>
              <w:pStyle w:val="Texteremplacer"/>
              <w:rPr>
                <w:rFonts w:ascii="Arial Narrow" w:hAnsi="Arial Narrow"/>
                <w:iCs/>
                <w:color w:val="auto"/>
                <w:sz w:val="21"/>
                <w:szCs w:val="21"/>
                <w:lang w:val="en-GB" w:eastAsia="en-US"/>
              </w:rPr>
            </w:pPr>
          </w:p>
        </w:tc>
      </w:tr>
      <w:tr w:rsidR="0066678D" w:rsidRPr="0029207F" w14:paraId="416AA4AC" w14:textId="77777777" w:rsidTr="001D4F4B">
        <w:tc>
          <w:tcPr>
            <w:tcW w:w="421" w:type="dxa"/>
            <w:tcPrChange w:id="1561" w:author="ONOPTCHENKO Xavier" w:date="2019-10-10T11:42:00Z">
              <w:tcPr>
                <w:tcW w:w="988" w:type="dxa"/>
              </w:tcPr>
            </w:tcPrChange>
          </w:tcPr>
          <w:p w14:paraId="6DAA4919" w14:textId="10E81F8B" w:rsidR="00873722" w:rsidRPr="00307BF2" w:rsidRDefault="001D4F4B" w:rsidP="009D0D7D">
            <w:pPr>
              <w:pStyle w:val="Texteremplacer"/>
              <w:rPr>
                <w:rFonts w:ascii="Arial Narrow" w:hAnsi="Arial Narrow"/>
                <w:b/>
                <w:iCs/>
                <w:color w:val="auto"/>
                <w:sz w:val="24"/>
                <w:szCs w:val="24"/>
                <w:lang w:val="en-GB" w:eastAsia="en-US"/>
              </w:rPr>
            </w:pPr>
            <w:ins w:id="1562" w:author="ONOPTCHENKO Xavier" w:date="2019-10-10T11:42:00Z">
              <w:r>
                <w:rPr>
                  <w:rFonts w:ascii="Arial Narrow" w:hAnsi="Arial Narrow"/>
                  <w:b/>
                  <w:iCs/>
                  <w:color w:val="auto"/>
                  <w:sz w:val="24"/>
                  <w:szCs w:val="24"/>
                  <w:lang w:val="en-GB" w:eastAsia="en-US"/>
                </w:rPr>
                <w:t>X</w:t>
              </w:r>
            </w:ins>
          </w:p>
        </w:tc>
        <w:tc>
          <w:tcPr>
            <w:tcW w:w="1559" w:type="dxa"/>
            <w:tcPrChange w:id="1563" w:author="ONOPTCHENKO Xavier" w:date="2019-10-10T11:42:00Z">
              <w:tcPr>
                <w:tcW w:w="2976" w:type="dxa"/>
              </w:tcPr>
            </w:tcPrChange>
          </w:tcPr>
          <w:p w14:paraId="38C32A83" w14:textId="77777777" w:rsidR="00873722" w:rsidRPr="00307BF2" w:rsidRDefault="00873722" w:rsidP="009D0D7D">
            <w:pPr>
              <w:pStyle w:val="Texteremplacer"/>
              <w:rPr>
                <w:rFonts w:ascii="Arial Narrow" w:hAnsi="Arial Narrow"/>
                <w:b/>
                <w:iCs/>
                <w:color w:val="auto"/>
                <w:sz w:val="21"/>
                <w:szCs w:val="21"/>
                <w:lang w:val="en-GB" w:eastAsia="en-US"/>
              </w:rPr>
            </w:pPr>
            <w:r w:rsidRPr="00307BF2">
              <w:rPr>
                <w:rFonts w:ascii="Arial Narrow" w:hAnsi="Arial Narrow"/>
                <w:b/>
                <w:iCs/>
                <w:color w:val="auto"/>
                <w:sz w:val="21"/>
                <w:szCs w:val="21"/>
                <w:lang w:val="en-GB" w:eastAsia="en-US"/>
              </w:rPr>
              <w:t>Technical only</w:t>
            </w:r>
          </w:p>
        </w:tc>
        <w:tc>
          <w:tcPr>
            <w:tcW w:w="7087" w:type="dxa"/>
            <w:tcPrChange w:id="1564" w:author="ONOPTCHENKO Xavier" w:date="2019-10-10T11:42:00Z">
              <w:tcPr>
                <w:tcW w:w="5103" w:type="dxa"/>
              </w:tcPr>
            </w:tcPrChange>
          </w:tcPr>
          <w:p w14:paraId="3242A2C1" w14:textId="77777777" w:rsidR="00873722" w:rsidRPr="00307BF2" w:rsidRDefault="00873722" w:rsidP="009D0D7D">
            <w:pPr>
              <w:pStyle w:val="Texteremplacer"/>
              <w:rPr>
                <w:rFonts w:ascii="Arial Narrow" w:hAnsi="Arial Narrow"/>
                <w:iCs/>
                <w:color w:val="auto"/>
                <w:sz w:val="21"/>
                <w:szCs w:val="21"/>
                <w:lang w:val="en-GB" w:eastAsia="en-US"/>
              </w:rPr>
            </w:pPr>
            <w:r w:rsidRPr="00307BF2">
              <w:rPr>
                <w:rFonts w:ascii="Arial Narrow" w:hAnsi="Arial Narrow"/>
                <w:iCs/>
                <w:color w:val="auto"/>
                <w:sz w:val="21"/>
                <w:szCs w:val="21"/>
                <w:lang w:val="en-GB" w:eastAsia="en-US"/>
              </w:rPr>
              <w:t>if about technical architecture mainly (ex: replacing legacy, etc.)</w:t>
            </w:r>
          </w:p>
        </w:tc>
      </w:tr>
      <w:tr w:rsidR="0066678D" w:rsidRPr="0029207F" w14:paraId="68D11125" w14:textId="77777777" w:rsidTr="001D4F4B">
        <w:tc>
          <w:tcPr>
            <w:tcW w:w="421" w:type="dxa"/>
            <w:tcPrChange w:id="1565" w:author="ONOPTCHENKO Xavier" w:date="2019-10-10T11:42:00Z">
              <w:tcPr>
                <w:tcW w:w="988" w:type="dxa"/>
              </w:tcPr>
            </w:tcPrChange>
          </w:tcPr>
          <w:p w14:paraId="333C3D2B" w14:textId="7644F0D7" w:rsidR="00873722" w:rsidRPr="00307BF2" w:rsidRDefault="00873722" w:rsidP="009D0D7D">
            <w:pPr>
              <w:pStyle w:val="Texteremplacer"/>
              <w:rPr>
                <w:rFonts w:ascii="Arial Narrow" w:hAnsi="Arial Narrow"/>
                <w:b/>
                <w:iCs/>
                <w:color w:val="auto"/>
                <w:sz w:val="24"/>
                <w:szCs w:val="24"/>
                <w:lang w:val="en-GB" w:eastAsia="en-US"/>
              </w:rPr>
            </w:pPr>
          </w:p>
        </w:tc>
        <w:tc>
          <w:tcPr>
            <w:tcW w:w="1559" w:type="dxa"/>
            <w:tcPrChange w:id="1566" w:author="ONOPTCHENKO Xavier" w:date="2019-10-10T11:42:00Z">
              <w:tcPr>
                <w:tcW w:w="2976" w:type="dxa"/>
              </w:tcPr>
            </w:tcPrChange>
          </w:tcPr>
          <w:p w14:paraId="29035691" w14:textId="77777777" w:rsidR="00873722" w:rsidRPr="00307BF2" w:rsidRDefault="00873722" w:rsidP="009D0D7D">
            <w:pPr>
              <w:pStyle w:val="Texteremplacer"/>
              <w:rPr>
                <w:rFonts w:ascii="Arial Narrow" w:hAnsi="Arial Narrow"/>
                <w:b/>
                <w:iCs/>
                <w:color w:val="auto"/>
                <w:sz w:val="21"/>
                <w:szCs w:val="21"/>
                <w:lang w:val="en-GB" w:eastAsia="en-US"/>
              </w:rPr>
            </w:pPr>
            <w:r w:rsidRPr="00307BF2">
              <w:rPr>
                <w:rFonts w:ascii="Arial Narrow" w:hAnsi="Arial Narrow"/>
                <w:b/>
                <w:iCs/>
                <w:color w:val="auto"/>
                <w:sz w:val="21"/>
                <w:szCs w:val="21"/>
                <w:lang w:val="en-GB" w:eastAsia="en-US"/>
              </w:rPr>
              <w:t>Innovation</w:t>
            </w:r>
          </w:p>
        </w:tc>
        <w:tc>
          <w:tcPr>
            <w:tcW w:w="7087" w:type="dxa"/>
            <w:tcPrChange w:id="1567" w:author="ONOPTCHENKO Xavier" w:date="2019-10-10T11:42:00Z">
              <w:tcPr>
                <w:tcW w:w="5103" w:type="dxa"/>
              </w:tcPr>
            </w:tcPrChange>
          </w:tcPr>
          <w:p w14:paraId="001CB825" w14:textId="77777777" w:rsidR="00873722" w:rsidRPr="00307BF2" w:rsidRDefault="00873722" w:rsidP="009D0D7D">
            <w:pPr>
              <w:pStyle w:val="Texteremplacer"/>
              <w:rPr>
                <w:rFonts w:ascii="Arial Narrow" w:hAnsi="Arial Narrow"/>
                <w:iCs/>
                <w:color w:val="auto"/>
                <w:sz w:val="21"/>
                <w:szCs w:val="21"/>
                <w:lang w:val="en-GB" w:eastAsia="en-US"/>
              </w:rPr>
            </w:pPr>
            <w:r w:rsidRPr="00307BF2">
              <w:rPr>
                <w:rFonts w:ascii="Arial Narrow" w:hAnsi="Arial Narrow"/>
                <w:iCs/>
                <w:color w:val="auto"/>
                <w:sz w:val="21"/>
                <w:szCs w:val="21"/>
                <w:lang w:val="en-GB" w:eastAsia="en-US"/>
              </w:rPr>
              <w:t>if procuring a concurrency advantage for the Group</w:t>
            </w:r>
          </w:p>
        </w:tc>
      </w:tr>
    </w:tbl>
    <w:p w14:paraId="378BB101" w14:textId="77777777" w:rsidR="00331473" w:rsidRPr="001D4F4B" w:rsidRDefault="00331473">
      <w:pPr>
        <w:pStyle w:val="Titre2"/>
        <w:spacing w:after="120"/>
        <w:ind w:left="720" w:hanging="578"/>
        <w:rPr>
          <w:rPrChange w:id="1568" w:author="ONOPTCHENKO Xavier" w:date="2019-10-10T11:43:00Z">
            <w:rPr>
              <w:color w:val="auto"/>
            </w:rPr>
          </w:rPrChange>
        </w:rPr>
        <w:pPrChange w:id="1569" w:author="ONOPTCHENKO Xavier" w:date="2019-10-10T11:43:00Z">
          <w:pPr>
            <w:pStyle w:val="Titre2"/>
          </w:pPr>
        </w:pPrChange>
      </w:pPr>
      <w:bookmarkStart w:id="1570" w:name="_Toc21697703"/>
      <w:r w:rsidRPr="001D4F4B">
        <w:rPr>
          <w:rPrChange w:id="1571" w:author="ONOPTCHENKO Xavier" w:date="2019-10-10T11:43:00Z">
            <w:rPr>
              <w:color w:val="auto"/>
            </w:rPr>
          </w:rPrChange>
        </w:rPr>
        <w:t>Type of solution</w:t>
      </w:r>
      <w:bookmarkEnd w:id="1570"/>
    </w:p>
    <w:p w14:paraId="05123F32" w14:textId="478A514A" w:rsidR="0082652B" w:rsidRPr="00307BF2" w:rsidDel="001D4F4B" w:rsidRDefault="0082652B" w:rsidP="0082652B">
      <w:pPr>
        <w:rPr>
          <w:del w:id="1572" w:author="ONOPTCHENKO Xavier" w:date="2019-10-10T11:43:00Z"/>
        </w:rPr>
      </w:pPr>
    </w:p>
    <w:tbl>
      <w:tblPr>
        <w:tblStyle w:val="Grilledutableau"/>
        <w:tblW w:w="0" w:type="auto"/>
        <w:tblLook w:val="04A0" w:firstRow="1" w:lastRow="0" w:firstColumn="1" w:lastColumn="0" w:noHBand="0" w:noVBand="1"/>
        <w:tblPrChange w:id="1573" w:author="ONOPTCHENKO Xavier" w:date="2019-10-10T11:43:00Z">
          <w:tblPr>
            <w:tblStyle w:val="Grilledutableau"/>
            <w:tblW w:w="0" w:type="auto"/>
            <w:tblLook w:val="04A0" w:firstRow="1" w:lastRow="0" w:firstColumn="1" w:lastColumn="0" w:noHBand="0" w:noVBand="1"/>
          </w:tblPr>
        </w:tblPrChange>
      </w:tblPr>
      <w:tblGrid>
        <w:gridCol w:w="326"/>
        <w:gridCol w:w="3355"/>
        <w:gridCol w:w="5381"/>
        <w:tblGridChange w:id="1574">
          <w:tblGrid>
            <w:gridCol w:w="936"/>
            <w:gridCol w:w="3055"/>
            <w:gridCol w:w="5071"/>
          </w:tblGrid>
        </w:tblGridChange>
      </w:tblGrid>
      <w:tr w:rsidR="00307BF2" w:rsidRPr="0029207F" w14:paraId="4AA4BEA4" w14:textId="77777777" w:rsidTr="001D4F4B">
        <w:tc>
          <w:tcPr>
            <w:tcW w:w="326" w:type="dxa"/>
            <w:tcPrChange w:id="1575" w:author="ONOPTCHENKO Xavier" w:date="2019-10-10T11:43:00Z">
              <w:tcPr>
                <w:tcW w:w="959" w:type="dxa"/>
              </w:tcPr>
            </w:tcPrChange>
          </w:tcPr>
          <w:p w14:paraId="280F0DC0" w14:textId="60AD2135" w:rsidR="001E2640" w:rsidRPr="00307BF2" w:rsidRDefault="001E2640" w:rsidP="0082652B">
            <w:pPr>
              <w:rPr>
                <w:b/>
                <w:sz w:val="20"/>
              </w:rPr>
            </w:pPr>
          </w:p>
        </w:tc>
        <w:tc>
          <w:tcPr>
            <w:tcW w:w="3355" w:type="dxa"/>
            <w:tcPrChange w:id="1576" w:author="ONOPTCHENKO Xavier" w:date="2019-10-10T11:43:00Z">
              <w:tcPr>
                <w:tcW w:w="3118" w:type="dxa"/>
              </w:tcPr>
            </w:tcPrChange>
          </w:tcPr>
          <w:p w14:paraId="648F3525" w14:textId="77777777" w:rsidR="001E2640" w:rsidRPr="00307BF2" w:rsidRDefault="001E2640" w:rsidP="001E2640">
            <w:pPr>
              <w:rPr>
                <w:rFonts w:cs="Times New Roman"/>
                <w:b/>
                <w:bCs/>
                <w:i/>
                <w:iCs/>
                <w:sz w:val="21"/>
                <w:szCs w:val="21"/>
                <w:lang w:val="en-GB" w:eastAsia="en-US"/>
              </w:rPr>
            </w:pPr>
            <w:r w:rsidRPr="00307BF2">
              <w:rPr>
                <w:rFonts w:cs="Times New Roman"/>
                <w:b/>
                <w:bCs/>
                <w:i/>
                <w:iCs/>
                <w:sz w:val="21"/>
                <w:szCs w:val="21"/>
                <w:lang w:val="en-GB" w:eastAsia="en-US"/>
              </w:rPr>
              <w:t>New in-house solution</w:t>
            </w:r>
          </w:p>
        </w:tc>
        <w:tc>
          <w:tcPr>
            <w:tcW w:w="5381" w:type="dxa"/>
            <w:tcPrChange w:id="1577" w:author="ONOPTCHENKO Xavier" w:date="2019-10-10T11:43:00Z">
              <w:tcPr>
                <w:tcW w:w="5211" w:type="dxa"/>
              </w:tcPr>
            </w:tcPrChange>
          </w:tcPr>
          <w:p w14:paraId="64F6C7B2" w14:textId="77777777" w:rsidR="001E2640" w:rsidRPr="00E00866" w:rsidRDefault="001E2640" w:rsidP="001E2640">
            <w:pPr>
              <w:rPr>
                <w:rFonts w:cs="Times New Roman"/>
                <w:bCs/>
                <w:i/>
                <w:iCs/>
                <w:sz w:val="21"/>
                <w:szCs w:val="21"/>
                <w:lang w:val="en-GB" w:eastAsia="en-US"/>
              </w:rPr>
            </w:pPr>
            <w:r w:rsidRPr="00E00866">
              <w:rPr>
                <w:rFonts w:cs="Times New Roman"/>
                <w:bCs/>
                <w:i/>
                <w:iCs/>
                <w:sz w:val="21"/>
                <w:szCs w:val="21"/>
                <w:lang w:val="en-GB" w:eastAsia="en-US"/>
              </w:rPr>
              <w:t>Development of a new business in-house solution from scratch or</w:t>
            </w:r>
          </w:p>
          <w:p w14:paraId="6A57F026" w14:textId="77777777" w:rsidR="001E2640" w:rsidRPr="00E00866" w:rsidRDefault="001E2640" w:rsidP="001E2640">
            <w:pPr>
              <w:rPr>
                <w:rFonts w:cs="Times New Roman"/>
                <w:bCs/>
                <w:i/>
                <w:iCs/>
                <w:sz w:val="21"/>
                <w:szCs w:val="21"/>
                <w:lang w:val="en-GB" w:eastAsia="en-US"/>
              </w:rPr>
            </w:pPr>
            <w:r w:rsidRPr="00E00866">
              <w:rPr>
                <w:rFonts w:cs="Times New Roman"/>
                <w:bCs/>
                <w:i/>
                <w:iCs/>
                <w:sz w:val="21"/>
                <w:szCs w:val="21"/>
                <w:lang w:val="en-GB" w:eastAsia="en-US"/>
              </w:rPr>
              <w:t>Replace an existing in-house obsolete solution in a compliant programming language</w:t>
            </w:r>
          </w:p>
        </w:tc>
      </w:tr>
      <w:tr w:rsidR="00307BF2" w:rsidRPr="0029207F" w14:paraId="20928A2B" w14:textId="77777777" w:rsidTr="001D4F4B">
        <w:tc>
          <w:tcPr>
            <w:tcW w:w="326" w:type="dxa"/>
            <w:tcPrChange w:id="1578" w:author="ONOPTCHENKO Xavier" w:date="2019-10-10T11:43:00Z">
              <w:tcPr>
                <w:tcW w:w="959" w:type="dxa"/>
              </w:tcPr>
            </w:tcPrChange>
          </w:tcPr>
          <w:p w14:paraId="2D327571" w14:textId="6CDFD773" w:rsidR="001E2640" w:rsidRPr="00307BF2" w:rsidRDefault="001E2640" w:rsidP="0082652B">
            <w:pPr>
              <w:rPr>
                <w:b/>
                <w:sz w:val="20"/>
                <w:lang w:val="en-GB"/>
              </w:rPr>
            </w:pPr>
          </w:p>
        </w:tc>
        <w:tc>
          <w:tcPr>
            <w:tcW w:w="3355" w:type="dxa"/>
            <w:tcPrChange w:id="1579" w:author="ONOPTCHENKO Xavier" w:date="2019-10-10T11:43:00Z">
              <w:tcPr>
                <w:tcW w:w="3118" w:type="dxa"/>
              </w:tcPr>
            </w:tcPrChange>
          </w:tcPr>
          <w:p w14:paraId="03D03E0E" w14:textId="77777777" w:rsidR="001E2640" w:rsidRPr="00307BF2" w:rsidRDefault="001E2640" w:rsidP="0082652B">
            <w:pPr>
              <w:rPr>
                <w:rFonts w:cs="Times New Roman"/>
                <w:b/>
                <w:bCs/>
                <w:i/>
                <w:iCs/>
                <w:sz w:val="21"/>
                <w:szCs w:val="21"/>
                <w:lang w:val="en-GB" w:eastAsia="en-US"/>
              </w:rPr>
            </w:pPr>
            <w:r w:rsidRPr="00307BF2">
              <w:rPr>
                <w:rFonts w:cs="Times New Roman"/>
                <w:b/>
                <w:bCs/>
                <w:i/>
                <w:iCs/>
                <w:sz w:val="21"/>
                <w:szCs w:val="21"/>
                <w:lang w:val="en-GB" w:eastAsia="en-US"/>
              </w:rPr>
              <w:t>New Market solution</w:t>
            </w:r>
          </w:p>
        </w:tc>
        <w:tc>
          <w:tcPr>
            <w:tcW w:w="5381" w:type="dxa"/>
            <w:tcPrChange w:id="1580" w:author="ONOPTCHENKO Xavier" w:date="2019-10-10T11:43:00Z">
              <w:tcPr>
                <w:tcW w:w="5211" w:type="dxa"/>
              </w:tcPr>
            </w:tcPrChange>
          </w:tcPr>
          <w:p w14:paraId="66E955EE" w14:textId="77777777" w:rsidR="001E2640" w:rsidRPr="00E00866" w:rsidRDefault="001E2640" w:rsidP="0082652B">
            <w:pPr>
              <w:rPr>
                <w:rFonts w:cs="Times New Roman"/>
                <w:bCs/>
                <w:i/>
                <w:iCs/>
                <w:sz w:val="21"/>
                <w:szCs w:val="21"/>
                <w:lang w:val="en-GB" w:eastAsia="en-US"/>
              </w:rPr>
            </w:pPr>
            <w:r w:rsidRPr="00E00866">
              <w:rPr>
                <w:rFonts w:cs="Times New Roman"/>
                <w:bCs/>
                <w:i/>
                <w:iCs/>
                <w:sz w:val="21"/>
                <w:szCs w:val="21"/>
                <w:lang w:val="en-GB" w:eastAsia="en-US"/>
              </w:rPr>
              <w:t xml:space="preserve">Adaptation and integration of a software package </w:t>
            </w:r>
          </w:p>
        </w:tc>
      </w:tr>
      <w:tr w:rsidR="00307BF2" w:rsidRPr="0029207F" w14:paraId="63D8E71C" w14:textId="77777777" w:rsidTr="001D4F4B">
        <w:tc>
          <w:tcPr>
            <w:tcW w:w="326" w:type="dxa"/>
            <w:tcPrChange w:id="1581" w:author="ONOPTCHENKO Xavier" w:date="2019-10-10T11:43:00Z">
              <w:tcPr>
                <w:tcW w:w="959" w:type="dxa"/>
              </w:tcPr>
            </w:tcPrChange>
          </w:tcPr>
          <w:p w14:paraId="30CB4D04" w14:textId="625957E1" w:rsidR="001E2640" w:rsidRPr="00307BF2" w:rsidRDefault="001E2640" w:rsidP="0082652B">
            <w:pPr>
              <w:rPr>
                <w:b/>
                <w:sz w:val="20"/>
                <w:lang w:val="en-GB"/>
              </w:rPr>
            </w:pPr>
          </w:p>
        </w:tc>
        <w:tc>
          <w:tcPr>
            <w:tcW w:w="3355" w:type="dxa"/>
            <w:tcPrChange w:id="1582" w:author="ONOPTCHENKO Xavier" w:date="2019-10-10T11:43:00Z">
              <w:tcPr>
                <w:tcW w:w="3118" w:type="dxa"/>
              </w:tcPr>
            </w:tcPrChange>
          </w:tcPr>
          <w:p w14:paraId="0256718B" w14:textId="77777777" w:rsidR="001E2640" w:rsidRPr="00307BF2" w:rsidRDefault="001E2640" w:rsidP="0082652B">
            <w:pPr>
              <w:rPr>
                <w:rFonts w:cs="Times New Roman"/>
                <w:b/>
                <w:bCs/>
                <w:i/>
                <w:iCs/>
                <w:sz w:val="21"/>
                <w:szCs w:val="21"/>
                <w:lang w:val="en-GB" w:eastAsia="en-US"/>
              </w:rPr>
            </w:pPr>
            <w:r w:rsidRPr="00307BF2">
              <w:rPr>
                <w:rFonts w:cs="Times New Roman"/>
                <w:b/>
                <w:bCs/>
                <w:i/>
                <w:iCs/>
                <w:sz w:val="21"/>
                <w:szCs w:val="21"/>
                <w:lang w:val="en-GB" w:eastAsia="en-US"/>
              </w:rPr>
              <w:t>New SAAS solution usage</w:t>
            </w:r>
          </w:p>
        </w:tc>
        <w:tc>
          <w:tcPr>
            <w:tcW w:w="5381" w:type="dxa"/>
            <w:tcPrChange w:id="1583" w:author="ONOPTCHENKO Xavier" w:date="2019-10-10T11:43:00Z">
              <w:tcPr>
                <w:tcW w:w="5211" w:type="dxa"/>
              </w:tcPr>
            </w:tcPrChange>
          </w:tcPr>
          <w:p w14:paraId="494E81DD" w14:textId="77777777" w:rsidR="001E2640" w:rsidRPr="00E00866" w:rsidRDefault="001E2640" w:rsidP="0082652B">
            <w:pPr>
              <w:rPr>
                <w:rFonts w:cs="Times New Roman"/>
                <w:bCs/>
                <w:i/>
                <w:iCs/>
                <w:sz w:val="21"/>
                <w:szCs w:val="21"/>
                <w:lang w:val="en-GB" w:eastAsia="en-US"/>
              </w:rPr>
            </w:pPr>
            <w:r w:rsidRPr="00E00866">
              <w:rPr>
                <w:rFonts w:cs="Times New Roman"/>
                <w:bCs/>
                <w:i/>
                <w:iCs/>
                <w:sz w:val="21"/>
                <w:szCs w:val="21"/>
                <w:lang w:val="en-GB" w:eastAsia="en-US"/>
              </w:rPr>
              <w:t>The project uses a new solution in SAAS mode</w:t>
            </w:r>
          </w:p>
        </w:tc>
      </w:tr>
      <w:tr w:rsidR="00307BF2" w:rsidRPr="0029207F" w14:paraId="416844A2" w14:textId="77777777" w:rsidTr="001D4F4B">
        <w:tc>
          <w:tcPr>
            <w:tcW w:w="326" w:type="dxa"/>
            <w:tcPrChange w:id="1584" w:author="ONOPTCHENKO Xavier" w:date="2019-10-10T11:43:00Z">
              <w:tcPr>
                <w:tcW w:w="959" w:type="dxa"/>
              </w:tcPr>
            </w:tcPrChange>
          </w:tcPr>
          <w:p w14:paraId="1326F644" w14:textId="188D2B62" w:rsidR="001E2640" w:rsidRPr="00307BF2" w:rsidRDefault="001E2640" w:rsidP="0082652B">
            <w:pPr>
              <w:rPr>
                <w:b/>
                <w:sz w:val="20"/>
                <w:lang w:val="en-GB"/>
              </w:rPr>
            </w:pPr>
          </w:p>
        </w:tc>
        <w:tc>
          <w:tcPr>
            <w:tcW w:w="3355" w:type="dxa"/>
            <w:tcPrChange w:id="1585" w:author="ONOPTCHENKO Xavier" w:date="2019-10-10T11:43:00Z">
              <w:tcPr>
                <w:tcW w:w="3118" w:type="dxa"/>
              </w:tcPr>
            </w:tcPrChange>
          </w:tcPr>
          <w:p w14:paraId="58C2410E" w14:textId="77777777" w:rsidR="001E2640" w:rsidRPr="00307BF2" w:rsidRDefault="001E2640" w:rsidP="0082652B">
            <w:pPr>
              <w:rPr>
                <w:rFonts w:cs="Times New Roman"/>
                <w:b/>
                <w:bCs/>
                <w:i/>
                <w:iCs/>
                <w:sz w:val="21"/>
                <w:szCs w:val="21"/>
                <w:lang w:val="en-GB" w:eastAsia="en-US"/>
              </w:rPr>
            </w:pPr>
            <w:r w:rsidRPr="00307BF2">
              <w:rPr>
                <w:rFonts w:cs="Times New Roman"/>
                <w:b/>
                <w:bCs/>
                <w:i/>
                <w:iCs/>
                <w:sz w:val="21"/>
                <w:szCs w:val="21"/>
                <w:lang w:val="en-GB" w:eastAsia="en-US"/>
              </w:rPr>
              <w:t xml:space="preserve">New in-house off the shelf solution, ready to deploy </w:t>
            </w:r>
          </w:p>
        </w:tc>
        <w:tc>
          <w:tcPr>
            <w:tcW w:w="5381" w:type="dxa"/>
            <w:tcPrChange w:id="1586" w:author="ONOPTCHENKO Xavier" w:date="2019-10-10T11:43:00Z">
              <w:tcPr>
                <w:tcW w:w="5211" w:type="dxa"/>
              </w:tcPr>
            </w:tcPrChange>
          </w:tcPr>
          <w:p w14:paraId="2F469253" w14:textId="77777777" w:rsidR="001E2640" w:rsidRPr="00E00866" w:rsidRDefault="00602E3E" w:rsidP="00602E3E">
            <w:pPr>
              <w:rPr>
                <w:rFonts w:cs="Times New Roman"/>
                <w:bCs/>
                <w:i/>
                <w:iCs/>
                <w:sz w:val="21"/>
                <w:szCs w:val="21"/>
                <w:lang w:val="en-GB" w:eastAsia="en-US"/>
              </w:rPr>
            </w:pPr>
            <w:r w:rsidRPr="00E00866">
              <w:rPr>
                <w:rFonts w:cs="Times New Roman"/>
                <w:bCs/>
                <w:i/>
                <w:iCs/>
                <w:sz w:val="21"/>
                <w:szCs w:val="21"/>
                <w:lang w:val="en-GB" w:eastAsia="en-US"/>
              </w:rPr>
              <w:t xml:space="preserve">Deployment of an existing solution already described ( as TSP or mutualized solution ) </w:t>
            </w:r>
          </w:p>
        </w:tc>
      </w:tr>
      <w:tr w:rsidR="00307BF2" w:rsidRPr="0029207F" w14:paraId="003F9C6D" w14:textId="77777777" w:rsidTr="001D4F4B">
        <w:tc>
          <w:tcPr>
            <w:tcW w:w="326" w:type="dxa"/>
            <w:tcPrChange w:id="1587" w:author="ONOPTCHENKO Xavier" w:date="2019-10-10T11:43:00Z">
              <w:tcPr>
                <w:tcW w:w="959" w:type="dxa"/>
              </w:tcPr>
            </w:tcPrChange>
          </w:tcPr>
          <w:p w14:paraId="581DC375" w14:textId="7AC5FD81" w:rsidR="001E2640" w:rsidRPr="00307BF2" w:rsidRDefault="001E2640" w:rsidP="0082652B">
            <w:pPr>
              <w:rPr>
                <w:b/>
                <w:sz w:val="20"/>
                <w:lang w:val="en-GB"/>
              </w:rPr>
            </w:pPr>
          </w:p>
        </w:tc>
        <w:tc>
          <w:tcPr>
            <w:tcW w:w="3355" w:type="dxa"/>
            <w:tcPrChange w:id="1588" w:author="ONOPTCHENKO Xavier" w:date="2019-10-10T11:43:00Z">
              <w:tcPr>
                <w:tcW w:w="3118" w:type="dxa"/>
              </w:tcPr>
            </w:tcPrChange>
          </w:tcPr>
          <w:p w14:paraId="08E039B9" w14:textId="77777777" w:rsidR="001E2640" w:rsidRPr="00307BF2" w:rsidRDefault="00602E3E" w:rsidP="0082652B">
            <w:pPr>
              <w:rPr>
                <w:rFonts w:cs="Times New Roman"/>
                <w:b/>
                <w:bCs/>
                <w:i/>
                <w:iCs/>
                <w:sz w:val="21"/>
                <w:szCs w:val="21"/>
                <w:lang w:val="en-GB" w:eastAsia="en-US"/>
              </w:rPr>
            </w:pPr>
            <w:r w:rsidRPr="00307BF2">
              <w:rPr>
                <w:rFonts w:cs="Times New Roman"/>
                <w:b/>
                <w:bCs/>
                <w:i/>
                <w:iCs/>
                <w:sz w:val="21"/>
                <w:szCs w:val="21"/>
                <w:lang w:val="en-GB" w:eastAsia="en-US"/>
              </w:rPr>
              <w:t>Change solution</w:t>
            </w:r>
          </w:p>
        </w:tc>
        <w:tc>
          <w:tcPr>
            <w:tcW w:w="5381" w:type="dxa"/>
            <w:tcPrChange w:id="1589" w:author="ONOPTCHENKO Xavier" w:date="2019-10-10T11:43:00Z">
              <w:tcPr>
                <w:tcW w:w="5211" w:type="dxa"/>
              </w:tcPr>
            </w:tcPrChange>
          </w:tcPr>
          <w:p w14:paraId="1D1315FF" w14:textId="77777777" w:rsidR="001E2640" w:rsidRPr="00E00866" w:rsidRDefault="00602E3E" w:rsidP="0082652B">
            <w:pPr>
              <w:rPr>
                <w:rFonts w:cs="Times New Roman"/>
                <w:bCs/>
                <w:i/>
                <w:iCs/>
                <w:sz w:val="21"/>
                <w:szCs w:val="21"/>
                <w:lang w:val="en-GB" w:eastAsia="en-US"/>
              </w:rPr>
            </w:pPr>
            <w:r w:rsidRPr="00E00866">
              <w:rPr>
                <w:rFonts w:cs="Times New Roman"/>
                <w:bCs/>
                <w:i/>
                <w:iCs/>
                <w:sz w:val="21"/>
                <w:szCs w:val="21"/>
                <w:lang w:val="en-GB" w:eastAsia="en-US"/>
              </w:rPr>
              <w:t xml:space="preserve">Evolution of an existing in-house / market solution, with development of new functionalities </w:t>
            </w:r>
          </w:p>
        </w:tc>
      </w:tr>
      <w:tr w:rsidR="00307BF2" w:rsidRPr="0029207F" w14:paraId="0C97C9C9" w14:textId="77777777" w:rsidTr="001D4F4B">
        <w:tc>
          <w:tcPr>
            <w:tcW w:w="326" w:type="dxa"/>
            <w:tcPrChange w:id="1590" w:author="ONOPTCHENKO Xavier" w:date="2019-10-10T11:43:00Z">
              <w:tcPr>
                <w:tcW w:w="959" w:type="dxa"/>
              </w:tcPr>
            </w:tcPrChange>
          </w:tcPr>
          <w:p w14:paraId="2360AB56" w14:textId="49FC3CEB" w:rsidR="001E2640" w:rsidRPr="00307BF2" w:rsidRDefault="001D4F4B">
            <w:pPr>
              <w:jc w:val="center"/>
              <w:rPr>
                <w:b/>
                <w:sz w:val="20"/>
                <w:lang w:val="en-GB"/>
              </w:rPr>
              <w:pPrChange w:id="1591" w:author="ONOPTCHENKO Xavier" w:date="2019-10-10T11:43:00Z">
                <w:pPr/>
              </w:pPrChange>
            </w:pPr>
            <w:ins w:id="1592" w:author="ONOPTCHENKO Xavier" w:date="2019-10-10T11:42:00Z">
              <w:r>
                <w:rPr>
                  <w:b/>
                  <w:sz w:val="20"/>
                  <w:lang w:val="en-GB"/>
                </w:rPr>
                <w:t>X</w:t>
              </w:r>
            </w:ins>
          </w:p>
        </w:tc>
        <w:tc>
          <w:tcPr>
            <w:tcW w:w="3355" w:type="dxa"/>
            <w:tcPrChange w:id="1593" w:author="ONOPTCHENKO Xavier" w:date="2019-10-10T11:43:00Z">
              <w:tcPr>
                <w:tcW w:w="3118" w:type="dxa"/>
              </w:tcPr>
            </w:tcPrChange>
          </w:tcPr>
          <w:p w14:paraId="4E99BC63" w14:textId="77777777" w:rsidR="001E2640" w:rsidRPr="00307BF2" w:rsidRDefault="00602E3E" w:rsidP="0082652B">
            <w:pPr>
              <w:rPr>
                <w:rFonts w:cs="Times New Roman"/>
                <w:b/>
                <w:bCs/>
                <w:i/>
                <w:iCs/>
                <w:sz w:val="21"/>
                <w:szCs w:val="21"/>
                <w:lang w:val="en-GB" w:eastAsia="en-US"/>
              </w:rPr>
            </w:pPr>
            <w:r w:rsidRPr="00307BF2">
              <w:rPr>
                <w:rFonts w:cs="Times New Roman"/>
                <w:b/>
                <w:bCs/>
                <w:i/>
                <w:iCs/>
                <w:sz w:val="21"/>
                <w:szCs w:val="21"/>
                <w:lang w:val="en-GB" w:eastAsia="en-US"/>
              </w:rPr>
              <w:t>Technical and software changes</w:t>
            </w:r>
          </w:p>
        </w:tc>
        <w:tc>
          <w:tcPr>
            <w:tcW w:w="5381" w:type="dxa"/>
            <w:tcPrChange w:id="1594" w:author="ONOPTCHENKO Xavier" w:date="2019-10-10T11:43:00Z">
              <w:tcPr>
                <w:tcW w:w="5211" w:type="dxa"/>
              </w:tcPr>
            </w:tcPrChange>
          </w:tcPr>
          <w:p w14:paraId="7ADD0863" w14:textId="77777777" w:rsidR="001E2640" w:rsidRPr="00E00866" w:rsidRDefault="00331473" w:rsidP="00331473">
            <w:pPr>
              <w:rPr>
                <w:rFonts w:cs="Times New Roman"/>
                <w:bCs/>
                <w:i/>
                <w:iCs/>
                <w:sz w:val="21"/>
                <w:szCs w:val="21"/>
                <w:lang w:val="en-GB" w:eastAsia="en-US"/>
              </w:rPr>
            </w:pPr>
            <w:r w:rsidRPr="00E00866">
              <w:rPr>
                <w:rFonts w:cs="Times New Roman"/>
                <w:bCs/>
                <w:i/>
                <w:iCs/>
                <w:sz w:val="21"/>
                <w:szCs w:val="21"/>
                <w:lang w:val="en-GB" w:eastAsia="en-US"/>
              </w:rPr>
              <w:t xml:space="preserve">Make technical evolutions and/or carry out obsolescence </w:t>
            </w:r>
          </w:p>
        </w:tc>
      </w:tr>
      <w:tr w:rsidR="00307BF2" w:rsidRPr="00307BF2" w14:paraId="6294E367" w14:textId="77777777" w:rsidTr="001D4F4B">
        <w:tc>
          <w:tcPr>
            <w:tcW w:w="326" w:type="dxa"/>
            <w:tcPrChange w:id="1595" w:author="ONOPTCHENKO Xavier" w:date="2019-10-10T11:43:00Z">
              <w:tcPr>
                <w:tcW w:w="959" w:type="dxa"/>
              </w:tcPr>
            </w:tcPrChange>
          </w:tcPr>
          <w:p w14:paraId="3624D566" w14:textId="14F9B753" w:rsidR="001E2640" w:rsidRPr="00307BF2" w:rsidRDefault="001E2640" w:rsidP="0082652B">
            <w:pPr>
              <w:rPr>
                <w:b/>
                <w:sz w:val="20"/>
                <w:lang w:val="en-GB"/>
              </w:rPr>
            </w:pPr>
          </w:p>
        </w:tc>
        <w:tc>
          <w:tcPr>
            <w:tcW w:w="3355" w:type="dxa"/>
            <w:tcPrChange w:id="1596" w:author="ONOPTCHENKO Xavier" w:date="2019-10-10T11:43:00Z">
              <w:tcPr>
                <w:tcW w:w="3118" w:type="dxa"/>
              </w:tcPr>
            </w:tcPrChange>
          </w:tcPr>
          <w:p w14:paraId="3E1B786E" w14:textId="77777777" w:rsidR="001E2640" w:rsidRPr="00307BF2" w:rsidRDefault="00331473" w:rsidP="00331473">
            <w:pPr>
              <w:rPr>
                <w:rFonts w:cs="Times New Roman"/>
                <w:b/>
                <w:bCs/>
                <w:i/>
                <w:iCs/>
                <w:sz w:val="21"/>
                <w:szCs w:val="21"/>
                <w:lang w:val="en-GB" w:eastAsia="en-US"/>
              </w:rPr>
            </w:pPr>
            <w:r w:rsidRPr="00307BF2">
              <w:rPr>
                <w:rFonts w:cs="Times New Roman"/>
                <w:b/>
                <w:bCs/>
                <w:i/>
                <w:iCs/>
                <w:sz w:val="21"/>
                <w:szCs w:val="21"/>
                <w:lang w:val="en-GB" w:eastAsia="en-US"/>
              </w:rPr>
              <w:t>Infrastructure or Production project</w:t>
            </w:r>
          </w:p>
        </w:tc>
        <w:tc>
          <w:tcPr>
            <w:tcW w:w="5381" w:type="dxa"/>
            <w:tcPrChange w:id="1597" w:author="ONOPTCHENKO Xavier" w:date="2019-10-10T11:43:00Z">
              <w:tcPr>
                <w:tcW w:w="5211" w:type="dxa"/>
              </w:tcPr>
            </w:tcPrChange>
          </w:tcPr>
          <w:p w14:paraId="3EE7EDA7" w14:textId="77777777" w:rsidR="001E2640" w:rsidRPr="00E00866" w:rsidRDefault="00331473" w:rsidP="0082652B">
            <w:pPr>
              <w:rPr>
                <w:rFonts w:cs="Times New Roman"/>
                <w:bCs/>
                <w:i/>
                <w:iCs/>
                <w:sz w:val="21"/>
                <w:szCs w:val="21"/>
                <w:lang w:val="en-GB" w:eastAsia="en-US"/>
              </w:rPr>
            </w:pPr>
            <w:r w:rsidRPr="00E00866">
              <w:rPr>
                <w:rFonts w:cs="Times New Roman"/>
                <w:bCs/>
                <w:i/>
                <w:iCs/>
                <w:sz w:val="21"/>
                <w:szCs w:val="21"/>
                <w:lang w:val="en-GB" w:eastAsia="en-US"/>
              </w:rPr>
              <w:t xml:space="preserve">Infrastructure project </w:t>
            </w:r>
          </w:p>
        </w:tc>
      </w:tr>
    </w:tbl>
    <w:p w14:paraId="04E4C80E" w14:textId="06C52AF4" w:rsidR="001E2640" w:rsidDel="001D4F4B" w:rsidRDefault="001E2640" w:rsidP="00BB40D1">
      <w:pPr>
        <w:pStyle w:val="Titre2"/>
        <w:rPr>
          <w:del w:id="1598" w:author="ONOPTCHENKO Xavier" w:date="2019-10-10T11:43:00Z"/>
          <w:color w:val="FF0000"/>
          <w:lang w:val="en-GB"/>
        </w:rPr>
      </w:pPr>
    </w:p>
    <w:p w14:paraId="550D8E82" w14:textId="38B4AFA2" w:rsidR="001D4F4B" w:rsidRDefault="001D4F4B">
      <w:pPr>
        <w:spacing w:before="0" w:after="160" w:line="259" w:lineRule="auto"/>
        <w:jc w:val="left"/>
        <w:rPr>
          <w:ins w:id="1599" w:author="ONOPTCHENKO Xavier" w:date="2019-10-10T11:43:00Z"/>
          <w:lang w:val="en-GB"/>
        </w:rPr>
      </w:pPr>
      <w:ins w:id="1600" w:author="ONOPTCHENKO Xavier" w:date="2019-10-10T11:43:00Z">
        <w:r>
          <w:rPr>
            <w:lang w:val="en-GB"/>
          </w:rPr>
          <w:br w:type="page"/>
        </w:r>
      </w:ins>
    </w:p>
    <w:p w14:paraId="06C2B6B1" w14:textId="77777777" w:rsidR="001D4F4B" w:rsidRPr="001D4F4B" w:rsidRDefault="001D4F4B">
      <w:pPr>
        <w:rPr>
          <w:ins w:id="1601" w:author="ONOPTCHENKO Xavier" w:date="2019-10-10T11:43:00Z"/>
          <w:lang w:val="en-GB"/>
          <w:rPrChange w:id="1602" w:author="ONOPTCHENKO Xavier" w:date="2019-10-10T11:43:00Z">
            <w:rPr>
              <w:ins w:id="1603" w:author="ONOPTCHENKO Xavier" w:date="2019-10-10T11:43:00Z"/>
              <w:color w:val="FF0000"/>
              <w:lang w:val="en-GB"/>
            </w:rPr>
          </w:rPrChange>
        </w:rPr>
      </w:pPr>
    </w:p>
    <w:p w14:paraId="57DB6833" w14:textId="7266CF1C" w:rsidR="009E3029" w:rsidRPr="00BB40D1" w:rsidDel="001D4F4B" w:rsidRDefault="009E3029" w:rsidP="0082652B">
      <w:pPr>
        <w:rPr>
          <w:del w:id="1604" w:author="ONOPTCHENKO Xavier" w:date="2019-10-10T11:43:00Z"/>
          <w:lang w:val="en-GB"/>
        </w:rPr>
      </w:pPr>
      <w:bookmarkStart w:id="1605" w:name="_Toc21697704"/>
      <w:bookmarkEnd w:id="1605"/>
    </w:p>
    <w:p w14:paraId="17393F53" w14:textId="77777777" w:rsidR="009E3029" w:rsidRPr="00926542" w:rsidRDefault="00310AFB" w:rsidP="00BB40D1">
      <w:pPr>
        <w:pStyle w:val="Titre2"/>
        <w:rPr>
          <w:lang w:val="en-GB"/>
        </w:rPr>
      </w:pPr>
      <w:bookmarkStart w:id="1606" w:name="_Toc21697705"/>
      <w:r w:rsidRPr="00926542">
        <w:rPr>
          <w:lang w:val="en-GB"/>
        </w:rPr>
        <w:t>Alignment of project goals to business and IT strategy</w:t>
      </w:r>
      <w:bookmarkEnd w:id="1606"/>
      <w:r w:rsidRPr="00926542">
        <w:rPr>
          <w:lang w:val="en-GB"/>
        </w:rPr>
        <w:t xml:space="preserve"> </w:t>
      </w:r>
    </w:p>
    <w:p w14:paraId="0A3F21FB" w14:textId="1A7683FD" w:rsidR="00F24D78" w:rsidRPr="00CD677A" w:rsidDel="001D4F4B" w:rsidRDefault="00F24D78" w:rsidP="00CD677A">
      <w:pPr>
        <w:tabs>
          <w:tab w:val="left" w:pos="983"/>
        </w:tabs>
        <w:spacing w:before="0"/>
        <w:rPr>
          <w:del w:id="1607" w:author="ONOPTCHENKO Xavier" w:date="2019-10-10T11:44:00Z"/>
          <w:i/>
          <w:sz w:val="20"/>
          <w:lang w:val="en-US"/>
        </w:rPr>
      </w:pPr>
      <w:bookmarkStart w:id="1608" w:name="_Toc21697706"/>
      <w:bookmarkEnd w:id="1608"/>
    </w:p>
    <w:p w14:paraId="330750F5" w14:textId="34454975" w:rsidR="00CD677A" w:rsidRPr="00CD677A" w:rsidDel="001D4F4B" w:rsidRDefault="007C2764" w:rsidP="00CD677A">
      <w:pPr>
        <w:tabs>
          <w:tab w:val="left" w:pos="983"/>
        </w:tabs>
        <w:spacing w:before="0"/>
        <w:rPr>
          <w:del w:id="1609" w:author="ONOPTCHENKO Xavier" w:date="2019-10-10T11:44:00Z"/>
          <w:i/>
          <w:sz w:val="20"/>
          <w:lang w:val="en-US"/>
        </w:rPr>
      </w:pPr>
      <w:del w:id="1610" w:author="ONOPTCHENKO Xavier" w:date="2019-10-10T11:44:00Z">
        <w:r w:rsidDel="001D4F4B">
          <w:rPr>
            <w:noProof/>
          </w:rPr>
          <w:drawing>
            <wp:inline distT="0" distB="0" distL="0" distR="0" wp14:anchorId="2BB0C2B0" wp14:editId="438541C2">
              <wp:extent cx="5143500" cy="11525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43500" cy="1152525"/>
                      </a:xfrm>
                      <a:prstGeom prst="rect">
                        <a:avLst/>
                      </a:prstGeom>
                    </pic:spPr>
                  </pic:pic>
                </a:graphicData>
              </a:graphic>
            </wp:inline>
          </w:drawing>
        </w:r>
        <w:bookmarkStart w:id="1611" w:name="_Toc21697707"/>
        <w:bookmarkEnd w:id="1611"/>
      </w:del>
    </w:p>
    <w:p w14:paraId="3AB99860" w14:textId="75FB3655" w:rsidR="00CD677A" w:rsidRPr="00CD677A" w:rsidDel="001D4F4B" w:rsidRDefault="00CD677A" w:rsidP="00CD677A">
      <w:pPr>
        <w:tabs>
          <w:tab w:val="left" w:pos="983"/>
        </w:tabs>
        <w:spacing w:before="0"/>
        <w:rPr>
          <w:del w:id="1612" w:author="ONOPTCHENKO Xavier" w:date="2019-10-10T11:44:00Z"/>
          <w:i/>
          <w:sz w:val="20"/>
          <w:lang w:val="en-US"/>
        </w:rPr>
      </w:pPr>
      <w:bookmarkStart w:id="1613" w:name="_Toc21697708"/>
      <w:bookmarkEnd w:id="1613"/>
    </w:p>
    <w:p w14:paraId="7D177EC0" w14:textId="77777777" w:rsidR="00310AFB" w:rsidRDefault="001E794C" w:rsidP="00BB40D1">
      <w:pPr>
        <w:pStyle w:val="Titre3"/>
        <w:tabs>
          <w:tab w:val="clear" w:pos="720"/>
          <w:tab w:val="num" w:pos="993"/>
        </w:tabs>
        <w:ind w:left="993"/>
        <w:rPr>
          <w:lang w:val="en-GB"/>
        </w:rPr>
      </w:pPr>
      <w:bookmarkStart w:id="1614" w:name="_Toc21697709"/>
      <w:r>
        <w:rPr>
          <w:lang w:val="en-GB"/>
        </w:rPr>
        <w:t>IT Strategy</w:t>
      </w:r>
      <w:bookmarkEnd w:id="1614"/>
      <w:r>
        <w:rPr>
          <w:lang w:val="en-GB"/>
        </w:rPr>
        <w:t xml:space="preserve">  </w:t>
      </w:r>
    </w:p>
    <w:p w14:paraId="096690D4" w14:textId="474FB23A" w:rsidR="009C131A" w:rsidRPr="009C131A" w:rsidDel="00DE2B05" w:rsidRDefault="009C131A" w:rsidP="009C131A">
      <w:pPr>
        <w:rPr>
          <w:del w:id="1615" w:author="ONOPTCHENKO Xavier" w:date="2019-10-10T12:48:00Z"/>
          <w:lang w:val="en-GB"/>
        </w:rPr>
      </w:pPr>
    </w:p>
    <w:p w14:paraId="3ECEB8E8" w14:textId="77777777" w:rsidR="009C131A" w:rsidRDefault="009C131A" w:rsidP="009C131A">
      <w:pPr>
        <w:rPr>
          <w:lang w:val="en-US"/>
        </w:rPr>
      </w:pPr>
      <w:r>
        <w:rPr>
          <w:lang w:val="en-US"/>
        </w:rPr>
        <w:t>* for France only</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4378"/>
        <w:gridCol w:w="3343"/>
      </w:tblGrid>
      <w:tr w:rsidR="009C131A" w:rsidRPr="0029207F" w14:paraId="4E95BD1D" w14:textId="77777777" w:rsidTr="0072735A">
        <w:tc>
          <w:tcPr>
            <w:tcW w:w="1368" w:type="dxa"/>
            <w:shd w:val="clear" w:color="auto" w:fill="A6A6A6" w:themeFill="background1" w:themeFillShade="A6"/>
          </w:tcPr>
          <w:p w14:paraId="1B987659" w14:textId="77777777" w:rsidR="009C131A" w:rsidRPr="007F0903" w:rsidRDefault="009C131A" w:rsidP="002C0F13">
            <w:pPr>
              <w:rPr>
                <w:b/>
              </w:rPr>
            </w:pPr>
            <w:r w:rsidRPr="007F0903">
              <w:rPr>
                <w:b/>
              </w:rPr>
              <w:t>Strategic Objectives</w:t>
            </w:r>
          </w:p>
        </w:tc>
        <w:tc>
          <w:tcPr>
            <w:tcW w:w="4492" w:type="dxa"/>
            <w:shd w:val="clear" w:color="auto" w:fill="A6A6A6" w:themeFill="background1" w:themeFillShade="A6"/>
          </w:tcPr>
          <w:p w14:paraId="4300F48C" w14:textId="77777777" w:rsidR="009C131A" w:rsidRPr="007F0903" w:rsidRDefault="009C131A" w:rsidP="002C0F13">
            <w:pPr>
              <w:jc w:val="center"/>
              <w:rPr>
                <w:b/>
              </w:rPr>
            </w:pPr>
            <w:r w:rsidRPr="007F0903">
              <w:rPr>
                <w:b/>
                <w:bCs/>
              </w:rPr>
              <w:t>Strategies</w:t>
            </w:r>
          </w:p>
        </w:tc>
        <w:tc>
          <w:tcPr>
            <w:tcW w:w="3428" w:type="dxa"/>
            <w:shd w:val="clear" w:color="auto" w:fill="A6A6A6" w:themeFill="background1" w:themeFillShade="A6"/>
          </w:tcPr>
          <w:p w14:paraId="16B26BE3" w14:textId="77777777" w:rsidR="009C131A" w:rsidRPr="00283DCB" w:rsidRDefault="009C131A" w:rsidP="002C0F13">
            <w:pPr>
              <w:jc w:val="center"/>
              <w:rPr>
                <w:b/>
                <w:lang w:val="en-US"/>
              </w:rPr>
            </w:pPr>
            <w:r w:rsidRPr="00283DCB">
              <w:rPr>
                <w:b/>
                <w:lang w:val="en-US"/>
              </w:rPr>
              <w:t>Project alignment</w:t>
            </w:r>
          </w:p>
          <w:p w14:paraId="55E1B2D0" w14:textId="77777777" w:rsidR="009C131A" w:rsidRPr="00283DCB" w:rsidRDefault="009C131A" w:rsidP="002C0F13">
            <w:pPr>
              <w:jc w:val="center"/>
              <w:rPr>
                <w:b/>
                <w:lang w:val="en-US"/>
              </w:rPr>
            </w:pPr>
            <w:r w:rsidRPr="00283DCB">
              <w:rPr>
                <w:b/>
                <w:lang w:val="en-US"/>
              </w:rPr>
              <w:t>(put a comment for each strategy concerned by the project)</w:t>
            </w:r>
          </w:p>
        </w:tc>
      </w:tr>
      <w:tr w:rsidR="009C131A" w:rsidRPr="0029207F" w14:paraId="410901BD" w14:textId="77777777" w:rsidTr="0072735A">
        <w:tc>
          <w:tcPr>
            <w:tcW w:w="9288" w:type="dxa"/>
            <w:gridSpan w:val="3"/>
            <w:shd w:val="clear" w:color="auto" w:fill="9CC2E5" w:themeFill="accent1" w:themeFillTint="99"/>
          </w:tcPr>
          <w:p w14:paraId="6184DC6C" w14:textId="77777777" w:rsidR="009C131A" w:rsidRPr="00283DCB" w:rsidRDefault="009C131A" w:rsidP="002C0F13">
            <w:pPr>
              <w:rPr>
                <w:lang w:val="en-US"/>
              </w:rPr>
            </w:pPr>
            <w:r w:rsidRPr="00F734B3">
              <w:rPr>
                <w:b/>
                <w:lang w:val="en-GB"/>
              </w:rPr>
              <w:t>SO1</w:t>
            </w:r>
            <w:r w:rsidRPr="00F734B3">
              <w:rPr>
                <w:lang w:val="en-GB"/>
              </w:rPr>
              <w:t xml:space="preserve"> </w:t>
            </w:r>
            <w:r w:rsidRPr="00283DCB">
              <w:rPr>
                <w:lang w:val="en-US"/>
              </w:rPr>
              <w:t>Urbanized and innovative Information Systems within a digital and data centric perspective</w:t>
            </w:r>
          </w:p>
        </w:tc>
      </w:tr>
      <w:tr w:rsidR="009C131A" w:rsidRPr="0029207F" w14:paraId="274D3592" w14:textId="77777777" w:rsidTr="0072735A">
        <w:tc>
          <w:tcPr>
            <w:tcW w:w="1368" w:type="dxa"/>
          </w:tcPr>
          <w:p w14:paraId="119475B9" w14:textId="77777777" w:rsidR="009C131A" w:rsidRPr="00283DCB" w:rsidRDefault="0072735A" w:rsidP="002C0F13">
            <w:pPr>
              <w:rPr>
                <w:lang w:val="en-US"/>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4492" w:type="dxa"/>
            <w:tcBorders>
              <w:right w:val="single" w:sz="4" w:space="0" w:color="auto"/>
            </w:tcBorders>
          </w:tcPr>
          <w:p w14:paraId="0774E751" w14:textId="77777777" w:rsidR="009C131A" w:rsidRPr="00283DCB" w:rsidRDefault="009C131A" w:rsidP="002C0F13">
            <w:pPr>
              <w:rPr>
                <w:lang w:val="en-US"/>
              </w:rPr>
            </w:pPr>
            <w:r w:rsidRPr="00283DCB">
              <w:rPr>
                <w:b/>
                <w:bCs/>
                <w:lang w:val="en-US"/>
              </w:rPr>
              <w:t xml:space="preserve">STR11 </w:t>
            </w:r>
            <w:r w:rsidRPr="00283DCB">
              <w:rPr>
                <w:lang w:val="en-US"/>
              </w:rPr>
              <w:t>Develop a "Data Centric" data oriented approach</w:t>
            </w:r>
          </w:p>
        </w:tc>
        <w:tc>
          <w:tcPr>
            <w:tcW w:w="3428" w:type="dxa"/>
            <w:tcBorders>
              <w:top w:val="single" w:sz="4" w:space="0" w:color="auto"/>
              <w:left w:val="single" w:sz="4" w:space="0" w:color="auto"/>
              <w:bottom w:val="single" w:sz="4" w:space="0" w:color="auto"/>
              <w:right w:val="single" w:sz="4" w:space="0" w:color="auto"/>
            </w:tcBorders>
          </w:tcPr>
          <w:p w14:paraId="2ADACF3E" w14:textId="77777777" w:rsidR="009C131A" w:rsidRPr="00283DCB" w:rsidRDefault="009C131A" w:rsidP="002C0F13">
            <w:pPr>
              <w:rPr>
                <w:lang w:val="en-US"/>
              </w:rPr>
            </w:pPr>
          </w:p>
        </w:tc>
      </w:tr>
      <w:tr w:rsidR="009C131A" w:rsidRPr="001D4F4B" w14:paraId="7963A134" w14:textId="77777777" w:rsidTr="0072735A">
        <w:tc>
          <w:tcPr>
            <w:tcW w:w="1368" w:type="dxa"/>
          </w:tcPr>
          <w:p w14:paraId="580CF6C8" w14:textId="64E77136" w:rsidR="009C131A" w:rsidRPr="00283DCB" w:rsidRDefault="001D4F4B" w:rsidP="002C0F13">
            <w:pPr>
              <w:rPr>
                <w:lang w:val="en-US"/>
              </w:rPr>
            </w:pPr>
            <w:ins w:id="1616" w:author="ONOPTCHENKO Xavier" w:date="2019-10-10T11:44:00Z">
              <w:r>
                <w:rPr>
                  <w:sz w:val="18"/>
                </w:rPr>
                <w:fldChar w:fldCharType="begin">
                  <w:ffData>
                    <w:name w:val=""/>
                    <w:enabled/>
                    <w:calcOnExit w:val="0"/>
                    <w:checkBox>
                      <w:sizeAuto/>
                      <w:default w:val="1"/>
                    </w:checkBox>
                  </w:ffData>
                </w:fldChar>
              </w:r>
              <w:r>
                <w:rPr>
                  <w:sz w:val="18"/>
                </w:rPr>
                <w:instrText xml:space="preserve"> FORMCHECKBOX </w:instrText>
              </w:r>
            </w:ins>
            <w:r w:rsidR="0029207F">
              <w:rPr>
                <w:sz w:val="18"/>
              </w:rPr>
            </w:r>
            <w:r w:rsidR="0029207F">
              <w:rPr>
                <w:sz w:val="18"/>
              </w:rPr>
              <w:fldChar w:fldCharType="separate"/>
            </w:r>
            <w:ins w:id="1617" w:author="ONOPTCHENKO Xavier" w:date="2019-10-10T11:44:00Z">
              <w:r>
                <w:rPr>
                  <w:sz w:val="18"/>
                </w:rPr>
                <w:fldChar w:fldCharType="end"/>
              </w:r>
            </w:ins>
            <w:del w:id="1618" w:author="ONOPTCHENKO Xavier" w:date="2019-10-10T11:44:00Z">
              <w:r w:rsidR="0072735A" w:rsidDel="001D4F4B">
                <w:rPr>
                  <w:sz w:val="18"/>
                </w:rPr>
                <w:fldChar w:fldCharType="begin">
                  <w:ffData>
                    <w:name w:val=""/>
                    <w:enabled/>
                    <w:calcOnExit w:val="0"/>
                    <w:checkBox>
                      <w:sizeAuto/>
                      <w:default w:val="0"/>
                    </w:checkBox>
                  </w:ffData>
                </w:fldChar>
              </w:r>
              <w:r w:rsidR="0072735A" w:rsidDel="001D4F4B">
                <w:rPr>
                  <w:sz w:val="18"/>
                </w:rPr>
                <w:delInstrText xml:space="preserve"> FORMCHECKBOX </w:delInstrText>
              </w:r>
              <w:r w:rsidR="0029207F">
                <w:rPr>
                  <w:sz w:val="18"/>
                </w:rPr>
              </w:r>
              <w:r w:rsidR="0029207F">
                <w:rPr>
                  <w:sz w:val="18"/>
                </w:rPr>
                <w:fldChar w:fldCharType="separate"/>
              </w:r>
              <w:r w:rsidR="0072735A" w:rsidDel="001D4F4B">
                <w:rPr>
                  <w:sz w:val="18"/>
                </w:rPr>
                <w:fldChar w:fldCharType="end"/>
              </w:r>
            </w:del>
          </w:p>
        </w:tc>
        <w:tc>
          <w:tcPr>
            <w:tcW w:w="4492" w:type="dxa"/>
            <w:tcBorders>
              <w:right w:val="single" w:sz="4" w:space="0" w:color="auto"/>
            </w:tcBorders>
          </w:tcPr>
          <w:p w14:paraId="04644135" w14:textId="77777777" w:rsidR="009C131A" w:rsidRPr="009C131A" w:rsidRDefault="009C131A" w:rsidP="002C0F13">
            <w:pPr>
              <w:rPr>
                <w:lang w:val="en-GB"/>
              </w:rPr>
            </w:pPr>
            <w:r w:rsidRPr="00283DCB">
              <w:rPr>
                <w:b/>
                <w:bCs/>
                <w:lang w:val="en-US"/>
              </w:rPr>
              <w:t>STR12</w:t>
            </w:r>
            <w:r w:rsidRPr="00283DCB">
              <w:rPr>
                <w:lang w:val="en-US"/>
              </w:rPr>
              <w:t xml:space="preserve"> Control our exchanges (incl. </w:t>
            </w:r>
            <w:r w:rsidRPr="009C131A">
              <w:rPr>
                <w:lang w:val="en-GB"/>
              </w:rPr>
              <w:t>Digital)</w:t>
            </w:r>
          </w:p>
        </w:tc>
        <w:tc>
          <w:tcPr>
            <w:tcW w:w="3428" w:type="dxa"/>
            <w:tcBorders>
              <w:top w:val="single" w:sz="4" w:space="0" w:color="auto"/>
              <w:left w:val="single" w:sz="4" w:space="0" w:color="auto"/>
              <w:bottom w:val="single" w:sz="4" w:space="0" w:color="auto"/>
              <w:right w:val="single" w:sz="4" w:space="0" w:color="auto"/>
            </w:tcBorders>
          </w:tcPr>
          <w:p w14:paraId="15264CF9" w14:textId="77777777" w:rsidR="009C131A" w:rsidRPr="009C131A" w:rsidRDefault="009C131A" w:rsidP="002C0F13">
            <w:pPr>
              <w:rPr>
                <w:lang w:val="en-GB"/>
              </w:rPr>
            </w:pPr>
          </w:p>
        </w:tc>
      </w:tr>
      <w:tr w:rsidR="009C131A" w:rsidRPr="0029207F" w14:paraId="0C5AA0DC" w14:textId="77777777" w:rsidTr="0072735A">
        <w:tc>
          <w:tcPr>
            <w:tcW w:w="1368" w:type="dxa"/>
          </w:tcPr>
          <w:p w14:paraId="7E2C434B" w14:textId="77777777" w:rsidR="009C131A" w:rsidRPr="009C131A" w:rsidRDefault="0072735A" w:rsidP="002C0F13">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4492" w:type="dxa"/>
            <w:tcBorders>
              <w:right w:val="single" w:sz="4" w:space="0" w:color="auto"/>
            </w:tcBorders>
          </w:tcPr>
          <w:p w14:paraId="031E9ABF" w14:textId="77777777" w:rsidR="009C131A" w:rsidRPr="00283DCB" w:rsidRDefault="009C131A" w:rsidP="002C0F13">
            <w:pPr>
              <w:rPr>
                <w:lang w:val="en-US"/>
              </w:rPr>
            </w:pPr>
            <w:r w:rsidRPr="00283DCB">
              <w:rPr>
                <w:b/>
                <w:bCs/>
                <w:lang w:val="en-US"/>
              </w:rPr>
              <w:t>STR13</w:t>
            </w:r>
            <w:r w:rsidRPr="00283DCB">
              <w:rPr>
                <w:lang w:val="en-US"/>
              </w:rPr>
              <w:t xml:space="preserve"> Implement a « Business Engine » approach</w:t>
            </w:r>
          </w:p>
        </w:tc>
        <w:tc>
          <w:tcPr>
            <w:tcW w:w="3428" w:type="dxa"/>
            <w:tcBorders>
              <w:top w:val="single" w:sz="4" w:space="0" w:color="auto"/>
              <w:left w:val="single" w:sz="4" w:space="0" w:color="auto"/>
              <w:bottom w:val="single" w:sz="4" w:space="0" w:color="auto"/>
              <w:right w:val="single" w:sz="4" w:space="0" w:color="auto"/>
            </w:tcBorders>
          </w:tcPr>
          <w:p w14:paraId="482346A9" w14:textId="77777777" w:rsidR="009C131A" w:rsidRPr="00283DCB" w:rsidRDefault="009C131A" w:rsidP="002C0F13">
            <w:pPr>
              <w:rPr>
                <w:lang w:val="en-US"/>
              </w:rPr>
            </w:pPr>
          </w:p>
        </w:tc>
      </w:tr>
      <w:tr w:rsidR="009C131A" w:rsidRPr="0029207F" w14:paraId="3EDD9BD1" w14:textId="77777777" w:rsidTr="0072735A">
        <w:tc>
          <w:tcPr>
            <w:tcW w:w="1368" w:type="dxa"/>
          </w:tcPr>
          <w:p w14:paraId="0BD9CBC7" w14:textId="77777777" w:rsidR="009C131A" w:rsidRPr="0072735A" w:rsidRDefault="0072735A" w:rsidP="002C0F13">
            <w:pPr>
              <w:rPr>
                <w:sz w:val="18"/>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4492" w:type="dxa"/>
            <w:tcBorders>
              <w:right w:val="single" w:sz="4" w:space="0" w:color="auto"/>
            </w:tcBorders>
          </w:tcPr>
          <w:p w14:paraId="3D6B3915" w14:textId="77777777" w:rsidR="0072735A" w:rsidRDefault="009C131A" w:rsidP="002C0F13">
            <w:pPr>
              <w:rPr>
                <w:lang w:val="en-GB"/>
              </w:rPr>
            </w:pPr>
            <w:r w:rsidRPr="00F734B3">
              <w:rPr>
                <w:b/>
                <w:bCs/>
                <w:lang w:val="en-GB"/>
              </w:rPr>
              <w:t xml:space="preserve">STR14 </w:t>
            </w:r>
            <w:r w:rsidRPr="00F734B3">
              <w:rPr>
                <w:lang w:val="en-GB"/>
              </w:rPr>
              <w:t>Continue the Digitalization of the user environment</w:t>
            </w:r>
          </w:p>
          <w:p w14:paraId="55799F69" w14:textId="77777777" w:rsidR="0072735A" w:rsidRPr="00F734B3" w:rsidRDefault="0072735A" w:rsidP="002C0F13">
            <w:pPr>
              <w:rPr>
                <w:lang w:val="en-GB"/>
              </w:rPr>
            </w:pPr>
          </w:p>
        </w:tc>
        <w:tc>
          <w:tcPr>
            <w:tcW w:w="3428" w:type="dxa"/>
            <w:tcBorders>
              <w:top w:val="single" w:sz="4" w:space="0" w:color="auto"/>
              <w:left w:val="single" w:sz="4" w:space="0" w:color="auto"/>
              <w:bottom w:val="single" w:sz="4" w:space="0" w:color="auto"/>
              <w:right w:val="single" w:sz="4" w:space="0" w:color="auto"/>
            </w:tcBorders>
          </w:tcPr>
          <w:p w14:paraId="35E5759B" w14:textId="77777777" w:rsidR="009C131A" w:rsidRPr="00283DCB" w:rsidRDefault="009C131A" w:rsidP="002C0F13">
            <w:pPr>
              <w:rPr>
                <w:lang w:val="en-US"/>
              </w:rPr>
            </w:pPr>
          </w:p>
        </w:tc>
      </w:tr>
      <w:tr w:rsidR="009C131A" w:rsidRPr="0029207F" w14:paraId="24C085FB" w14:textId="77777777" w:rsidTr="0072735A">
        <w:tc>
          <w:tcPr>
            <w:tcW w:w="9288" w:type="dxa"/>
            <w:gridSpan w:val="3"/>
            <w:tcBorders>
              <w:top w:val="single" w:sz="4" w:space="0" w:color="auto"/>
              <w:left w:val="single" w:sz="4" w:space="0" w:color="auto"/>
              <w:bottom w:val="single" w:sz="4" w:space="0" w:color="auto"/>
              <w:right w:val="single" w:sz="4" w:space="0" w:color="auto"/>
            </w:tcBorders>
            <w:shd w:val="clear" w:color="auto" w:fill="ACB9CA" w:themeFill="text2" w:themeFillTint="66"/>
          </w:tcPr>
          <w:p w14:paraId="56AF78F7" w14:textId="77777777" w:rsidR="009C131A" w:rsidRPr="00283DCB" w:rsidRDefault="009C131A" w:rsidP="002C0F13">
            <w:pPr>
              <w:rPr>
                <w:lang w:val="en-US"/>
              </w:rPr>
            </w:pPr>
            <w:r w:rsidRPr="00F734B3">
              <w:rPr>
                <w:b/>
                <w:lang w:val="en-GB"/>
              </w:rPr>
              <w:t>SO2</w:t>
            </w:r>
            <w:r w:rsidRPr="00F734B3">
              <w:rPr>
                <w:lang w:val="en-GB"/>
              </w:rPr>
              <w:t xml:space="preserve"> </w:t>
            </w:r>
            <w:r w:rsidRPr="00283DCB">
              <w:rPr>
                <w:lang w:val="en-US"/>
              </w:rPr>
              <w:t>Efficient and agile IS Departments</w:t>
            </w:r>
          </w:p>
        </w:tc>
      </w:tr>
      <w:tr w:rsidR="009C131A" w:rsidRPr="0029207F" w14:paraId="679A46B3" w14:textId="77777777" w:rsidTr="0072735A">
        <w:tc>
          <w:tcPr>
            <w:tcW w:w="1368" w:type="dxa"/>
          </w:tcPr>
          <w:p w14:paraId="08E0B764" w14:textId="77777777" w:rsidR="009C131A" w:rsidRPr="00283DCB" w:rsidRDefault="0072735A" w:rsidP="002C0F13">
            <w:pPr>
              <w:rPr>
                <w:lang w:val="en-US"/>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4492" w:type="dxa"/>
            <w:tcBorders>
              <w:right w:val="single" w:sz="4" w:space="0" w:color="auto"/>
            </w:tcBorders>
          </w:tcPr>
          <w:p w14:paraId="2FE83C90" w14:textId="77777777" w:rsidR="009C131A" w:rsidRPr="00283DCB" w:rsidRDefault="009C131A" w:rsidP="002C0F13">
            <w:pPr>
              <w:rPr>
                <w:lang w:val="en-US"/>
              </w:rPr>
            </w:pPr>
            <w:r w:rsidRPr="00867DCB">
              <w:rPr>
                <w:b/>
                <w:bCs/>
                <w:lang w:val="en-GB"/>
              </w:rPr>
              <w:t xml:space="preserve">STR21 </w:t>
            </w:r>
            <w:r w:rsidRPr="00867DCB">
              <w:rPr>
                <w:lang w:val="en-GB"/>
              </w:rPr>
              <w:t>Deploy ADMi initiative locally by selecting adapted levers</w:t>
            </w:r>
          </w:p>
        </w:tc>
        <w:tc>
          <w:tcPr>
            <w:tcW w:w="3428" w:type="dxa"/>
            <w:tcBorders>
              <w:top w:val="single" w:sz="4" w:space="0" w:color="auto"/>
              <w:left w:val="single" w:sz="4" w:space="0" w:color="auto"/>
              <w:bottom w:val="single" w:sz="4" w:space="0" w:color="auto"/>
              <w:right w:val="single" w:sz="4" w:space="0" w:color="auto"/>
            </w:tcBorders>
          </w:tcPr>
          <w:p w14:paraId="7B6833DB" w14:textId="77777777" w:rsidR="009C131A" w:rsidRPr="00283DCB" w:rsidRDefault="009C131A" w:rsidP="002C0F13">
            <w:pPr>
              <w:rPr>
                <w:lang w:val="en-US"/>
              </w:rPr>
            </w:pPr>
          </w:p>
        </w:tc>
      </w:tr>
      <w:tr w:rsidR="009C131A" w:rsidRPr="003E2AF5" w14:paraId="5A1B1B60" w14:textId="77777777" w:rsidTr="0072735A">
        <w:tc>
          <w:tcPr>
            <w:tcW w:w="1368" w:type="dxa"/>
          </w:tcPr>
          <w:p w14:paraId="249741D5" w14:textId="77777777" w:rsidR="009C131A" w:rsidRPr="00283DCB" w:rsidRDefault="0072735A" w:rsidP="002C0F13">
            <w:pPr>
              <w:rPr>
                <w:lang w:val="en-US"/>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4492" w:type="dxa"/>
            <w:tcBorders>
              <w:right w:val="single" w:sz="4" w:space="0" w:color="auto"/>
            </w:tcBorders>
          </w:tcPr>
          <w:p w14:paraId="59C54512" w14:textId="77777777" w:rsidR="009C131A" w:rsidRPr="00283DCB" w:rsidRDefault="009C131A" w:rsidP="002C0F13">
            <w:pPr>
              <w:rPr>
                <w:b/>
                <w:bCs/>
              </w:rPr>
            </w:pPr>
            <w:r w:rsidRPr="00283DCB">
              <w:rPr>
                <w:b/>
                <w:bCs/>
              </w:rPr>
              <w:t>*</w:t>
            </w:r>
            <w:r>
              <w:rPr>
                <w:b/>
                <w:bCs/>
              </w:rPr>
              <w:t xml:space="preserve"> </w:t>
            </w:r>
            <w:r w:rsidRPr="00283DCB">
              <w:rPr>
                <w:b/>
                <w:bCs/>
              </w:rPr>
              <w:t xml:space="preserve">STR22 </w:t>
            </w:r>
            <w:r w:rsidRPr="00283DCB">
              <w:rPr>
                <w:bCs/>
              </w:rPr>
              <w:t>Un SI piloté par des données clefs et doté d’un cycle de vie applicatif agile</w:t>
            </w:r>
          </w:p>
        </w:tc>
        <w:tc>
          <w:tcPr>
            <w:tcW w:w="3428" w:type="dxa"/>
            <w:tcBorders>
              <w:top w:val="single" w:sz="4" w:space="0" w:color="auto"/>
              <w:left w:val="single" w:sz="4" w:space="0" w:color="auto"/>
              <w:bottom w:val="single" w:sz="4" w:space="0" w:color="auto"/>
              <w:right w:val="single" w:sz="4" w:space="0" w:color="auto"/>
            </w:tcBorders>
          </w:tcPr>
          <w:p w14:paraId="7FF7A252" w14:textId="77777777" w:rsidR="009C131A" w:rsidRPr="00867DCB" w:rsidRDefault="009C131A" w:rsidP="002C0F13"/>
        </w:tc>
      </w:tr>
      <w:tr w:rsidR="009C131A" w:rsidRPr="003E2AF5" w14:paraId="707723A1" w14:textId="77777777" w:rsidTr="0072735A">
        <w:tc>
          <w:tcPr>
            <w:tcW w:w="1368" w:type="dxa"/>
          </w:tcPr>
          <w:p w14:paraId="5CF607D1" w14:textId="77777777" w:rsidR="009C131A" w:rsidRPr="00867DCB" w:rsidRDefault="0072735A" w:rsidP="002C0F13">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4492" w:type="dxa"/>
            <w:tcBorders>
              <w:right w:val="single" w:sz="4" w:space="0" w:color="auto"/>
            </w:tcBorders>
          </w:tcPr>
          <w:p w14:paraId="6596C3E0" w14:textId="77777777" w:rsidR="009C131A" w:rsidRPr="00283DCB" w:rsidRDefault="009C131A" w:rsidP="002C0F13">
            <w:pPr>
              <w:rPr>
                <w:b/>
                <w:bCs/>
              </w:rPr>
            </w:pPr>
            <w:r w:rsidRPr="00283DCB">
              <w:rPr>
                <w:b/>
                <w:bCs/>
              </w:rPr>
              <w:t>*</w:t>
            </w:r>
            <w:r>
              <w:rPr>
                <w:b/>
                <w:bCs/>
              </w:rPr>
              <w:t xml:space="preserve"> </w:t>
            </w:r>
            <w:r w:rsidRPr="00283DCB">
              <w:rPr>
                <w:b/>
                <w:bCs/>
              </w:rPr>
              <w:t xml:space="preserve">STR23 </w:t>
            </w:r>
            <w:r w:rsidRPr="00283DCB">
              <w:rPr>
                <w:bCs/>
              </w:rPr>
              <w:t>Rationalisation du parc d’applications</w:t>
            </w:r>
          </w:p>
        </w:tc>
        <w:tc>
          <w:tcPr>
            <w:tcW w:w="3428" w:type="dxa"/>
            <w:tcBorders>
              <w:top w:val="single" w:sz="4" w:space="0" w:color="auto"/>
              <w:left w:val="single" w:sz="4" w:space="0" w:color="auto"/>
              <w:bottom w:val="single" w:sz="4" w:space="0" w:color="auto"/>
              <w:right w:val="single" w:sz="4" w:space="0" w:color="auto"/>
            </w:tcBorders>
          </w:tcPr>
          <w:p w14:paraId="63E5583E" w14:textId="77777777" w:rsidR="009C131A" w:rsidRPr="00867DCB" w:rsidRDefault="009C131A" w:rsidP="002C0F13"/>
        </w:tc>
      </w:tr>
      <w:tr w:rsidR="009C131A" w:rsidRPr="0029207F" w14:paraId="4153E64F" w14:textId="77777777" w:rsidTr="0072735A">
        <w:tc>
          <w:tcPr>
            <w:tcW w:w="1368" w:type="dxa"/>
          </w:tcPr>
          <w:p w14:paraId="259EC0EA" w14:textId="77777777" w:rsidR="009C131A" w:rsidRPr="00867DCB" w:rsidRDefault="0072735A" w:rsidP="002C0F13">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4492" w:type="dxa"/>
            <w:tcBorders>
              <w:right w:val="single" w:sz="4" w:space="0" w:color="auto"/>
            </w:tcBorders>
          </w:tcPr>
          <w:p w14:paraId="565B9A5D" w14:textId="77777777" w:rsidR="009C131A" w:rsidRPr="00283DCB" w:rsidRDefault="009C131A" w:rsidP="002C0F13">
            <w:pPr>
              <w:rPr>
                <w:lang w:val="en-US"/>
              </w:rPr>
            </w:pPr>
            <w:r w:rsidRPr="00867DCB">
              <w:rPr>
                <w:b/>
                <w:bCs/>
                <w:lang w:val="en-GB"/>
              </w:rPr>
              <w:t xml:space="preserve">STR24 </w:t>
            </w:r>
            <w:r w:rsidRPr="00867DCB">
              <w:rPr>
                <w:lang w:val="en-GB"/>
              </w:rPr>
              <w:t>Continue the rationalization and consolidation of our infrastructure</w:t>
            </w:r>
          </w:p>
        </w:tc>
        <w:tc>
          <w:tcPr>
            <w:tcW w:w="3428" w:type="dxa"/>
            <w:tcBorders>
              <w:top w:val="single" w:sz="4" w:space="0" w:color="auto"/>
              <w:left w:val="single" w:sz="4" w:space="0" w:color="auto"/>
              <w:bottom w:val="single" w:sz="4" w:space="0" w:color="auto"/>
              <w:right w:val="single" w:sz="4" w:space="0" w:color="auto"/>
            </w:tcBorders>
          </w:tcPr>
          <w:p w14:paraId="133DB4F5" w14:textId="77777777" w:rsidR="009C131A" w:rsidRPr="00283DCB" w:rsidRDefault="009C131A" w:rsidP="002C0F13">
            <w:pPr>
              <w:rPr>
                <w:lang w:val="en-US"/>
              </w:rPr>
            </w:pPr>
          </w:p>
        </w:tc>
      </w:tr>
      <w:tr w:rsidR="009C131A" w:rsidRPr="0029207F" w14:paraId="653B4CDD" w14:textId="77777777" w:rsidTr="0072735A">
        <w:tc>
          <w:tcPr>
            <w:tcW w:w="1368" w:type="dxa"/>
          </w:tcPr>
          <w:p w14:paraId="4AB72D3B" w14:textId="77777777" w:rsidR="009C131A" w:rsidRPr="00283DCB" w:rsidRDefault="0072735A" w:rsidP="002C0F13">
            <w:pPr>
              <w:rPr>
                <w:lang w:val="en-US"/>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4492" w:type="dxa"/>
            <w:tcBorders>
              <w:right w:val="single" w:sz="4" w:space="0" w:color="auto"/>
            </w:tcBorders>
          </w:tcPr>
          <w:p w14:paraId="704F03AD" w14:textId="77777777" w:rsidR="009C131A" w:rsidRDefault="009C131A" w:rsidP="002C0F13">
            <w:pPr>
              <w:rPr>
                <w:lang w:val="en-GB"/>
              </w:rPr>
            </w:pPr>
            <w:r w:rsidRPr="00867DCB">
              <w:rPr>
                <w:b/>
                <w:bCs/>
                <w:lang w:val="en-GB"/>
              </w:rPr>
              <w:t xml:space="preserve">STR25 </w:t>
            </w:r>
            <w:r w:rsidRPr="00867DCB">
              <w:rPr>
                <w:lang w:val="en-GB"/>
              </w:rPr>
              <w:t>Move our infrastructure toward on demand services</w:t>
            </w:r>
          </w:p>
          <w:p w14:paraId="224CFC7C" w14:textId="77777777" w:rsidR="0072735A" w:rsidRPr="00867DCB" w:rsidRDefault="0072735A" w:rsidP="002C0F13">
            <w:pPr>
              <w:rPr>
                <w:lang w:val="en-GB"/>
              </w:rPr>
            </w:pPr>
          </w:p>
        </w:tc>
        <w:tc>
          <w:tcPr>
            <w:tcW w:w="3428" w:type="dxa"/>
            <w:tcBorders>
              <w:top w:val="single" w:sz="4" w:space="0" w:color="auto"/>
              <w:left w:val="single" w:sz="4" w:space="0" w:color="auto"/>
              <w:bottom w:val="single" w:sz="4" w:space="0" w:color="auto"/>
              <w:right w:val="single" w:sz="4" w:space="0" w:color="auto"/>
            </w:tcBorders>
          </w:tcPr>
          <w:p w14:paraId="7E7EE59A" w14:textId="77777777" w:rsidR="009C131A" w:rsidRPr="00283DCB" w:rsidRDefault="009C131A" w:rsidP="002C0F13">
            <w:pPr>
              <w:rPr>
                <w:lang w:val="en-US"/>
              </w:rPr>
            </w:pPr>
          </w:p>
        </w:tc>
      </w:tr>
      <w:tr w:rsidR="009C131A" w:rsidRPr="0029207F" w14:paraId="471F4030" w14:textId="77777777" w:rsidTr="0072735A">
        <w:tc>
          <w:tcPr>
            <w:tcW w:w="9288" w:type="dxa"/>
            <w:gridSpan w:val="3"/>
            <w:tcBorders>
              <w:top w:val="single" w:sz="4" w:space="0" w:color="auto"/>
              <w:left w:val="single" w:sz="4" w:space="0" w:color="auto"/>
              <w:bottom w:val="single" w:sz="4" w:space="0" w:color="auto"/>
              <w:right w:val="single" w:sz="4" w:space="0" w:color="auto"/>
            </w:tcBorders>
            <w:shd w:val="clear" w:color="auto" w:fill="ACB9CA" w:themeFill="text2" w:themeFillTint="66"/>
          </w:tcPr>
          <w:p w14:paraId="2F00A74F" w14:textId="77777777" w:rsidR="009C131A" w:rsidRPr="00283DCB" w:rsidRDefault="009C131A" w:rsidP="002C0F13">
            <w:pPr>
              <w:rPr>
                <w:lang w:val="en-US"/>
              </w:rPr>
            </w:pPr>
            <w:r w:rsidRPr="00867DCB">
              <w:rPr>
                <w:b/>
                <w:lang w:val="en-GB"/>
              </w:rPr>
              <w:t>SO3</w:t>
            </w:r>
            <w:r w:rsidRPr="00867DCB">
              <w:rPr>
                <w:lang w:val="en-GB"/>
              </w:rPr>
              <w:t xml:space="preserve"> </w:t>
            </w:r>
            <w:r w:rsidRPr="00283DCB">
              <w:rPr>
                <w:lang w:val="en-US"/>
              </w:rPr>
              <w:t>Information Systems steered with full awareness of risks</w:t>
            </w:r>
          </w:p>
        </w:tc>
      </w:tr>
      <w:tr w:rsidR="009C131A" w:rsidRPr="00F734B3" w14:paraId="01AF7EAF" w14:textId="77777777" w:rsidTr="0072735A">
        <w:tc>
          <w:tcPr>
            <w:tcW w:w="1368" w:type="dxa"/>
          </w:tcPr>
          <w:p w14:paraId="14EE5E03" w14:textId="7EA6BC05" w:rsidR="009C131A" w:rsidRPr="00283DCB" w:rsidRDefault="001D4F4B" w:rsidP="002C0F13">
            <w:pPr>
              <w:rPr>
                <w:lang w:val="en-US"/>
              </w:rPr>
            </w:pPr>
            <w:ins w:id="1619" w:author="ONOPTCHENKO Xavier" w:date="2019-10-10T11:44:00Z">
              <w:r>
                <w:rPr>
                  <w:sz w:val="18"/>
                </w:rPr>
                <w:fldChar w:fldCharType="begin">
                  <w:ffData>
                    <w:name w:val=""/>
                    <w:enabled/>
                    <w:calcOnExit w:val="0"/>
                    <w:checkBox>
                      <w:sizeAuto/>
                      <w:default w:val="1"/>
                    </w:checkBox>
                  </w:ffData>
                </w:fldChar>
              </w:r>
              <w:r>
                <w:rPr>
                  <w:sz w:val="18"/>
                </w:rPr>
                <w:instrText xml:space="preserve"> FORMCHECKBOX </w:instrText>
              </w:r>
            </w:ins>
            <w:r w:rsidR="0029207F">
              <w:rPr>
                <w:sz w:val="18"/>
              </w:rPr>
            </w:r>
            <w:r w:rsidR="0029207F">
              <w:rPr>
                <w:sz w:val="18"/>
              </w:rPr>
              <w:fldChar w:fldCharType="separate"/>
            </w:r>
            <w:ins w:id="1620" w:author="ONOPTCHENKO Xavier" w:date="2019-10-10T11:44:00Z">
              <w:r>
                <w:rPr>
                  <w:sz w:val="18"/>
                </w:rPr>
                <w:fldChar w:fldCharType="end"/>
              </w:r>
            </w:ins>
            <w:del w:id="1621" w:author="ONOPTCHENKO Xavier" w:date="2019-10-10T11:44:00Z">
              <w:r w:rsidR="0072735A" w:rsidDel="001D4F4B">
                <w:rPr>
                  <w:sz w:val="18"/>
                </w:rPr>
                <w:fldChar w:fldCharType="begin">
                  <w:ffData>
                    <w:name w:val=""/>
                    <w:enabled/>
                    <w:calcOnExit w:val="0"/>
                    <w:checkBox>
                      <w:sizeAuto/>
                      <w:default w:val="0"/>
                    </w:checkBox>
                  </w:ffData>
                </w:fldChar>
              </w:r>
              <w:r w:rsidR="0072735A" w:rsidDel="001D4F4B">
                <w:rPr>
                  <w:sz w:val="18"/>
                </w:rPr>
                <w:delInstrText xml:space="preserve"> FORMCHECKBOX </w:delInstrText>
              </w:r>
              <w:r w:rsidR="0029207F">
                <w:rPr>
                  <w:sz w:val="18"/>
                </w:rPr>
              </w:r>
              <w:r w:rsidR="0029207F">
                <w:rPr>
                  <w:sz w:val="18"/>
                </w:rPr>
                <w:fldChar w:fldCharType="separate"/>
              </w:r>
              <w:r w:rsidR="0072735A" w:rsidDel="001D4F4B">
                <w:rPr>
                  <w:sz w:val="18"/>
                </w:rPr>
                <w:fldChar w:fldCharType="end"/>
              </w:r>
            </w:del>
          </w:p>
        </w:tc>
        <w:tc>
          <w:tcPr>
            <w:tcW w:w="4492" w:type="dxa"/>
            <w:tcBorders>
              <w:right w:val="single" w:sz="4" w:space="0" w:color="auto"/>
            </w:tcBorders>
          </w:tcPr>
          <w:p w14:paraId="17995423" w14:textId="77777777" w:rsidR="009C131A" w:rsidRPr="00F734B3" w:rsidRDefault="009C131A" w:rsidP="002C0F13">
            <w:r w:rsidRPr="00867DCB">
              <w:rPr>
                <w:b/>
                <w:bCs/>
                <w:lang w:val="en-GB"/>
              </w:rPr>
              <w:t>STR31</w:t>
            </w:r>
            <w:r w:rsidRPr="00867DCB">
              <w:rPr>
                <w:lang w:val="en-GB"/>
              </w:rPr>
              <w:t xml:space="preserve"> Manage obsolescence</w:t>
            </w:r>
          </w:p>
        </w:tc>
        <w:tc>
          <w:tcPr>
            <w:tcW w:w="3428" w:type="dxa"/>
            <w:tcBorders>
              <w:top w:val="single" w:sz="4" w:space="0" w:color="auto"/>
              <w:left w:val="single" w:sz="4" w:space="0" w:color="auto"/>
              <w:bottom w:val="single" w:sz="4" w:space="0" w:color="auto"/>
              <w:right w:val="single" w:sz="4" w:space="0" w:color="auto"/>
            </w:tcBorders>
          </w:tcPr>
          <w:p w14:paraId="703D7B48" w14:textId="77777777" w:rsidR="009C131A" w:rsidRPr="00F734B3" w:rsidRDefault="009C131A" w:rsidP="002C0F13"/>
        </w:tc>
      </w:tr>
      <w:tr w:rsidR="009C131A" w:rsidRPr="0029207F" w14:paraId="74913AB5" w14:textId="77777777" w:rsidTr="0072735A">
        <w:tc>
          <w:tcPr>
            <w:tcW w:w="1368" w:type="dxa"/>
          </w:tcPr>
          <w:p w14:paraId="449BA710" w14:textId="77777777" w:rsidR="009C131A" w:rsidRPr="00F734B3" w:rsidRDefault="0072735A" w:rsidP="002C0F13">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4492" w:type="dxa"/>
            <w:tcBorders>
              <w:right w:val="single" w:sz="4" w:space="0" w:color="auto"/>
            </w:tcBorders>
          </w:tcPr>
          <w:p w14:paraId="2264E017" w14:textId="77777777" w:rsidR="009C131A" w:rsidRPr="00867DCB" w:rsidRDefault="009C131A" w:rsidP="002C0F13">
            <w:pPr>
              <w:rPr>
                <w:lang w:val="en-GB"/>
              </w:rPr>
            </w:pPr>
            <w:r>
              <w:rPr>
                <w:b/>
                <w:bCs/>
                <w:lang w:val="en-GB"/>
              </w:rPr>
              <w:t>ST</w:t>
            </w:r>
            <w:r w:rsidRPr="00867DCB">
              <w:rPr>
                <w:b/>
                <w:bCs/>
                <w:lang w:val="en-GB"/>
              </w:rPr>
              <w:t>R32</w:t>
            </w:r>
            <w:r w:rsidRPr="00867DCB">
              <w:rPr>
                <w:lang w:val="en-GB"/>
              </w:rPr>
              <w:t xml:space="preserve"> Continue the strengthening of IS security and continuity</w:t>
            </w:r>
          </w:p>
        </w:tc>
        <w:tc>
          <w:tcPr>
            <w:tcW w:w="3428" w:type="dxa"/>
            <w:tcBorders>
              <w:top w:val="single" w:sz="4" w:space="0" w:color="auto"/>
              <w:left w:val="single" w:sz="4" w:space="0" w:color="auto"/>
              <w:bottom w:val="single" w:sz="4" w:space="0" w:color="auto"/>
              <w:right w:val="single" w:sz="4" w:space="0" w:color="auto"/>
            </w:tcBorders>
          </w:tcPr>
          <w:p w14:paraId="12F5A395" w14:textId="77777777" w:rsidR="009C131A" w:rsidRPr="00283DCB" w:rsidRDefault="009C131A" w:rsidP="002C0F13">
            <w:pPr>
              <w:rPr>
                <w:lang w:val="en-US"/>
              </w:rPr>
            </w:pPr>
          </w:p>
        </w:tc>
      </w:tr>
      <w:tr w:rsidR="009C131A" w:rsidRPr="0029207F" w14:paraId="67D9F3E9" w14:textId="77777777" w:rsidTr="0072735A">
        <w:tc>
          <w:tcPr>
            <w:tcW w:w="1368" w:type="dxa"/>
          </w:tcPr>
          <w:p w14:paraId="028618B6" w14:textId="77777777" w:rsidR="009C131A" w:rsidRPr="00283DCB" w:rsidRDefault="0072735A" w:rsidP="002C0F13">
            <w:pPr>
              <w:rPr>
                <w:lang w:val="en-US"/>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4492" w:type="dxa"/>
            <w:tcBorders>
              <w:right w:val="single" w:sz="4" w:space="0" w:color="auto"/>
            </w:tcBorders>
          </w:tcPr>
          <w:p w14:paraId="6D6EA168" w14:textId="77777777" w:rsidR="009C131A" w:rsidRPr="00867DCB" w:rsidRDefault="009C131A" w:rsidP="002C0F13">
            <w:pPr>
              <w:rPr>
                <w:lang w:val="en-GB"/>
              </w:rPr>
            </w:pPr>
            <w:r w:rsidRPr="00867DCB">
              <w:rPr>
                <w:b/>
                <w:bCs/>
                <w:lang w:val="en-GB"/>
              </w:rPr>
              <w:t>STR33</w:t>
            </w:r>
            <w:r w:rsidRPr="00867DCB">
              <w:rPr>
                <w:lang w:val="en-GB"/>
              </w:rPr>
              <w:t xml:space="preserve"> Strengthen IT steering through governance 2.0</w:t>
            </w:r>
          </w:p>
        </w:tc>
        <w:tc>
          <w:tcPr>
            <w:tcW w:w="3428" w:type="dxa"/>
            <w:tcBorders>
              <w:top w:val="single" w:sz="4" w:space="0" w:color="auto"/>
              <w:left w:val="single" w:sz="4" w:space="0" w:color="auto"/>
              <w:bottom w:val="single" w:sz="4" w:space="0" w:color="auto"/>
              <w:right w:val="single" w:sz="4" w:space="0" w:color="auto"/>
            </w:tcBorders>
          </w:tcPr>
          <w:p w14:paraId="483301D4" w14:textId="77777777" w:rsidR="009C131A" w:rsidRPr="00283DCB" w:rsidRDefault="009C131A" w:rsidP="002C0F13">
            <w:pPr>
              <w:rPr>
                <w:lang w:val="en-US"/>
              </w:rPr>
            </w:pPr>
          </w:p>
        </w:tc>
      </w:tr>
      <w:tr w:rsidR="009C131A" w:rsidRPr="0029207F" w14:paraId="4FE6DC60" w14:textId="77777777" w:rsidTr="0072735A">
        <w:tc>
          <w:tcPr>
            <w:tcW w:w="1368" w:type="dxa"/>
          </w:tcPr>
          <w:p w14:paraId="2F6F1FF1" w14:textId="77777777" w:rsidR="009C131A" w:rsidRPr="00283DCB" w:rsidRDefault="0072735A" w:rsidP="002C0F13">
            <w:pPr>
              <w:rPr>
                <w:lang w:val="en-US"/>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4492" w:type="dxa"/>
            <w:tcBorders>
              <w:right w:val="single" w:sz="4" w:space="0" w:color="auto"/>
            </w:tcBorders>
          </w:tcPr>
          <w:p w14:paraId="55292269" w14:textId="77777777" w:rsidR="009C131A" w:rsidRPr="00867DCB" w:rsidRDefault="009C131A" w:rsidP="002C0F13">
            <w:pPr>
              <w:rPr>
                <w:lang w:val="en-GB"/>
              </w:rPr>
            </w:pPr>
            <w:r w:rsidRPr="00867DCB">
              <w:rPr>
                <w:b/>
                <w:bCs/>
                <w:lang w:val="en-GB"/>
              </w:rPr>
              <w:t>STR34</w:t>
            </w:r>
            <w:r w:rsidRPr="00867DCB">
              <w:rPr>
                <w:lang w:val="en-GB"/>
              </w:rPr>
              <w:t xml:space="preserve"> Anchor the culture of IT risk in the steering of IT activities</w:t>
            </w:r>
          </w:p>
        </w:tc>
        <w:tc>
          <w:tcPr>
            <w:tcW w:w="3428" w:type="dxa"/>
            <w:tcBorders>
              <w:top w:val="single" w:sz="4" w:space="0" w:color="auto"/>
              <w:left w:val="single" w:sz="4" w:space="0" w:color="auto"/>
              <w:bottom w:val="single" w:sz="4" w:space="0" w:color="auto"/>
              <w:right w:val="single" w:sz="4" w:space="0" w:color="auto"/>
            </w:tcBorders>
          </w:tcPr>
          <w:p w14:paraId="261A0963" w14:textId="77777777" w:rsidR="009C131A" w:rsidRPr="00283DCB" w:rsidRDefault="009C131A" w:rsidP="002C0F13">
            <w:pPr>
              <w:rPr>
                <w:lang w:val="en-US"/>
              </w:rPr>
            </w:pPr>
          </w:p>
        </w:tc>
      </w:tr>
      <w:tr w:rsidR="009C131A" w:rsidRPr="0029207F" w14:paraId="284ECA96" w14:textId="77777777" w:rsidTr="0072735A">
        <w:tc>
          <w:tcPr>
            <w:tcW w:w="1368" w:type="dxa"/>
          </w:tcPr>
          <w:p w14:paraId="66A13EAA" w14:textId="77777777" w:rsidR="009C131A" w:rsidRPr="00283DCB" w:rsidRDefault="0072735A" w:rsidP="002C0F13">
            <w:pPr>
              <w:rPr>
                <w:lang w:val="en-US"/>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4492" w:type="dxa"/>
            <w:tcBorders>
              <w:right w:val="single" w:sz="4" w:space="0" w:color="auto"/>
            </w:tcBorders>
          </w:tcPr>
          <w:p w14:paraId="52EE0042" w14:textId="77777777" w:rsidR="009C131A" w:rsidRPr="00283DCB" w:rsidRDefault="009C131A" w:rsidP="002C0F13">
            <w:pPr>
              <w:rPr>
                <w:lang w:val="en-US"/>
              </w:rPr>
            </w:pPr>
            <w:r w:rsidRPr="00867DCB">
              <w:rPr>
                <w:b/>
                <w:bCs/>
                <w:lang w:val="en-GB"/>
              </w:rPr>
              <w:t>STR35</w:t>
            </w:r>
            <w:r w:rsidRPr="00867DCB">
              <w:rPr>
                <w:lang w:val="en-GB"/>
              </w:rPr>
              <w:t xml:space="preserve"> Improve and control the conformity of IS with standards</w:t>
            </w:r>
          </w:p>
        </w:tc>
        <w:tc>
          <w:tcPr>
            <w:tcW w:w="3428" w:type="dxa"/>
            <w:tcBorders>
              <w:top w:val="single" w:sz="4" w:space="0" w:color="auto"/>
              <w:left w:val="single" w:sz="4" w:space="0" w:color="auto"/>
              <w:bottom w:val="single" w:sz="4" w:space="0" w:color="auto"/>
              <w:right w:val="single" w:sz="4" w:space="0" w:color="auto"/>
            </w:tcBorders>
          </w:tcPr>
          <w:p w14:paraId="0F8CD186" w14:textId="77777777" w:rsidR="009C131A" w:rsidRPr="00283DCB" w:rsidRDefault="009C131A" w:rsidP="002C0F13">
            <w:pPr>
              <w:rPr>
                <w:lang w:val="en-US"/>
              </w:rPr>
            </w:pPr>
          </w:p>
        </w:tc>
      </w:tr>
      <w:tr w:rsidR="009C131A" w:rsidRPr="0029207F" w14:paraId="142CC7C3" w14:textId="77777777" w:rsidTr="0072735A">
        <w:tc>
          <w:tcPr>
            <w:tcW w:w="1368" w:type="dxa"/>
          </w:tcPr>
          <w:p w14:paraId="71BEAC37" w14:textId="77777777" w:rsidR="009C131A" w:rsidRPr="00283DCB" w:rsidRDefault="0072735A" w:rsidP="002C0F13">
            <w:pPr>
              <w:rPr>
                <w:lang w:val="en-US"/>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4492" w:type="dxa"/>
            <w:tcBorders>
              <w:right w:val="single" w:sz="4" w:space="0" w:color="auto"/>
            </w:tcBorders>
          </w:tcPr>
          <w:p w14:paraId="3AE19E03" w14:textId="77777777" w:rsidR="009C131A" w:rsidRPr="00283DCB" w:rsidRDefault="009C131A" w:rsidP="002C0F13">
            <w:pPr>
              <w:rPr>
                <w:b/>
                <w:bCs/>
                <w:lang w:val="en-US"/>
              </w:rPr>
            </w:pPr>
            <w:r w:rsidRPr="00867DCB">
              <w:rPr>
                <w:b/>
                <w:bCs/>
                <w:lang w:val="en-GB"/>
              </w:rPr>
              <w:t xml:space="preserve">STR36 </w:t>
            </w:r>
            <w:r w:rsidRPr="00867DCB">
              <w:rPr>
                <w:bCs/>
                <w:lang w:val="en-GB"/>
              </w:rPr>
              <w:t>Manage risks linked to Shadow IT and Light IT</w:t>
            </w:r>
          </w:p>
        </w:tc>
        <w:tc>
          <w:tcPr>
            <w:tcW w:w="3428" w:type="dxa"/>
            <w:tcBorders>
              <w:top w:val="single" w:sz="4" w:space="0" w:color="auto"/>
              <w:left w:val="single" w:sz="4" w:space="0" w:color="auto"/>
              <w:bottom w:val="single" w:sz="4" w:space="0" w:color="auto"/>
              <w:right w:val="single" w:sz="4" w:space="0" w:color="auto"/>
            </w:tcBorders>
          </w:tcPr>
          <w:p w14:paraId="7C779F72" w14:textId="77777777" w:rsidR="009C131A" w:rsidRPr="00283DCB" w:rsidRDefault="009C131A" w:rsidP="002C0F13">
            <w:pPr>
              <w:rPr>
                <w:lang w:val="en-US"/>
              </w:rPr>
            </w:pPr>
          </w:p>
        </w:tc>
      </w:tr>
      <w:tr w:rsidR="009C131A" w:rsidRPr="003E2AF5" w14:paraId="0A141013" w14:textId="77777777" w:rsidTr="0072735A">
        <w:tc>
          <w:tcPr>
            <w:tcW w:w="1368" w:type="dxa"/>
          </w:tcPr>
          <w:p w14:paraId="14F83452" w14:textId="77777777" w:rsidR="009C131A" w:rsidRPr="00283DCB" w:rsidRDefault="0072735A" w:rsidP="002C0F13">
            <w:pPr>
              <w:rPr>
                <w:lang w:val="en-US"/>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4492" w:type="dxa"/>
            <w:tcBorders>
              <w:right w:val="single" w:sz="4" w:space="0" w:color="auto"/>
            </w:tcBorders>
          </w:tcPr>
          <w:p w14:paraId="10FBF546" w14:textId="77777777" w:rsidR="009C131A" w:rsidRPr="00283DCB" w:rsidRDefault="009C131A" w:rsidP="002C0F13">
            <w:pPr>
              <w:rPr>
                <w:bCs/>
              </w:rPr>
            </w:pPr>
            <w:r w:rsidRPr="00283DCB">
              <w:rPr>
                <w:rFonts w:eastAsiaTheme="minorEastAsia"/>
                <w:b/>
                <w:bCs/>
              </w:rPr>
              <w:t>*</w:t>
            </w:r>
            <w:r>
              <w:rPr>
                <w:rFonts w:eastAsiaTheme="minorEastAsia"/>
                <w:b/>
                <w:bCs/>
              </w:rPr>
              <w:t xml:space="preserve"> </w:t>
            </w:r>
            <w:r w:rsidRPr="00283DCB">
              <w:rPr>
                <w:rFonts w:eastAsiaTheme="minorEastAsia"/>
                <w:b/>
                <w:bCs/>
              </w:rPr>
              <w:t xml:space="preserve">STR37 </w:t>
            </w:r>
            <w:r w:rsidRPr="00283DCB">
              <w:rPr>
                <w:rFonts w:eastAsiaTheme="minorEastAsia"/>
                <w:bCs/>
              </w:rPr>
              <w:t>Fiabiliser les services applicatifs</w:t>
            </w:r>
          </w:p>
        </w:tc>
        <w:tc>
          <w:tcPr>
            <w:tcW w:w="3428" w:type="dxa"/>
            <w:tcBorders>
              <w:top w:val="single" w:sz="4" w:space="0" w:color="auto"/>
              <w:left w:val="single" w:sz="4" w:space="0" w:color="auto"/>
              <w:bottom w:val="single" w:sz="4" w:space="0" w:color="auto"/>
              <w:right w:val="single" w:sz="4" w:space="0" w:color="auto"/>
            </w:tcBorders>
          </w:tcPr>
          <w:p w14:paraId="2CFD3CD9" w14:textId="77777777" w:rsidR="009C131A" w:rsidRPr="003E2AF5" w:rsidRDefault="009C131A" w:rsidP="002C0F13"/>
        </w:tc>
      </w:tr>
    </w:tbl>
    <w:p w14:paraId="1EA071C5" w14:textId="3C1E27F1" w:rsidR="00DE2B05" w:rsidRPr="008C61A0" w:rsidDel="00DE2B05" w:rsidRDefault="00DE2B05">
      <w:pPr>
        <w:rPr>
          <w:del w:id="1622" w:author="ONOPTCHENKO Xavier" w:date="2019-10-10T12:48:00Z"/>
        </w:rPr>
        <w:pPrChange w:id="1623" w:author="ONOPTCHENKO Xavier" w:date="2019-10-10T12:48:00Z">
          <w:pPr>
            <w:pStyle w:val="Titre3"/>
            <w:numPr>
              <w:ilvl w:val="0"/>
              <w:numId w:val="0"/>
            </w:numPr>
            <w:tabs>
              <w:tab w:val="clear" w:pos="720"/>
            </w:tabs>
            <w:ind w:left="273" w:firstLine="0"/>
          </w:pPr>
        </w:pPrChange>
      </w:pPr>
      <w:bookmarkStart w:id="1624" w:name="_Toc21697710"/>
      <w:bookmarkEnd w:id="1624"/>
    </w:p>
    <w:p w14:paraId="69DA32BC" w14:textId="2403B441" w:rsidR="00C24EAC" w:rsidRPr="00D378D3" w:rsidDel="00DE2B05" w:rsidRDefault="00C24EAC" w:rsidP="00C24EAC">
      <w:pPr>
        <w:pStyle w:val="Titre3"/>
        <w:numPr>
          <w:ilvl w:val="0"/>
          <w:numId w:val="0"/>
        </w:numPr>
        <w:ind w:left="273"/>
        <w:rPr>
          <w:del w:id="1625" w:author="ONOPTCHENKO Xavier" w:date="2019-10-10T12:48:00Z"/>
        </w:rPr>
      </w:pPr>
      <w:bookmarkStart w:id="1626" w:name="_Toc21697711"/>
      <w:bookmarkEnd w:id="1626"/>
    </w:p>
    <w:p w14:paraId="72D938FA" w14:textId="7BC8DE81" w:rsidR="00C24EAC" w:rsidRPr="00D378D3" w:rsidDel="00DE2B05" w:rsidRDefault="00C24EAC" w:rsidP="00C24EAC">
      <w:pPr>
        <w:pStyle w:val="Titre3"/>
        <w:numPr>
          <w:ilvl w:val="0"/>
          <w:numId w:val="0"/>
        </w:numPr>
        <w:ind w:left="273"/>
        <w:rPr>
          <w:del w:id="1627" w:author="ONOPTCHENKO Xavier" w:date="2019-10-10T12:48:00Z"/>
        </w:rPr>
      </w:pPr>
      <w:bookmarkStart w:id="1628" w:name="_Toc21697712"/>
      <w:bookmarkEnd w:id="1628"/>
    </w:p>
    <w:p w14:paraId="126BB121" w14:textId="77777777" w:rsidR="001E794C" w:rsidRDefault="001E794C" w:rsidP="00BB40D1">
      <w:pPr>
        <w:pStyle w:val="Titre3"/>
        <w:tabs>
          <w:tab w:val="clear" w:pos="720"/>
          <w:tab w:val="num" w:pos="993"/>
        </w:tabs>
        <w:ind w:left="993"/>
        <w:rPr>
          <w:lang w:val="en-GB"/>
        </w:rPr>
      </w:pPr>
      <w:bookmarkStart w:id="1629" w:name="_Toc21697713"/>
      <w:r>
        <w:rPr>
          <w:lang w:val="en-GB"/>
        </w:rPr>
        <w:t>Business Strategy</w:t>
      </w:r>
      <w:bookmarkEnd w:id="1629"/>
      <w:r>
        <w:rPr>
          <w:lang w:val="en-GB"/>
        </w:rPr>
        <w:t xml:space="preserve"> </w:t>
      </w:r>
    </w:p>
    <w:p w14:paraId="4876FE74" w14:textId="18E61420" w:rsidR="00766B64" w:rsidRDefault="00DE2B05" w:rsidP="00766B64">
      <w:pPr>
        <w:rPr>
          <w:ins w:id="1630" w:author="ONOPTCHENKO Xavier" w:date="2019-10-10T13:02:00Z"/>
        </w:rPr>
      </w:pPr>
      <w:ins w:id="1631" w:author="ONOPTCHENKO Xavier" w:date="2019-10-10T12:48:00Z">
        <w:r w:rsidRPr="00DE2B05">
          <w:rPr>
            <w:rPrChange w:id="1632" w:author="ONOPTCHENKO Xavier" w:date="2019-10-10T12:48:00Z">
              <w:rPr>
                <w:lang w:val="en-GB"/>
              </w:rPr>
            </w:rPrChange>
          </w:rPr>
          <w:t>Non applicable, projet uniquement technique.</w:t>
        </w:r>
      </w:ins>
    </w:p>
    <w:p w14:paraId="4D9EDF93" w14:textId="263C0965" w:rsidR="00FC5BE0" w:rsidRDefault="00FC5BE0">
      <w:pPr>
        <w:spacing w:before="0" w:after="160" w:line="259" w:lineRule="auto"/>
        <w:jc w:val="left"/>
        <w:rPr>
          <w:ins w:id="1633" w:author="ONOPTCHENKO Xavier" w:date="2019-10-10T13:02:00Z"/>
        </w:rPr>
      </w:pPr>
      <w:ins w:id="1634" w:author="ONOPTCHENKO Xavier" w:date="2019-10-10T13:02:00Z">
        <w:r>
          <w:br w:type="page"/>
        </w:r>
      </w:ins>
    </w:p>
    <w:p w14:paraId="7BA776FE" w14:textId="7C438668" w:rsidR="00DE2B05" w:rsidRPr="00DE2B05" w:rsidDel="00DE2B05" w:rsidRDefault="00DE2B05" w:rsidP="00766B64">
      <w:pPr>
        <w:rPr>
          <w:del w:id="1635" w:author="ONOPTCHENKO Xavier" w:date="2019-10-10T12:49:00Z"/>
          <w:rPrChange w:id="1636" w:author="ONOPTCHENKO Xavier" w:date="2019-10-10T12:48:00Z">
            <w:rPr>
              <w:del w:id="1637" w:author="ONOPTCHENKO Xavier" w:date="2019-10-10T12:49:00Z"/>
              <w:lang w:val="en-GB"/>
            </w:rPr>
          </w:rPrChange>
        </w:rPr>
      </w:pPr>
      <w:bookmarkStart w:id="1638" w:name="_Toc21697714"/>
      <w:bookmarkEnd w:id="163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2"/>
        <w:gridCol w:w="4374"/>
        <w:gridCol w:w="3346"/>
      </w:tblGrid>
      <w:tr w:rsidR="00766B64" w:rsidRPr="00D72D54" w:rsidDel="00DE2B05" w14:paraId="1155A235" w14:textId="22601527" w:rsidTr="00B93D1E">
        <w:trPr>
          <w:del w:id="1639" w:author="ONOPTCHENKO Xavier" w:date="2019-10-10T12:49:00Z"/>
        </w:trPr>
        <w:tc>
          <w:tcPr>
            <w:tcW w:w="1368" w:type="dxa"/>
            <w:shd w:val="clear" w:color="auto" w:fill="A6A6A6" w:themeFill="background1" w:themeFillShade="A6"/>
          </w:tcPr>
          <w:p w14:paraId="180C7C37" w14:textId="458838F8" w:rsidR="00766B64" w:rsidRPr="007F0903" w:rsidDel="00DE2B05" w:rsidRDefault="00766B64" w:rsidP="00B93D1E">
            <w:pPr>
              <w:rPr>
                <w:del w:id="1640" w:author="ONOPTCHENKO Xavier" w:date="2019-10-10T12:49:00Z"/>
                <w:b/>
              </w:rPr>
            </w:pPr>
            <w:del w:id="1641" w:author="ONOPTCHENKO Xavier" w:date="2019-10-10T12:49:00Z">
              <w:r w:rsidRPr="007F0903" w:rsidDel="00DE2B05">
                <w:rPr>
                  <w:b/>
                </w:rPr>
                <w:delText>Strategic Objectives</w:delText>
              </w:r>
              <w:bookmarkStart w:id="1642" w:name="_Toc21697715"/>
              <w:bookmarkEnd w:id="1642"/>
            </w:del>
          </w:p>
        </w:tc>
        <w:tc>
          <w:tcPr>
            <w:tcW w:w="4492" w:type="dxa"/>
            <w:shd w:val="clear" w:color="auto" w:fill="A6A6A6" w:themeFill="background1" w:themeFillShade="A6"/>
          </w:tcPr>
          <w:p w14:paraId="3205F5D1" w14:textId="5A982BCE" w:rsidR="00766B64" w:rsidRPr="007F0903" w:rsidDel="00DE2B05" w:rsidRDefault="00766B64" w:rsidP="00B93D1E">
            <w:pPr>
              <w:jc w:val="center"/>
              <w:rPr>
                <w:del w:id="1643" w:author="ONOPTCHENKO Xavier" w:date="2019-10-10T12:49:00Z"/>
                <w:b/>
              </w:rPr>
            </w:pPr>
            <w:del w:id="1644" w:author="ONOPTCHENKO Xavier" w:date="2019-10-10T12:49:00Z">
              <w:r w:rsidRPr="007F0903" w:rsidDel="00DE2B05">
                <w:rPr>
                  <w:b/>
                  <w:bCs/>
                </w:rPr>
                <w:delText>Strategies</w:delText>
              </w:r>
              <w:bookmarkStart w:id="1645" w:name="_Toc21697716"/>
              <w:bookmarkEnd w:id="1645"/>
            </w:del>
          </w:p>
        </w:tc>
        <w:tc>
          <w:tcPr>
            <w:tcW w:w="3428" w:type="dxa"/>
            <w:shd w:val="clear" w:color="auto" w:fill="A6A6A6" w:themeFill="background1" w:themeFillShade="A6"/>
          </w:tcPr>
          <w:p w14:paraId="29B4105E" w14:textId="1AD561B8" w:rsidR="00766B64" w:rsidRPr="00D72D54" w:rsidDel="00DE2B05" w:rsidRDefault="00766B64" w:rsidP="00B93D1E">
            <w:pPr>
              <w:jc w:val="center"/>
              <w:rPr>
                <w:del w:id="1646" w:author="ONOPTCHENKO Xavier" w:date="2019-10-10T12:49:00Z"/>
                <w:b/>
                <w:rPrChange w:id="1647" w:author="ONOPTCHENKO Xavier" w:date="2019-10-10T16:06:00Z">
                  <w:rPr>
                    <w:del w:id="1648" w:author="ONOPTCHENKO Xavier" w:date="2019-10-10T12:49:00Z"/>
                    <w:b/>
                    <w:lang w:val="en-US"/>
                  </w:rPr>
                </w:rPrChange>
              </w:rPr>
            </w:pPr>
            <w:del w:id="1649" w:author="ONOPTCHENKO Xavier" w:date="2019-10-10T12:49:00Z">
              <w:r w:rsidRPr="00D72D54" w:rsidDel="00DE2B05">
                <w:rPr>
                  <w:b/>
                  <w:rPrChange w:id="1650" w:author="ONOPTCHENKO Xavier" w:date="2019-10-10T16:06:00Z">
                    <w:rPr>
                      <w:b/>
                      <w:lang w:val="en-US"/>
                    </w:rPr>
                  </w:rPrChange>
                </w:rPr>
                <w:delText>Project alignment</w:delText>
              </w:r>
              <w:bookmarkStart w:id="1651" w:name="_Toc21697717"/>
              <w:bookmarkEnd w:id="1651"/>
            </w:del>
          </w:p>
          <w:p w14:paraId="7BE4BDE3" w14:textId="6CFF8A0D" w:rsidR="00766B64" w:rsidRPr="00D72D54" w:rsidDel="00DE2B05" w:rsidRDefault="00766B64" w:rsidP="00B93D1E">
            <w:pPr>
              <w:jc w:val="center"/>
              <w:rPr>
                <w:del w:id="1652" w:author="ONOPTCHENKO Xavier" w:date="2019-10-10T12:49:00Z"/>
                <w:b/>
                <w:rPrChange w:id="1653" w:author="ONOPTCHENKO Xavier" w:date="2019-10-10T16:06:00Z">
                  <w:rPr>
                    <w:del w:id="1654" w:author="ONOPTCHENKO Xavier" w:date="2019-10-10T12:49:00Z"/>
                    <w:b/>
                    <w:lang w:val="en-US"/>
                  </w:rPr>
                </w:rPrChange>
              </w:rPr>
            </w:pPr>
            <w:del w:id="1655" w:author="ONOPTCHENKO Xavier" w:date="2019-10-10T12:49:00Z">
              <w:r w:rsidRPr="00D72D54" w:rsidDel="00DE2B05">
                <w:rPr>
                  <w:b/>
                  <w:rPrChange w:id="1656" w:author="ONOPTCHENKO Xavier" w:date="2019-10-10T16:06:00Z">
                    <w:rPr>
                      <w:b/>
                      <w:lang w:val="en-US"/>
                    </w:rPr>
                  </w:rPrChange>
                </w:rPr>
                <w:delText>(put a comment for each strategy concerned by the project)</w:delText>
              </w:r>
              <w:bookmarkStart w:id="1657" w:name="_Toc21697718"/>
              <w:bookmarkEnd w:id="1657"/>
            </w:del>
          </w:p>
        </w:tc>
        <w:bookmarkStart w:id="1658" w:name="_Toc21697719"/>
        <w:bookmarkEnd w:id="1658"/>
      </w:tr>
      <w:tr w:rsidR="00766B64" w:rsidRPr="00C82C4C" w:rsidDel="00DE2B05" w14:paraId="34D69D9B" w14:textId="0C37D7E0" w:rsidTr="00B93D1E">
        <w:trPr>
          <w:del w:id="1659" w:author="ONOPTCHENKO Xavier" w:date="2019-10-10T12:49:00Z"/>
        </w:trPr>
        <w:tc>
          <w:tcPr>
            <w:tcW w:w="9288" w:type="dxa"/>
            <w:gridSpan w:val="3"/>
            <w:shd w:val="clear" w:color="auto" w:fill="9CC2E5" w:themeFill="accent1" w:themeFillTint="99"/>
          </w:tcPr>
          <w:p w14:paraId="1D3C7EBB" w14:textId="3FCBE5B3" w:rsidR="00766B64" w:rsidRPr="00D72D54" w:rsidDel="00DE2B05" w:rsidRDefault="00766B64" w:rsidP="00C208AD">
            <w:pPr>
              <w:rPr>
                <w:del w:id="1660" w:author="ONOPTCHENKO Xavier" w:date="2019-10-10T12:49:00Z"/>
                <w:b/>
                <w:rPrChange w:id="1661" w:author="ONOPTCHENKO Xavier" w:date="2019-10-10T16:06:00Z">
                  <w:rPr>
                    <w:del w:id="1662" w:author="ONOPTCHENKO Xavier" w:date="2019-10-10T12:49:00Z"/>
                    <w:b/>
                    <w:lang w:val="en-GB"/>
                  </w:rPr>
                </w:rPrChange>
              </w:rPr>
            </w:pPr>
            <w:del w:id="1663" w:author="ONOPTCHENKO Xavier" w:date="2019-10-10T12:49:00Z">
              <w:r w:rsidRPr="00D72D54" w:rsidDel="00DE2B05">
                <w:rPr>
                  <w:b/>
                  <w:rPrChange w:id="1664" w:author="ONOPTCHENKO Xavier" w:date="2019-10-10T16:06:00Z">
                    <w:rPr>
                      <w:b/>
                      <w:lang w:val="en-GB"/>
                    </w:rPr>
                  </w:rPrChange>
                </w:rPr>
                <w:delText xml:space="preserve">SO1 </w:delText>
              </w:r>
              <w:r w:rsidR="00C208AD" w:rsidRPr="00D72D54" w:rsidDel="00DE2B05">
                <w:rPr>
                  <w:b/>
                  <w:rPrChange w:id="1665" w:author="ONOPTCHENKO Xavier" w:date="2019-10-10T16:06:00Z">
                    <w:rPr>
                      <w:b/>
                      <w:lang w:val="en-GB"/>
                    </w:rPr>
                  </w:rPrChange>
                </w:rPr>
                <w:delText>xxxxx</w:delText>
              </w:r>
              <w:bookmarkStart w:id="1666" w:name="_Toc21697720"/>
              <w:bookmarkEnd w:id="1666"/>
            </w:del>
          </w:p>
        </w:tc>
        <w:bookmarkStart w:id="1667" w:name="_Toc21697721"/>
        <w:bookmarkEnd w:id="1667"/>
      </w:tr>
      <w:tr w:rsidR="00766B64" w:rsidRPr="00C82C4C" w:rsidDel="00DE2B05" w14:paraId="79889C1F" w14:textId="6859B885" w:rsidTr="00B93D1E">
        <w:trPr>
          <w:del w:id="1668" w:author="ONOPTCHENKO Xavier" w:date="2019-10-10T12:49:00Z"/>
        </w:trPr>
        <w:tc>
          <w:tcPr>
            <w:tcW w:w="1368" w:type="dxa"/>
          </w:tcPr>
          <w:p w14:paraId="28691CB3" w14:textId="7768E683" w:rsidR="00766B64" w:rsidRPr="00D72D54" w:rsidDel="00DE2B05" w:rsidRDefault="00766B64" w:rsidP="00B93D1E">
            <w:pPr>
              <w:rPr>
                <w:del w:id="1669" w:author="ONOPTCHENKO Xavier" w:date="2019-10-10T12:49:00Z"/>
                <w:rPrChange w:id="1670" w:author="ONOPTCHENKO Xavier" w:date="2019-10-10T16:06:00Z">
                  <w:rPr>
                    <w:del w:id="1671" w:author="ONOPTCHENKO Xavier" w:date="2019-10-10T12:49:00Z"/>
                    <w:lang w:val="en-US"/>
                  </w:rPr>
                </w:rPrChange>
              </w:rPr>
            </w:pPr>
            <w:del w:id="1672" w:author="ONOPTCHENKO Xavier" w:date="2019-10-10T12:49:00Z">
              <w:r w:rsidDel="00DE2B05">
                <w:rPr>
                  <w:sz w:val="18"/>
                </w:rPr>
                <w:fldChar w:fldCharType="begin">
                  <w:ffData>
                    <w:name w:val=""/>
                    <w:enabled/>
                    <w:calcOnExit w:val="0"/>
                    <w:checkBox>
                      <w:sizeAuto/>
                      <w:default w:val="0"/>
                    </w:checkBox>
                  </w:ffData>
                </w:fldChar>
              </w:r>
              <w:r w:rsidDel="00DE2B05">
                <w:rPr>
                  <w:sz w:val="18"/>
                </w:rPr>
                <w:delInstrText xml:space="preserve"> FORMCHECKBOX </w:delInstrText>
              </w:r>
              <w:r w:rsidR="0029207F">
                <w:rPr>
                  <w:sz w:val="18"/>
                </w:rPr>
              </w:r>
              <w:r w:rsidR="0029207F">
                <w:rPr>
                  <w:sz w:val="18"/>
                </w:rPr>
                <w:fldChar w:fldCharType="separate"/>
              </w:r>
              <w:r w:rsidDel="00DE2B05">
                <w:rPr>
                  <w:sz w:val="18"/>
                </w:rPr>
                <w:fldChar w:fldCharType="end"/>
              </w:r>
              <w:bookmarkStart w:id="1673" w:name="_Toc21697722"/>
              <w:bookmarkEnd w:id="1673"/>
            </w:del>
          </w:p>
        </w:tc>
        <w:tc>
          <w:tcPr>
            <w:tcW w:w="4492" w:type="dxa"/>
            <w:tcBorders>
              <w:right w:val="single" w:sz="4" w:space="0" w:color="auto"/>
            </w:tcBorders>
          </w:tcPr>
          <w:p w14:paraId="637ECD40" w14:textId="036E7B5C" w:rsidR="00766B64" w:rsidRPr="00D72D54" w:rsidDel="00DE2B05" w:rsidRDefault="00766B64" w:rsidP="00C24EAC">
            <w:pPr>
              <w:rPr>
                <w:del w:id="1674" w:author="ONOPTCHENKO Xavier" w:date="2019-10-10T12:49:00Z"/>
                <w:rPrChange w:id="1675" w:author="ONOPTCHENKO Xavier" w:date="2019-10-10T16:06:00Z">
                  <w:rPr>
                    <w:del w:id="1676" w:author="ONOPTCHENKO Xavier" w:date="2019-10-10T12:49:00Z"/>
                    <w:lang w:val="en-US"/>
                  </w:rPr>
                </w:rPrChange>
              </w:rPr>
            </w:pPr>
            <w:del w:id="1677" w:author="ONOPTCHENKO Xavier" w:date="2019-10-10T12:49:00Z">
              <w:r w:rsidRPr="00D72D54" w:rsidDel="00DE2B05">
                <w:rPr>
                  <w:b/>
                  <w:bCs/>
                  <w:rPrChange w:id="1678" w:author="ONOPTCHENKO Xavier" w:date="2019-10-10T16:06:00Z">
                    <w:rPr>
                      <w:b/>
                      <w:bCs/>
                      <w:lang w:val="en-US"/>
                    </w:rPr>
                  </w:rPrChange>
                </w:rPr>
                <w:delText xml:space="preserve">STR11 </w:delText>
              </w:r>
              <w:r w:rsidR="00C24EAC" w:rsidRPr="00D72D54" w:rsidDel="00DE2B05">
                <w:rPr>
                  <w:rPrChange w:id="1679" w:author="ONOPTCHENKO Xavier" w:date="2019-10-10T16:06:00Z">
                    <w:rPr>
                      <w:lang w:val="en-US"/>
                    </w:rPr>
                  </w:rPrChange>
                </w:rPr>
                <w:delText>XXXXXX</w:delText>
              </w:r>
              <w:bookmarkStart w:id="1680" w:name="_Toc21697723"/>
              <w:bookmarkEnd w:id="1680"/>
            </w:del>
          </w:p>
        </w:tc>
        <w:tc>
          <w:tcPr>
            <w:tcW w:w="3428" w:type="dxa"/>
            <w:tcBorders>
              <w:top w:val="single" w:sz="4" w:space="0" w:color="auto"/>
              <w:left w:val="single" w:sz="4" w:space="0" w:color="auto"/>
              <w:bottom w:val="single" w:sz="4" w:space="0" w:color="auto"/>
              <w:right w:val="single" w:sz="4" w:space="0" w:color="auto"/>
            </w:tcBorders>
          </w:tcPr>
          <w:p w14:paraId="1295025E" w14:textId="407F2275" w:rsidR="00766B64" w:rsidRPr="00D72D54" w:rsidDel="00DE2B05" w:rsidRDefault="00766B64" w:rsidP="00B93D1E">
            <w:pPr>
              <w:rPr>
                <w:del w:id="1681" w:author="ONOPTCHENKO Xavier" w:date="2019-10-10T12:49:00Z"/>
                <w:rPrChange w:id="1682" w:author="ONOPTCHENKO Xavier" w:date="2019-10-10T16:06:00Z">
                  <w:rPr>
                    <w:del w:id="1683" w:author="ONOPTCHENKO Xavier" w:date="2019-10-10T12:49:00Z"/>
                    <w:lang w:val="en-US"/>
                  </w:rPr>
                </w:rPrChange>
              </w:rPr>
            </w:pPr>
            <w:bookmarkStart w:id="1684" w:name="_Toc21697724"/>
            <w:bookmarkEnd w:id="1684"/>
          </w:p>
        </w:tc>
        <w:bookmarkStart w:id="1685" w:name="_Toc21697725"/>
        <w:bookmarkEnd w:id="1685"/>
      </w:tr>
      <w:tr w:rsidR="00766B64" w:rsidRPr="009C131A" w:rsidDel="00DE2B05" w14:paraId="6F76A7DF" w14:textId="675E9228" w:rsidTr="00B93D1E">
        <w:trPr>
          <w:del w:id="1686" w:author="ONOPTCHENKO Xavier" w:date="2019-10-10T12:49:00Z"/>
        </w:trPr>
        <w:tc>
          <w:tcPr>
            <w:tcW w:w="1368" w:type="dxa"/>
          </w:tcPr>
          <w:p w14:paraId="08DA5883" w14:textId="3A33A4F6" w:rsidR="00766B64" w:rsidRPr="00D72D54" w:rsidDel="00DE2B05" w:rsidRDefault="00766B64" w:rsidP="00B93D1E">
            <w:pPr>
              <w:rPr>
                <w:del w:id="1687" w:author="ONOPTCHENKO Xavier" w:date="2019-10-10T12:49:00Z"/>
                <w:rPrChange w:id="1688" w:author="ONOPTCHENKO Xavier" w:date="2019-10-10T16:06:00Z">
                  <w:rPr>
                    <w:del w:id="1689" w:author="ONOPTCHENKO Xavier" w:date="2019-10-10T12:49:00Z"/>
                    <w:lang w:val="en-US"/>
                  </w:rPr>
                </w:rPrChange>
              </w:rPr>
            </w:pPr>
            <w:del w:id="1690" w:author="ONOPTCHENKO Xavier" w:date="2019-10-10T12:49:00Z">
              <w:r w:rsidDel="00DE2B05">
                <w:rPr>
                  <w:sz w:val="18"/>
                </w:rPr>
                <w:fldChar w:fldCharType="begin">
                  <w:ffData>
                    <w:name w:val=""/>
                    <w:enabled/>
                    <w:calcOnExit w:val="0"/>
                    <w:checkBox>
                      <w:sizeAuto/>
                      <w:default w:val="0"/>
                    </w:checkBox>
                  </w:ffData>
                </w:fldChar>
              </w:r>
              <w:r w:rsidDel="00DE2B05">
                <w:rPr>
                  <w:sz w:val="18"/>
                </w:rPr>
                <w:delInstrText xml:space="preserve"> FORMCHECKBOX </w:delInstrText>
              </w:r>
              <w:r w:rsidR="0029207F">
                <w:rPr>
                  <w:sz w:val="18"/>
                </w:rPr>
              </w:r>
              <w:r w:rsidR="0029207F">
                <w:rPr>
                  <w:sz w:val="18"/>
                </w:rPr>
                <w:fldChar w:fldCharType="separate"/>
              </w:r>
              <w:r w:rsidDel="00DE2B05">
                <w:rPr>
                  <w:sz w:val="18"/>
                </w:rPr>
                <w:fldChar w:fldCharType="end"/>
              </w:r>
              <w:bookmarkStart w:id="1691" w:name="_Toc21697726"/>
              <w:bookmarkEnd w:id="1691"/>
            </w:del>
          </w:p>
        </w:tc>
        <w:tc>
          <w:tcPr>
            <w:tcW w:w="4492" w:type="dxa"/>
            <w:tcBorders>
              <w:right w:val="single" w:sz="4" w:space="0" w:color="auto"/>
            </w:tcBorders>
          </w:tcPr>
          <w:p w14:paraId="3B8247D2" w14:textId="443E579E" w:rsidR="00766B64" w:rsidRPr="00D72D54" w:rsidDel="00DE2B05" w:rsidRDefault="00766B64" w:rsidP="00C24EAC">
            <w:pPr>
              <w:rPr>
                <w:del w:id="1692" w:author="ONOPTCHENKO Xavier" w:date="2019-10-10T12:49:00Z"/>
                <w:rPrChange w:id="1693" w:author="ONOPTCHENKO Xavier" w:date="2019-10-10T16:06:00Z">
                  <w:rPr>
                    <w:del w:id="1694" w:author="ONOPTCHENKO Xavier" w:date="2019-10-10T12:49:00Z"/>
                    <w:lang w:val="en-GB"/>
                  </w:rPr>
                </w:rPrChange>
              </w:rPr>
            </w:pPr>
            <w:del w:id="1695" w:author="ONOPTCHENKO Xavier" w:date="2019-10-10T12:49:00Z">
              <w:r w:rsidRPr="00D72D54" w:rsidDel="00DE2B05">
                <w:rPr>
                  <w:b/>
                  <w:bCs/>
                  <w:rPrChange w:id="1696" w:author="ONOPTCHENKO Xavier" w:date="2019-10-10T16:06:00Z">
                    <w:rPr>
                      <w:b/>
                      <w:bCs/>
                      <w:lang w:val="en-US"/>
                    </w:rPr>
                  </w:rPrChange>
                </w:rPr>
                <w:delText>STR12</w:delText>
              </w:r>
              <w:r w:rsidRPr="00D72D54" w:rsidDel="00DE2B05">
                <w:rPr>
                  <w:rPrChange w:id="1697" w:author="ONOPTCHENKO Xavier" w:date="2019-10-10T16:06:00Z">
                    <w:rPr>
                      <w:lang w:val="en-US"/>
                    </w:rPr>
                  </w:rPrChange>
                </w:rPr>
                <w:delText xml:space="preserve"> </w:delText>
              </w:r>
              <w:r w:rsidR="00C24EAC" w:rsidRPr="00D72D54" w:rsidDel="00DE2B05">
                <w:rPr>
                  <w:rPrChange w:id="1698" w:author="ONOPTCHENKO Xavier" w:date="2019-10-10T16:06:00Z">
                    <w:rPr>
                      <w:lang w:val="en-US"/>
                    </w:rPr>
                  </w:rPrChange>
                </w:rPr>
                <w:delText>XXXXX</w:delText>
              </w:r>
              <w:bookmarkStart w:id="1699" w:name="_Toc21697727"/>
              <w:bookmarkEnd w:id="1699"/>
            </w:del>
          </w:p>
        </w:tc>
        <w:tc>
          <w:tcPr>
            <w:tcW w:w="3428" w:type="dxa"/>
            <w:tcBorders>
              <w:top w:val="single" w:sz="4" w:space="0" w:color="auto"/>
              <w:left w:val="single" w:sz="4" w:space="0" w:color="auto"/>
              <w:bottom w:val="single" w:sz="4" w:space="0" w:color="auto"/>
              <w:right w:val="single" w:sz="4" w:space="0" w:color="auto"/>
            </w:tcBorders>
          </w:tcPr>
          <w:p w14:paraId="100A1FE7" w14:textId="26B420E4" w:rsidR="00766B64" w:rsidRPr="00D72D54" w:rsidDel="00DE2B05" w:rsidRDefault="00766B64" w:rsidP="00B93D1E">
            <w:pPr>
              <w:rPr>
                <w:del w:id="1700" w:author="ONOPTCHENKO Xavier" w:date="2019-10-10T12:49:00Z"/>
                <w:rPrChange w:id="1701" w:author="ONOPTCHENKO Xavier" w:date="2019-10-10T16:06:00Z">
                  <w:rPr>
                    <w:del w:id="1702" w:author="ONOPTCHENKO Xavier" w:date="2019-10-10T12:49:00Z"/>
                    <w:lang w:val="en-GB"/>
                  </w:rPr>
                </w:rPrChange>
              </w:rPr>
            </w:pPr>
            <w:bookmarkStart w:id="1703" w:name="_Toc21697728"/>
            <w:bookmarkEnd w:id="1703"/>
          </w:p>
        </w:tc>
        <w:bookmarkStart w:id="1704" w:name="_Toc21697729"/>
        <w:bookmarkEnd w:id="1704"/>
      </w:tr>
      <w:tr w:rsidR="00766B64" w:rsidRPr="00977EE9" w:rsidDel="00DE2B05" w14:paraId="155C2CE6" w14:textId="2689BF2A" w:rsidTr="00B93D1E">
        <w:trPr>
          <w:del w:id="1705" w:author="ONOPTCHENKO Xavier" w:date="2019-10-10T12:49:00Z"/>
        </w:trPr>
        <w:tc>
          <w:tcPr>
            <w:tcW w:w="9288" w:type="dxa"/>
            <w:gridSpan w:val="3"/>
            <w:tcBorders>
              <w:top w:val="single" w:sz="4" w:space="0" w:color="auto"/>
              <w:left w:val="single" w:sz="4" w:space="0" w:color="auto"/>
              <w:bottom w:val="single" w:sz="4" w:space="0" w:color="auto"/>
              <w:right w:val="single" w:sz="4" w:space="0" w:color="auto"/>
            </w:tcBorders>
            <w:shd w:val="clear" w:color="auto" w:fill="ACB9CA" w:themeFill="text2" w:themeFillTint="66"/>
          </w:tcPr>
          <w:p w14:paraId="361316BD" w14:textId="59FBA8DB" w:rsidR="00766B64" w:rsidRPr="00D72D54" w:rsidDel="00DE2B05" w:rsidRDefault="00637D1F" w:rsidP="00C208AD">
            <w:pPr>
              <w:rPr>
                <w:del w:id="1706" w:author="ONOPTCHENKO Xavier" w:date="2019-10-10T12:49:00Z"/>
                <w:b/>
                <w:rPrChange w:id="1707" w:author="ONOPTCHENKO Xavier" w:date="2019-10-10T16:06:00Z">
                  <w:rPr>
                    <w:del w:id="1708" w:author="ONOPTCHENKO Xavier" w:date="2019-10-10T12:49:00Z"/>
                    <w:b/>
                    <w:lang w:val="en-GB"/>
                  </w:rPr>
                </w:rPrChange>
              </w:rPr>
            </w:pPr>
            <w:del w:id="1709" w:author="ONOPTCHENKO Xavier" w:date="2019-10-10T12:49:00Z">
              <w:r w:rsidRPr="00D72D54" w:rsidDel="00DE2B05">
                <w:rPr>
                  <w:b/>
                  <w:bCs/>
                  <w:rPrChange w:id="1710" w:author="ONOPTCHENKO Xavier" w:date="2019-10-10T16:06:00Z">
                    <w:rPr>
                      <w:b/>
                      <w:bCs/>
                      <w:lang w:val="en-US"/>
                    </w:rPr>
                  </w:rPrChange>
                </w:rPr>
                <w:delText xml:space="preserve">SO2 </w:delText>
              </w:r>
              <w:r w:rsidR="00C208AD" w:rsidRPr="00D72D54" w:rsidDel="00DE2B05">
                <w:rPr>
                  <w:b/>
                  <w:rPrChange w:id="1711" w:author="ONOPTCHENKO Xavier" w:date="2019-10-10T16:06:00Z">
                    <w:rPr>
                      <w:b/>
                      <w:lang w:val="en-US"/>
                    </w:rPr>
                  </w:rPrChange>
                </w:rPr>
                <w:delText>xxxxxx</w:delText>
              </w:r>
              <w:bookmarkStart w:id="1712" w:name="_Toc21697730"/>
              <w:bookmarkEnd w:id="1712"/>
            </w:del>
          </w:p>
        </w:tc>
        <w:bookmarkStart w:id="1713" w:name="_Toc21697731"/>
        <w:bookmarkEnd w:id="1713"/>
      </w:tr>
      <w:tr w:rsidR="00766B64" w:rsidRPr="00C82C4C" w:rsidDel="00DE2B05" w14:paraId="09C76D02" w14:textId="034A11E8" w:rsidTr="00B93D1E">
        <w:trPr>
          <w:del w:id="1714" w:author="ONOPTCHENKO Xavier" w:date="2019-10-10T12:49:00Z"/>
        </w:trPr>
        <w:tc>
          <w:tcPr>
            <w:tcW w:w="1368" w:type="dxa"/>
          </w:tcPr>
          <w:p w14:paraId="0C333E09" w14:textId="48C04575" w:rsidR="00766B64" w:rsidRPr="00D72D54" w:rsidDel="00DE2B05" w:rsidRDefault="00766B64" w:rsidP="00B93D1E">
            <w:pPr>
              <w:rPr>
                <w:del w:id="1715" w:author="ONOPTCHENKO Xavier" w:date="2019-10-10T12:49:00Z"/>
                <w:rPrChange w:id="1716" w:author="ONOPTCHENKO Xavier" w:date="2019-10-10T16:06:00Z">
                  <w:rPr>
                    <w:del w:id="1717" w:author="ONOPTCHENKO Xavier" w:date="2019-10-10T12:49:00Z"/>
                    <w:lang w:val="en-US"/>
                  </w:rPr>
                </w:rPrChange>
              </w:rPr>
            </w:pPr>
            <w:del w:id="1718" w:author="ONOPTCHENKO Xavier" w:date="2019-10-10T12:49:00Z">
              <w:r w:rsidDel="00DE2B05">
                <w:rPr>
                  <w:sz w:val="18"/>
                </w:rPr>
                <w:fldChar w:fldCharType="begin">
                  <w:ffData>
                    <w:name w:val=""/>
                    <w:enabled/>
                    <w:calcOnExit w:val="0"/>
                    <w:checkBox>
                      <w:sizeAuto/>
                      <w:default w:val="0"/>
                    </w:checkBox>
                  </w:ffData>
                </w:fldChar>
              </w:r>
              <w:r w:rsidDel="00DE2B05">
                <w:rPr>
                  <w:sz w:val="18"/>
                </w:rPr>
                <w:delInstrText xml:space="preserve"> FORMCHECKBOX </w:delInstrText>
              </w:r>
              <w:r w:rsidR="0029207F">
                <w:rPr>
                  <w:sz w:val="18"/>
                </w:rPr>
              </w:r>
              <w:r w:rsidR="0029207F">
                <w:rPr>
                  <w:sz w:val="18"/>
                </w:rPr>
                <w:fldChar w:fldCharType="separate"/>
              </w:r>
              <w:r w:rsidDel="00DE2B05">
                <w:rPr>
                  <w:sz w:val="18"/>
                </w:rPr>
                <w:fldChar w:fldCharType="end"/>
              </w:r>
              <w:bookmarkStart w:id="1719" w:name="_Toc21697732"/>
              <w:bookmarkEnd w:id="1719"/>
            </w:del>
          </w:p>
        </w:tc>
        <w:tc>
          <w:tcPr>
            <w:tcW w:w="4492" w:type="dxa"/>
            <w:tcBorders>
              <w:right w:val="single" w:sz="4" w:space="0" w:color="auto"/>
            </w:tcBorders>
          </w:tcPr>
          <w:p w14:paraId="24DFA7E1" w14:textId="378DE41F" w:rsidR="00766B64" w:rsidRPr="00D72D54" w:rsidDel="00DE2B05" w:rsidRDefault="00766B64" w:rsidP="00637D1F">
            <w:pPr>
              <w:rPr>
                <w:del w:id="1720" w:author="ONOPTCHENKO Xavier" w:date="2019-10-10T12:49:00Z"/>
                <w:rPrChange w:id="1721" w:author="ONOPTCHENKO Xavier" w:date="2019-10-10T16:06:00Z">
                  <w:rPr>
                    <w:del w:id="1722" w:author="ONOPTCHENKO Xavier" w:date="2019-10-10T12:49:00Z"/>
                    <w:lang w:val="en-US"/>
                  </w:rPr>
                </w:rPrChange>
              </w:rPr>
            </w:pPr>
            <w:del w:id="1723" w:author="ONOPTCHENKO Xavier" w:date="2019-10-10T12:49:00Z">
              <w:r w:rsidRPr="00D72D54" w:rsidDel="00DE2B05">
                <w:rPr>
                  <w:b/>
                  <w:bCs/>
                  <w:rPrChange w:id="1724" w:author="ONOPTCHENKO Xavier" w:date="2019-10-10T16:06:00Z">
                    <w:rPr>
                      <w:b/>
                      <w:bCs/>
                      <w:lang w:val="en-GB"/>
                    </w:rPr>
                  </w:rPrChange>
                </w:rPr>
                <w:delText xml:space="preserve">STR21 </w:delText>
              </w:r>
              <w:r w:rsidR="00637D1F" w:rsidRPr="00D72D54" w:rsidDel="00DE2B05">
                <w:rPr>
                  <w:rPrChange w:id="1725" w:author="ONOPTCHENKO Xavier" w:date="2019-10-10T16:06:00Z">
                    <w:rPr>
                      <w:lang w:val="en-GB"/>
                    </w:rPr>
                  </w:rPrChange>
                </w:rPr>
                <w:delText>XXXXX</w:delText>
              </w:r>
              <w:bookmarkStart w:id="1726" w:name="_Toc21697733"/>
              <w:bookmarkEnd w:id="1726"/>
            </w:del>
          </w:p>
        </w:tc>
        <w:tc>
          <w:tcPr>
            <w:tcW w:w="3428" w:type="dxa"/>
            <w:tcBorders>
              <w:top w:val="single" w:sz="4" w:space="0" w:color="auto"/>
              <w:left w:val="single" w:sz="4" w:space="0" w:color="auto"/>
              <w:bottom w:val="single" w:sz="4" w:space="0" w:color="auto"/>
              <w:right w:val="single" w:sz="4" w:space="0" w:color="auto"/>
            </w:tcBorders>
          </w:tcPr>
          <w:p w14:paraId="33381697" w14:textId="597547A3" w:rsidR="00766B64" w:rsidRPr="00D72D54" w:rsidDel="00DE2B05" w:rsidRDefault="00766B64" w:rsidP="00B93D1E">
            <w:pPr>
              <w:rPr>
                <w:del w:id="1727" w:author="ONOPTCHENKO Xavier" w:date="2019-10-10T12:49:00Z"/>
                <w:rPrChange w:id="1728" w:author="ONOPTCHENKO Xavier" w:date="2019-10-10T16:06:00Z">
                  <w:rPr>
                    <w:del w:id="1729" w:author="ONOPTCHENKO Xavier" w:date="2019-10-10T12:49:00Z"/>
                    <w:lang w:val="en-US"/>
                  </w:rPr>
                </w:rPrChange>
              </w:rPr>
            </w:pPr>
            <w:bookmarkStart w:id="1730" w:name="_Toc21697734"/>
            <w:bookmarkEnd w:id="1730"/>
          </w:p>
        </w:tc>
        <w:bookmarkStart w:id="1731" w:name="_Toc21697735"/>
        <w:bookmarkEnd w:id="1731"/>
      </w:tr>
      <w:tr w:rsidR="00766B64" w:rsidRPr="003E2AF5" w:rsidDel="00DE2B05" w14:paraId="72FA3874" w14:textId="71D93322" w:rsidTr="00B93D1E">
        <w:trPr>
          <w:del w:id="1732" w:author="ONOPTCHENKO Xavier" w:date="2019-10-10T12:49:00Z"/>
        </w:trPr>
        <w:tc>
          <w:tcPr>
            <w:tcW w:w="1368" w:type="dxa"/>
          </w:tcPr>
          <w:p w14:paraId="42ADAA83" w14:textId="22A14372" w:rsidR="00766B64" w:rsidRPr="00D72D54" w:rsidDel="00DE2B05" w:rsidRDefault="00766B64" w:rsidP="00B93D1E">
            <w:pPr>
              <w:rPr>
                <w:del w:id="1733" w:author="ONOPTCHENKO Xavier" w:date="2019-10-10T12:49:00Z"/>
                <w:rPrChange w:id="1734" w:author="ONOPTCHENKO Xavier" w:date="2019-10-10T16:06:00Z">
                  <w:rPr>
                    <w:del w:id="1735" w:author="ONOPTCHENKO Xavier" w:date="2019-10-10T12:49:00Z"/>
                    <w:lang w:val="en-US"/>
                  </w:rPr>
                </w:rPrChange>
              </w:rPr>
            </w:pPr>
            <w:del w:id="1736" w:author="ONOPTCHENKO Xavier" w:date="2019-10-10T12:49:00Z">
              <w:r w:rsidDel="00DE2B05">
                <w:rPr>
                  <w:sz w:val="18"/>
                </w:rPr>
                <w:fldChar w:fldCharType="begin">
                  <w:ffData>
                    <w:name w:val=""/>
                    <w:enabled/>
                    <w:calcOnExit w:val="0"/>
                    <w:checkBox>
                      <w:sizeAuto/>
                      <w:default w:val="0"/>
                    </w:checkBox>
                  </w:ffData>
                </w:fldChar>
              </w:r>
              <w:r w:rsidDel="00DE2B05">
                <w:rPr>
                  <w:sz w:val="18"/>
                </w:rPr>
                <w:delInstrText xml:space="preserve"> FORMCHECKBOX </w:delInstrText>
              </w:r>
              <w:r w:rsidR="0029207F">
                <w:rPr>
                  <w:sz w:val="18"/>
                </w:rPr>
              </w:r>
              <w:r w:rsidR="0029207F">
                <w:rPr>
                  <w:sz w:val="18"/>
                </w:rPr>
                <w:fldChar w:fldCharType="separate"/>
              </w:r>
              <w:r w:rsidDel="00DE2B05">
                <w:rPr>
                  <w:sz w:val="18"/>
                </w:rPr>
                <w:fldChar w:fldCharType="end"/>
              </w:r>
              <w:bookmarkStart w:id="1737" w:name="_Toc21697736"/>
              <w:bookmarkEnd w:id="1737"/>
            </w:del>
          </w:p>
        </w:tc>
        <w:tc>
          <w:tcPr>
            <w:tcW w:w="4492" w:type="dxa"/>
            <w:tcBorders>
              <w:right w:val="single" w:sz="4" w:space="0" w:color="auto"/>
            </w:tcBorders>
          </w:tcPr>
          <w:p w14:paraId="1B7333B1" w14:textId="6FF26A1C" w:rsidR="00766B64" w:rsidRPr="00283DCB" w:rsidDel="00DE2B05" w:rsidRDefault="00766B64" w:rsidP="00637D1F">
            <w:pPr>
              <w:rPr>
                <w:del w:id="1738" w:author="ONOPTCHENKO Xavier" w:date="2019-10-10T12:49:00Z"/>
                <w:b/>
                <w:bCs/>
              </w:rPr>
            </w:pPr>
            <w:del w:id="1739" w:author="ONOPTCHENKO Xavier" w:date="2019-10-10T12:49:00Z">
              <w:r w:rsidDel="00DE2B05">
                <w:rPr>
                  <w:b/>
                  <w:bCs/>
                </w:rPr>
                <w:delText xml:space="preserve"> </w:delText>
              </w:r>
              <w:r w:rsidRPr="00283DCB" w:rsidDel="00DE2B05">
                <w:rPr>
                  <w:b/>
                  <w:bCs/>
                </w:rPr>
                <w:delText xml:space="preserve">STR22 </w:delText>
              </w:r>
              <w:r w:rsidR="00637D1F" w:rsidDel="00DE2B05">
                <w:rPr>
                  <w:bCs/>
                </w:rPr>
                <w:delText>XXXXX</w:delText>
              </w:r>
              <w:bookmarkStart w:id="1740" w:name="_Toc21697737"/>
              <w:bookmarkEnd w:id="1740"/>
            </w:del>
          </w:p>
        </w:tc>
        <w:tc>
          <w:tcPr>
            <w:tcW w:w="3428" w:type="dxa"/>
            <w:tcBorders>
              <w:top w:val="single" w:sz="4" w:space="0" w:color="auto"/>
              <w:left w:val="single" w:sz="4" w:space="0" w:color="auto"/>
              <w:bottom w:val="single" w:sz="4" w:space="0" w:color="auto"/>
              <w:right w:val="single" w:sz="4" w:space="0" w:color="auto"/>
            </w:tcBorders>
          </w:tcPr>
          <w:p w14:paraId="2D92C772" w14:textId="41DDB799" w:rsidR="00766B64" w:rsidRPr="00867DCB" w:rsidDel="00DE2B05" w:rsidRDefault="00766B64" w:rsidP="00B93D1E">
            <w:pPr>
              <w:rPr>
                <w:del w:id="1741" w:author="ONOPTCHENKO Xavier" w:date="2019-10-10T12:49:00Z"/>
              </w:rPr>
            </w:pPr>
            <w:bookmarkStart w:id="1742" w:name="_Toc21697738"/>
            <w:bookmarkEnd w:id="1742"/>
          </w:p>
        </w:tc>
        <w:bookmarkStart w:id="1743" w:name="_Toc21697739"/>
        <w:bookmarkEnd w:id="1743"/>
      </w:tr>
      <w:tr w:rsidR="00766B64" w:rsidRPr="003E2AF5" w:rsidDel="00DE2B05" w14:paraId="6A26A7B0" w14:textId="2CBFC7C0" w:rsidTr="00B93D1E">
        <w:trPr>
          <w:del w:id="1744" w:author="ONOPTCHENKO Xavier" w:date="2019-10-10T12:49:00Z"/>
        </w:trPr>
        <w:tc>
          <w:tcPr>
            <w:tcW w:w="1368" w:type="dxa"/>
          </w:tcPr>
          <w:p w14:paraId="0454A465" w14:textId="5AD9B3E4" w:rsidR="00766B64" w:rsidRPr="00867DCB" w:rsidDel="00DE2B05" w:rsidRDefault="00766B64" w:rsidP="00B93D1E">
            <w:pPr>
              <w:rPr>
                <w:del w:id="1745" w:author="ONOPTCHENKO Xavier" w:date="2019-10-10T12:49:00Z"/>
              </w:rPr>
            </w:pPr>
            <w:del w:id="1746" w:author="ONOPTCHENKO Xavier" w:date="2019-10-10T12:49:00Z">
              <w:r w:rsidDel="00DE2B05">
                <w:rPr>
                  <w:sz w:val="18"/>
                </w:rPr>
                <w:fldChar w:fldCharType="begin">
                  <w:ffData>
                    <w:name w:val=""/>
                    <w:enabled/>
                    <w:calcOnExit w:val="0"/>
                    <w:checkBox>
                      <w:sizeAuto/>
                      <w:default w:val="0"/>
                    </w:checkBox>
                  </w:ffData>
                </w:fldChar>
              </w:r>
              <w:r w:rsidDel="00DE2B05">
                <w:rPr>
                  <w:sz w:val="18"/>
                </w:rPr>
                <w:delInstrText xml:space="preserve"> FORMCHECKBOX </w:delInstrText>
              </w:r>
              <w:r w:rsidR="0029207F">
                <w:rPr>
                  <w:sz w:val="18"/>
                </w:rPr>
              </w:r>
              <w:r w:rsidR="0029207F">
                <w:rPr>
                  <w:sz w:val="18"/>
                </w:rPr>
                <w:fldChar w:fldCharType="separate"/>
              </w:r>
              <w:r w:rsidDel="00DE2B05">
                <w:rPr>
                  <w:sz w:val="18"/>
                </w:rPr>
                <w:fldChar w:fldCharType="end"/>
              </w:r>
              <w:bookmarkStart w:id="1747" w:name="_Toc21697740"/>
              <w:bookmarkEnd w:id="1747"/>
            </w:del>
          </w:p>
        </w:tc>
        <w:tc>
          <w:tcPr>
            <w:tcW w:w="4492" w:type="dxa"/>
            <w:tcBorders>
              <w:right w:val="single" w:sz="4" w:space="0" w:color="auto"/>
            </w:tcBorders>
          </w:tcPr>
          <w:p w14:paraId="3E3359AF" w14:textId="2926EE20" w:rsidR="00766B64" w:rsidRPr="00283DCB" w:rsidDel="00DE2B05" w:rsidRDefault="00766B64" w:rsidP="00637D1F">
            <w:pPr>
              <w:rPr>
                <w:del w:id="1748" w:author="ONOPTCHENKO Xavier" w:date="2019-10-10T12:49:00Z"/>
                <w:b/>
                <w:bCs/>
              </w:rPr>
            </w:pPr>
            <w:del w:id="1749" w:author="ONOPTCHENKO Xavier" w:date="2019-10-10T12:49:00Z">
              <w:r w:rsidDel="00DE2B05">
                <w:rPr>
                  <w:b/>
                  <w:bCs/>
                </w:rPr>
                <w:delText xml:space="preserve"> </w:delText>
              </w:r>
              <w:r w:rsidRPr="00283DCB" w:rsidDel="00DE2B05">
                <w:rPr>
                  <w:b/>
                  <w:bCs/>
                </w:rPr>
                <w:delText xml:space="preserve">STR23 </w:delText>
              </w:r>
              <w:r w:rsidR="00637D1F" w:rsidDel="00DE2B05">
                <w:rPr>
                  <w:bCs/>
                </w:rPr>
                <w:delText>XXXXX</w:delText>
              </w:r>
              <w:bookmarkStart w:id="1750" w:name="_Toc21697741"/>
              <w:bookmarkEnd w:id="1750"/>
            </w:del>
          </w:p>
        </w:tc>
        <w:tc>
          <w:tcPr>
            <w:tcW w:w="3428" w:type="dxa"/>
            <w:tcBorders>
              <w:top w:val="single" w:sz="4" w:space="0" w:color="auto"/>
              <w:left w:val="single" w:sz="4" w:space="0" w:color="auto"/>
              <w:bottom w:val="single" w:sz="4" w:space="0" w:color="auto"/>
              <w:right w:val="single" w:sz="4" w:space="0" w:color="auto"/>
            </w:tcBorders>
          </w:tcPr>
          <w:p w14:paraId="530461BE" w14:textId="558A111F" w:rsidR="00766B64" w:rsidRPr="00867DCB" w:rsidDel="00DE2B05" w:rsidRDefault="00766B64" w:rsidP="00B93D1E">
            <w:pPr>
              <w:rPr>
                <w:del w:id="1751" w:author="ONOPTCHENKO Xavier" w:date="2019-10-10T12:49:00Z"/>
              </w:rPr>
            </w:pPr>
            <w:bookmarkStart w:id="1752" w:name="_Toc21697742"/>
            <w:bookmarkEnd w:id="1752"/>
          </w:p>
        </w:tc>
        <w:bookmarkStart w:id="1753" w:name="_Toc21697743"/>
        <w:bookmarkEnd w:id="1753"/>
      </w:tr>
      <w:tr w:rsidR="00766B64" w:rsidRPr="00977EE9" w:rsidDel="00DE2B05" w14:paraId="48AC33A0" w14:textId="5524B515" w:rsidTr="00B93D1E">
        <w:trPr>
          <w:del w:id="1754" w:author="ONOPTCHENKO Xavier" w:date="2019-10-10T12:49:00Z"/>
        </w:trPr>
        <w:tc>
          <w:tcPr>
            <w:tcW w:w="9288" w:type="dxa"/>
            <w:gridSpan w:val="3"/>
            <w:tcBorders>
              <w:top w:val="single" w:sz="4" w:space="0" w:color="auto"/>
              <w:left w:val="single" w:sz="4" w:space="0" w:color="auto"/>
              <w:bottom w:val="single" w:sz="4" w:space="0" w:color="auto"/>
              <w:right w:val="single" w:sz="4" w:space="0" w:color="auto"/>
            </w:tcBorders>
            <w:shd w:val="clear" w:color="auto" w:fill="ACB9CA" w:themeFill="text2" w:themeFillTint="66"/>
          </w:tcPr>
          <w:p w14:paraId="67FBF9D4" w14:textId="46CD82EE" w:rsidR="00766B64" w:rsidRPr="00D72D54" w:rsidDel="00DE2B05" w:rsidRDefault="002A02F7" w:rsidP="00C208AD">
            <w:pPr>
              <w:rPr>
                <w:del w:id="1755" w:author="ONOPTCHENKO Xavier" w:date="2019-10-10T12:49:00Z"/>
                <w:b/>
                <w:rPrChange w:id="1756" w:author="ONOPTCHENKO Xavier" w:date="2019-10-10T16:06:00Z">
                  <w:rPr>
                    <w:del w:id="1757" w:author="ONOPTCHENKO Xavier" w:date="2019-10-10T12:49:00Z"/>
                    <w:b/>
                    <w:lang w:val="en-GB"/>
                  </w:rPr>
                </w:rPrChange>
              </w:rPr>
            </w:pPr>
            <w:del w:id="1758" w:author="ONOPTCHENKO Xavier" w:date="2019-10-10T12:49:00Z">
              <w:r w:rsidRPr="00D72D54" w:rsidDel="00DE2B05">
                <w:rPr>
                  <w:b/>
                  <w:bCs/>
                  <w:rPrChange w:id="1759" w:author="ONOPTCHENKO Xavier" w:date="2019-10-10T16:06:00Z">
                    <w:rPr>
                      <w:b/>
                      <w:bCs/>
                      <w:lang w:val="en-US"/>
                    </w:rPr>
                  </w:rPrChange>
                </w:rPr>
                <w:delText xml:space="preserve">SO3 </w:delText>
              </w:r>
              <w:r w:rsidR="00C208AD" w:rsidRPr="00D72D54" w:rsidDel="00DE2B05">
                <w:rPr>
                  <w:b/>
                  <w:rPrChange w:id="1760" w:author="ONOPTCHENKO Xavier" w:date="2019-10-10T16:06:00Z">
                    <w:rPr>
                      <w:b/>
                      <w:lang w:val="en-US"/>
                    </w:rPr>
                  </w:rPrChange>
                </w:rPr>
                <w:delText>xxxxx</w:delText>
              </w:r>
              <w:bookmarkStart w:id="1761" w:name="_Toc21697744"/>
              <w:bookmarkEnd w:id="1761"/>
            </w:del>
          </w:p>
        </w:tc>
        <w:bookmarkStart w:id="1762" w:name="_Toc21697745"/>
        <w:bookmarkEnd w:id="1762"/>
      </w:tr>
      <w:tr w:rsidR="00766B64" w:rsidRPr="00F734B3" w:rsidDel="00DE2B05" w14:paraId="1C1255F3" w14:textId="67A4E959" w:rsidTr="00B93D1E">
        <w:trPr>
          <w:del w:id="1763" w:author="ONOPTCHENKO Xavier" w:date="2019-10-10T12:49:00Z"/>
        </w:trPr>
        <w:tc>
          <w:tcPr>
            <w:tcW w:w="1368" w:type="dxa"/>
          </w:tcPr>
          <w:p w14:paraId="11455366" w14:textId="74A97B2B" w:rsidR="00766B64" w:rsidRPr="00D72D54" w:rsidDel="00DE2B05" w:rsidRDefault="00766B64" w:rsidP="00B93D1E">
            <w:pPr>
              <w:rPr>
                <w:del w:id="1764" w:author="ONOPTCHENKO Xavier" w:date="2019-10-10T12:49:00Z"/>
                <w:rPrChange w:id="1765" w:author="ONOPTCHENKO Xavier" w:date="2019-10-10T16:06:00Z">
                  <w:rPr>
                    <w:del w:id="1766" w:author="ONOPTCHENKO Xavier" w:date="2019-10-10T12:49:00Z"/>
                    <w:lang w:val="en-US"/>
                  </w:rPr>
                </w:rPrChange>
              </w:rPr>
            </w:pPr>
            <w:del w:id="1767" w:author="ONOPTCHENKO Xavier" w:date="2019-10-10T12:49:00Z">
              <w:r w:rsidDel="00DE2B05">
                <w:rPr>
                  <w:sz w:val="18"/>
                </w:rPr>
                <w:fldChar w:fldCharType="begin">
                  <w:ffData>
                    <w:name w:val=""/>
                    <w:enabled/>
                    <w:calcOnExit w:val="0"/>
                    <w:checkBox>
                      <w:sizeAuto/>
                      <w:default w:val="0"/>
                    </w:checkBox>
                  </w:ffData>
                </w:fldChar>
              </w:r>
              <w:r w:rsidDel="00DE2B05">
                <w:rPr>
                  <w:sz w:val="18"/>
                </w:rPr>
                <w:delInstrText xml:space="preserve"> FORMCHECKBOX </w:delInstrText>
              </w:r>
              <w:r w:rsidR="0029207F">
                <w:rPr>
                  <w:sz w:val="18"/>
                </w:rPr>
              </w:r>
              <w:r w:rsidR="0029207F">
                <w:rPr>
                  <w:sz w:val="18"/>
                </w:rPr>
                <w:fldChar w:fldCharType="separate"/>
              </w:r>
              <w:r w:rsidDel="00DE2B05">
                <w:rPr>
                  <w:sz w:val="18"/>
                </w:rPr>
                <w:fldChar w:fldCharType="end"/>
              </w:r>
              <w:bookmarkStart w:id="1768" w:name="_Toc21697746"/>
              <w:bookmarkEnd w:id="1768"/>
            </w:del>
          </w:p>
        </w:tc>
        <w:tc>
          <w:tcPr>
            <w:tcW w:w="4492" w:type="dxa"/>
            <w:tcBorders>
              <w:right w:val="single" w:sz="4" w:space="0" w:color="auto"/>
            </w:tcBorders>
          </w:tcPr>
          <w:p w14:paraId="2B9D3477" w14:textId="60CA6F66" w:rsidR="00766B64" w:rsidRPr="00F734B3" w:rsidDel="00DE2B05" w:rsidRDefault="00766B64" w:rsidP="002A02F7">
            <w:pPr>
              <w:rPr>
                <w:del w:id="1769" w:author="ONOPTCHENKO Xavier" w:date="2019-10-10T12:49:00Z"/>
              </w:rPr>
            </w:pPr>
            <w:del w:id="1770" w:author="ONOPTCHENKO Xavier" w:date="2019-10-10T12:49:00Z">
              <w:r w:rsidRPr="00D72D54" w:rsidDel="00DE2B05">
                <w:rPr>
                  <w:b/>
                  <w:bCs/>
                  <w:rPrChange w:id="1771" w:author="ONOPTCHENKO Xavier" w:date="2019-10-10T16:06:00Z">
                    <w:rPr>
                      <w:b/>
                      <w:bCs/>
                      <w:lang w:val="en-GB"/>
                    </w:rPr>
                  </w:rPrChange>
                </w:rPr>
                <w:delText>STR31</w:delText>
              </w:r>
              <w:r w:rsidRPr="00D72D54" w:rsidDel="00DE2B05">
                <w:rPr>
                  <w:rPrChange w:id="1772" w:author="ONOPTCHENKO Xavier" w:date="2019-10-10T16:06:00Z">
                    <w:rPr>
                      <w:lang w:val="en-GB"/>
                    </w:rPr>
                  </w:rPrChange>
                </w:rPr>
                <w:delText xml:space="preserve"> </w:delText>
              </w:r>
              <w:r w:rsidR="002A02F7" w:rsidRPr="00D72D54" w:rsidDel="00DE2B05">
                <w:rPr>
                  <w:rPrChange w:id="1773" w:author="ONOPTCHENKO Xavier" w:date="2019-10-10T16:06:00Z">
                    <w:rPr>
                      <w:lang w:val="en-GB"/>
                    </w:rPr>
                  </w:rPrChange>
                </w:rPr>
                <w:delText>XXXX</w:delText>
              </w:r>
              <w:bookmarkStart w:id="1774" w:name="_Toc21697747"/>
              <w:bookmarkEnd w:id="1774"/>
            </w:del>
          </w:p>
        </w:tc>
        <w:tc>
          <w:tcPr>
            <w:tcW w:w="3428" w:type="dxa"/>
            <w:tcBorders>
              <w:top w:val="single" w:sz="4" w:space="0" w:color="auto"/>
              <w:left w:val="single" w:sz="4" w:space="0" w:color="auto"/>
              <w:bottom w:val="single" w:sz="4" w:space="0" w:color="auto"/>
              <w:right w:val="single" w:sz="4" w:space="0" w:color="auto"/>
            </w:tcBorders>
          </w:tcPr>
          <w:p w14:paraId="48F28CDA" w14:textId="51208541" w:rsidR="00766B64" w:rsidRPr="00F734B3" w:rsidDel="00DE2B05" w:rsidRDefault="00766B64" w:rsidP="00B93D1E">
            <w:pPr>
              <w:rPr>
                <w:del w:id="1775" w:author="ONOPTCHENKO Xavier" w:date="2019-10-10T12:49:00Z"/>
              </w:rPr>
            </w:pPr>
            <w:bookmarkStart w:id="1776" w:name="_Toc21697748"/>
            <w:bookmarkEnd w:id="1776"/>
          </w:p>
        </w:tc>
        <w:bookmarkStart w:id="1777" w:name="_Toc21697749"/>
        <w:bookmarkEnd w:id="1777"/>
      </w:tr>
      <w:tr w:rsidR="00766B64" w:rsidRPr="00C82C4C" w:rsidDel="00DE2B05" w14:paraId="1903A370" w14:textId="0EE34725" w:rsidTr="00B93D1E">
        <w:trPr>
          <w:del w:id="1778" w:author="ONOPTCHENKO Xavier" w:date="2019-10-10T12:49:00Z"/>
        </w:trPr>
        <w:tc>
          <w:tcPr>
            <w:tcW w:w="1368" w:type="dxa"/>
          </w:tcPr>
          <w:p w14:paraId="0677FB16" w14:textId="4108FD6D" w:rsidR="00766B64" w:rsidRPr="00F734B3" w:rsidDel="00DE2B05" w:rsidRDefault="00766B64" w:rsidP="00B93D1E">
            <w:pPr>
              <w:rPr>
                <w:del w:id="1779" w:author="ONOPTCHENKO Xavier" w:date="2019-10-10T12:49:00Z"/>
              </w:rPr>
            </w:pPr>
            <w:del w:id="1780" w:author="ONOPTCHENKO Xavier" w:date="2019-10-10T12:49:00Z">
              <w:r w:rsidDel="00DE2B05">
                <w:rPr>
                  <w:sz w:val="18"/>
                </w:rPr>
                <w:fldChar w:fldCharType="begin">
                  <w:ffData>
                    <w:name w:val=""/>
                    <w:enabled/>
                    <w:calcOnExit w:val="0"/>
                    <w:checkBox>
                      <w:sizeAuto/>
                      <w:default w:val="0"/>
                    </w:checkBox>
                  </w:ffData>
                </w:fldChar>
              </w:r>
              <w:r w:rsidDel="00DE2B05">
                <w:rPr>
                  <w:sz w:val="18"/>
                </w:rPr>
                <w:delInstrText xml:space="preserve"> FORMCHECKBOX </w:delInstrText>
              </w:r>
              <w:r w:rsidR="0029207F">
                <w:rPr>
                  <w:sz w:val="18"/>
                </w:rPr>
              </w:r>
              <w:r w:rsidR="0029207F">
                <w:rPr>
                  <w:sz w:val="18"/>
                </w:rPr>
                <w:fldChar w:fldCharType="separate"/>
              </w:r>
              <w:r w:rsidDel="00DE2B05">
                <w:rPr>
                  <w:sz w:val="18"/>
                </w:rPr>
                <w:fldChar w:fldCharType="end"/>
              </w:r>
              <w:bookmarkStart w:id="1781" w:name="_Toc21697750"/>
              <w:bookmarkEnd w:id="1781"/>
            </w:del>
          </w:p>
        </w:tc>
        <w:tc>
          <w:tcPr>
            <w:tcW w:w="4492" w:type="dxa"/>
            <w:tcBorders>
              <w:right w:val="single" w:sz="4" w:space="0" w:color="auto"/>
            </w:tcBorders>
          </w:tcPr>
          <w:p w14:paraId="43E82A1F" w14:textId="1C1497ED" w:rsidR="00766B64" w:rsidRPr="00D72D54" w:rsidDel="00DE2B05" w:rsidRDefault="00766B64" w:rsidP="002A02F7">
            <w:pPr>
              <w:rPr>
                <w:del w:id="1782" w:author="ONOPTCHENKO Xavier" w:date="2019-10-10T12:49:00Z"/>
                <w:rPrChange w:id="1783" w:author="ONOPTCHENKO Xavier" w:date="2019-10-10T16:06:00Z">
                  <w:rPr>
                    <w:del w:id="1784" w:author="ONOPTCHENKO Xavier" w:date="2019-10-10T12:49:00Z"/>
                    <w:lang w:val="en-GB"/>
                  </w:rPr>
                </w:rPrChange>
              </w:rPr>
            </w:pPr>
            <w:del w:id="1785" w:author="ONOPTCHENKO Xavier" w:date="2019-10-10T12:49:00Z">
              <w:r w:rsidRPr="00D72D54" w:rsidDel="00DE2B05">
                <w:rPr>
                  <w:b/>
                  <w:bCs/>
                  <w:rPrChange w:id="1786" w:author="ONOPTCHENKO Xavier" w:date="2019-10-10T16:06:00Z">
                    <w:rPr>
                      <w:b/>
                      <w:bCs/>
                      <w:lang w:val="en-GB"/>
                    </w:rPr>
                  </w:rPrChange>
                </w:rPr>
                <w:delText>STR32</w:delText>
              </w:r>
              <w:r w:rsidRPr="00D72D54" w:rsidDel="00DE2B05">
                <w:rPr>
                  <w:rPrChange w:id="1787" w:author="ONOPTCHENKO Xavier" w:date="2019-10-10T16:06:00Z">
                    <w:rPr>
                      <w:lang w:val="en-GB"/>
                    </w:rPr>
                  </w:rPrChange>
                </w:rPr>
                <w:delText xml:space="preserve"> </w:delText>
              </w:r>
              <w:r w:rsidR="002A02F7" w:rsidRPr="00D72D54" w:rsidDel="00DE2B05">
                <w:rPr>
                  <w:rPrChange w:id="1788" w:author="ONOPTCHENKO Xavier" w:date="2019-10-10T16:06:00Z">
                    <w:rPr>
                      <w:lang w:val="en-GB"/>
                    </w:rPr>
                  </w:rPrChange>
                </w:rPr>
                <w:delText>XXXXX</w:delText>
              </w:r>
              <w:bookmarkStart w:id="1789" w:name="_Toc21697751"/>
              <w:bookmarkEnd w:id="1789"/>
            </w:del>
          </w:p>
        </w:tc>
        <w:tc>
          <w:tcPr>
            <w:tcW w:w="3428" w:type="dxa"/>
            <w:tcBorders>
              <w:top w:val="single" w:sz="4" w:space="0" w:color="auto"/>
              <w:left w:val="single" w:sz="4" w:space="0" w:color="auto"/>
              <w:bottom w:val="single" w:sz="4" w:space="0" w:color="auto"/>
              <w:right w:val="single" w:sz="4" w:space="0" w:color="auto"/>
            </w:tcBorders>
          </w:tcPr>
          <w:p w14:paraId="3CA4CAC4" w14:textId="5D1522C2" w:rsidR="00766B64" w:rsidRPr="00D72D54" w:rsidDel="00DE2B05" w:rsidRDefault="00766B64" w:rsidP="00B93D1E">
            <w:pPr>
              <w:rPr>
                <w:del w:id="1790" w:author="ONOPTCHENKO Xavier" w:date="2019-10-10T12:49:00Z"/>
                <w:rPrChange w:id="1791" w:author="ONOPTCHENKO Xavier" w:date="2019-10-10T16:06:00Z">
                  <w:rPr>
                    <w:del w:id="1792" w:author="ONOPTCHENKO Xavier" w:date="2019-10-10T12:49:00Z"/>
                    <w:lang w:val="en-US"/>
                  </w:rPr>
                </w:rPrChange>
              </w:rPr>
            </w:pPr>
            <w:bookmarkStart w:id="1793" w:name="_Toc21697752"/>
            <w:bookmarkEnd w:id="1793"/>
          </w:p>
        </w:tc>
        <w:bookmarkStart w:id="1794" w:name="_Toc21697753"/>
        <w:bookmarkEnd w:id="1794"/>
      </w:tr>
      <w:tr w:rsidR="002A02F7" w:rsidRPr="00977EE9" w:rsidDel="00DE2B05" w14:paraId="4623BB44" w14:textId="0CB48EE4" w:rsidTr="00B93D1E">
        <w:trPr>
          <w:del w:id="1795" w:author="ONOPTCHENKO Xavier" w:date="2019-10-10T12:49:00Z"/>
        </w:trPr>
        <w:tc>
          <w:tcPr>
            <w:tcW w:w="9288" w:type="dxa"/>
            <w:gridSpan w:val="3"/>
            <w:tcBorders>
              <w:top w:val="single" w:sz="4" w:space="0" w:color="auto"/>
              <w:left w:val="single" w:sz="4" w:space="0" w:color="auto"/>
              <w:bottom w:val="single" w:sz="4" w:space="0" w:color="auto"/>
              <w:right w:val="single" w:sz="4" w:space="0" w:color="auto"/>
            </w:tcBorders>
            <w:shd w:val="clear" w:color="auto" w:fill="ACB9CA" w:themeFill="text2" w:themeFillTint="66"/>
          </w:tcPr>
          <w:p w14:paraId="3BA1B82F" w14:textId="1497556A" w:rsidR="002A02F7" w:rsidRPr="00D72D54" w:rsidDel="00DE2B05" w:rsidRDefault="002A02F7" w:rsidP="00C208AD">
            <w:pPr>
              <w:spacing w:after="160" w:line="259" w:lineRule="auto"/>
              <w:jc w:val="left"/>
              <w:rPr>
                <w:del w:id="1796" w:author="ONOPTCHENKO Xavier" w:date="2019-10-10T12:49:00Z"/>
                <w:b/>
                <w:bCs/>
                <w:rPrChange w:id="1797" w:author="ONOPTCHENKO Xavier" w:date="2019-10-10T16:06:00Z">
                  <w:rPr>
                    <w:del w:id="1798" w:author="ONOPTCHENKO Xavier" w:date="2019-10-10T12:49:00Z"/>
                    <w:b/>
                    <w:bCs/>
                    <w:lang w:val="en-GB"/>
                  </w:rPr>
                </w:rPrChange>
              </w:rPr>
            </w:pPr>
            <w:del w:id="1799" w:author="ONOPTCHENKO Xavier" w:date="2019-10-10T12:49:00Z">
              <w:r w:rsidRPr="00D72D54" w:rsidDel="00DE2B05">
                <w:rPr>
                  <w:b/>
                  <w:bCs/>
                  <w:rPrChange w:id="1800" w:author="ONOPTCHENKO Xavier" w:date="2019-10-10T16:06:00Z">
                    <w:rPr>
                      <w:b/>
                      <w:bCs/>
                      <w:lang w:val="en-US"/>
                    </w:rPr>
                  </w:rPrChange>
                </w:rPr>
                <w:delText xml:space="preserve">SO4 </w:delText>
              </w:r>
              <w:r w:rsidR="00C208AD" w:rsidRPr="00D72D54" w:rsidDel="00DE2B05">
                <w:rPr>
                  <w:b/>
                  <w:bCs/>
                  <w:rPrChange w:id="1801" w:author="ONOPTCHENKO Xavier" w:date="2019-10-10T16:06:00Z">
                    <w:rPr>
                      <w:b/>
                      <w:bCs/>
                      <w:lang w:val="en-US"/>
                    </w:rPr>
                  </w:rPrChange>
                </w:rPr>
                <w:delText>xxxxx</w:delText>
              </w:r>
              <w:bookmarkStart w:id="1802" w:name="_Toc21697754"/>
              <w:bookmarkEnd w:id="1802"/>
            </w:del>
          </w:p>
        </w:tc>
        <w:bookmarkStart w:id="1803" w:name="_Toc21697755"/>
        <w:bookmarkEnd w:id="1803"/>
      </w:tr>
      <w:tr w:rsidR="00766B64" w:rsidRPr="00C82C4C" w:rsidDel="00DE2B05" w14:paraId="34F12D9F" w14:textId="2D70D207" w:rsidTr="00B93D1E">
        <w:trPr>
          <w:del w:id="1804" w:author="ONOPTCHENKO Xavier" w:date="2019-10-10T12:49:00Z"/>
        </w:trPr>
        <w:tc>
          <w:tcPr>
            <w:tcW w:w="1368" w:type="dxa"/>
          </w:tcPr>
          <w:p w14:paraId="63D3F186" w14:textId="09E6D821" w:rsidR="00766B64" w:rsidRPr="00D72D54" w:rsidDel="00DE2B05" w:rsidRDefault="00766B64" w:rsidP="00B93D1E">
            <w:pPr>
              <w:rPr>
                <w:del w:id="1805" w:author="ONOPTCHENKO Xavier" w:date="2019-10-10T12:49:00Z"/>
                <w:rPrChange w:id="1806" w:author="ONOPTCHENKO Xavier" w:date="2019-10-10T16:06:00Z">
                  <w:rPr>
                    <w:del w:id="1807" w:author="ONOPTCHENKO Xavier" w:date="2019-10-10T12:49:00Z"/>
                    <w:lang w:val="en-US"/>
                  </w:rPr>
                </w:rPrChange>
              </w:rPr>
            </w:pPr>
            <w:del w:id="1808" w:author="ONOPTCHENKO Xavier" w:date="2019-10-10T12:49:00Z">
              <w:r w:rsidDel="00DE2B05">
                <w:rPr>
                  <w:sz w:val="18"/>
                </w:rPr>
                <w:fldChar w:fldCharType="begin">
                  <w:ffData>
                    <w:name w:val=""/>
                    <w:enabled/>
                    <w:calcOnExit w:val="0"/>
                    <w:checkBox>
                      <w:sizeAuto/>
                      <w:default w:val="0"/>
                    </w:checkBox>
                  </w:ffData>
                </w:fldChar>
              </w:r>
              <w:r w:rsidDel="00DE2B05">
                <w:rPr>
                  <w:sz w:val="18"/>
                </w:rPr>
                <w:delInstrText xml:space="preserve"> FORMCHECKBOX </w:delInstrText>
              </w:r>
              <w:r w:rsidR="0029207F">
                <w:rPr>
                  <w:sz w:val="18"/>
                </w:rPr>
              </w:r>
              <w:r w:rsidR="0029207F">
                <w:rPr>
                  <w:sz w:val="18"/>
                </w:rPr>
                <w:fldChar w:fldCharType="separate"/>
              </w:r>
              <w:r w:rsidDel="00DE2B05">
                <w:rPr>
                  <w:sz w:val="18"/>
                </w:rPr>
                <w:fldChar w:fldCharType="end"/>
              </w:r>
              <w:bookmarkStart w:id="1809" w:name="_Toc21697756"/>
              <w:bookmarkEnd w:id="1809"/>
            </w:del>
          </w:p>
        </w:tc>
        <w:tc>
          <w:tcPr>
            <w:tcW w:w="4492" w:type="dxa"/>
            <w:tcBorders>
              <w:right w:val="single" w:sz="4" w:space="0" w:color="auto"/>
            </w:tcBorders>
          </w:tcPr>
          <w:p w14:paraId="54E58901" w14:textId="2AD4C1A3" w:rsidR="00766B64" w:rsidRPr="00D72D54" w:rsidDel="00DE2B05" w:rsidRDefault="00766B64" w:rsidP="002A02F7">
            <w:pPr>
              <w:rPr>
                <w:del w:id="1810" w:author="ONOPTCHENKO Xavier" w:date="2019-10-10T12:49:00Z"/>
                <w:rPrChange w:id="1811" w:author="ONOPTCHENKO Xavier" w:date="2019-10-10T16:06:00Z">
                  <w:rPr>
                    <w:del w:id="1812" w:author="ONOPTCHENKO Xavier" w:date="2019-10-10T12:49:00Z"/>
                    <w:lang w:val="en-GB"/>
                  </w:rPr>
                </w:rPrChange>
              </w:rPr>
            </w:pPr>
            <w:del w:id="1813" w:author="ONOPTCHENKO Xavier" w:date="2019-10-10T12:49:00Z">
              <w:r w:rsidRPr="00D72D54" w:rsidDel="00DE2B05">
                <w:rPr>
                  <w:b/>
                  <w:bCs/>
                  <w:rPrChange w:id="1814" w:author="ONOPTCHENKO Xavier" w:date="2019-10-10T16:06:00Z">
                    <w:rPr>
                      <w:b/>
                      <w:bCs/>
                      <w:lang w:val="en-GB"/>
                    </w:rPr>
                  </w:rPrChange>
                </w:rPr>
                <w:delText>STR</w:delText>
              </w:r>
              <w:r w:rsidR="002A02F7" w:rsidRPr="00D72D54" w:rsidDel="00DE2B05">
                <w:rPr>
                  <w:b/>
                  <w:bCs/>
                  <w:rPrChange w:id="1815" w:author="ONOPTCHENKO Xavier" w:date="2019-10-10T16:06:00Z">
                    <w:rPr>
                      <w:b/>
                      <w:bCs/>
                      <w:lang w:val="en-GB"/>
                    </w:rPr>
                  </w:rPrChange>
                </w:rPr>
                <w:delText>41</w:delText>
              </w:r>
              <w:r w:rsidRPr="00D72D54" w:rsidDel="00DE2B05">
                <w:rPr>
                  <w:rPrChange w:id="1816" w:author="ONOPTCHENKO Xavier" w:date="2019-10-10T16:06:00Z">
                    <w:rPr>
                      <w:lang w:val="en-GB"/>
                    </w:rPr>
                  </w:rPrChange>
                </w:rPr>
                <w:delText xml:space="preserve"> </w:delText>
              </w:r>
              <w:r w:rsidR="002A02F7" w:rsidRPr="00D72D54" w:rsidDel="00DE2B05">
                <w:rPr>
                  <w:rPrChange w:id="1817" w:author="ONOPTCHENKO Xavier" w:date="2019-10-10T16:06:00Z">
                    <w:rPr>
                      <w:lang w:val="en-GB"/>
                    </w:rPr>
                  </w:rPrChange>
                </w:rPr>
                <w:delText>XXXX</w:delText>
              </w:r>
              <w:bookmarkStart w:id="1818" w:name="_Toc21697757"/>
              <w:bookmarkEnd w:id="1818"/>
            </w:del>
          </w:p>
        </w:tc>
        <w:tc>
          <w:tcPr>
            <w:tcW w:w="3428" w:type="dxa"/>
            <w:tcBorders>
              <w:top w:val="single" w:sz="4" w:space="0" w:color="auto"/>
              <w:left w:val="single" w:sz="4" w:space="0" w:color="auto"/>
              <w:bottom w:val="single" w:sz="4" w:space="0" w:color="auto"/>
              <w:right w:val="single" w:sz="4" w:space="0" w:color="auto"/>
            </w:tcBorders>
          </w:tcPr>
          <w:p w14:paraId="04C5D7B7" w14:textId="3F154124" w:rsidR="00766B64" w:rsidRPr="00D72D54" w:rsidDel="00DE2B05" w:rsidRDefault="00766B64" w:rsidP="00B93D1E">
            <w:pPr>
              <w:rPr>
                <w:del w:id="1819" w:author="ONOPTCHENKO Xavier" w:date="2019-10-10T12:49:00Z"/>
                <w:rPrChange w:id="1820" w:author="ONOPTCHENKO Xavier" w:date="2019-10-10T16:06:00Z">
                  <w:rPr>
                    <w:del w:id="1821" w:author="ONOPTCHENKO Xavier" w:date="2019-10-10T12:49:00Z"/>
                    <w:lang w:val="en-US"/>
                  </w:rPr>
                </w:rPrChange>
              </w:rPr>
            </w:pPr>
            <w:bookmarkStart w:id="1822" w:name="_Toc21697758"/>
            <w:bookmarkEnd w:id="1822"/>
          </w:p>
        </w:tc>
        <w:bookmarkStart w:id="1823" w:name="_Toc21697759"/>
        <w:bookmarkEnd w:id="1823"/>
      </w:tr>
      <w:tr w:rsidR="00766B64" w:rsidRPr="00C82C4C" w:rsidDel="00DE2B05" w14:paraId="1D48440A" w14:textId="19F40B50" w:rsidTr="00B93D1E">
        <w:trPr>
          <w:del w:id="1824" w:author="ONOPTCHENKO Xavier" w:date="2019-10-10T12:49:00Z"/>
        </w:trPr>
        <w:tc>
          <w:tcPr>
            <w:tcW w:w="1368" w:type="dxa"/>
          </w:tcPr>
          <w:p w14:paraId="236FF1B3" w14:textId="5CEE3DAD" w:rsidR="00766B64" w:rsidRPr="00D72D54" w:rsidDel="00DE2B05" w:rsidRDefault="00766B64" w:rsidP="00B93D1E">
            <w:pPr>
              <w:rPr>
                <w:del w:id="1825" w:author="ONOPTCHENKO Xavier" w:date="2019-10-10T12:49:00Z"/>
                <w:rPrChange w:id="1826" w:author="ONOPTCHENKO Xavier" w:date="2019-10-10T16:06:00Z">
                  <w:rPr>
                    <w:del w:id="1827" w:author="ONOPTCHENKO Xavier" w:date="2019-10-10T12:49:00Z"/>
                    <w:lang w:val="en-US"/>
                  </w:rPr>
                </w:rPrChange>
              </w:rPr>
            </w:pPr>
            <w:del w:id="1828" w:author="ONOPTCHENKO Xavier" w:date="2019-10-10T12:49:00Z">
              <w:r w:rsidDel="00DE2B05">
                <w:rPr>
                  <w:sz w:val="18"/>
                </w:rPr>
                <w:fldChar w:fldCharType="begin">
                  <w:ffData>
                    <w:name w:val=""/>
                    <w:enabled/>
                    <w:calcOnExit w:val="0"/>
                    <w:checkBox>
                      <w:sizeAuto/>
                      <w:default w:val="0"/>
                    </w:checkBox>
                  </w:ffData>
                </w:fldChar>
              </w:r>
              <w:r w:rsidDel="00DE2B05">
                <w:rPr>
                  <w:sz w:val="18"/>
                </w:rPr>
                <w:delInstrText xml:space="preserve"> FORMCHECKBOX </w:delInstrText>
              </w:r>
              <w:r w:rsidR="0029207F">
                <w:rPr>
                  <w:sz w:val="18"/>
                </w:rPr>
              </w:r>
              <w:r w:rsidR="0029207F">
                <w:rPr>
                  <w:sz w:val="18"/>
                </w:rPr>
                <w:fldChar w:fldCharType="separate"/>
              </w:r>
              <w:r w:rsidDel="00DE2B05">
                <w:rPr>
                  <w:sz w:val="18"/>
                </w:rPr>
                <w:fldChar w:fldCharType="end"/>
              </w:r>
              <w:bookmarkStart w:id="1829" w:name="_Toc21697760"/>
              <w:bookmarkEnd w:id="1829"/>
            </w:del>
          </w:p>
        </w:tc>
        <w:tc>
          <w:tcPr>
            <w:tcW w:w="4492" w:type="dxa"/>
            <w:tcBorders>
              <w:right w:val="single" w:sz="4" w:space="0" w:color="auto"/>
            </w:tcBorders>
          </w:tcPr>
          <w:p w14:paraId="189817B4" w14:textId="079A2F98" w:rsidR="00766B64" w:rsidRPr="00D72D54" w:rsidDel="00DE2B05" w:rsidRDefault="00766B64" w:rsidP="002A02F7">
            <w:pPr>
              <w:rPr>
                <w:del w:id="1830" w:author="ONOPTCHENKO Xavier" w:date="2019-10-10T12:49:00Z"/>
                <w:rPrChange w:id="1831" w:author="ONOPTCHENKO Xavier" w:date="2019-10-10T16:06:00Z">
                  <w:rPr>
                    <w:del w:id="1832" w:author="ONOPTCHENKO Xavier" w:date="2019-10-10T12:49:00Z"/>
                    <w:lang w:val="en-GB"/>
                  </w:rPr>
                </w:rPrChange>
              </w:rPr>
            </w:pPr>
            <w:del w:id="1833" w:author="ONOPTCHENKO Xavier" w:date="2019-10-10T12:49:00Z">
              <w:r w:rsidRPr="00D72D54" w:rsidDel="00DE2B05">
                <w:rPr>
                  <w:b/>
                  <w:bCs/>
                  <w:rPrChange w:id="1834" w:author="ONOPTCHENKO Xavier" w:date="2019-10-10T16:06:00Z">
                    <w:rPr>
                      <w:b/>
                      <w:bCs/>
                      <w:lang w:val="en-GB"/>
                    </w:rPr>
                  </w:rPrChange>
                </w:rPr>
                <w:delText>STR</w:delText>
              </w:r>
              <w:r w:rsidR="002A02F7" w:rsidRPr="00D72D54" w:rsidDel="00DE2B05">
                <w:rPr>
                  <w:b/>
                  <w:bCs/>
                  <w:rPrChange w:id="1835" w:author="ONOPTCHENKO Xavier" w:date="2019-10-10T16:06:00Z">
                    <w:rPr>
                      <w:b/>
                      <w:bCs/>
                      <w:lang w:val="en-GB"/>
                    </w:rPr>
                  </w:rPrChange>
                </w:rPr>
                <w:delText>42</w:delText>
              </w:r>
              <w:r w:rsidRPr="00D72D54" w:rsidDel="00DE2B05">
                <w:rPr>
                  <w:rPrChange w:id="1836" w:author="ONOPTCHENKO Xavier" w:date="2019-10-10T16:06:00Z">
                    <w:rPr>
                      <w:lang w:val="en-GB"/>
                    </w:rPr>
                  </w:rPrChange>
                </w:rPr>
                <w:delText xml:space="preserve"> </w:delText>
              </w:r>
              <w:r w:rsidR="002A02F7" w:rsidRPr="00D72D54" w:rsidDel="00DE2B05">
                <w:rPr>
                  <w:rPrChange w:id="1837" w:author="ONOPTCHENKO Xavier" w:date="2019-10-10T16:06:00Z">
                    <w:rPr>
                      <w:lang w:val="en-GB"/>
                    </w:rPr>
                  </w:rPrChange>
                </w:rPr>
                <w:delText>XXXX</w:delText>
              </w:r>
              <w:bookmarkStart w:id="1838" w:name="_Toc21697761"/>
              <w:bookmarkEnd w:id="1838"/>
            </w:del>
          </w:p>
        </w:tc>
        <w:tc>
          <w:tcPr>
            <w:tcW w:w="3428" w:type="dxa"/>
            <w:tcBorders>
              <w:top w:val="single" w:sz="4" w:space="0" w:color="auto"/>
              <w:left w:val="single" w:sz="4" w:space="0" w:color="auto"/>
              <w:bottom w:val="single" w:sz="4" w:space="0" w:color="auto"/>
              <w:right w:val="single" w:sz="4" w:space="0" w:color="auto"/>
            </w:tcBorders>
          </w:tcPr>
          <w:p w14:paraId="1DD2064C" w14:textId="412094AA" w:rsidR="00766B64" w:rsidRPr="00D72D54" w:rsidDel="00DE2B05" w:rsidRDefault="00766B64" w:rsidP="00B93D1E">
            <w:pPr>
              <w:rPr>
                <w:del w:id="1839" w:author="ONOPTCHENKO Xavier" w:date="2019-10-10T12:49:00Z"/>
                <w:rPrChange w:id="1840" w:author="ONOPTCHENKO Xavier" w:date="2019-10-10T16:06:00Z">
                  <w:rPr>
                    <w:del w:id="1841" w:author="ONOPTCHENKO Xavier" w:date="2019-10-10T12:49:00Z"/>
                    <w:lang w:val="en-US"/>
                  </w:rPr>
                </w:rPrChange>
              </w:rPr>
            </w:pPr>
            <w:bookmarkStart w:id="1842" w:name="_Toc21697762"/>
            <w:bookmarkEnd w:id="1842"/>
          </w:p>
        </w:tc>
        <w:bookmarkStart w:id="1843" w:name="_Toc21697763"/>
        <w:bookmarkEnd w:id="1843"/>
      </w:tr>
      <w:tr w:rsidR="00766B64" w:rsidRPr="00C82C4C" w:rsidDel="00DE2B05" w14:paraId="7D17A85C" w14:textId="64F3EBF0" w:rsidTr="00B93D1E">
        <w:trPr>
          <w:del w:id="1844" w:author="ONOPTCHENKO Xavier" w:date="2019-10-10T12:49:00Z"/>
        </w:trPr>
        <w:tc>
          <w:tcPr>
            <w:tcW w:w="1368" w:type="dxa"/>
          </w:tcPr>
          <w:p w14:paraId="7866F079" w14:textId="5D078CDB" w:rsidR="00766B64" w:rsidRPr="00D72D54" w:rsidDel="00DE2B05" w:rsidRDefault="00766B64" w:rsidP="00B93D1E">
            <w:pPr>
              <w:rPr>
                <w:del w:id="1845" w:author="ONOPTCHENKO Xavier" w:date="2019-10-10T12:49:00Z"/>
                <w:rPrChange w:id="1846" w:author="ONOPTCHENKO Xavier" w:date="2019-10-10T16:06:00Z">
                  <w:rPr>
                    <w:del w:id="1847" w:author="ONOPTCHENKO Xavier" w:date="2019-10-10T12:49:00Z"/>
                    <w:lang w:val="en-US"/>
                  </w:rPr>
                </w:rPrChange>
              </w:rPr>
            </w:pPr>
            <w:del w:id="1848" w:author="ONOPTCHENKO Xavier" w:date="2019-10-10T12:49:00Z">
              <w:r w:rsidDel="00DE2B05">
                <w:rPr>
                  <w:sz w:val="18"/>
                </w:rPr>
                <w:fldChar w:fldCharType="begin">
                  <w:ffData>
                    <w:name w:val=""/>
                    <w:enabled/>
                    <w:calcOnExit w:val="0"/>
                    <w:checkBox>
                      <w:sizeAuto/>
                      <w:default w:val="0"/>
                    </w:checkBox>
                  </w:ffData>
                </w:fldChar>
              </w:r>
              <w:r w:rsidDel="00DE2B05">
                <w:rPr>
                  <w:sz w:val="18"/>
                </w:rPr>
                <w:delInstrText xml:space="preserve"> FORMCHECKBOX </w:delInstrText>
              </w:r>
              <w:r w:rsidR="0029207F">
                <w:rPr>
                  <w:sz w:val="18"/>
                </w:rPr>
              </w:r>
              <w:r w:rsidR="0029207F">
                <w:rPr>
                  <w:sz w:val="18"/>
                </w:rPr>
                <w:fldChar w:fldCharType="separate"/>
              </w:r>
              <w:r w:rsidDel="00DE2B05">
                <w:rPr>
                  <w:sz w:val="18"/>
                </w:rPr>
                <w:fldChar w:fldCharType="end"/>
              </w:r>
              <w:bookmarkStart w:id="1849" w:name="_Toc21697764"/>
              <w:bookmarkEnd w:id="1849"/>
            </w:del>
          </w:p>
        </w:tc>
        <w:tc>
          <w:tcPr>
            <w:tcW w:w="4492" w:type="dxa"/>
            <w:tcBorders>
              <w:right w:val="single" w:sz="4" w:space="0" w:color="auto"/>
            </w:tcBorders>
          </w:tcPr>
          <w:p w14:paraId="20243EAE" w14:textId="7C79EF6E" w:rsidR="00766B64" w:rsidRPr="00D72D54" w:rsidDel="00DE2B05" w:rsidRDefault="00766B64" w:rsidP="002A02F7">
            <w:pPr>
              <w:rPr>
                <w:del w:id="1850" w:author="ONOPTCHENKO Xavier" w:date="2019-10-10T12:49:00Z"/>
                <w:rPrChange w:id="1851" w:author="ONOPTCHENKO Xavier" w:date="2019-10-10T16:06:00Z">
                  <w:rPr>
                    <w:del w:id="1852" w:author="ONOPTCHENKO Xavier" w:date="2019-10-10T12:49:00Z"/>
                    <w:lang w:val="en-US"/>
                  </w:rPr>
                </w:rPrChange>
              </w:rPr>
            </w:pPr>
            <w:del w:id="1853" w:author="ONOPTCHENKO Xavier" w:date="2019-10-10T12:49:00Z">
              <w:r w:rsidRPr="00D72D54" w:rsidDel="00DE2B05">
                <w:rPr>
                  <w:b/>
                  <w:bCs/>
                  <w:rPrChange w:id="1854" w:author="ONOPTCHENKO Xavier" w:date="2019-10-10T16:06:00Z">
                    <w:rPr>
                      <w:b/>
                      <w:bCs/>
                      <w:lang w:val="en-GB"/>
                    </w:rPr>
                  </w:rPrChange>
                </w:rPr>
                <w:delText>STR</w:delText>
              </w:r>
              <w:r w:rsidR="002A02F7" w:rsidRPr="00D72D54" w:rsidDel="00DE2B05">
                <w:rPr>
                  <w:b/>
                  <w:bCs/>
                  <w:rPrChange w:id="1855" w:author="ONOPTCHENKO Xavier" w:date="2019-10-10T16:06:00Z">
                    <w:rPr>
                      <w:b/>
                      <w:bCs/>
                      <w:lang w:val="en-GB"/>
                    </w:rPr>
                  </w:rPrChange>
                </w:rPr>
                <w:delText>43</w:delText>
              </w:r>
              <w:r w:rsidRPr="00D72D54" w:rsidDel="00DE2B05">
                <w:rPr>
                  <w:rPrChange w:id="1856" w:author="ONOPTCHENKO Xavier" w:date="2019-10-10T16:06:00Z">
                    <w:rPr>
                      <w:lang w:val="en-GB"/>
                    </w:rPr>
                  </w:rPrChange>
                </w:rPr>
                <w:delText xml:space="preserve"> </w:delText>
              </w:r>
              <w:r w:rsidR="002A02F7" w:rsidRPr="00D72D54" w:rsidDel="00DE2B05">
                <w:rPr>
                  <w:rPrChange w:id="1857" w:author="ONOPTCHENKO Xavier" w:date="2019-10-10T16:06:00Z">
                    <w:rPr>
                      <w:lang w:val="en-GB"/>
                    </w:rPr>
                  </w:rPrChange>
                </w:rPr>
                <w:delText>XXXXX</w:delText>
              </w:r>
              <w:bookmarkStart w:id="1858" w:name="_Toc21697765"/>
              <w:bookmarkEnd w:id="1858"/>
            </w:del>
          </w:p>
        </w:tc>
        <w:tc>
          <w:tcPr>
            <w:tcW w:w="3428" w:type="dxa"/>
            <w:tcBorders>
              <w:top w:val="single" w:sz="4" w:space="0" w:color="auto"/>
              <w:left w:val="single" w:sz="4" w:space="0" w:color="auto"/>
              <w:bottom w:val="single" w:sz="4" w:space="0" w:color="auto"/>
              <w:right w:val="single" w:sz="4" w:space="0" w:color="auto"/>
            </w:tcBorders>
          </w:tcPr>
          <w:p w14:paraId="29856245" w14:textId="6CE33EFA" w:rsidR="00766B64" w:rsidRPr="00D72D54" w:rsidDel="00DE2B05" w:rsidRDefault="00766B64" w:rsidP="00B93D1E">
            <w:pPr>
              <w:rPr>
                <w:del w:id="1859" w:author="ONOPTCHENKO Xavier" w:date="2019-10-10T12:49:00Z"/>
                <w:rPrChange w:id="1860" w:author="ONOPTCHENKO Xavier" w:date="2019-10-10T16:06:00Z">
                  <w:rPr>
                    <w:del w:id="1861" w:author="ONOPTCHENKO Xavier" w:date="2019-10-10T12:49:00Z"/>
                    <w:lang w:val="en-US"/>
                  </w:rPr>
                </w:rPrChange>
              </w:rPr>
            </w:pPr>
            <w:bookmarkStart w:id="1862" w:name="_Toc21697766"/>
            <w:bookmarkEnd w:id="1862"/>
          </w:p>
        </w:tc>
        <w:bookmarkStart w:id="1863" w:name="_Toc21697767"/>
        <w:bookmarkEnd w:id="1863"/>
      </w:tr>
      <w:tr w:rsidR="002A02F7" w:rsidRPr="00977EE9" w:rsidDel="00DE2B05" w14:paraId="749B7582" w14:textId="06258A6A" w:rsidTr="00B93D1E">
        <w:trPr>
          <w:del w:id="1864" w:author="ONOPTCHENKO Xavier" w:date="2019-10-10T12:49:00Z"/>
        </w:trPr>
        <w:tc>
          <w:tcPr>
            <w:tcW w:w="9288" w:type="dxa"/>
            <w:gridSpan w:val="3"/>
            <w:tcBorders>
              <w:top w:val="single" w:sz="4" w:space="0" w:color="auto"/>
              <w:left w:val="single" w:sz="4" w:space="0" w:color="auto"/>
              <w:bottom w:val="single" w:sz="4" w:space="0" w:color="auto"/>
              <w:right w:val="single" w:sz="4" w:space="0" w:color="auto"/>
            </w:tcBorders>
            <w:shd w:val="clear" w:color="auto" w:fill="ACB9CA" w:themeFill="text2" w:themeFillTint="66"/>
          </w:tcPr>
          <w:p w14:paraId="0FA2D393" w14:textId="3EDED887" w:rsidR="002A02F7" w:rsidRPr="00D72D54" w:rsidDel="00DE2B05" w:rsidRDefault="002A02F7" w:rsidP="00C208AD">
            <w:pPr>
              <w:spacing w:after="160" w:line="259" w:lineRule="auto"/>
              <w:jc w:val="left"/>
              <w:rPr>
                <w:del w:id="1865" w:author="ONOPTCHENKO Xavier" w:date="2019-10-10T12:49:00Z"/>
                <w:b/>
                <w:bCs/>
                <w:rPrChange w:id="1866" w:author="ONOPTCHENKO Xavier" w:date="2019-10-10T16:06:00Z">
                  <w:rPr>
                    <w:del w:id="1867" w:author="ONOPTCHENKO Xavier" w:date="2019-10-10T12:49:00Z"/>
                    <w:b/>
                    <w:bCs/>
                    <w:lang w:val="en-GB"/>
                  </w:rPr>
                </w:rPrChange>
              </w:rPr>
            </w:pPr>
            <w:del w:id="1868" w:author="ONOPTCHENKO Xavier" w:date="2019-10-10T12:49:00Z">
              <w:r w:rsidRPr="00D72D54" w:rsidDel="00DE2B05">
                <w:rPr>
                  <w:b/>
                  <w:bCs/>
                  <w:rPrChange w:id="1869" w:author="ONOPTCHENKO Xavier" w:date="2019-10-10T16:06:00Z">
                    <w:rPr>
                      <w:b/>
                      <w:bCs/>
                      <w:lang w:val="en-US"/>
                    </w:rPr>
                  </w:rPrChange>
                </w:rPr>
                <w:delText xml:space="preserve">SO5 </w:delText>
              </w:r>
              <w:r w:rsidR="00C208AD" w:rsidRPr="00D72D54" w:rsidDel="00DE2B05">
                <w:rPr>
                  <w:b/>
                  <w:bCs/>
                  <w:rPrChange w:id="1870" w:author="ONOPTCHENKO Xavier" w:date="2019-10-10T16:06:00Z">
                    <w:rPr>
                      <w:b/>
                      <w:bCs/>
                      <w:lang w:val="en-US"/>
                    </w:rPr>
                  </w:rPrChange>
                </w:rPr>
                <w:delText>xxxxx</w:delText>
              </w:r>
              <w:bookmarkStart w:id="1871" w:name="_Toc21697768"/>
              <w:bookmarkEnd w:id="1871"/>
            </w:del>
          </w:p>
        </w:tc>
        <w:bookmarkStart w:id="1872" w:name="_Toc21697769"/>
        <w:bookmarkEnd w:id="1872"/>
      </w:tr>
      <w:tr w:rsidR="00766B64" w:rsidRPr="00C82C4C" w:rsidDel="00DE2B05" w14:paraId="64CD2910" w14:textId="49BE3324" w:rsidTr="00B93D1E">
        <w:trPr>
          <w:del w:id="1873" w:author="ONOPTCHENKO Xavier" w:date="2019-10-10T12:49:00Z"/>
        </w:trPr>
        <w:tc>
          <w:tcPr>
            <w:tcW w:w="1368" w:type="dxa"/>
          </w:tcPr>
          <w:p w14:paraId="0AF7E488" w14:textId="33B2A538" w:rsidR="00766B64" w:rsidRPr="00D72D54" w:rsidDel="00DE2B05" w:rsidRDefault="00766B64" w:rsidP="00B93D1E">
            <w:pPr>
              <w:rPr>
                <w:del w:id="1874" w:author="ONOPTCHENKO Xavier" w:date="2019-10-10T12:49:00Z"/>
                <w:rPrChange w:id="1875" w:author="ONOPTCHENKO Xavier" w:date="2019-10-10T16:06:00Z">
                  <w:rPr>
                    <w:del w:id="1876" w:author="ONOPTCHENKO Xavier" w:date="2019-10-10T12:49:00Z"/>
                    <w:lang w:val="en-US"/>
                  </w:rPr>
                </w:rPrChange>
              </w:rPr>
            </w:pPr>
            <w:del w:id="1877" w:author="ONOPTCHENKO Xavier" w:date="2019-10-10T12:49:00Z">
              <w:r w:rsidDel="00DE2B05">
                <w:rPr>
                  <w:sz w:val="18"/>
                </w:rPr>
                <w:fldChar w:fldCharType="begin">
                  <w:ffData>
                    <w:name w:val=""/>
                    <w:enabled/>
                    <w:calcOnExit w:val="0"/>
                    <w:checkBox>
                      <w:sizeAuto/>
                      <w:default w:val="0"/>
                    </w:checkBox>
                  </w:ffData>
                </w:fldChar>
              </w:r>
              <w:r w:rsidDel="00DE2B05">
                <w:rPr>
                  <w:sz w:val="18"/>
                </w:rPr>
                <w:delInstrText xml:space="preserve"> FORMCHECKBOX </w:delInstrText>
              </w:r>
              <w:r w:rsidR="0029207F">
                <w:rPr>
                  <w:sz w:val="18"/>
                </w:rPr>
              </w:r>
              <w:r w:rsidR="0029207F">
                <w:rPr>
                  <w:sz w:val="18"/>
                </w:rPr>
                <w:fldChar w:fldCharType="separate"/>
              </w:r>
              <w:r w:rsidDel="00DE2B05">
                <w:rPr>
                  <w:sz w:val="18"/>
                </w:rPr>
                <w:fldChar w:fldCharType="end"/>
              </w:r>
              <w:bookmarkStart w:id="1878" w:name="_Toc21697770"/>
              <w:bookmarkEnd w:id="1878"/>
            </w:del>
          </w:p>
        </w:tc>
        <w:tc>
          <w:tcPr>
            <w:tcW w:w="4492" w:type="dxa"/>
            <w:tcBorders>
              <w:right w:val="single" w:sz="4" w:space="0" w:color="auto"/>
            </w:tcBorders>
          </w:tcPr>
          <w:p w14:paraId="6306E2E3" w14:textId="2D562055" w:rsidR="00766B64" w:rsidRPr="00D72D54" w:rsidDel="00DE2B05" w:rsidRDefault="002A02F7" w:rsidP="002A02F7">
            <w:pPr>
              <w:rPr>
                <w:del w:id="1879" w:author="ONOPTCHENKO Xavier" w:date="2019-10-10T12:49:00Z"/>
                <w:b/>
                <w:bCs/>
                <w:rPrChange w:id="1880" w:author="ONOPTCHENKO Xavier" w:date="2019-10-10T16:06:00Z">
                  <w:rPr>
                    <w:del w:id="1881" w:author="ONOPTCHENKO Xavier" w:date="2019-10-10T12:49:00Z"/>
                    <w:b/>
                    <w:bCs/>
                    <w:lang w:val="en-US"/>
                  </w:rPr>
                </w:rPrChange>
              </w:rPr>
            </w:pPr>
            <w:del w:id="1882" w:author="ONOPTCHENKO Xavier" w:date="2019-10-10T12:49:00Z">
              <w:r w:rsidRPr="00D72D54" w:rsidDel="00DE2B05">
                <w:rPr>
                  <w:b/>
                  <w:bCs/>
                  <w:rPrChange w:id="1883" w:author="ONOPTCHENKO Xavier" w:date="2019-10-10T16:06:00Z">
                    <w:rPr>
                      <w:b/>
                      <w:bCs/>
                      <w:lang w:val="en-GB"/>
                    </w:rPr>
                  </w:rPrChange>
                </w:rPr>
                <w:delText>STR51</w:delText>
              </w:r>
              <w:r w:rsidR="00766B64" w:rsidRPr="00D72D54" w:rsidDel="00DE2B05">
                <w:rPr>
                  <w:b/>
                  <w:bCs/>
                  <w:rPrChange w:id="1884" w:author="ONOPTCHENKO Xavier" w:date="2019-10-10T16:06:00Z">
                    <w:rPr>
                      <w:b/>
                      <w:bCs/>
                      <w:lang w:val="en-GB"/>
                    </w:rPr>
                  </w:rPrChange>
                </w:rPr>
                <w:delText xml:space="preserve"> </w:delText>
              </w:r>
              <w:r w:rsidRPr="00D72D54" w:rsidDel="00DE2B05">
                <w:rPr>
                  <w:bCs/>
                  <w:rPrChange w:id="1885" w:author="ONOPTCHENKO Xavier" w:date="2019-10-10T16:06:00Z">
                    <w:rPr>
                      <w:bCs/>
                      <w:lang w:val="en-GB"/>
                    </w:rPr>
                  </w:rPrChange>
                </w:rPr>
                <w:delText>XXXX</w:delText>
              </w:r>
              <w:bookmarkStart w:id="1886" w:name="_Toc21697771"/>
              <w:bookmarkEnd w:id="1886"/>
            </w:del>
          </w:p>
        </w:tc>
        <w:tc>
          <w:tcPr>
            <w:tcW w:w="3428" w:type="dxa"/>
            <w:tcBorders>
              <w:top w:val="single" w:sz="4" w:space="0" w:color="auto"/>
              <w:left w:val="single" w:sz="4" w:space="0" w:color="auto"/>
              <w:bottom w:val="single" w:sz="4" w:space="0" w:color="auto"/>
              <w:right w:val="single" w:sz="4" w:space="0" w:color="auto"/>
            </w:tcBorders>
          </w:tcPr>
          <w:p w14:paraId="1A3B021F" w14:textId="5C231A8B" w:rsidR="00766B64" w:rsidRPr="00D72D54" w:rsidDel="00DE2B05" w:rsidRDefault="00766B64" w:rsidP="00B93D1E">
            <w:pPr>
              <w:rPr>
                <w:del w:id="1887" w:author="ONOPTCHENKO Xavier" w:date="2019-10-10T12:49:00Z"/>
                <w:rPrChange w:id="1888" w:author="ONOPTCHENKO Xavier" w:date="2019-10-10T16:06:00Z">
                  <w:rPr>
                    <w:del w:id="1889" w:author="ONOPTCHENKO Xavier" w:date="2019-10-10T12:49:00Z"/>
                    <w:lang w:val="en-US"/>
                  </w:rPr>
                </w:rPrChange>
              </w:rPr>
            </w:pPr>
            <w:bookmarkStart w:id="1890" w:name="_Toc21697772"/>
            <w:bookmarkEnd w:id="1890"/>
          </w:p>
        </w:tc>
        <w:bookmarkStart w:id="1891" w:name="_Toc21697773"/>
        <w:bookmarkEnd w:id="1891"/>
      </w:tr>
      <w:tr w:rsidR="00766B64" w:rsidRPr="003E2AF5" w:rsidDel="00DE2B05" w14:paraId="13A55A1D" w14:textId="4CD564C1" w:rsidTr="00B93D1E">
        <w:trPr>
          <w:del w:id="1892" w:author="ONOPTCHENKO Xavier" w:date="2019-10-10T12:49:00Z"/>
        </w:trPr>
        <w:tc>
          <w:tcPr>
            <w:tcW w:w="1368" w:type="dxa"/>
          </w:tcPr>
          <w:p w14:paraId="2DAD47CB" w14:textId="5BB07769" w:rsidR="00766B64" w:rsidRPr="00D72D54" w:rsidDel="00DE2B05" w:rsidRDefault="00766B64" w:rsidP="00B93D1E">
            <w:pPr>
              <w:rPr>
                <w:del w:id="1893" w:author="ONOPTCHENKO Xavier" w:date="2019-10-10T12:49:00Z"/>
                <w:rPrChange w:id="1894" w:author="ONOPTCHENKO Xavier" w:date="2019-10-10T16:06:00Z">
                  <w:rPr>
                    <w:del w:id="1895" w:author="ONOPTCHENKO Xavier" w:date="2019-10-10T12:49:00Z"/>
                    <w:lang w:val="en-US"/>
                  </w:rPr>
                </w:rPrChange>
              </w:rPr>
            </w:pPr>
            <w:del w:id="1896" w:author="ONOPTCHENKO Xavier" w:date="2019-10-10T12:49:00Z">
              <w:r w:rsidDel="00DE2B05">
                <w:rPr>
                  <w:sz w:val="18"/>
                </w:rPr>
                <w:fldChar w:fldCharType="begin">
                  <w:ffData>
                    <w:name w:val=""/>
                    <w:enabled/>
                    <w:calcOnExit w:val="0"/>
                    <w:checkBox>
                      <w:sizeAuto/>
                      <w:default w:val="0"/>
                    </w:checkBox>
                  </w:ffData>
                </w:fldChar>
              </w:r>
              <w:r w:rsidDel="00DE2B05">
                <w:rPr>
                  <w:sz w:val="18"/>
                </w:rPr>
                <w:delInstrText xml:space="preserve"> FORMCHECKBOX </w:delInstrText>
              </w:r>
              <w:r w:rsidR="0029207F">
                <w:rPr>
                  <w:sz w:val="18"/>
                </w:rPr>
              </w:r>
              <w:r w:rsidR="0029207F">
                <w:rPr>
                  <w:sz w:val="18"/>
                </w:rPr>
                <w:fldChar w:fldCharType="separate"/>
              </w:r>
              <w:r w:rsidDel="00DE2B05">
                <w:rPr>
                  <w:sz w:val="18"/>
                </w:rPr>
                <w:fldChar w:fldCharType="end"/>
              </w:r>
              <w:bookmarkStart w:id="1897" w:name="_Toc21697774"/>
              <w:bookmarkEnd w:id="1897"/>
            </w:del>
          </w:p>
        </w:tc>
        <w:tc>
          <w:tcPr>
            <w:tcW w:w="4492" w:type="dxa"/>
            <w:tcBorders>
              <w:right w:val="single" w:sz="4" w:space="0" w:color="auto"/>
            </w:tcBorders>
          </w:tcPr>
          <w:p w14:paraId="6BA80FAF" w14:textId="2F5FFC6B" w:rsidR="00766B64" w:rsidRPr="00283DCB" w:rsidDel="00DE2B05" w:rsidRDefault="00766B64" w:rsidP="002A02F7">
            <w:pPr>
              <w:rPr>
                <w:del w:id="1898" w:author="ONOPTCHENKO Xavier" w:date="2019-10-10T12:49:00Z"/>
                <w:bCs/>
              </w:rPr>
            </w:pPr>
            <w:del w:id="1899" w:author="ONOPTCHENKO Xavier" w:date="2019-10-10T12:49:00Z">
              <w:r w:rsidDel="00DE2B05">
                <w:rPr>
                  <w:rFonts w:eastAsiaTheme="minorEastAsia"/>
                  <w:b/>
                  <w:bCs/>
                </w:rPr>
                <w:delText xml:space="preserve"> </w:delText>
              </w:r>
              <w:r w:rsidR="002A02F7" w:rsidDel="00DE2B05">
                <w:rPr>
                  <w:rFonts w:eastAsiaTheme="minorEastAsia"/>
                  <w:b/>
                  <w:bCs/>
                </w:rPr>
                <w:delText>STR52</w:delText>
              </w:r>
              <w:r w:rsidRPr="00283DCB" w:rsidDel="00DE2B05">
                <w:rPr>
                  <w:rFonts w:eastAsiaTheme="minorEastAsia"/>
                  <w:b/>
                  <w:bCs/>
                </w:rPr>
                <w:delText xml:space="preserve"> </w:delText>
              </w:r>
              <w:r w:rsidR="002A02F7" w:rsidDel="00DE2B05">
                <w:rPr>
                  <w:rFonts w:eastAsiaTheme="minorEastAsia"/>
                  <w:bCs/>
                </w:rPr>
                <w:delText>XXXXXX</w:delText>
              </w:r>
              <w:bookmarkStart w:id="1900" w:name="_Toc21697775"/>
              <w:bookmarkEnd w:id="1900"/>
            </w:del>
          </w:p>
        </w:tc>
        <w:tc>
          <w:tcPr>
            <w:tcW w:w="3428" w:type="dxa"/>
            <w:tcBorders>
              <w:top w:val="single" w:sz="4" w:space="0" w:color="auto"/>
              <w:left w:val="single" w:sz="4" w:space="0" w:color="auto"/>
              <w:bottom w:val="single" w:sz="4" w:space="0" w:color="auto"/>
              <w:right w:val="single" w:sz="4" w:space="0" w:color="auto"/>
            </w:tcBorders>
          </w:tcPr>
          <w:p w14:paraId="296E9DB8" w14:textId="10634EDE" w:rsidR="00766B64" w:rsidRPr="003E2AF5" w:rsidDel="00DE2B05" w:rsidRDefault="00766B64" w:rsidP="00B93D1E">
            <w:pPr>
              <w:rPr>
                <w:del w:id="1901" w:author="ONOPTCHENKO Xavier" w:date="2019-10-10T12:49:00Z"/>
              </w:rPr>
            </w:pPr>
            <w:bookmarkStart w:id="1902" w:name="_Toc21697776"/>
            <w:bookmarkEnd w:id="1902"/>
          </w:p>
        </w:tc>
        <w:bookmarkStart w:id="1903" w:name="_Toc21697777"/>
        <w:bookmarkEnd w:id="1903"/>
      </w:tr>
    </w:tbl>
    <w:p w14:paraId="497EBBD6" w14:textId="31870C3E" w:rsidR="009C131A" w:rsidRPr="00294DC8" w:rsidDel="00DE2B05" w:rsidRDefault="009C131A" w:rsidP="0082652B">
      <w:pPr>
        <w:rPr>
          <w:del w:id="1904" w:author="ONOPTCHENKO Xavier" w:date="2019-10-10T12:49:00Z"/>
        </w:rPr>
      </w:pPr>
      <w:bookmarkStart w:id="1905" w:name="_Toc21697778"/>
      <w:bookmarkEnd w:id="1905"/>
    </w:p>
    <w:p w14:paraId="1DF8EE84" w14:textId="77777777" w:rsidR="0082652B" w:rsidRPr="00AE29E7" w:rsidRDefault="0082652B" w:rsidP="0082652B">
      <w:pPr>
        <w:pStyle w:val="Titre2"/>
        <w:rPr>
          <w:lang w:val="en-GB"/>
        </w:rPr>
      </w:pPr>
      <w:bookmarkStart w:id="1906" w:name="_Ref445297133"/>
      <w:bookmarkStart w:id="1907" w:name="_Ref445298792"/>
      <w:bookmarkStart w:id="1908" w:name="_Toc21697779"/>
      <w:r w:rsidRPr="00AE29E7">
        <w:rPr>
          <w:lang w:val="en-GB"/>
        </w:rPr>
        <w:t>Business or regulatory constraints</w:t>
      </w:r>
      <w:bookmarkEnd w:id="1906"/>
      <w:bookmarkEnd w:id="1907"/>
      <w:bookmarkEnd w:id="1908"/>
    </w:p>
    <w:p w14:paraId="71E2F566" w14:textId="5644F667" w:rsidR="008B3F76" w:rsidRPr="00AE29E7" w:rsidDel="00DE2B05" w:rsidRDefault="008B3F76" w:rsidP="005354BB">
      <w:pPr>
        <w:rPr>
          <w:del w:id="1909" w:author="ONOPTCHENKO Xavier" w:date="2019-10-10T12:50:00Z"/>
          <w:lang w:val="en-GB"/>
        </w:rPr>
      </w:pPr>
      <w:del w:id="1910" w:author="ONOPTCHENKO Xavier" w:date="2019-10-10T12:50:00Z">
        <w:r w:rsidDel="00DE2B05">
          <w:rPr>
            <w:noProof/>
          </w:rPr>
          <w:drawing>
            <wp:inline distT="0" distB="0" distL="0" distR="0" wp14:anchorId="2C6D6CE8" wp14:editId="59D6F8E3">
              <wp:extent cx="4846955" cy="676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6955" cy="676910"/>
                      </a:xfrm>
                      <a:prstGeom prst="rect">
                        <a:avLst/>
                      </a:prstGeom>
                      <a:noFill/>
                    </pic:spPr>
                  </pic:pic>
                </a:graphicData>
              </a:graphic>
            </wp:inline>
          </w:drawing>
        </w:r>
      </w:del>
    </w:p>
    <w:p w14:paraId="2AED33C8" w14:textId="7B11CCAD" w:rsidR="0082652B" w:rsidRPr="00DE2B05" w:rsidRDefault="0082652B">
      <w:pPr>
        <w:rPr>
          <w:rPrChange w:id="1911" w:author="ONOPTCHENKO Xavier" w:date="2019-10-10T12:50:00Z">
            <w:rPr>
              <w:lang w:val="en-GB"/>
            </w:rPr>
          </w:rPrChange>
        </w:rPr>
        <w:pPrChange w:id="1912" w:author="ONOPTCHENKO Xavier" w:date="2019-10-10T12:50:00Z">
          <w:pPr>
            <w:tabs>
              <w:tab w:val="left" w:pos="983"/>
            </w:tabs>
          </w:pPr>
        </w:pPrChange>
      </w:pPr>
      <w:del w:id="1913" w:author="ONOPTCHENKO Xavier" w:date="2019-10-10T12:50:00Z">
        <w:r w:rsidRPr="00DE2B05" w:rsidDel="00DE2B05">
          <w:rPr>
            <w:rPrChange w:id="1914" w:author="ONOPTCHENKO Xavier" w:date="2019-10-10T12:50:00Z">
              <w:rPr>
                <w:lang w:val="en-GB"/>
              </w:rPr>
            </w:rPrChange>
          </w:rPr>
          <w:tab/>
        </w:r>
      </w:del>
      <w:ins w:id="1915" w:author="ONOPTCHENKO Xavier" w:date="2019-10-10T12:50:00Z">
        <w:r w:rsidR="00DE2B05" w:rsidRPr="00DE2B05">
          <w:rPr>
            <w:rPrChange w:id="1916" w:author="ONOPTCHENKO Xavier" w:date="2019-10-10T12:50:00Z">
              <w:rPr>
                <w:lang w:val="en-GB"/>
              </w:rPr>
            </w:rPrChange>
          </w:rPr>
          <w:t>Pas de contrainte business ou réglementaire.</w:t>
        </w:r>
      </w:ins>
    </w:p>
    <w:p w14:paraId="68E83E85" w14:textId="77777777" w:rsidR="00082F0A" w:rsidRPr="00AE29E7" w:rsidRDefault="0082652B" w:rsidP="0082652B">
      <w:pPr>
        <w:pStyle w:val="Titre2"/>
        <w:rPr>
          <w:lang w:val="en-GB"/>
        </w:rPr>
      </w:pPr>
      <w:bookmarkStart w:id="1917" w:name="_Toc21697780"/>
      <w:bookmarkStart w:id="1918" w:name="_Ref445297083"/>
      <w:bookmarkStart w:id="1919" w:name="_Ref445297113"/>
      <w:bookmarkStart w:id="1920" w:name="_Ref445298776"/>
      <w:r w:rsidRPr="00AE29E7">
        <w:rPr>
          <w:lang w:val="en-GB"/>
        </w:rPr>
        <w:t>IT constraint</w:t>
      </w:r>
      <w:r w:rsidR="00082F0A" w:rsidRPr="00AE29E7">
        <w:rPr>
          <w:lang w:val="en-GB"/>
        </w:rPr>
        <w:t>s</w:t>
      </w:r>
      <w:bookmarkEnd w:id="1917"/>
    </w:p>
    <w:p w14:paraId="6AFFDD1E" w14:textId="0FF5D7CC" w:rsidR="00DE2B05" w:rsidRPr="00DE2B05" w:rsidRDefault="00DE2B05" w:rsidP="00082F0A">
      <w:pPr>
        <w:rPr>
          <w:ins w:id="1921" w:author="ONOPTCHENKO Xavier" w:date="2019-10-10T12:51:00Z"/>
          <w:rPrChange w:id="1922" w:author="ONOPTCHENKO Xavier" w:date="2019-10-10T12:52:00Z">
            <w:rPr>
              <w:ins w:id="1923" w:author="ONOPTCHENKO Xavier" w:date="2019-10-10T12:51:00Z"/>
              <w:lang w:val="en-GB"/>
            </w:rPr>
          </w:rPrChange>
        </w:rPr>
      </w:pPr>
      <w:ins w:id="1924" w:author="ONOPTCHENKO Xavier" w:date="2019-10-10T12:51:00Z">
        <w:r w:rsidRPr="00DE2B05">
          <w:rPr>
            <w:rPrChange w:id="1925" w:author="ONOPTCHENKO Xavier" w:date="2019-10-10T12:52:00Z">
              <w:rPr>
                <w:lang w:val="en-GB"/>
              </w:rPr>
            </w:rPrChange>
          </w:rPr>
          <w:t>Date de fin de support des différents composants.</w:t>
        </w:r>
      </w:ins>
    </w:p>
    <w:p w14:paraId="30B35D5E" w14:textId="714479C1" w:rsidR="00082F0A" w:rsidRPr="00AE29E7" w:rsidDel="00DE2B05" w:rsidRDefault="00DE2B05" w:rsidP="00082F0A">
      <w:pPr>
        <w:rPr>
          <w:del w:id="1926" w:author="ONOPTCHENKO Xavier" w:date="2019-10-10T12:50:00Z"/>
          <w:lang w:val="en-GB"/>
        </w:rPr>
      </w:pPr>
      <w:ins w:id="1927" w:author="ONOPTCHENKO Xavier" w:date="2019-10-10T12:51:00Z">
        <w:r>
          <w:rPr>
            <w:lang w:val="en-GB"/>
          </w:rPr>
          <w:t>Respect du dernier SHA.</w:t>
        </w:r>
      </w:ins>
      <w:del w:id="1928" w:author="ONOPTCHENKO Xavier" w:date="2019-10-10T12:50:00Z">
        <w:r w:rsidR="00082F0A" w:rsidDel="00DE2B05">
          <w:rPr>
            <w:noProof/>
          </w:rPr>
          <w:drawing>
            <wp:inline distT="0" distB="0" distL="0" distR="0" wp14:anchorId="6D1105F4" wp14:editId="5B11953B">
              <wp:extent cx="4852670" cy="676910"/>
              <wp:effectExtent l="0" t="0" r="5080" b="8890"/>
              <wp:docPr id="14336" name="Picture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2670" cy="676910"/>
                      </a:xfrm>
                      <a:prstGeom prst="rect">
                        <a:avLst/>
                      </a:prstGeom>
                      <a:noFill/>
                    </pic:spPr>
                  </pic:pic>
                </a:graphicData>
              </a:graphic>
            </wp:inline>
          </w:drawing>
        </w:r>
      </w:del>
    </w:p>
    <w:p w14:paraId="6C11ABF3" w14:textId="77777777" w:rsidR="00082F0A" w:rsidRPr="00AE29E7" w:rsidRDefault="00082F0A" w:rsidP="00082F0A">
      <w:pPr>
        <w:rPr>
          <w:lang w:val="en-GB"/>
        </w:rPr>
      </w:pPr>
    </w:p>
    <w:p w14:paraId="7CFE6A15" w14:textId="77777777" w:rsidR="00C15B01" w:rsidRPr="00AE29E7" w:rsidRDefault="0082652B" w:rsidP="0082652B">
      <w:pPr>
        <w:pStyle w:val="Titre2"/>
        <w:rPr>
          <w:lang w:val="en-GB"/>
        </w:rPr>
      </w:pPr>
      <w:bookmarkStart w:id="1929" w:name="_Toc21697781"/>
      <w:bookmarkStart w:id="1930" w:name="_Ref445298357"/>
      <w:bookmarkStart w:id="1931" w:name="_Ref445299028"/>
      <w:bookmarkEnd w:id="1918"/>
      <w:bookmarkEnd w:id="1919"/>
      <w:bookmarkEnd w:id="1920"/>
      <w:r w:rsidRPr="00AE29E7">
        <w:rPr>
          <w:lang w:val="en-GB"/>
        </w:rPr>
        <w:t>Linked projec</w:t>
      </w:r>
      <w:r w:rsidR="00C15B01" w:rsidRPr="00AE29E7">
        <w:rPr>
          <w:lang w:val="en-GB"/>
        </w:rPr>
        <w:t>ts</w:t>
      </w:r>
      <w:bookmarkEnd w:id="1929"/>
    </w:p>
    <w:p w14:paraId="47389B8B" w14:textId="6BA35E17" w:rsidR="00C15B01" w:rsidRPr="00AE29E7" w:rsidDel="00DE2B05" w:rsidRDefault="00C15B01" w:rsidP="00C15B01">
      <w:pPr>
        <w:rPr>
          <w:del w:id="1932" w:author="ONOPTCHENKO Xavier" w:date="2019-10-10T12:52:00Z"/>
          <w:lang w:val="en-GB"/>
        </w:rPr>
      </w:pPr>
    </w:p>
    <w:p w14:paraId="61B3FD55" w14:textId="755D7603" w:rsidR="00C15B01" w:rsidRPr="00AE29E7" w:rsidRDefault="00C15B01" w:rsidP="00C15B01">
      <w:pPr>
        <w:tabs>
          <w:tab w:val="left" w:pos="983"/>
        </w:tabs>
        <w:rPr>
          <w:lang w:val="en-GB"/>
        </w:rPr>
      </w:pPr>
      <w:del w:id="1933" w:author="ONOPTCHENKO Xavier" w:date="2019-10-10T12:52:00Z">
        <w:r w:rsidDel="00DE2B05">
          <w:rPr>
            <w:noProof/>
          </w:rPr>
          <w:drawing>
            <wp:inline distT="0" distB="0" distL="0" distR="0" wp14:anchorId="4A2A2AFB" wp14:editId="4EBFAADC">
              <wp:extent cx="4988859" cy="982362"/>
              <wp:effectExtent l="0" t="0" r="2540" b="8255"/>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022672" cy="989020"/>
                      </a:xfrm>
                      <a:prstGeom prst="rect">
                        <a:avLst/>
                      </a:prstGeom>
                      <a:noFill/>
                    </pic:spPr>
                  </pic:pic>
                </a:graphicData>
              </a:graphic>
            </wp:inline>
          </w:drawing>
        </w:r>
      </w:del>
    </w:p>
    <w:tbl>
      <w:tblPr>
        <w:tblStyle w:val="Grilleclaire-Accent5"/>
        <w:tblW w:w="0" w:type="auto"/>
        <w:tblLook w:val="04A0" w:firstRow="1" w:lastRow="0" w:firstColumn="1" w:lastColumn="0" w:noHBand="0" w:noVBand="1"/>
      </w:tblPr>
      <w:tblGrid>
        <w:gridCol w:w="2322"/>
        <w:gridCol w:w="2322"/>
        <w:gridCol w:w="3402"/>
      </w:tblGrid>
      <w:tr w:rsidR="00C15B01" w:rsidRPr="005F413B" w14:paraId="34F3BBE9" w14:textId="77777777" w:rsidTr="00D14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510A9DEA" w14:textId="77777777" w:rsidR="00C15B01" w:rsidRPr="00AE29E7" w:rsidRDefault="00C15B01" w:rsidP="00D14EFF">
            <w:pPr>
              <w:tabs>
                <w:tab w:val="left" w:pos="983"/>
              </w:tabs>
              <w:rPr>
                <w:b w:val="0"/>
                <w:lang w:val="en-GB"/>
              </w:rPr>
            </w:pPr>
            <w:r w:rsidRPr="00AE29E7">
              <w:rPr>
                <w:lang w:val="en-GB"/>
              </w:rPr>
              <w:t>Name</w:t>
            </w:r>
          </w:p>
        </w:tc>
        <w:tc>
          <w:tcPr>
            <w:tcW w:w="2322" w:type="dxa"/>
          </w:tcPr>
          <w:p w14:paraId="1F58F366" w14:textId="77777777" w:rsidR="00C15B01" w:rsidRPr="00AE29E7" w:rsidRDefault="00C15B01" w:rsidP="00D14EFF">
            <w:pPr>
              <w:tabs>
                <w:tab w:val="left" w:pos="983"/>
              </w:tabs>
              <w:cnfStyle w:val="100000000000" w:firstRow="1" w:lastRow="0" w:firstColumn="0" w:lastColumn="0" w:oddVBand="0" w:evenVBand="0" w:oddHBand="0" w:evenHBand="0" w:firstRowFirstColumn="0" w:firstRowLastColumn="0" w:lastRowFirstColumn="0" w:lastRowLastColumn="0"/>
              <w:rPr>
                <w:b w:val="0"/>
                <w:lang w:val="en-GB"/>
              </w:rPr>
            </w:pPr>
            <w:r w:rsidRPr="00AE29E7">
              <w:rPr>
                <w:lang w:val="en-GB"/>
              </w:rPr>
              <w:t>Summary</w:t>
            </w:r>
          </w:p>
        </w:tc>
        <w:tc>
          <w:tcPr>
            <w:tcW w:w="3402" w:type="dxa"/>
          </w:tcPr>
          <w:p w14:paraId="327E5E48" w14:textId="77777777" w:rsidR="00C15B01" w:rsidRPr="005F413B" w:rsidRDefault="00C15B01" w:rsidP="00D14EFF">
            <w:pPr>
              <w:tabs>
                <w:tab w:val="left" w:pos="983"/>
              </w:tabs>
              <w:cnfStyle w:val="100000000000" w:firstRow="1" w:lastRow="0" w:firstColumn="0" w:lastColumn="0" w:oddVBand="0" w:evenVBand="0" w:oddHBand="0" w:evenHBand="0" w:firstRowFirstColumn="0" w:firstRowLastColumn="0" w:lastRowFirstColumn="0" w:lastRowLastColumn="0"/>
              <w:rPr>
                <w:b w:val="0"/>
              </w:rPr>
            </w:pPr>
            <w:r w:rsidRPr="00AE29E7">
              <w:rPr>
                <w:lang w:val="en-GB"/>
              </w:rPr>
              <w:t>Depende</w:t>
            </w:r>
            <w:r w:rsidRPr="005F413B">
              <w:t>ncy</w:t>
            </w:r>
            <w:r>
              <w:t xml:space="preserve"> (Pre requisite, …)</w:t>
            </w:r>
          </w:p>
        </w:tc>
      </w:tr>
      <w:tr w:rsidR="00C15B01" w14:paraId="3AE3A783" w14:textId="77777777" w:rsidTr="00D14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057CA5A0" w14:textId="77777777" w:rsidR="00C15B01" w:rsidRDefault="00C15B01" w:rsidP="00D14EFF">
            <w:pPr>
              <w:tabs>
                <w:tab w:val="left" w:pos="983"/>
              </w:tabs>
            </w:pPr>
          </w:p>
        </w:tc>
        <w:tc>
          <w:tcPr>
            <w:tcW w:w="2322" w:type="dxa"/>
          </w:tcPr>
          <w:p w14:paraId="19EAA5A6" w14:textId="77777777" w:rsidR="00C15B01" w:rsidRDefault="00C15B01" w:rsidP="00D14EFF">
            <w:pPr>
              <w:tabs>
                <w:tab w:val="left" w:pos="983"/>
              </w:tabs>
              <w:cnfStyle w:val="000000100000" w:firstRow="0" w:lastRow="0" w:firstColumn="0" w:lastColumn="0" w:oddVBand="0" w:evenVBand="0" w:oddHBand="1" w:evenHBand="0" w:firstRowFirstColumn="0" w:firstRowLastColumn="0" w:lastRowFirstColumn="0" w:lastRowLastColumn="0"/>
            </w:pPr>
          </w:p>
        </w:tc>
        <w:tc>
          <w:tcPr>
            <w:tcW w:w="3402" w:type="dxa"/>
          </w:tcPr>
          <w:p w14:paraId="59E17F76" w14:textId="77777777" w:rsidR="00C15B01" w:rsidRDefault="00C15B01" w:rsidP="00D14EFF">
            <w:pPr>
              <w:tabs>
                <w:tab w:val="left" w:pos="983"/>
              </w:tabs>
              <w:cnfStyle w:val="000000100000" w:firstRow="0" w:lastRow="0" w:firstColumn="0" w:lastColumn="0" w:oddVBand="0" w:evenVBand="0" w:oddHBand="1" w:evenHBand="0" w:firstRowFirstColumn="0" w:firstRowLastColumn="0" w:lastRowFirstColumn="0" w:lastRowLastColumn="0"/>
            </w:pPr>
          </w:p>
        </w:tc>
      </w:tr>
      <w:tr w:rsidR="00C15B01" w14:paraId="243A33CE" w14:textId="77777777" w:rsidTr="00D14E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4A9E17AB" w14:textId="77777777" w:rsidR="00C15B01" w:rsidRDefault="00C15B01" w:rsidP="00D14EFF">
            <w:pPr>
              <w:tabs>
                <w:tab w:val="left" w:pos="983"/>
              </w:tabs>
            </w:pPr>
          </w:p>
        </w:tc>
        <w:tc>
          <w:tcPr>
            <w:tcW w:w="2322" w:type="dxa"/>
          </w:tcPr>
          <w:p w14:paraId="2DFED51D" w14:textId="77777777" w:rsidR="00C15B01" w:rsidRDefault="00C15B01" w:rsidP="00D14EFF">
            <w:pPr>
              <w:tabs>
                <w:tab w:val="left" w:pos="983"/>
              </w:tabs>
              <w:cnfStyle w:val="000000010000" w:firstRow="0" w:lastRow="0" w:firstColumn="0" w:lastColumn="0" w:oddVBand="0" w:evenVBand="0" w:oddHBand="0" w:evenHBand="1" w:firstRowFirstColumn="0" w:firstRowLastColumn="0" w:lastRowFirstColumn="0" w:lastRowLastColumn="0"/>
            </w:pPr>
          </w:p>
        </w:tc>
        <w:tc>
          <w:tcPr>
            <w:tcW w:w="3402" w:type="dxa"/>
          </w:tcPr>
          <w:p w14:paraId="244272C8" w14:textId="77777777" w:rsidR="00C15B01" w:rsidRDefault="00C15B01" w:rsidP="00D14EFF">
            <w:pPr>
              <w:tabs>
                <w:tab w:val="left" w:pos="983"/>
              </w:tabs>
              <w:cnfStyle w:val="000000010000" w:firstRow="0" w:lastRow="0" w:firstColumn="0" w:lastColumn="0" w:oddVBand="0" w:evenVBand="0" w:oddHBand="0" w:evenHBand="1" w:firstRowFirstColumn="0" w:firstRowLastColumn="0" w:lastRowFirstColumn="0" w:lastRowLastColumn="0"/>
            </w:pPr>
          </w:p>
        </w:tc>
      </w:tr>
    </w:tbl>
    <w:p w14:paraId="67E234CF" w14:textId="13004CA4" w:rsidR="00D14EFF" w:rsidRPr="00C15B01" w:rsidDel="00DE2B05" w:rsidRDefault="00D14EFF" w:rsidP="00D14EFF">
      <w:pPr>
        <w:rPr>
          <w:del w:id="1934" w:author="ONOPTCHENKO Xavier" w:date="2019-10-10T12:52:00Z"/>
        </w:rPr>
      </w:pPr>
      <w:bookmarkStart w:id="1935" w:name="_Toc21697782"/>
      <w:bookmarkEnd w:id="1930"/>
      <w:bookmarkEnd w:id="1931"/>
      <w:bookmarkEnd w:id="1935"/>
    </w:p>
    <w:p w14:paraId="6C10D445" w14:textId="59807BF3" w:rsidR="0082652B" w:rsidRPr="005F413B" w:rsidDel="00DE2B05" w:rsidRDefault="0082652B" w:rsidP="0082652B">
      <w:pPr>
        <w:tabs>
          <w:tab w:val="left" w:pos="983"/>
        </w:tabs>
        <w:rPr>
          <w:del w:id="1936" w:author="ONOPTCHENKO Xavier" w:date="2019-10-10T12:52:00Z"/>
          <w:lang w:val="en-US"/>
        </w:rPr>
      </w:pPr>
      <w:bookmarkStart w:id="1937" w:name="_Toc21697783"/>
      <w:bookmarkEnd w:id="1937"/>
    </w:p>
    <w:p w14:paraId="5CAC4A8F" w14:textId="77777777" w:rsidR="0082652B" w:rsidRDefault="0082652B" w:rsidP="0082652B">
      <w:pPr>
        <w:pStyle w:val="Titre1"/>
      </w:pPr>
      <w:bookmarkStart w:id="1938" w:name="_Toc21697784"/>
      <w:r>
        <w:t>Business Layer</w:t>
      </w:r>
      <w:bookmarkEnd w:id="1938"/>
    </w:p>
    <w:p w14:paraId="58B53494" w14:textId="5D247158" w:rsidR="00EC7BEB" w:rsidRPr="00EC7BEB" w:rsidDel="00DE2B05" w:rsidRDefault="00EC7BEB" w:rsidP="00EC7BEB">
      <w:pPr>
        <w:pBdr>
          <w:top w:val="single" w:sz="4" w:space="1" w:color="auto"/>
          <w:left w:val="single" w:sz="4" w:space="4" w:color="auto"/>
          <w:bottom w:val="single" w:sz="4" w:space="1" w:color="auto"/>
          <w:right w:val="single" w:sz="4" w:space="4" w:color="auto"/>
        </w:pBdr>
        <w:rPr>
          <w:del w:id="1939" w:author="ONOPTCHENKO Xavier" w:date="2019-10-10T12:52:00Z"/>
          <w:b/>
          <w:color w:val="C00000"/>
          <w:lang w:val="en-GB"/>
        </w:rPr>
      </w:pPr>
      <w:del w:id="1940" w:author="ONOPTCHENKO Xavier" w:date="2019-10-10T12:52:00Z">
        <w:r w:rsidRPr="00EC7BEB" w:rsidDel="00DE2B05">
          <w:rPr>
            <w:b/>
            <w:color w:val="00B050"/>
            <w:lang w:val="en-GB"/>
          </w:rPr>
          <w:delText>Mandatory for</w:delText>
        </w:r>
        <w:r w:rsidR="002D5266" w:rsidDel="00DE2B05">
          <w:rPr>
            <w:b/>
            <w:color w:val="00B050"/>
            <w:lang w:val="en-GB"/>
          </w:rPr>
          <w:delText xml:space="preserve"> project types</w:delText>
        </w:r>
        <w:r w:rsidRPr="00EC7BEB" w:rsidDel="00DE2B05">
          <w:rPr>
            <w:b/>
            <w:color w:val="00B050"/>
            <w:lang w:val="en-GB"/>
          </w:rPr>
          <w:delText>:</w:delText>
        </w:r>
        <w:r w:rsidRPr="00EC7BEB" w:rsidDel="00DE2B05">
          <w:rPr>
            <w:lang w:val="en-GB"/>
          </w:rPr>
          <w:delText xml:space="preserve"> </w:delText>
        </w:r>
        <w:r w:rsidR="002D5266" w:rsidDel="00DE2B05">
          <w:rPr>
            <w:b/>
            <w:color w:val="C00000"/>
            <w:lang w:val="en-GB"/>
          </w:rPr>
          <w:delText>Make/remake software, New solution market software package, SaaS solution usage, in house shared solution</w:delText>
        </w:r>
        <w:r w:rsidR="00B24D74" w:rsidDel="00DE2B05">
          <w:rPr>
            <w:b/>
            <w:color w:val="C00000"/>
            <w:lang w:val="en-GB"/>
          </w:rPr>
          <w:delText xml:space="preserve"> integration, </w:delText>
        </w:r>
        <w:r w:rsidR="0090596A" w:rsidDel="00DE2B05">
          <w:rPr>
            <w:b/>
            <w:color w:val="C00000"/>
            <w:lang w:val="en-GB"/>
          </w:rPr>
          <w:delText>Change software</w:delText>
        </w:r>
        <w:bookmarkStart w:id="1941" w:name="_Toc21697785"/>
        <w:bookmarkEnd w:id="1941"/>
      </w:del>
    </w:p>
    <w:p w14:paraId="3AAEE96F" w14:textId="006E9430" w:rsidR="00EC7BEB" w:rsidRPr="00EC7BEB" w:rsidDel="00DE2B05" w:rsidRDefault="0062674F" w:rsidP="00EC7BEB">
      <w:pPr>
        <w:pBdr>
          <w:top w:val="single" w:sz="4" w:space="1" w:color="auto"/>
          <w:left w:val="single" w:sz="4" w:space="4" w:color="auto"/>
          <w:bottom w:val="single" w:sz="4" w:space="1" w:color="auto"/>
          <w:right w:val="single" w:sz="4" w:space="4" w:color="auto"/>
        </w:pBdr>
        <w:rPr>
          <w:del w:id="1942" w:author="ONOPTCHENKO Xavier" w:date="2019-10-10T12:52:00Z"/>
          <w:lang w:val="en-GB"/>
        </w:rPr>
      </w:pPr>
      <w:del w:id="1943" w:author="ONOPTCHENKO Xavier" w:date="2019-10-10T12:52:00Z">
        <w:r w:rsidDel="00DE2B05">
          <w:rPr>
            <w:b/>
            <w:color w:val="00B050"/>
            <w:lang w:val="en-GB"/>
          </w:rPr>
          <w:delText>Not mandatory</w:delText>
        </w:r>
        <w:r w:rsidR="00EC7BEB" w:rsidRPr="00EC7BEB" w:rsidDel="00DE2B05">
          <w:rPr>
            <w:b/>
            <w:color w:val="00B050"/>
            <w:lang w:val="en-GB"/>
          </w:rPr>
          <w:delText xml:space="preserve"> for</w:delText>
        </w:r>
        <w:r w:rsidR="009A28EE" w:rsidDel="00DE2B05">
          <w:rPr>
            <w:b/>
            <w:color w:val="00B050"/>
            <w:lang w:val="en-GB"/>
          </w:rPr>
          <w:delText xml:space="preserve"> project types</w:delText>
        </w:r>
        <w:r w:rsidR="00EC7BEB" w:rsidRPr="00EC7BEB" w:rsidDel="00DE2B05">
          <w:rPr>
            <w:b/>
            <w:color w:val="00B050"/>
            <w:lang w:val="en-GB"/>
          </w:rPr>
          <w:delText>:</w:delText>
        </w:r>
        <w:r w:rsidR="00EC7BEB" w:rsidRPr="00EC7BEB" w:rsidDel="00DE2B05">
          <w:rPr>
            <w:b/>
            <w:color w:val="C00000"/>
            <w:lang w:val="en-GB"/>
          </w:rPr>
          <w:delText xml:space="preserve"> </w:delText>
        </w:r>
        <w:r w:rsidR="00B06131" w:rsidRPr="007C76D3" w:rsidDel="00DE2B05">
          <w:rPr>
            <w:b/>
            <w:color w:val="C00000"/>
            <w:lang w:val="en-GB"/>
          </w:rPr>
          <w:delText>T</w:delText>
        </w:r>
        <w:r w:rsidR="00EC7BEB" w:rsidRPr="007C76D3" w:rsidDel="00DE2B05">
          <w:rPr>
            <w:b/>
            <w:color w:val="C00000"/>
            <w:lang w:val="en-GB"/>
          </w:rPr>
          <w:delText>echnical</w:delText>
        </w:r>
        <w:r w:rsidR="007619E3" w:rsidRPr="007C76D3" w:rsidDel="00DE2B05">
          <w:rPr>
            <w:b/>
            <w:color w:val="C00000"/>
            <w:lang w:val="en-GB"/>
          </w:rPr>
          <w:delText xml:space="preserve"> obsolescence </w:delText>
        </w:r>
        <w:r w:rsidR="00C54A0F" w:rsidRPr="007C76D3" w:rsidDel="00DE2B05">
          <w:rPr>
            <w:b/>
            <w:color w:val="C00000"/>
            <w:lang w:val="en-GB"/>
          </w:rPr>
          <w:delText>remediation</w:delText>
        </w:r>
        <w:r w:rsidR="009A28EE" w:rsidRPr="007C76D3" w:rsidDel="00DE2B05">
          <w:rPr>
            <w:b/>
            <w:color w:val="C00000"/>
            <w:lang w:val="en-GB"/>
          </w:rPr>
          <w:delText>,</w:delText>
        </w:r>
        <w:r w:rsidR="009A28EE" w:rsidDel="00DE2B05">
          <w:rPr>
            <w:b/>
            <w:color w:val="C00000"/>
            <w:lang w:val="en-GB"/>
          </w:rPr>
          <w:delText xml:space="preserve"> infrastructure or production</w:delText>
        </w:r>
        <w:bookmarkStart w:id="1944" w:name="_Toc21697786"/>
        <w:bookmarkEnd w:id="1944"/>
      </w:del>
    </w:p>
    <w:p w14:paraId="633E0EBB" w14:textId="720BBF7E" w:rsidR="00EC7BEB" w:rsidRPr="00C00A30" w:rsidDel="00DE2B05" w:rsidRDefault="00EC7BEB" w:rsidP="00EC7BEB">
      <w:pPr>
        <w:pBdr>
          <w:top w:val="single" w:sz="4" w:space="1" w:color="auto"/>
          <w:left w:val="single" w:sz="4" w:space="4" w:color="auto"/>
          <w:bottom w:val="single" w:sz="4" w:space="1" w:color="auto"/>
          <w:right w:val="single" w:sz="4" w:space="4" w:color="auto"/>
        </w:pBdr>
        <w:rPr>
          <w:del w:id="1945" w:author="ONOPTCHENKO Xavier" w:date="2019-10-10T12:52:00Z"/>
          <w:b/>
          <w:lang w:val="en-GB"/>
        </w:rPr>
      </w:pPr>
      <w:del w:id="1946" w:author="ONOPTCHENKO Xavier" w:date="2019-10-10T12:52:00Z">
        <w:r w:rsidRPr="00C00A30" w:rsidDel="00DE2B05">
          <w:rPr>
            <w:b/>
            <w:color w:val="0070C0"/>
            <w:lang w:val="en-GB"/>
          </w:rPr>
          <w:delText xml:space="preserve">Corporate Architecture </w:delText>
        </w:r>
        <w:r w:rsidR="00FC28D7" w:rsidRPr="00C00A30" w:rsidDel="00DE2B05">
          <w:rPr>
            <w:b/>
            <w:color w:val="0070C0"/>
            <w:lang w:val="en-GB"/>
          </w:rPr>
          <w:delText xml:space="preserve">training </w:delText>
        </w:r>
        <w:r w:rsidRPr="00C00A30" w:rsidDel="00DE2B05">
          <w:rPr>
            <w:b/>
            <w:color w:val="0070C0"/>
            <w:lang w:val="en-GB"/>
          </w:rPr>
          <w:delText>requirements</w:delText>
        </w:r>
        <w:r w:rsidRPr="00C00A30" w:rsidDel="00DE2B05">
          <w:rPr>
            <w:b/>
            <w:color w:val="8496B0" w:themeColor="text2" w:themeTint="99"/>
            <w:lang w:val="en-GB"/>
          </w:rPr>
          <w:delText xml:space="preserve">: </w:delText>
        </w:r>
        <w:r w:rsidRPr="00C00A30" w:rsidDel="00DE2B05">
          <w:rPr>
            <w:b/>
            <w:color w:val="C00000"/>
            <w:lang w:val="en-GB"/>
          </w:rPr>
          <w:delText>None</w:delText>
        </w:r>
        <w:bookmarkStart w:id="1947" w:name="_Toc21697787"/>
        <w:bookmarkEnd w:id="1947"/>
      </w:del>
    </w:p>
    <w:p w14:paraId="5EC7F9BE" w14:textId="47BE38D6" w:rsidR="003A76CD" w:rsidDel="00DE2B05" w:rsidRDefault="003A76CD">
      <w:pPr>
        <w:spacing w:before="0" w:after="160" w:line="259" w:lineRule="auto"/>
        <w:jc w:val="left"/>
        <w:rPr>
          <w:del w:id="1948" w:author="ONOPTCHENKO Xavier" w:date="2019-10-10T12:52:00Z"/>
          <w:lang w:val="en-GB"/>
        </w:rPr>
      </w:pPr>
      <w:bookmarkStart w:id="1949" w:name="_Toc21697788"/>
      <w:bookmarkStart w:id="1950" w:name="_Ref445297153"/>
      <w:bookmarkStart w:id="1951" w:name="_Ref445298809"/>
      <w:bookmarkEnd w:id="1949"/>
    </w:p>
    <w:p w14:paraId="38C4D7BF" w14:textId="191C3C9B" w:rsidR="0082652B" w:rsidRDefault="0082652B" w:rsidP="0082652B">
      <w:pPr>
        <w:pStyle w:val="Titre2"/>
        <w:rPr>
          <w:ins w:id="1952" w:author="ONOPTCHENKO Xavier" w:date="2019-10-10T12:53:00Z"/>
          <w:lang w:val="en-GB"/>
        </w:rPr>
      </w:pPr>
      <w:bookmarkStart w:id="1953" w:name="_Toc21697789"/>
      <w:r w:rsidRPr="00B926C1">
        <w:rPr>
          <w:lang w:val="en-GB"/>
        </w:rPr>
        <w:t xml:space="preserve">Impacted Core </w:t>
      </w:r>
      <w:r w:rsidRPr="0082652B">
        <w:t>Business</w:t>
      </w:r>
      <w:r w:rsidRPr="00B926C1">
        <w:rPr>
          <w:lang w:val="en-GB"/>
        </w:rPr>
        <w:t xml:space="preserve"> processes</w:t>
      </w:r>
      <w:bookmarkEnd w:id="1950"/>
      <w:bookmarkEnd w:id="1951"/>
      <w:bookmarkEnd w:id="1953"/>
    </w:p>
    <w:p w14:paraId="6B4DC82B" w14:textId="74492DA2" w:rsidR="00DE2B05" w:rsidRPr="00DE2B05" w:rsidRDefault="00DE2B05">
      <w:pPr>
        <w:rPr>
          <w:rPrChange w:id="1954" w:author="ONOPTCHENKO Xavier" w:date="2019-10-10T12:53:00Z">
            <w:rPr>
              <w:lang w:val="en-GB"/>
            </w:rPr>
          </w:rPrChange>
        </w:rPr>
        <w:pPrChange w:id="1955" w:author="ONOPTCHENKO Xavier" w:date="2019-10-10T12:53:00Z">
          <w:pPr>
            <w:pStyle w:val="Titre2"/>
          </w:pPr>
        </w:pPrChange>
      </w:pPr>
      <w:ins w:id="1956" w:author="ONOPTCHENKO Xavier" w:date="2019-10-10T12:53:00Z">
        <w:r w:rsidRPr="00DE2B05">
          <w:rPr>
            <w:rPrChange w:id="1957" w:author="ONOPTCHENKO Xavier" w:date="2019-10-10T12:53:00Z">
              <w:rPr>
                <w:b w:val="0"/>
                <w:bCs w:val="0"/>
                <w:lang w:val="en-GB"/>
              </w:rPr>
            </w:rPrChange>
          </w:rPr>
          <w:t>Pas d’impact sur les processus metier.</w:t>
        </w:r>
      </w:ins>
    </w:p>
    <w:p w14:paraId="72959F8A" w14:textId="2D203C94" w:rsidR="00216CBE" w:rsidDel="00DE2B05" w:rsidRDefault="00216CBE" w:rsidP="00216CBE">
      <w:pPr>
        <w:tabs>
          <w:tab w:val="left" w:pos="983"/>
        </w:tabs>
        <w:rPr>
          <w:del w:id="1958" w:author="ONOPTCHENKO Xavier" w:date="2019-10-10T12:53:00Z"/>
          <w:lang w:val="en-GB"/>
        </w:rPr>
      </w:pPr>
      <w:del w:id="1959" w:author="ONOPTCHENKO Xavier" w:date="2019-10-10T12:53:00Z">
        <w:r w:rsidDel="00DE2B05">
          <w:rPr>
            <w:noProof/>
          </w:rPr>
          <w:drawing>
            <wp:inline distT="0" distB="0" distL="0" distR="0" wp14:anchorId="7DC16E93" wp14:editId="6D9655EB">
              <wp:extent cx="5869142" cy="12236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858990" cy="1221565"/>
                      </a:xfrm>
                      <a:prstGeom prst="rect">
                        <a:avLst/>
                      </a:prstGeom>
                      <a:noFill/>
                    </pic:spPr>
                  </pic:pic>
                </a:graphicData>
              </a:graphic>
            </wp:inline>
          </w:drawing>
        </w:r>
      </w:del>
    </w:p>
    <w:p w14:paraId="71165336" w14:textId="4461959A" w:rsidR="0082652B" w:rsidDel="00DE2B05" w:rsidRDefault="00A2280D" w:rsidP="0082652B">
      <w:pPr>
        <w:tabs>
          <w:tab w:val="left" w:pos="983"/>
        </w:tabs>
        <w:rPr>
          <w:del w:id="1960" w:author="ONOPTCHENKO Xavier" w:date="2019-10-10T12:53:00Z"/>
          <w:lang w:val="en-GB"/>
        </w:rPr>
      </w:pPr>
      <w:del w:id="1961" w:author="ONOPTCHENKO Xavier" w:date="2019-10-10T12:53:00Z">
        <w:r w:rsidDel="00DE2B05">
          <w:rPr>
            <w:b/>
            <w:iCs/>
            <w:noProof/>
          </w:rPr>
          <mc:AlternateContent>
            <mc:Choice Requires="wps">
              <w:drawing>
                <wp:anchor distT="0" distB="0" distL="114300" distR="114300" simplePos="0" relativeHeight="251655168" behindDoc="0" locked="0" layoutInCell="1" allowOverlap="1" wp14:anchorId="4398DC1D" wp14:editId="5687EF22">
                  <wp:simplePos x="0" y="0"/>
                  <wp:positionH relativeFrom="column">
                    <wp:posOffset>109220</wp:posOffset>
                  </wp:positionH>
                  <wp:positionV relativeFrom="paragraph">
                    <wp:posOffset>68580</wp:posOffset>
                  </wp:positionV>
                  <wp:extent cx="1243965" cy="207010"/>
                  <wp:effectExtent l="19050" t="19050" r="13335" b="21590"/>
                  <wp:wrapNone/>
                  <wp:docPr id="148" name="Ellips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3965" cy="207010"/>
                          </a:xfrm>
                          <a:prstGeom prst="ellipse">
                            <a:avLst/>
                          </a:prstGeom>
                          <a:noFill/>
                          <a:ln w="28575">
                            <a:solidFill>
                              <a:srgbClr val="FF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31E0E2" id="Ellipse 148" o:spid="_x0000_s1026" style="position:absolute;margin-left:8.6pt;margin-top:5.4pt;width:97.95pt;height:16.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" filled="f" strokecolor="red" strokeweight="2.25pt">
                  <v:stroke dashstyle="dash"/>
                </v:oval>
              </w:pict>
            </mc:Fallback>
          </mc:AlternateContent>
        </w:r>
        <w:r w:rsidDel="00DE2B05">
          <w:rPr>
            <w:b/>
            <w:iCs/>
            <w:noProof/>
          </w:rPr>
          <mc:AlternateContent>
            <mc:Choice Requires="wps">
              <w:drawing>
                <wp:anchor distT="0" distB="0" distL="114300" distR="114300" simplePos="0" relativeHeight="251650048" behindDoc="0" locked="0" layoutInCell="1" allowOverlap="1" wp14:anchorId="0CFB1FC0" wp14:editId="0F44D904">
                  <wp:simplePos x="0" y="0"/>
                  <wp:positionH relativeFrom="column">
                    <wp:posOffset>1598295</wp:posOffset>
                  </wp:positionH>
                  <wp:positionV relativeFrom="paragraph">
                    <wp:posOffset>58259</wp:posOffset>
                  </wp:positionV>
                  <wp:extent cx="1243965" cy="208915"/>
                  <wp:effectExtent l="19050" t="19050" r="13335" b="19685"/>
                  <wp:wrapNone/>
                  <wp:docPr id="147" name="Ellips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3965" cy="20891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BAE8C8" id="Ellipse 147" o:spid="_x0000_s1026" style="position:absolute;margin-left:125.85pt;margin-top:4.6pt;width:97.95pt;height:16.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" filled="f" strokecolor="red" strokeweight="2.25pt"/>
              </w:pict>
            </mc:Fallback>
          </mc:AlternateContent>
        </w:r>
      </w:del>
    </w:p>
    <w:p w14:paraId="008335FB" w14:textId="71A6042F" w:rsidR="0082652B" w:rsidDel="00DE2B05" w:rsidRDefault="0082652B" w:rsidP="0082652B">
      <w:pPr>
        <w:tabs>
          <w:tab w:val="left" w:pos="983"/>
        </w:tabs>
        <w:rPr>
          <w:del w:id="1962" w:author="ONOPTCHENKO Xavier" w:date="2019-10-10T12:53:00Z"/>
          <w:lang w:val="en-GB"/>
        </w:rPr>
      </w:pPr>
    </w:p>
    <w:p w14:paraId="44BA9F4C" w14:textId="77777777" w:rsidR="0082652B" w:rsidRDefault="0082652B" w:rsidP="0082652B">
      <w:pPr>
        <w:tabs>
          <w:tab w:val="left" w:pos="983"/>
        </w:tabs>
        <w:rPr>
          <w:lang w:val="en-GB"/>
        </w:rPr>
      </w:pPr>
      <w:r w:rsidRPr="008E0509">
        <w:rPr>
          <w:rFonts w:ascii="Verdana" w:hAnsi="Verdana"/>
          <w:b/>
          <w:iCs/>
          <w:noProof/>
        </w:rPr>
        <w:drawing>
          <wp:inline distT="0" distB="0" distL="0" distR="0" wp14:anchorId="5A10C465" wp14:editId="257FB6AB">
            <wp:extent cx="5240741" cy="3691720"/>
            <wp:effectExtent l="0" t="0" r="0" b="4445"/>
            <wp:docPr id="8" name="Image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1" cstate="print"/>
                    <a:srcRect/>
                    <a:stretch>
                      <a:fillRect/>
                    </a:stretch>
                  </pic:blipFill>
                  <pic:spPr bwMode="auto">
                    <a:xfrm>
                      <a:off x="0" y="0"/>
                      <a:ext cx="5241983" cy="3692595"/>
                    </a:xfrm>
                    <a:prstGeom prst="rect">
                      <a:avLst/>
                    </a:prstGeom>
                    <a:noFill/>
                    <a:ln w="9525">
                      <a:noFill/>
                      <a:miter lim="800000"/>
                      <a:headEnd/>
                      <a:tailEnd/>
                    </a:ln>
                  </pic:spPr>
                </pic:pic>
              </a:graphicData>
            </a:graphic>
          </wp:inline>
        </w:drawing>
      </w:r>
    </w:p>
    <w:p w14:paraId="467DFA88" w14:textId="4CD3CF62" w:rsidR="0082652B" w:rsidDel="00DE2B05" w:rsidRDefault="0082652B" w:rsidP="0082652B">
      <w:pPr>
        <w:tabs>
          <w:tab w:val="left" w:pos="983"/>
        </w:tabs>
        <w:rPr>
          <w:del w:id="1963" w:author="ONOPTCHENKO Xavier" w:date="2019-10-10T12:53:00Z"/>
          <w:lang w:val="en-GB"/>
        </w:rPr>
      </w:pPr>
      <w:bookmarkStart w:id="1964" w:name="_Toc21697790"/>
      <w:bookmarkEnd w:id="1964"/>
    </w:p>
    <w:p w14:paraId="6A010321" w14:textId="769C69B8" w:rsidR="0082652B" w:rsidDel="00DE2B05" w:rsidRDefault="0082652B" w:rsidP="0082652B">
      <w:pPr>
        <w:tabs>
          <w:tab w:val="left" w:pos="983"/>
        </w:tabs>
        <w:rPr>
          <w:del w:id="1965" w:author="ONOPTCHENKO Xavier" w:date="2019-10-10T12:53:00Z"/>
          <w:lang w:val="en-GB"/>
        </w:rPr>
      </w:pPr>
      <w:bookmarkStart w:id="1966" w:name="_Toc21697791"/>
      <w:bookmarkEnd w:id="1966"/>
    </w:p>
    <w:p w14:paraId="43E1ED05" w14:textId="6EC57424" w:rsidR="0082652B" w:rsidDel="00DE2B05" w:rsidRDefault="0082652B" w:rsidP="0082652B">
      <w:pPr>
        <w:spacing w:after="200"/>
        <w:rPr>
          <w:del w:id="1967" w:author="ONOPTCHENKO Xavier" w:date="2019-10-10T12:54:00Z"/>
          <w:lang w:val="en-GB"/>
        </w:rPr>
      </w:pPr>
      <w:del w:id="1968" w:author="ONOPTCHENKO Xavier" w:date="2019-10-10T12:54:00Z">
        <w:r w:rsidDel="00DE2B05">
          <w:rPr>
            <w:lang w:val="en-GB"/>
          </w:rPr>
          <w:br w:type="page"/>
        </w:r>
      </w:del>
    </w:p>
    <w:p w14:paraId="4D4E9F19" w14:textId="2C64DF50" w:rsidR="0082652B" w:rsidDel="00DE2B05" w:rsidRDefault="0082652B" w:rsidP="0082652B">
      <w:pPr>
        <w:spacing w:after="200"/>
        <w:rPr>
          <w:del w:id="1969" w:author="ONOPTCHENKO Xavier" w:date="2019-10-10T12:54:00Z"/>
          <w:lang w:val="en-GB"/>
        </w:rPr>
      </w:pPr>
      <w:bookmarkStart w:id="1970" w:name="_Toc21697792"/>
      <w:bookmarkEnd w:id="1970"/>
    </w:p>
    <w:p w14:paraId="5C3A6A75" w14:textId="10847352" w:rsidR="0082652B" w:rsidDel="00DE2B05" w:rsidRDefault="0082652B" w:rsidP="0082652B">
      <w:pPr>
        <w:tabs>
          <w:tab w:val="left" w:pos="983"/>
        </w:tabs>
        <w:rPr>
          <w:del w:id="1971" w:author="ONOPTCHENKO Xavier" w:date="2019-10-10T12:54:00Z"/>
          <w:lang w:val="en-GB"/>
        </w:rPr>
      </w:pPr>
      <w:bookmarkStart w:id="1972" w:name="_Toc21697793"/>
      <w:bookmarkEnd w:id="1972"/>
    </w:p>
    <w:p w14:paraId="4812E551" w14:textId="77777777" w:rsidR="0082652B" w:rsidRDefault="0082652B" w:rsidP="0082652B">
      <w:pPr>
        <w:pStyle w:val="Titre2"/>
        <w:rPr>
          <w:lang w:val="en-GB"/>
        </w:rPr>
      </w:pPr>
      <w:bookmarkStart w:id="1973" w:name="_Toc21697794"/>
      <w:r w:rsidRPr="008D5659">
        <w:rPr>
          <w:lang w:val="en-GB"/>
        </w:rPr>
        <w:t>Impacted</w:t>
      </w:r>
      <w:r>
        <w:rPr>
          <w:lang w:val="en-GB"/>
        </w:rPr>
        <w:t xml:space="preserve"> Processes</w:t>
      </w:r>
      <w:bookmarkEnd w:id="1973"/>
    </w:p>
    <w:p w14:paraId="17F433F6" w14:textId="6D786D28" w:rsidR="00AC6395" w:rsidRPr="00DE2B05" w:rsidDel="00DE2B05" w:rsidRDefault="00AC6395" w:rsidP="00AC6395">
      <w:pPr>
        <w:tabs>
          <w:tab w:val="left" w:pos="983"/>
        </w:tabs>
        <w:rPr>
          <w:del w:id="1974" w:author="ONOPTCHENKO Xavier" w:date="2019-10-10T12:54:00Z"/>
          <w:rPrChange w:id="1975" w:author="ONOPTCHENKO Xavier" w:date="2019-10-10T12:54:00Z">
            <w:rPr>
              <w:del w:id="1976" w:author="ONOPTCHENKO Xavier" w:date="2019-10-10T12:54:00Z"/>
              <w:lang w:val="en-GB"/>
            </w:rPr>
          </w:rPrChange>
        </w:rPr>
      </w:pPr>
      <w:del w:id="1977" w:author="ONOPTCHENKO Xavier" w:date="2019-10-10T12:54:00Z">
        <w:r w:rsidDel="00DE2B05">
          <w:rPr>
            <w:noProof/>
          </w:rPr>
          <w:drawing>
            <wp:inline distT="0" distB="0" distL="0" distR="0" wp14:anchorId="71D648F4" wp14:editId="770ADF26">
              <wp:extent cx="6012366" cy="1559859"/>
              <wp:effectExtent l="0" t="0" r="762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015809" cy="1560752"/>
                      </a:xfrm>
                      <a:prstGeom prst="rect">
                        <a:avLst/>
                      </a:prstGeom>
                      <a:noFill/>
                    </pic:spPr>
                  </pic:pic>
                </a:graphicData>
              </a:graphic>
            </wp:inline>
          </w:drawing>
        </w:r>
      </w:del>
      <w:ins w:id="1978" w:author="ONOPTCHENKO Xavier" w:date="2019-10-10T12:54:00Z">
        <w:r w:rsidR="00DE2B05" w:rsidRPr="00DE2B05">
          <w:rPr>
            <w:rPrChange w:id="1979" w:author="ONOPTCHENKO Xavier" w:date="2019-10-10T12:54:00Z">
              <w:rPr>
                <w:lang w:val="en-GB"/>
              </w:rPr>
            </w:rPrChange>
          </w:rPr>
          <w:t>Pas d’impact sur les processus metier.</w:t>
        </w:r>
      </w:ins>
    </w:p>
    <w:p w14:paraId="0E7A2E8D" w14:textId="77777777" w:rsidR="005B1D58" w:rsidRPr="00DE2B05" w:rsidRDefault="005B1D58" w:rsidP="00AC6395">
      <w:pPr>
        <w:tabs>
          <w:tab w:val="left" w:pos="983"/>
        </w:tabs>
        <w:rPr>
          <w:rPrChange w:id="1980" w:author="ONOPTCHENKO Xavier" w:date="2019-10-10T12:54:00Z">
            <w:rPr>
              <w:lang w:val="en-GB"/>
            </w:rPr>
          </w:rPrChange>
        </w:rPr>
      </w:pPr>
    </w:p>
    <w:p w14:paraId="005883F6" w14:textId="777E1075" w:rsidR="0082652B" w:rsidRDefault="0082652B" w:rsidP="0082652B">
      <w:pPr>
        <w:pStyle w:val="Titre2"/>
        <w:rPr>
          <w:ins w:id="1981" w:author="ONOPTCHENKO Xavier" w:date="2019-10-10T12:54:00Z"/>
          <w:lang w:val="en-GB"/>
        </w:rPr>
      </w:pPr>
      <w:bookmarkStart w:id="1982" w:name="_Ref445297164"/>
      <w:bookmarkStart w:id="1983" w:name="_Toc21697795"/>
      <w:r>
        <w:rPr>
          <w:lang w:val="en-GB"/>
        </w:rPr>
        <w:t>Business Actors</w:t>
      </w:r>
      <w:bookmarkEnd w:id="1982"/>
      <w:bookmarkEnd w:id="1983"/>
    </w:p>
    <w:p w14:paraId="3A4A400E" w14:textId="77777777" w:rsidR="00DE2B05" w:rsidRPr="008C61A0" w:rsidRDefault="00DE2B05">
      <w:pPr>
        <w:rPr>
          <w:lang w:val="en-GB"/>
        </w:rPr>
        <w:pPrChange w:id="1984" w:author="ONOPTCHENKO Xavier" w:date="2019-10-10T12:54:00Z">
          <w:pPr>
            <w:pStyle w:val="Titre2"/>
          </w:pPr>
        </w:pPrChange>
      </w:pPr>
    </w:p>
    <w:p w14:paraId="5ECB1256" w14:textId="75E789B7" w:rsidR="001D1EC4" w:rsidDel="00DE2B05" w:rsidRDefault="001D1EC4" w:rsidP="001D1EC4">
      <w:pPr>
        <w:tabs>
          <w:tab w:val="left" w:pos="983"/>
        </w:tabs>
        <w:rPr>
          <w:del w:id="1985" w:author="ONOPTCHENKO Xavier" w:date="2019-10-10T12:54:00Z"/>
          <w:lang w:val="en-GB"/>
        </w:rPr>
      </w:pPr>
      <w:del w:id="1986" w:author="ONOPTCHENKO Xavier" w:date="2019-10-10T12:54:00Z">
        <w:r w:rsidDel="00DE2B05">
          <w:rPr>
            <w:noProof/>
          </w:rPr>
          <w:drawing>
            <wp:inline distT="0" distB="0" distL="0" distR="0" wp14:anchorId="1FDEB74B" wp14:editId="1C98EC09">
              <wp:extent cx="6010835" cy="17919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006524" cy="1790625"/>
                      </a:xfrm>
                      <a:prstGeom prst="rect">
                        <a:avLst/>
                      </a:prstGeom>
                      <a:noFill/>
                    </pic:spPr>
                  </pic:pic>
                </a:graphicData>
              </a:graphic>
            </wp:inline>
          </w:drawing>
        </w:r>
      </w:del>
    </w:p>
    <w:p w14:paraId="2F8B6043" w14:textId="02F47CD6" w:rsidR="0082652B" w:rsidRPr="00B926C1" w:rsidDel="00DE2B05" w:rsidRDefault="0082652B" w:rsidP="0082652B">
      <w:pPr>
        <w:tabs>
          <w:tab w:val="left" w:pos="983"/>
        </w:tabs>
        <w:rPr>
          <w:del w:id="1987" w:author="ONOPTCHENKO Xavier" w:date="2019-10-10T12:54:00Z"/>
          <w:lang w:val="en-GB"/>
        </w:rPr>
      </w:pPr>
    </w:p>
    <w:tbl>
      <w:tblPr>
        <w:tblStyle w:val="Grilleclaire-Accent5"/>
        <w:tblW w:w="8788" w:type="dxa"/>
        <w:tblInd w:w="534" w:type="dxa"/>
        <w:tblLook w:val="04A0" w:firstRow="1" w:lastRow="0" w:firstColumn="1" w:lastColumn="0" w:noHBand="0" w:noVBand="1"/>
        <w:tblPrChange w:id="1988" w:author="ONOPTCHENKO Xavier" w:date="2019-10-10T12:57:00Z">
          <w:tblPr>
            <w:tblStyle w:val="Grilleclaire-Accent5"/>
            <w:tblW w:w="8788" w:type="dxa"/>
            <w:tblInd w:w="534" w:type="dxa"/>
            <w:tblLook w:val="04A0" w:firstRow="1" w:lastRow="0" w:firstColumn="1" w:lastColumn="0" w:noHBand="0" w:noVBand="1"/>
          </w:tblPr>
        </w:tblPrChange>
      </w:tblPr>
      <w:tblGrid>
        <w:gridCol w:w="2730"/>
        <w:gridCol w:w="1720"/>
        <w:gridCol w:w="2312"/>
        <w:gridCol w:w="2026"/>
        <w:tblGridChange w:id="1989">
          <w:tblGrid>
            <w:gridCol w:w="2251"/>
            <w:gridCol w:w="2109"/>
            <w:gridCol w:w="2312"/>
            <w:gridCol w:w="2116"/>
          </w:tblGrid>
        </w:tblGridChange>
      </w:tblGrid>
      <w:tr w:rsidR="007C76D3" w:rsidRPr="008E0509" w14:paraId="4D9F86DB" w14:textId="77777777" w:rsidTr="00DE2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Change w:id="1990" w:author="ONOPTCHENKO Xavier" w:date="2019-10-10T12:57:00Z">
              <w:tcPr>
                <w:tcW w:w="2268" w:type="dxa"/>
              </w:tcPr>
            </w:tcPrChange>
          </w:tcPr>
          <w:p w14:paraId="10F8A53D" w14:textId="77777777" w:rsidR="007C76D3" w:rsidRPr="008E0509" w:rsidRDefault="007C76D3" w:rsidP="0082652B">
            <w:pPr>
              <w:spacing w:before="0"/>
              <w:jc w:val="left"/>
              <w:cnfStyle w:val="101000000000" w:firstRow="1" w:lastRow="0" w:firstColumn="1" w:lastColumn="0" w:oddVBand="0" w:evenVBand="0" w:oddHBand="0" w:evenHBand="0" w:firstRowFirstColumn="0" w:firstRowLastColumn="0" w:lastRowFirstColumn="0" w:lastRowLastColumn="0"/>
              <w:rPr>
                <w:b w:val="0"/>
                <w:snapToGrid w:val="0"/>
                <w:kern w:val="28"/>
                <w:szCs w:val="32"/>
                <w:lang w:val="en-GB"/>
              </w:rPr>
            </w:pPr>
            <w:r w:rsidRPr="008E0509">
              <w:rPr>
                <w:snapToGrid w:val="0"/>
                <w:kern w:val="28"/>
                <w:szCs w:val="32"/>
                <w:lang w:val="en-GB"/>
              </w:rPr>
              <w:t xml:space="preserve">Actor </w:t>
            </w:r>
          </w:p>
        </w:tc>
        <w:tc>
          <w:tcPr>
            <w:tcW w:w="1720" w:type="dxa"/>
            <w:tcPrChange w:id="1991" w:author="ONOPTCHENKO Xavier" w:date="2019-10-10T12:57:00Z">
              <w:tcPr>
                <w:tcW w:w="2126" w:type="dxa"/>
              </w:tcPr>
            </w:tcPrChange>
          </w:tcPr>
          <w:p w14:paraId="2DE7BFCC" w14:textId="77777777" w:rsidR="007C76D3" w:rsidRDefault="007C76D3" w:rsidP="0082652B">
            <w:pPr>
              <w:spacing w:before="0"/>
              <w:jc w:val="left"/>
              <w:cnfStyle w:val="100000000000" w:firstRow="1" w:lastRow="0" w:firstColumn="0" w:lastColumn="0" w:oddVBand="0" w:evenVBand="0" w:oddHBand="0" w:evenHBand="0" w:firstRowFirstColumn="0" w:firstRowLastColumn="0" w:lastRowFirstColumn="0" w:lastRowLastColumn="0"/>
              <w:rPr>
                <w:snapToGrid w:val="0"/>
                <w:kern w:val="28"/>
                <w:szCs w:val="32"/>
                <w:lang w:val="en-GB"/>
              </w:rPr>
            </w:pPr>
            <w:r>
              <w:rPr>
                <w:snapToGrid w:val="0"/>
                <w:kern w:val="28"/>
                <w:szCs w:val="32"/>
                <w:lang w:val="en-GB"/>
              </w:rPr>
              <w:t>Number (volume)</w:t>
            </w:r>
          </w:p>
        </w:tc>
        <w:tc>
          <w:tcPr>
            <w:tcW w:w="2312" w:type="dxa"/>
            <w:tcPrChange w:id="1992" w:author="ONOPTCHENKO Xavier" w:date="2019-10-10T12:57:00Z">
              <w:tcPr>
                <w:tcW w:w="2268" w:type="dxa"/>
              </w:tcPr>
            </w:tcPrChange>
          </w:tcPr>
          <w:p w14:paraId="2EB5B626" w14:textId="77777777" w:rsidR="007C76D3" w:rsidRDefault="007C76D3" w:rsidP="0082652B">
            <w:pPr>
              <w:spacing w:before="0"/>
              <w:jc w:val="left"/>
              <w:cnfStyle w:val="100000000000" w:firstRow="1" w:lastRow="0" w:firstColumn="0" w:lastColumn="0" w:oddVBand="0" w:evenVBand="0" w:oddHBand="0" w:evenHBand="0" w:firstRowFirstColumn="0" w:firstRowLastColumn="0" w:lastRowFirstColumn="0" w:lastRowLastColumn="0"/>
              <w:rPr>
                <w:snapToGrid w:val="0"/>
                <w:kern w:val="28"/>
                <w:szCs w:val="32"/>
                <w:lang w:val="en-GB"/>
              </w:rPr>
            </w:pPr>
            <w:r>
              <w:rPr>
                <w:snapToGrid w:val="0"/>
                <w:kern w:val="28"/>
                <w:szCs w:val="32"/>
                <w:lang w:val="en-GB"/>
              </w:rPr>
              <w:t>Type</w:t>
            </w:r>
          </w:p>
        </w:tc>
        <w:tc>
          <w:tcPr>
            <w:tcW w:w="2026" w:type="dxa"/>
            <w:tcPrChange w:id="1993" w:author="ONOPTCHENKO Xavier" w:date="2019-10-10T12:57:00Z">
              <w:tcPr>
                <w:tcW w:w="2126" w:type="dxa"/>
              </w:tcPr>
            </w:tcPrChange>
          </w:tcPr>
          <w:p w14:paraId="0C199CC2" w14:textId="77777777" w:rsidR="007C76D3" w:rsidRPr="008E0509" w:rsidRDefault="007C76D3" w:rsidP="0082652B">
            <w:pPr>
              <w:spacing w:before="0"/>
              <w:jc w:val="left"/>
              <w:cnfStyle w:val="100000000000" w:firstRow="1" w:lastRow="0" w:firstColumn="0" w:lastColumn="0" w:oddVBand="0" w:evenVBand="0" w:oddHBand="0" w:evenHBand="0" w:firstRowFirstColumn="0" w:firstRowLastColumn="0" w:lastRowFirstColumn="0" w:lastRowLastColumn="0"/>
              <w:rPr>
                <w:b w:val="0"/>
                <w:snapToGrid w:val="0"/>
                <w:kern w:val="28"/>
                <w:szCs w:val="32"/>
                <w:lang w:val="en-GB"/>
              </w:rPr>
            </w:pPr>
            <w:r>
              <w:rPr>
                <w:snapToGrid w:val="0"/>
                <w:kern w:val="28"/>
                <w:szCs w:val="32"/>
                <w:lang w:val="en-GB"/>
              </w:rPr>
              <w:t>Role</w:t>
            </w:r>
          </w:p>
        </w:tc>
      </w:tr>
      <w:tr w:rsidR="007C76D3" w:rsidRPr="008E0509" w14:paraId="20F56EAA" w14:textId="77777777" w:rsidTr="00DE2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Change w:id="1994" w:author="ONOPTCHENKO Xavier" w:date="2019-10-10T12:57:00Z">
              <w:tcPr>
                <w:tcW w:w="2268" w:type="dxa"/>
              </w:tcPr>
            </w:tcPrChange>
          </w:tcPr>
          <w:p w14:paraId="7C056B3A" w14:textId="5A78FC1D" w:rsidR="007C76D3" w:rsidRPr="00DE2B05" w:rsidRDefault="00DE2B05" w:rsidP="0082652B">
            <w:pPr>
              <w:spacing w:before="0"/>
              <w:jc w:val="left"/>
              <w:cnfStyle w:val="001000100000" w:firstRow="0" w:lastRow="0" w:firstColumn="1" w:lastColumn="0" w:oddVBand="0" w:evenVBand="0" w:oddHBand="1" w:evenHBand="0" w:firstRowFirstColumn="0" w:firstRowLastColumn="0" w:lastRowFirstColumn="0" w:lastRowLastColumn="0"/>
              <w:rPr>
                <w:b w:val="0"/>
                <w:snapToGrid w:val="0"/>
                <w:kern w:val="28"/>
                <w:szCs w:val="32"/>
                <w:rPrChange w:id="1995" w:author="ONOPTCHENKO Xavier" w:date="2019-10-10T12:55:00Z">
                  <w:rPr>
                    <w:b w:val="0"/>
                    <w:snapToGrid w:val="0"/>
                    <w:kern w:val="28"/>
                    <w:szCs w:val="32"/>
                    <w:lang w:val="en-GB"/>
                  </w:rPr>
                </w:rPrChange>
              </w:rPr>
            </w:pPr>
            <w:ins w:id="1996" w:author="ONOPTCHENKO Xavier" w:date="2019-10-10T12:55:00Z">
              <w:r w:rsidRPr="00DE2B05">
                <w:rPr>
                  <w:snapToGrid w:val="0"/>
                  <w:kern w:val="28"/>
                  <w:szCs w:val="32"/>
                  <w:rPrChange w:id="1997" w:author="ONOPTCHENKO Xavier" w:date="2019-10-10T12:55:00Z">
                    <w:rPr>
                      <w:snapToGrid w:val="0"/>
                      <w:kern w:val="28"/>
                      <w:szCs w:val="32"/>
                      <w:lang w:val="en-GB"/>
                    </w:rPr>
                  </w:rPrChange>
                </w:rPr>
                <w:t>Equipe MOE en charge de la plateforme ESB</w:t>
              </w:r>
            </w:ins>
          </w:p>
        </w:tc>
        <w:tc>
          <w:tcPr>
            <w:tcW w:w="1720" w:type="dxa"/>
            <w:tcPrChange w:id="1998" w:author="ONOPTCHENKO Xavier" w:date="2019-10-10T12:57:00Z">
              <w:tcPr>
                <w:tcW w:w="2126" w:type="dxa"/>
              </w:tcPr>
            </w:tcPrChange>
          </w:tcPr>
          <w:p w14:paraId="76EF90F2" w14:textId="77777777" w:rsidR="007C76D3" w:rsidRPr="00DE2B05" w:rsidRDefault="007C76D3" w:rsidP="0082652B">
            <w:pPr>
              <w:spacing w:before="0"/>
              <w:jc w:val="left"/>
              <w:cnfStyle w:val="000000100000" w:firstRow="0" w:lastRow="0" w:firstColumn="0" w:lastColumn="0" w:oddVBand="0" w:evenVBand="0" w:oddHBand="1" w:evenHBand="0" w:firstRowFirstColumn="0" w:firstRowLastColumn="0" w:lastRowFirstColumn="0" w:lastRowLastColumn="0"/>
              <w:rPr>
                <w:b/>
                <w:snapToGrid w:val="0"/>
                <w:kern w:val="28"/>
                <w:szCs w:val="32"/>
                <w:rPrChange w:id="1999" w:author="ONOPTCHENKO Xavier" w:date="2019-10-10T12:55:00Z">
                  <w:rPr>
                    <w:b/>
                    <w:snapToGrid w:val="0"/>
                    <w:kern w:val="28"/>
                    <w:szCs w:val="32"/>
                    <w:lang w:val="en-GB"/>
                  </w:rPr>
                </w:rPrChange>
              </w:rPr>
            </w:pPr>
          </w:p>
        </w:tc>
        <w:tc>
          <w:tcPr>
            <w:tcW w:w="2312" w:type="dxa"/>
            <w:tcPrChange w:id="2000" w:author="ONOPTCHENKO Xavier" w:date="2019-10-10T12:57:00Z">
              <w:tcPr>
                <w:tcW w:w="2268" w:type="dxa"/>
              </w:tcPr>
            </w:tcPrChange>
          </w:tcPr>
          <w:p w14:paraId="5F987DF0" w14:textId="531533C2" w:rsidR="007C76D3" w:rsidRPr="008E0509" w:rsidRDefault="007C76D3" w:rsidP="0082652B">
            <w:pPr>
              <w:spacing w:before="0"/>
              <w:jc w:val="left"/>
              <w:cnfStyle w:val="000000100000" w:firstRow="0" w:lastRow="0" w:firstColumn="0" w:lastColumn="0" w:oddVBand="0" w:evenVBand="0" w:oddHBand="1" w:evenHBand="0" w:firstRowFirstColumn="0" w:firstRowLastColumn="0" w:lastRowFirstColumn="0" w:lastRowLastColumn="0"/>
              <w:rPr>
                <w:b/>
                <w:snapToGrid w:val="0"/>
                <w:kern w:val="28"/>
                <w:szCs w:val="32"/>
                <w:lang w:val="en-GB"/>
              </w:rPr>
            </w:pPr>
            <w:del w:id="2001" w:author="ONOPTCHENKO Xavier" w:date="2019-10-10T12:56:00Z">
              <w:r w:rsidDel="00DE2B05">
                <w:rPr>
                  <w:b/>
                  <w:snapToGrid w:val="0"/>
                  <w:kern w:val="28"/>
                  <w:szCs w:val="32"/>
                  <w:lang w:val="en-GB"/>
                </w:rPr>
                <w:delText>Internal/external</w:delText>
              </w:r>
            </w:del>
            <w:ins w:id="2002" w:author="ONOPTCHENKO Xavier" w:date="2019-10-10T12:56:00Z">
              <w:r w:rsidR="00DE2B05">
                <w:rPr>
                  <w:b/>
                  <w:snapToGrid w:val="0"/>
                  <w:kern w:val="28"/>
                  <w:szCs w:val="32"/>
                  <w:lang w:val="en-GB"/>
                </w:rPr>
                <w:t>Internes ou assistants extérieurs.</w:t>
              </w:r>
            </w:ins>
          </w:p>
        </w:tc>
        <w:tc>
          <w:tcPr>
            <w:tcW w:w="2026" w:type="dxa"/>
            <w:tcPrChange w:id="2003" w:author="ONOPTCHENKO Xavier" w:date="2019-10-10T12:57:00Z">
              <w:tcPr>
                <w:tcW w:w="2126" w:type="dxa"/>
              </w:tcPr>
            </w:tcPrChange>
          </w:tcPr>
          <w:p w14:paraId="78243AEC" w14:textId="136BC0F9" w:rsidR="007C76D3" w:rsidRPr="008E0509" w:rsidRDefault="00DE2B05" w:rsidP="0082652B">
            <w:pPr>
              <w:spacing w:before="0"/>
              <w:jc w:val="left"/>
              <w:cnfStyle w:val="000000100000" w:firstRow="0" w:lastRow="0" w:firstColumn="0" w:lastColumn="0" w:oddVBand="0" w:evenVBand="0" w:oddHBand="1" w:evenHBand="0" w:firstRowFirstColumn="0" w:firstRowLastColumn="0" w:lastRowFirstColumn="0" w:lastRowLastColumn="0"/>
              <w:rPr>
                <w:b/>
                <w:snapToGrid w:val="0"/>
                <w:kern w:val="28"/>
                <w:szCs w:val="32"/>
                <w:lang w:val="en-GB"/>
              </w:rPr>
            </w:pPr>
            <w:ins w:id="2004" w:author="ONOPTCHENKO Xavier" w:date="2019-10-10T12:55:00Z">
              <w:r>
                <w:rPr>
                  <w:b/>
                  <w:snapToGrid w:val="0"/>
                  <w:kern w:val="28"/>
                  <w:szCs w:val="32"/>
                  <w:lang w:val="en-GB"/>
                </w:rPr>
                <w:t>Administration de la plateforme</w:t>
              </w:r>
            </w:ins>
          </w:p>
        </w:tc>
      </w:tr>
      <w:tr w:rsidR="007C76D3" w:rsidRPr="008E0509" w14:paraId="65D28BD1" w14:textId="77777777" w:rsidTr="00DE2B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Change w:id="2005" w:author="ONOPTCHENKO Xavier" w:date="2019-10-10T12:57:00Z">
              <w:tcPr>
                <w:tcW w:w="2268" w:type="dxa"/>
              </w:tcPr>
            </w:tcPrChange>
          </w:tcPr>
          <w:p w14:paraId="02A33E36" w14:textId="7C90EBF2" w:rsidR="007C76D3" w:rsidRPr="00DE2B05" w:rsidRDefault="00DE2B05" w:rsidP="0082652B">
            <w:pPr>
              <w:spacing w:before="0"/>
              <w:jc w:val="left"/>
              <w:cnfStyle w:val="001000010000" w:firstRow="0" w:lastRow="0" w:firstColumn="1" w:lastColumn="0" w:oddVBand="0" w:evenVBand="0" w:oddHBand="0" w:evenHBand="1" w:firstRowFirstColumn="0" w:firstRowLastColumn="0" w:lastRowFirstColumn="0" w:lastRowLastColumn="0"/>
              <w:rPr>
                <w:b w:val="0"/>
                <w:snapToGrid w:val="0"/>
                <w:kern w:val="28"/>
                <w:szCs w:val="32"/>
                <w:rPrChange w:id="2006" w:author="ONOPTCHENKO Xavier" w:date="2019-10-10T12:55:00Z">
                  <w:rPr>
                    <w:b w:val="0"/>
                    <w:snapToGrid w:val="0"/>
                    <w:kern w:val="28"/>
                    <w:szCs w:val="32"/>
                    <w:lang w:val="en-GB"/>
                  </w:rPr>
                </w:rPrChange>
              </w:rPr>
            </w:pPr>
            <w:ins w:id="2007" w:author="ONOPTCHENKO Xavier" w:date="2019-10-10T12:55:00Z">
              <w:r w:rsidRPr="00DE2B05">
                <w:rPr>
                  <w:snapToGrid w:val="0"/>
                  <w:kern w:val="28"/>
                  <w:szCs w:val="32"/>
                  <w:rPrChange w:id="2008" w:author="ONOPTCHENKO Xavier" w:date="2019-10-10T12:55:00Z">
                    <w:rPr>
                      <w:snapToGrid w:val="0"/>
                      <w:kern w:val="28"/>
                      <w:szCs w:val="32"/>
                      <w:lang w:val="en-GB"/>
                    </w:rPr>
                  </w:rPrChange>
                </w:rPr>
                <w:t xml:space="preserve">Equipes MOE des domaines applicatifs en </w:t>
              </w:r>
              <w:r>
                <w:rPr>
                  <w:b w:val="0"/>
                  <w:snapToGrid w:val="0"/>
                  <w:kern w:val="28"/>
                  <w:szCs w:val="32"/>
                </w:rPr>
                <w:t>charge des services déployés sur la plateforme</w:t>
              </w:r>
            </w:ins>
            <w:ins w:id="2009" w:author="ONOPTCHENKO Xavier" w:date="2019-10-10T12:56:00Z">
              <w:r>
                <w:rPr>
                  <w:b w:val="0"/>
                  <w:snapToGrid w:val="0"/>
                  <w:kern w:val="28"/>
                  <w:szCs w:val="32"/>
                </w:rPr>
                <w:t>.</w:t>
              </w:r>
            </w:ins>
          </w:p>
        </w:tc>
        <w:tc>
          <w:tcPr>
            <w:tcW w:w="1720" w:type="dxa"/>
            <w:tcPrChange w:id="2010" w:author="ONOPTCHENKO Xavier" w:date="2019-10-10T12:57:00Z">
              <w:tcPr>
                <w:tcW w:w="2126" w:type="dxa"/>
              </w:tcPr>
            </w:tcPrChange>
          </w:tcPr>
          <w:p w14:paraId="4B9657E9" w14:textId="77777777" w:rsidR="007C76D3" w:rsidRPr="00DE2B05" w:rsidRDefault="007C76D3" w:rsidP="0082652B">
            <w:pPr>
              <w:spacing w:before="0"/>
              <w:jc w:val="left"/>
              <w:cnfStyle w:val="000000010000" w:firstRow="0" w:lastRow="0" w:firstColumn="0" w:lastColumn="0" w:oddVBand="0" w:evenVBand="0" w:oddHBand="0" w:evenHBand="1" w:firstRowFirstColumn="0" w:firstRowLastColumn="0" w:lastRowFirstColumn="0" w:lastRowLastColumn="0"/>
              <w:rPr>
                <w:b/>
                <w:snapToGrid w:val="0"/>
                <w:kern w:val="28"/>
                <w:szCs w:val="32"/>
                <w:rPrChange w:id="2011" w:author="ONOPTCHENKO Xavier" w:date="2019-10-10T12:55:00Z">
                  <w:rPr>
                    <w:b/>
                    <w:snapToGrid w:val="0"/>
                    <w:kern w:val="28"/>
                    <w:szCs w:val="32"/>
                    <w:lang w:val="en-GB"/>
                  </w:rPr>
                </w:rPrChange>
              </w:rPr>
            </w:pPr>
          </w:p>
        </w:tc>
        <w:tc>
          <w:tcPr>
            <w:tcW w:w="2312" w:type="dxa"/>
            <w:tcPrChange w:id="2012" w:author="ONOPTCHENKO Xavier" w:date="2019-10-10T12:57:00Z">
              <w:tcPr>
                <w:tcW w:w="2268" w:type="dxa"/>
              </w:tcPr>
            </w:tcPrChange>
          </w:tcPr>
          <w:p w14:paraId="61B76B9F" w14:textId="77777777" w:rsidR="007C76D3" w:rsidRPr="00DE2B05" w:rsidRDefault="007C76D3" w:rsidP="0082652B">
            <w:pPr>
              <w:spacing w:before="0"/>
              <w:jc w:val="left"/>
              <w:cnfStyle w:val="000000010000" w:firstRow="0" w:lastRow="0" w:firstColumn="0" w:lastColumn="0" w:oddVBand="0" w:evenVBand="0" w:oddHBand="0" w:evenHBand="1" w:firstRowFirstColumn="0" w:firstRowLastColumn="0" w:lastRowFirstColumn="0" w:lastRowLastColumn="0"/>
              <w:rPr>
                <w:b/>
                <w:snapToGrid w:val="0"/>
                <w:kern w:val="28"/>
                <w:szCs w:val="32"/>
                <w:rPrChange w:id="2013" w:author="ONOPTCHENKO Xavier" w:date="2019-10-10T12:55:00Z">
                  <w:rPr>
                    <w:b/>
                    <w:snapToGrid w:val="0"/>
                    <w:kern w:val="28"/>
                    <w:szCs w:val="32"/>
                    <w:lang w:val="en-GB"/>
                  </w:rPr>
                </w:rPrChange>
              </w:rPr>
            </w:pPr>
          </w:p>
        </w:tc>
        <w:tc>
          <w:tcPr>
            <w:tcW w:w="2026" w:type="dxa"/>
            <w:tcPrChange w:id="2014" w:author="ONOPTCHENKO Xavier" w:date="2019-10-10T12:57:00Z">
              <w:tcPr>
                <w:tcW w:w="2126" w:type="dxa"/>
              </w:tcPr>
            </w:tcPrChange>
          </w:tcPr>
          <w:p w14:paraId="54A8ABC5" w14:textId="77777777" w:rsidR="007C76D3" w:rsidRPr="00DE2B05" w:rsidRDefault="007C76D3" w:rsidP="0082652B">
            <w:pPr>
              <w:spacing w:before="0"/>
              <w:jc w:val="left"/>
              <w:cnfStyle w:val="000000010000" w:firstRow="0" w:lastRow="0" w:firstColumn="0" w:lastColumn="0" w:oddVBand="0" w:evenVBand="0" w:oddHBand="0" w:evenHBand="1" w:firstRowFirstColumn="0" w:firstRowLastColumn="0" w:lastRowFirstColumn="0" w:lastRowLastColumn="0"/>
              <w:rPr>
                <w:b/>
                <w:snapToGrid w:val="0"/>
                <w:kern w:val="28"/>
                <w:szCs w:val="32"/>
                <w:rPrChange w:id="2015" w:author="ONOPTCHENKO Xavier" w:date="2019-10-10T12:55:00Z">
                  <w:rPr>
                    <w:b/>
                    <w:snapToGrid w:val="0"/>
                    <w:kern w:val="28"/>
                    <w:szCs w:val="32"/>
                    <w:lang w:val="en-GB"/>
                  </w:rPr>
                </w:rPrChange>
              </w:rPr>
            </w:pPr>
          </w:p>
        </w:tc>
      </w:tr>
      <w:tr w:rsidR="007C76D3" w:rsidRPr="008E0509" w:rsidDel="00DE2B05" w14:paraId="2840238A" w14:textId="05BEB1E4" w:rsidTr="00DE2B05">
        <w:trPr>
          <w:cnfStyle w:val="000000100000" w:firstRow="0" w:lastRow="0" w:firstColumn="0" w:lastColumn="0" w:oddVBand="0" w:evenVBand="0" w:oddHBand="1" w:evenHBand="0" w:firstRowFirstColumn="0" w:firstRowLastColumn="0" w:lastRowFirstColumn="0" w:lastRowLastColumn="0"/>
          <w:del w:id="2016" w:author="ONOPTCHENKO Xavier" w:date="2019-10-10T12:57:00Z"/>
        </w:trPr>
        <w:tc>
          <w:tcPr>
            <w:cnfStyle w:val="001000000000" w:firstRow="0" w:lastRow="0" w:firstColumn="1" w:lastColumn="0" w:oddVBand="0" w:evenVBand="0" w:oddHBand="0" w:evenHBand="0" w:firstRowFirstColumn="0" w:firstRowLastColumn="0" w:lastRowFirstColumn="0" w:lastRowLastColumn="0"/>
            <w:tcW w:w="2730" w:type="dxa"/>
            <w:tcPrChange w:id="2017" w:author="ONOPTCHENKO Xavier" w:date="2019-10-10T12:57:00Z">
              <w:tcPr>
                <w:tcW w:w="2268" w:type="dxa"/>
              </w:tcPr>
            </w:tcPrChange>
          </w:tcPr>
          <w:p w14:paraId="594AB64D" w14:textId="64B101F3" w:rsidR="007C76D3" w:rsidRPr="00DE2B05" w:rsidDel="00DE2B05" w:rsidRDefault="007C76D3" w:rsidP="0082652B">
            <w:pPr>
              <w:spacing w:before="0"/>
              <w:jc w:val="left"/>
              <w:cnfStyle w:val="001000100000" w:firstRow="0" w:lastRow="0" w:firstColumn="1" w:lastColumn="0" w:oddVBand="0" w:evenVBand="0" w:oddHBand="1" w:evenHBand="0" w:firstRowFirstColumn="0" w:firstRowLastColumn="0" w:lastRowFirstColumn="0" w:lastRowLastColumn="0"/>
              <w:rPr>
                <w:del w:id="2018" w:author="ONOPTCHENKO Xavier" w:date="2019-10-10T12:57:00Z"/>
                <w:b w:val="0"/>
                <w:snapToGrid w:val="0"/>
                <w:kern w:val="28"/>
                <w:szCs w:val="32"/>
                <w:rPrChange w:id="2019" w:author="ONOPTCHENKO Xavier" w:date="2019-10-10T12:55:00Z">
                  <w:rPr>
                    <w:del w:id="2020" w:author="ONOPTCHENKO Xavier" w:date="2019-10-10T12:57:00Z"/>
                    <w:b w:val="0"/>
                    <w:snapToGrid w:val="0"/>
                    <w:kern w:val="28"/>
                    <w:szCs w:val="32"/>
                    <w:lang w:val="en-GB"/>
                  </w:rPr>
                </w:rPrChange>
              </w:rPr>
            </w:pPr>
          </w:p>
        </w:tc>
        <w:tc>
          <w:tcPr>
            <w:tcW w:w="1720" w:type="dxa"/>
            <w:tcPrChange w:id="2021" w:author="ONOPTCHENKO Xavier" w:date="2019-10-10T12:57:00Z">
              <w:tcPr>
                <w:tcW w:w="2126" w:type="dxa"/>
              </w:tcPr>
            </w:tcPrChange>
          </w:tcPr>
          <w:p w14:paraId="22409EF6" w14:textId="75A4A755" w:rsidR="007C76D3" w:rsidRPr="00DE2B05" w:rsidDel="00DE2B05" w:rsidRDefault="007C76D3" w:rsidP="0082652B">
            <w:pPr>
              <w:spacing w:before="0"/>
              <w:jc w:val="left"/>
              <w:cnfStyle w:val="000000100000" w:firstRow="0" w:lastRow="0" w:firstColumn="0" w:lastColumn="0" w:oddVBand="0" w:evenVBand="0" w:oddHBand="1" w:evenHBand="0" w:firstRowFirstColumn="0" w:firstRowLastColumn="0" w:lastRowFirstColumn="0" w:lastRowLastColumn="0"/>
              <w:rPr>
                <w:del w:id="2022" w:author="ONOPTCHENKO Xavier" w:date="2019-10-10T12:57:00Z"/>
                <w:b/>
                <w:snapToGrid w:val="0"/>
                <w:kern w:val="28"/>
                <w:szCs w:val="32"/>
                <w:rPrChange w:id="2023" w:author="ONOPTCHENKO Xavier" w:date="2019-10-10T12:55:00Z">
                  <w:rPr>
                    <w:del w:id="2024" w:author="ONOPTCHENKO Xavier" w:date="2019-10-10T12:57:00Z"/>
                    <w:b/>
                    <w:snapToGrid w:val="0"/>
                    <w:kern w:val="28"/>
                    <w:szCs w:val="32"/>
                    <w:lang w:val="en-GB"/>
                  </w:rPr>
                </w:rPrChange>
              </w:rPr>
            </w:pPr>
          </w:p>
        </w:tc>
        <w:tc>
          <w:tcPr>
            <w:tcW w:w="2312" w:type="dxa"/>
            <w:tcPrChange w:id="2025" w:author="ONOPTCHENKO Xavier" w:date="2019-10-10T12:57:00Z">
              <w:tcPr>
                <w:tcW w:w="2268" w:type="dxa"/>
              </w:tcPr>
            </w:tcPrChange>
          </w:tcPr>
          <w:p w14:paraId="241F07EE" w14:textId="48B462D6" w:rsidR="007C76D3" w:rsidRPr="00DE2B05" w:rsidDel="00DE2B05" w:rsidRDefault="007C76D3" w:rsidP="0082652B">
            <w:pPr>
              <w:spacing w:before="0"/>
              <w:jc w:val="left"/>
              <w:cnfStyle w:val="000000100000" w:firstRow="0" w:lastRow="0" w:firstColumn="0" w:lastColumn="0" w:oddVBand="0" w:evenVBand="0" w:oddHBand="1" w:evenHBand="0" w:firstRowFirstColumn="0" w:firstRowLastColumn="0" w:lastRowFirstColumn="0" w:lastRowLastColumn="0"/>
              <w:rPr>
                <w:del w:id="2026" w:author="ONOPTCHENKO Xavier" w:date="2019-10-10T12:57:00Z"/>
                <w:b/>
                <w:snapToGrid w:val="0"/>
                <w:kern w:val="28"/>
                <w:szCs w:val="32"/>
                <w:rPrChange w:id="2027" w:author="ONOPTCHENKO Xavier" w:date="2019-10-10T12:55:00Z">
                  <w:rPr>
                    <w:del w:id="2028" w:author="ONOPTCHENKO Xavier" w:date="2019-10-10T12:57:00Z"/>
                    <w:b/>
                    <w:snapToGrid w:val="0"/>
                    <w:kern w:val="28"/>
                    <w:szCs w:val="32"/>
                    <w:lang w:val="en-GB"/>
                  </w:rPr>
                </w:rPrChange>
              </w:rPr>
            </w:pPr>
          </w:p>
        </w:tc>
        <w:tc>
          <w:tcPr>
            <w:tcW w:w="2026" w:type="dxa"/>
            <w:tcPrChange w:id="2029" w:author="ONOPTCHENKO Xavier" w:date="2019-10-10T12:57:00Z">
              <w:tcPr>
                <w:tcW w:w="2126" w:type="dxa"/>
              </w:tcPr>
            </w:tcPrChange>
          </w:tcPr>
          <w:p w14:paraId="557FF0A7" w14:textId="4B40886E" w:rsidR="007C76D3" w:rsidRPr="00DE2B05" w:rsidDel="00DE2B05" w:rsidRDefault="007C76D3" w:rsidP="0082652B">
            <w:pPr>
              <w:spacing w:before="0"/>
              <w:jc w:val="left"/>
              <w:cnfStyle w:val="000000100000" w:firstRow="0" w:lastRow="0" w:firstColumn="0" w:lastColumn="0" w:oddVBand="0" w:evenVBand="0" w:oddHBand="1" w:evenHBand="0" w:firstRowFirstColumn="0" w:firstRowLastColumn="0" w:lastRowFirstColumn="0" w:lastRowLastColumn="0"/>
              <w:rPr>
                <w:del w:id="2030" w:author="ONOPTCHENKO Xavier" w:date="2019-10-10T12:57:00Z"/>
                <w:b/>
                <w:snapToGrid w:val="0"/>
                <w:kern w:val="28"/>
                <w:szCs w:val="32"/>
                <w:rPrChange w:id="2031" w:author="ONOPTCHENKO Xavier" w:date="2019-10-10T12:55:00Z">
                  <w:rPr>
                    <w:del w:id="2032" w:author="ONOPTCHENKO Xavier" w:date="2019-10-10T12:57:00Z"/>
                    <w:b/>
                    <w:snapToGrid w:val="0"/>
                    <w:kern w:val="28"/>
                    <w:szCs w:val="32"/>
                    <w:lang w:val="en-GB"/>
                  </w:rPr>
                </w:rPrChange>
              </w:rPr>
            </w:pPr>
          </w:p>
        </w:tc>
      </w:tr>
      <w:tr w:rsidR="007C76D3" w:rsidRPr="008E0509" w:rsidDel="00DE2B05" w14:paraId="3C9D2318" w14:textId="35B37D99" w:rsidTr="00DE2B05">
        <w:trPr>
          <w:cnfStyle w:val="000000010000" w:firstRow="0" w:lastRow="0" w:firstColumn="0" w:lastColumn="0" w:oddVBand="0" w:evenVBand="0" w:oddHBand="0" w:evenHBand="1" w:firstRowFirstColumn="0" w:firstRowLastColumn="0" w:lastRowFirstColumn="0" w:lastRowLastColumn="0"/>
          <w:del w:id="2033" w:author="ONOPTCHENKO Xavier" w:date="2019-10-10T12:57:00Z"/>
        </w:trPr>
        <w:tc>
          <w:tcPr>
            <w:cnfStyle w:val="001000000000" w:firstRow="0" w:lastRow="0" w:firstColumn="1" w:lastColumn="0" w:oddVBand="0" w:evenVBand="0" w:oddHBand="0" w:evenHBand="0" w:firstRowFirstColumn="0" w:firstRowLastColumn="0" w:lastRowFirstColumn="0" w:lastRowLastColumn="0"/>
            <w:tcW w:w="2730" w:type="dxa"/>
            <w:tcPrChange w:id="2034" w:author="ONOPTCHENKO Xavier" w:date="2019-10-10T12:57:00Z">
              <w:tcPr>
                <w:tcW w:w="2268" w:type="dxa"/>
              </w:tcPr>
            </w:tcPrChange>
          </w:tcPr>
          <w:p w14:paraId="3FA03C0D" w14:textId="7FBB27B4" w:rsidR="007C76D3" w:rsidRPr="00DE2B05" w:rsidDel="00DE2B05" w:rsidRDefault="007C76D3" w:rsidP="0082652B">
            <w:pPr>
              <w:spacing w:before="0"/>
              <w:jc w:val="left"/>
              <w:cnfStyle w:val="001000010000" w:firstRow="0" w:lastRow="0" w:firstColumn="1" w:lastColumn="0" w:oddVBand="0" w:evenVBand="0" w:oddHBand="0" w:evenHBand="1" w:firstRowFirstColumn="0" w:firstRowLastColumn="0" w:lastRowFirstColumn="0" w:lastRowLastColumn="0"/>
              <w:rPr>
                <w:del w:id="2035" w:author="ONOPTCHENKO Xavier" w:date="2019-10-10T12:57:00Z"/>
                <w:b w:val="0"/>
                <w:snapToGrid w:val="0"/>
                <w:kern w:val="28"/>
                <w:szCs w:val="32"/>
                <w:rPrChange w:id="2036" w:author="ONOPTCHENKO Xavier" w:date="2019-10-10T12:55:00Z">
                  <w:rPr>
                    <w:del w:id="2037" w:author="ONOPTCHENKO Xavier" w:date="2019-10-10T12:57:00Z"/>
                    <w:b w:val="0"/>
                    <w:snapToGrid w:val="0"/>
                    <w:kern w:val="28"/>
                    <w:szCs w:val="32"/>
                    <w:lang w:val="en-GB"/>
                  </w:rPr>
                </w:rPrChange>
              </w:rPr>
            </w:pPr>
          </w:p>
        </w:tc>
        <w:tc>
          <w:tcPr>
            <w:tcW w:w="1720" w:type="dxa"/>
            <w:tcPrChange w:id="2038" w:author="ONOPTCHENKO Xavier" w:date="2019-10-10T12:57:00Z">
              <w:tcPr>
                <w:tcW w:w="2126" w:type="dxa"/>
              </w:tcPr>
            </w:tcPrChange>
          </w:tcPr>
          <w:p w14:paraId="012C8D2D" w14:textId="49EF2737" w:rsidR="007C76D3" w:rsidRPr="00DE2B05" w:rsidDel="00DE2B05" w:rsidRDefault="007C76D3" w:rsidP="0082652B">
            <w:pPr>
              <w:spacing w:before="0"/>
              <w:jc w:val="left"/>
              <w:cnfStyle w:val="000000010000" w:firstRow="0" w:lastRow="0" w:firstColumn="0" w:lastColumn="0" w:oddVBand="0" w:evenVBand="0" w:oddHBand="0" w:evenHBand="1" w:firstRowFirstColumn="0" w:firstRowLastColumn="0" w:lastRowFirstColumn="0" w:lastRowLastColumn="0"/>
              <w:rPr>
                <w:del w:id="2039" w:author="ONOPTCHENKO Xavier" w:date="2019-10-10T12:57:00Z"/>
                <w:b/>
                <w:snapToGrid w:val="0"/>
                <w:kern w:val="28"/>
                <w:szCs w:val="32"/>
                <w:rPrChange w:id="2040" w:author="ONOPTCHENKO Xavier" w:date="2019-10-10T12:55:00Z">
                  <w:rPr>
                    <w:del w:id="2041" w:author="ONOPTCHENKO Xavier" w:date="2019-10-10T12:57:00Z"/>
                    <w:b/>
                    <w:snapToGrid w:val="0"/>
                    <w:kern w:val="28"/>
                    <w:szCs w:val="32"/>
                    <w:lang w:val="en-GB"/>
                  </w:rPr>
                </w:rPrChange>
              </w:rPr>
            </w:pPr>
          </w:p>
        </w:tc>
        <w:tc>
          <w:tcPr>
            <w:tcW w:w="2312" w:type="dxa"/>
            <w:tcPrChange w:id="2042" w:author="ONOPTCHENKO Xavier" w:date="2019-10-10T12:57:00Z">
              <w:tcPr>
                <w:tcW w:w="2268" w:type="dxa"/>
              </w:tcPr>
            </w:tcPrChange>
          </w:tcPr>
          <w:p w14:paraId="2530B1A5" w14:textId="76C04883" w:rsidR="007C76D3" w:rsidRPr="00DE2B05" w:rsidDel="00DE2B05" w:rsidRDefault="007C76D3" w:rsidP="0082652B">
            <w:pPr>
              <w:spacing w:before="0"/>
              <w:jc w:val="left"/>
              <w:cnfStyle w:val="000000010000" w:firstRow="0" w:lastRow="0" w:firstColumn="0" w:lastColumn="0" w:oddVBand="0" w:evenVBand="0" w:oddHBand="0" w:evenHBand="1" w:firstRowFirstColumn="0" w:firstRowLastColumn="0" w:lastRowFirstColumn="0" w:lastRowLastColumn="0"/>
              <w:rPr>
                <w:del w:id="2043" w:author="ONOPTCHENKO Xavier" w:date="2019-10-10T12:57:00Z"/>
                <w:b/>
                <w:snapToGrid w:val="0"/>
                <w:kern w:val="28"/>
                <w:szCs w:val="32"/>
                <w:rPrChange w:id="2044" w:author="ONOPTCHENKO Xavier" w:date="2019-10-10T12:55:00Z">
                  <w:rPr>
                    <w:del w:id="2045" w:author="ONOPTCHENKO Xavier" w:date="2019-10-10T12:57:00Z"/>
                    <w:b/>
                    <w:snapToGrid w:val="0"/>
                    <w:kern w:val="28"/>
                    <w:szCs w:val="32"/>
                    <w:lang w:val="en-GB"/>
                  </w:rPr>
                </w:rPrChange>
              </w:rPr>
            </w:pPr>
          </w:p>
        </w:tc>
        <w:tc>
          <w:tcPr>
            <w:tcW w:w="2026" w:type="dxa"/>
            <w:tcPrChange w:id="2046" w:author="ONOPTCHENKO Xavier" w:date="2019-10-10T12:57:00Z">
              <w:tcPr>
                <w:tcW w:w="2126" w:type="dxa"/>
              </w:tcPr>
            </w:tcPrChange>
          </w:tcPr>
          <w:p w14:paraId="581BC68E" w14:textId="49AABA22" w:rsidR="007C76D3" w:rsidRPr="00DE2B05" w:rsidDel="00DE2B05" w:rsidRDefault="007C76D3" w:rsidP="0082652B">
            <w:pPr>
              <w:spacing w:before="0"/>
              <w:jc w:val="left"/>
              <w:cnfStyle w:val="000000010000" w:firstRow="0" w:lastRow="0" w:firstColumn="0" w:lastColumn="0" w:oddVBand="0" w:evenVBand="0" w:oddHBand="0" w:evenHBand="1" w:firstRowFirstColumn="0" w:firstRowLastColumn="0" w:lastRowFirstColumn="0" w:lastRowLastColumn="0"/>
              <w:rPr>
                <w:del w:id="2047" w:author="ONOPTCHENKO Xavier" w:date="2019-10-10T12:57:00Z"/>
                <w:b/>
                <w:snapToGrid w:val="0"/>
                <w:kern w:val="28"/>
                <w:szCs w:val="32"/>
                <w:rPrChange w:id="2048" w:author="ONOPTCHENKO Xavier" w:date="2019-10-10T12:55:00Z">
                  <w:rPr>
                    <w:del w:id="2049" w:author="ONOPTCHENKO Xavier" w:date="2019-10-10T12:57:00Z"/>
                    <w:b/>
                    <w:snapToGrid w:val="0"/>
                    <w:kern w:val="28"/>
                    <w:szCs w:val="32"/>
                    <w:lang w:val="en-GB"/>
                  </w:rPr>
                </w:rPrChange>
              </w:rPr>
            </w:pPr>
          </w:p>
        </w:tc>
      </w:tr>
      <w:tr w:rsidR="007C76D3" w:rsidRPr="008E0509" w:rsidDel="00DE2B05" w14:paraId="22FEE210" w14:textId="50C8529A" w:rsidTr="00DE2B05">
        <w:trPr>
          <w:cnfStyle w:val="000000100000" w:firstRow="0" w:lastRow="0" w:firstColumn="0" w:lastColumn="0" w:oddVBand="0" w:evenVBand="0" w:oddHBand="1" w:evenHBand="0" w:firstRowFirstColumn="0" w:firstRowLastColumn="0" w:lastRowFirstColumn="0" w:lastRowLastColumn="0"/>
          <w:del w:id="2050" w:author="ONOPTCHENKO Xavier" w:date="2019-10-10T12:57:00Z"/>
        </w:trPr>
        <w:tc>
          <w:tcPr>
            <w:cnfStyle w:val="001000000000" w:firstRow="0" w:lastRow="0" w:firstColumn="1" w:lastColumn="0" w:oddVBand="0" w:evenVBand="0" w:oddHBand="0" w:evenHBand="0" w:firstRowFirstColumn="0" w:firstRowLastColumn="0" w:lastRowFirstColumn="0" w:lastRowLastColumn="0"/>
            <w:tcW w:w="2730" w:type="dxa"/>
            <w:tcPrChange w:id="2051" w:author="ONOPTCHENKO Xavier" w:date="2019-10-10T12:57:00Z">
              <w:tcPr>
                <w:tcW w:w="2268" w:type="dxa"/>
              </w:tcPr>
            </w:tcPrChange>
          </w:tcPr>
          <w:p w14:paraId="73582848" w14:textId="41E628DA" w:rsidR="007C76D3" w:rsidRPr="00DE2B05" w:rsidDel="00DE2B05" w:rsidRDefault="007C76D3" w:rsidP="0082652B">
            <w:pPr>
              <w:spacing w:before="0"/>
              <w:jc w:val="left"/>
              <w:cnfStyle w:val="001000100000" w:firstRow="0" w:lastRow="0" w:firstColumn="1" w:lastColumn="0" w:oddVBand="0" w:evenVBand="0" w:oddHBand="1" w:evenHBand="0" w:firstRowFirstColumn="0" w:firstRowLastColumn="0" w:lastRowFirstColumn="0" w:lastRowLastColumn="0"/>
              <w:rPr>
                <w:del w:id="2052" w:author="ONOPTCHENKO Xavier" w:date="2019-10-10T12:57:00Z"/>
                <w:b w:val="0"/>
                <w:snapToGrid w:val="0"/>
                <w:kern w:val="28"/>
                <w:szCs w:val="32"/>
                <w:rPrChange w:id="2053" w:author="ONOPTCHENKO Xavier" w:date="2019-10-10T12:55:00Z">
                  <w:rPr>
                    <w:del w:id="2054" w:author="ONOPTCHENKO Xavier" w:date="2019-10-10T12:57:00Z"/>
                    <w:b w:val="0"/>
                    <w:snapToGrid w:val="0"/>
                    <w:kern w:val="28"/>
                    <w:szCs w:val="32"/>
                    <w:lang w:val="en-GB"/>
                  </w:rPr>
                </w:rPrChange>
              </w:rPr>
            </w:pPr>
          </w:p>
        </w:tc>
        <w:tc>
          <w:tcPr>
            <w:tcW w:w="1720" w:type="dxa"/>
            <w:tcPrChange w:id="2055" w:author="ONOPTCHENKO Xavier" w:date="2019-10-10T12:57:00Z">
              <w:tcPr>
                <w:tcW w:w="2126" w:type="dxa"/>
              </w:tcPr>
            </w:tcPrChange>
          </w:tcPr>
          <w:p w14:paraId="180E46D3" w14:textId="35BA1DF8" w:rsidR="007C76D3" w:rsidRPr="00DE2B05" w:rsidDel="00DE2B05" w:rsidRDefault="007C76D3" w:rsidP="0082652B">
            <w:pPr>
              <w:spacing w:before="0"/>
              <w:jc w:val="left"/>
              <w:cnfStyle w:val="000000100000" w:firstRow="0" w:lastRow="0" w:firstColumn="0" w:lastColumn="0" w:oddVBand="0" w:evenVBand="0" w:oddHBand="1" w:evenHBand="0" w:firstRowFirstColumn="0" w:firstRowLastColumn="0" w:lastRowFirstColumn="0" w:lastRowLastColumn="0"/>
              <w:rPr>
                <w:del w:id="2056" w:author="ONOPTCHENKO Xavier" w:date="2019-10-10T12:57:00Z"/>
                <w:b/>
                <w:snapToGrid w:val="0"/>
                <w:kern w:val="28"/>
                <w:szCs w:val="32"/>
                <w:rPrChange w:id="2057" w:author="ONOPTCHENKO Xavier" w:date="2019-10-10T12:55:00Z">
                  <w:rPr>
                    <w:del w:id="2058" w:author="ONOPTCHENKO Xavier" w:date="2019-10-10T12:57:00Z"/>
                    <w:b/>
                    <w:snapToGrid w:val="0"/>
                    <w:kern w:val="28"/>
                    <w:szCs w:val="32"/>
                    <w:lang w:val="en-GB"/>
                  </w:rPr>
                </w:rPrChange>
              </w:rPr>
            </w:pPr>
          </w:p>
        </w:tc>
        <w:tc>
          <w:tcPr>
            <w:tcW w:w="2312" w:type="dxa"/>
            <w:tcPrChange w:id="2059" w:author="ONOPTCHENKO Xavier" w:date="2019-10-10T12:57:00Z">
              <w:tcPr>
                <w:tcW w:w="2268" w:type="dxa"/>
              </w:tcPr>
            </w:tcPrChange>
          </w:tcPr>
          <w:p w14:paraId="76BFB915" w14:textId="401C86B7" w:rsidR="007C76D3" w:rsidRPr="00DE2B05" w:rsidDel="00DE2B05" w:rsidRDefault="007C76D3" w:rsidP="0082652B">
            <w:pPr>
              <w:spacing w:before="0"/>
              <w:jc w:val="left"/>
              <w:cnfStyle w:val="000000100000" w:firstRow="0" w:lastRow="0" w:firstColumn="0" w:lastColumn="0" w:oddVBand="0" w:evenVBand="0" w:oddHBand="1" w:evenHBand="0" w:firstRowFirstColumn="0" w:firstRowLastColumn="0" w:lastRowFirstColumn="0" w:lastRowLastColumn="0"/>
              <w:rPr>
                <w:del w:id="2060" w:author="ONOPTCHENKO Xavier" w:date="2019-10-10T12:57:00Z"/>
                <w:b/>
                <w:snapToGrid w:val="0"/>
                <w:kern w:val="28"/>
                <w:szCs w:val="32"/>
                <w:rPrChange w:id="2061" w:author="ONOPTCHENKO Xavier" w:date="2019-10-10T12:55:00Z">
                  <w:rPr>
                    <w:del w:id="2062" w:author="ONOPTCHENKO Xavier" w:date="2019-10-10T12:57:00Z"/>
                    <w:b/>
                    <w:snapToGrid w:val="0"/>
                    <w:kern w:val="28"/>
                    <w:szCs w:val="32"/>
                    <w:lang w:val="en-GB"/>
                  </w:rPr>
                </w:rPrChange>
              </w:rPr>
            </w:pPr>
          </w:p>
        </w:tc>
        <w:tc>
          <w:tcPr>
            <w:tcW w:w="2026" w:type="dxa"/>
            <w:tcPrChange w:id="2063" w:author="ONOPTCHENKO Xavier" w:date="2019-10-10T12:57:00Z">
              <w:tcPr>
                <w:tcW w:w="2126" w:type="dxa"/>
              </w:tcPr>
            </w:tcPrChange>
          </w:tcPr>
          <w:p w14:paraId="342C4FD1" w14:textId="2168E93B" w:rsidR="007C76D3" w:rsidRPr="00DE2B05" w:rsidDel="00DE2B05" w:rsidRDefault="007C76D3" w:rsidP="0082652B">
            <w:pPr>
              <w:spacing w:before="0"/>
              <w:jc w:val="left"/>
              <w:cnfStyle w:val="000000100000" w:firstRow="0" w:lastRow="0" w:firstColumn="0" w:lastColumn="0" w:oddVBand="0" w:evenVBand="0" w:oddHBand="1" w:evenHBand="0" w:firstRowFirstColumn="0" w:firstRowLastColumn="0" w:lastRowFirstColumn="0" w:lastRowLastColumn="0"/>
              <w:rPr>
                <w:del w:id="2064" w:author="ONOPTCHENKO Xavier" w:date="2019-10-10T12:57:00Z"/>
                <w:b/>
                <w:snapToGrid w:val="0"/>
                <w:kern w:val="28"/>
                <w:szCs w:val="32"/>
                <w:rPrChange w:id="2065" w:author="ONOPTCHENKO Xavier" w:date="2019-10-10T12:55:00Z">
                  <w:rPr>
                    <w:del w:id="2066" w:author="ONOPTCHENKO Xavier" w:date="2019-10-10T12:57:00Z"/>
                    <w:b/>
                    <w:snapToGrid w:val="0"/>
                    <w:kern w:val="28"/>
                    <w:szCs w:val="32"/>
                    <w:lang w:val="en-GB"/>
                  </w:rPr>
                </w:rPrChange>
              </w:rPr>
            </w:pPr>
          </w:p>
        </w:tc>
      </w:tr>
      <w:tr w:rsidR="007C76D3" w:rsidRPr="008E0509" w:rsidDel="00DE2B05" w14:paraId="0DB3A06B" w14:textId="54306D65" w:rsidTr="00DE2B05">
        <w:trPr>
          <w:cnfStyle w:val="000000010000" w:firstRow="0" w:lastRow="0" w:firstColumn="0" w:lastColumn="0" w:oddVBand="0" w:evenVBand="0" w:oddHBand="0" w:evenHBand="1" w:firstRowFirstColumn="0" w:firstRowLastColumn="0" w:lastRowFirstColumn="0" w:lastRowLastColumn="0"/>
          <w:del w:id="2067" w:author="ONOPTCHENKO Xavier" w:date="2019-10-10T12:57:00Z"/>
        </w:trPr>
        <w:tc>
          <w:tcPr>
            <w:cnfStyle w:val="001000000000" w:firstRow="0" w:lastRow="0" w:firstColumn="1" w:lastColumn="0" w:oddVBand="0" w:evenVBand="0" w:oddHBand="0" w:evenHBand="0" w:firstRowFirstColumn="0" w:firstRowLastColumn="0" w:lastRowFirstColumn="0" w:lastRowLastColumn="0"/>
            <w:tcW w:w="2730" w:type="dxa"/>
            <w:tcPrChange w:id="2068" w:author="ONOPTCHENKO Xavier" w:date="2019-10-10T12:57:00Z">
              <w:tcPr>
                <w:tcW w:w="2268" w:type="dxa"/>
              </w:tcPr>
            </w:tcPrChange>
          </w:tcPr>
          <w:p w14:paraId="27335130" w14:textId="3015B371" w:rsidR="007C76D3" w:rsidRPr="00DE2B05" w:rsidDel="00DE2B05" w:rsidRDefault="007C76D3" w:rsidP="0082652B">
            <w:pPr>
              <w:spacing w:before="0"/>
              <w:jc w:val="left"/>
              <w:cnfStyle w:val="001000010000" w:firstRow="0" w:lastRow="0" w:firstColumn="1" w:lastColumn="0" w:oddVBand="0" w:evenVBand="0" w:oddHBand="0" w:evenHBand="1" w:firstRowFirstColumn="0" w:firstRowLastColumn="0" w:lastRowFirstColumn="0" w:lastRowLastColumn="0"/>
              <w:rPr>
                <w:del w:id="2069" w:author="ONOPTCHENKO Xavier" w:date="2019-10-10T12:57:00Z"/>
                <w:b w:val="0"/>
                <w:snapToGrid w:val="0"/>
                <w:kern w:val="28"/>
                <w:szCs w:val="32"/>
                <w:rPrChange w:id="2070" w:author="ONOPTCHENKO Xavier" w:date="2019-10-10T12:55:00Z">
                  <w:rPr>
                    <w:del w:id="2071" w:author="ONOPTCHENKO Xavier" w:date="2019-10-10T12:57:00Z"/>
                    <w:b w:val="0"/>
                    <w:snapToGrid w:val="0"/>
                    <w:kern w:val="28"/>
                    <w:szCs w:val="32"/>
                    <w:lang w:val="en-GB"/>
                  </w:rPr>
                </w:rPrChange>
              </w:rPr>
            </w:pPr>
          </w:p>
        </w:tc>
        <w:tc>
          <w:tcPr>
            <w:tcW w:w="1720" w:type="dxa"/>
            <w:tcPrChange w:id="2072" w:author="ONOPTCHENKO Xavier" w:date="2019-10-10T12:57:00Z">
              <w:tcPr>
                <w:tcW w:w="2126" w:type="dxa"/>
              </w:tcPr>
            </w:tcPrChange>
          </w:tcPr>
          <w:p w14:paraId="76BE5BF3" w14:textId="4B91B331" w:rsidR="007C76D3" w:rsidRPr="00DE2B05" w:rsidDel="00DE2B05" w:rsidRDefault="007C76D3" w:rsidP="0082652B">
            <w:pPr>
              <w:spacing w:before="0"/>
              <w:jc w:val="left"/>
              <w:cnfStyle w:val="000000010000" w:firstRow="0" w:lastRow="0" w:firstColumn="0" w:lastColumn="0" w:oddVBand="0" w:evenVBand="0" w:oddHBand="0" w:evenHBand="1" w:firstRowFirstColumn="0" w:firstRowLastColumn="0" w:lastRowFirstColumn="0" w:lastRowLastColumn="0"/>
              <w:rPr>
                <w:del w:id="2073" w:author="ONOPTCHENKO Xavier" w:date="2019-10-10T12:57:00Z"/>
                <w:b/>
                <w:snapToGrid w:val="0"/>
                <w:kern w:val="28"/>
                <w:szCs w:val="32"/>
                <w:rPrChange w:id="2074" w:author="ONOPTCHENKO Xavier" w:date="2019-10-10T12:55:00Z">
                  <w:rPr>
                    <w:del w:id="2075" w:author="ONOPTCHENKO Xavier" w:date="2019-10-10T12:57:00Z"/>
                    <w:b/>
                    <w:snapToGrid w:val="0"/>
                    <w:kern w:val="28"/>
                    <w:szCs w:val="32"/>
                    <w:lang w:val="en-GB"/>
                  </w:rPr>
                </w:rPrChange>
              </w:rPr>
            </w:pPr>
          </w:p>
        </w:tc>
        <w:tc>
          <w:tcPr>
            <w:tcW w:w="2312" w:type="dxa"/>
            <w:tcPrChange w:id="2076" w:author="ONOPTCHENKO Xavier" w:date="2019-10-10T12:57:00Z">
              <w:tcPr>
                <w:tcW w:w="2268" w:type="dxa"/>
              </w:tcPr>
            </w:tcPrChange>
          </w:tcPr>
          <w:p w14:paraId="7FDA7E59" w14:textId="2F944108" w:rsidR="007C76D3" w:rsidRPr="00DE2B05" w:rsidDel="00DE2B05" w:rsidRDefault="007C76D3" w:rsidP="0082652B">
            <w:pPr>
              <w:spacing w:before="0"/>
              <w:jc w:val="left"/>
              <w:cnfStyle w:val="000000010000" w:firstRow="0" w:lastRow="0" w:firstColumn="0" w:lastColumn="0" w:oddVBand="0" w:evenVBand="0" w:oddHBand="0" w:evenHBand="1" w:firstRowFirstColumn="0" w:firstRowLastColumn="0" w:lastRowFirstColumn="0" w:lastRowLastColumn="0"/>
              <w:rPr>
                <w:del w:id="2077" w:author="ONOPTCHENKO Xavier" w:date="2019-10-10T12:57:00Z"/>
                <w:b/>
                <w:snapToGrid w:val="0"/>
                <w:kern w:val="28"/>
                <w:szCs w:val="32"/>
                <w:rPrChange w:id="2078" w:author="ONOPTCHENKO Xavier" w:date="2019-10-10T12:55:00Z">
                  <w:rPr>
                    <w:del w:id="2079" w:author="ONOPTCHENKO Xavier" w:date="2019-10-10T12:57:00Z"/>
                    <w:b/>
                    <w:snapToGrid w:val="0"/>
                    <w:kern w:val="28"/>
                    <w:szCs w:val="32"/>
                    <w:lang w:val="en-GB"/>
                  </w:rPr>
                </w:rPrChange>
              </w:rPr>
            </w:pPr>
          </w:p>
        </w:tc>
        <w:tc>
          <w:tcPr>
            <w:tcW w:w="2026" w:type="dxa"/>
            <w:tcPrChange w:id="2080" w:author="ONOPTCHENKO Xavier" w:date="2019-10-10T12:57:00Z">
              <w:tcPr>
                <w:tcW w:w="2126" w:type="dxa"/>
              </w:tcPr>
            </w:tcPrChange>
          </w:tcPr>
          <w:p w14:paraId="7C2E0CF2" w14:textId="658FAEC3" w:rsidR="007C76D3" w:rsidRPr="00DE2B05" w:rsidDel="00DE2B05" w:rsidRDefault="007C76D3" w:rsidP="0082652B">
            <w:pPr>
              <w:spacing w:before="0"/>
              <w:jc w:val="left"/>
              <w:cnfStyle w:val="000000010000" w:firstRow="0" w:lastRow="0" w:firstColumn="0" w:lastColumn="0" w:oddVBand="0" w:evenVBand="0" w:oddHBand="0" w:evenHBand="1" w:firstRowFirstColumn="0" w:firstRowLastColumn="0" w:lastRowFirstColumn="0" w:lastRowLastColumn="0"/>
              <w:rPr>
                <w:del w:id="2081" w:author="ONOPTCHENKO Xavier" w:date="2019-10-10T12:57:00Z"/>
                <w:b/>
                <w:snapToGrid w:val="0"/>
                <w:kern w:val="28"/>
                <w:szCs w:val="32"/>
                <w:rPrChange w:id="2082" w:author="ONOPTCHENKO Xavier" w:date="2019-10-10T12:55:00Z">
                  <w:rPr>
                    <w:del w:id="2083" w:author="ONOPTCHENKO Xavier" w:date="2019-10-10T12:57:00Z"/>
                    <w:b/>
                    <w:snapToGrid w:val="0"/>
                    <w:kern w:val="28"/>
                    <w:szCs w:val="32"/>
                    <w:lang w:val="en-GB"/>
                  </w:rPr>
                </w:rPrChange>
              </w:rPr>
            </w:pPr>
          </w:p>
        </w:tc>
      </w:tr>
    </w:tbl>
    <w:p w14:paraId="3F1DF021" w14:textId="1F0014BF" w:rsidR="0082652B" w:rsidRPr="00DE2B05" w:rsidDel="00DE2B05" w:rsidRDefault="0082652B" w:rsidP="0082652B">
      <w:pPr>
        <w:tabs>
          <w:tab w:val="left" w:pos="983"/>
        </w:tabs>
        <w:rPr>
          <w:del w:id="2084" w:author="ONOPTCHENKO Xavier" w:date="2019-10-10T12:57:00Z"/>
          <w:rPrChange w:id="2085" w:author="ONOPTCHENKO Xavier" w:date="2019-10-10T12:55:00Z">
            <w:rPr>
              <w:del w:id="2086" w:author="ONOPTCHENKO Xavier" w:date="2019-10-10T12:57:00Z"/>
              <w:lang w:val="en-GB"/>
            </w:rPr>
          </w:rPrChange>
        </w:rPr>
      </w:pPr>
    </w:p>
    <w:p w14:paraId="7A91F1DC" w14:textId="77777777" w:rsidR="0082652B" w:rsidRPr="00DE2B05" w:rsidRDefault="0082652B" w:rsidP="005F3A68">
      <w:pPr>
        <w:spacing w:after="200"/>
        <w:rPr>
          <w:rPrChange w:id="2087" w:author="ONOPTCHENKO Xavier" w:date="2019-10-10T12:55:00Z">
            <w:rPr>
              <w:lang w:val="en-GB"/>
            </w:rPr>
          </w:rPrChange>
        </w:rPr>
      </w:pPr>
      <w:r w:rsidRPr="00DE2B05">
        <w:rPr>
          <w:rPrChange w:id="2088" w:author="ONOPTCHENKO Xavier" w:date="2019-10-10T12:55:00Z">
            <w:rPr>
              <w:lang w:val="en-GB"/>
            </w:rPr>
          </w:rPrChange>
        </w:rPr>
        <w:br w:type="page"/>
      </w:r>
    </w:p>
    <w:p w14:paraId="4BF876E3" w14:textId="77777777" w:rsidR="0082652B" w:rsidRDefault="0082652B" w:rsidP="0082652B">
      <w:pPr>
        <w:pStyle w:val="Titre1"/>
        <w:rPr>
          <w:lang w:val="en-GB"/>
        </w:rPr>
      </w:pPr>
      <w:bookmarkStart w:id="2089" w:name="_Toc21697796"/>
      <w:r w:rsidRPr="0082652B">
        <w:t>Functional</w:t>
      </w:r>
      <w:r>
        <w:rPr>
          <w:lang w:val="en-GB"/>
        </w:rPr>
        <w:t xml:space="preserve"> Layer</w:t>
      </w:r>
      <w:bookmarkEnd w:id="2089"/>
    </w:p>
    <w:p w14:paraId="15F5C6F2" w14:textId="2D154C67" w:rsidR="0082652B" w:rsidDel="00DE2B05" w:rsidRDefault="0082652B" w:rsidP="0082652B">
      <w:pPr>
        <w:tabs>
          <w:tab w:val="left" w:pos="983"/>
        </w:tabs>
        <w:rPr>
          <w:del w:id="2090" w:author="ONOPTCHENKO Xavier" w:date="2019-10-10T12:57:00Z"/>
          <w:lang w:val="en-GB"/>
        </w:rPr>
      </w:pPr>
      <w:bookmarkStart w:id="2091" w:name="_Toc21697797"/>
      <w:bookmarkEnd w:id="2091"/>
    </w:p>
    <w:p w14:paraId="10DDFBA6" w14:textId="777E49F9" w:rsidR="00BF1261" w:rsidRPr="00EC7BEB" w:rsidDel="00DE2B05" w:rsidRDefault="00BF1261" w:rsidP="00BF1261">
      <w:pPr>
        <w:pBdr>
          <w:top w:val="single" w:sz="4" w:space="1" w:color="auto"/>
          <w:left w:val="single" w:sz="4" w:space="4" w:color="auto"/>
          <w:bottom w:val="single" w:sz="4" w:space="1" w:color="auto"/>
          <w:right w:val="single" w:sz="4" w:space="4" w:color="auto"/>
        </w:pBdr>
        <w:rPr>
          <w:del w:id="2092" w:author="ONOPTCHENKO Xavier" w:date="2019-10-10T12:57:00Z"/>
          <w:b/>
          <w:color w:val="C00000"/>
          <w:lang w:val="en-GB"/>
        </w:rPr>
      </w:pPr>
      <w:del w:id="2093" w:author="ONOPTCHENKO Xavier" w:date="2019-10-10T12:57:00Z">
        <w:r w:rsidRPr="00EC7BEB" w:rsidDel="00DE2B05">
          <w:rPr>
            <w:b/>
            <w:color w:val="00B050"/>
            <w:lang w:val="en-GB"/>
          </w:rPr>
          <w:delText>Mandatory for</w:delText>
        </w:r>
        <w:r w:rsidDel="00DE2B05">
          <w:rPr>
            <w:b/>
            <w:color w:val="00B050"/>
            <w:lang w:val="en-GB"/>
          </w:rPr>
          <w:delText xml:space="preserve"> project types</w:delText>
        </w:r>
        <w:r w:rsidRPr="00EC7BEB" w:rsidDel="00DE2B05">
          <w:rPr>
            <w:b/>
            <w:color w:val="00B050"/>
            <w:lang w:val="en-GB"/>
          </w:rPr>
          <w:delText>:</w:delText>
        </w:r>
        <w:r w:rsidRPr="00EC7BEB" w:rsidDel="00DE2B05">
          <w:rPr>
            <w:lang w:val="en-GB"/>
          </w:rPr>
          <w:delText xml:space="preserve"> </w:delText>
        </w:r>
        <w:r w:rsidDel="00DE2B05">
          <w:rPr>
            <w:b/>
            <w:color w:val="C00000"/>
            <w:lang w:val="en-GB"/>
          </w:rPr>
          <w:delText>Make/remake software, New solution market software package, SaaS solution usage, shared solution integration, Change software</w:delText>
        </w:r>
        <w:bookmarkStart w:id="2094" w:name="_Toc21697798"/>
        <w:bookmarkEnd w:id="2094"/>
      </w:del>
    </w:p>
    <w:p w14:paraId="2F0BB897" w14:textId="11FB120A" w:rsidR="00BF1261" w:rsidRPr="00EC7BEB" w:rsidDel="00DE2B05" w:rsidRDefault="00BF1261" w:rsidP="00BF1261">
      <w:pPr>
        <w:pBdr>
          <w:top w:val="single" w:sz="4" w:space="1" w:color="auto"/>
          <w:left w:val="single" w:sz="4" w:space="4" w:color="auto"/>
          <w:bottom w:val="single" w:sz="4" w:space="1" w:color="auto"/>
          <w:right w:val="single" w:sz="4" w:space="4" w:color="auto"/>
        </w:pBdr>
        <w:rPr>
          <w:del w:id="2095" w:author="ONOPTCHENKO Xavier" w:date="2019-10-10T12:57:00Z"/>
          <w:lang w:val="en-GB"/>
        </w:rPr>
      </w:pPr>
      <w:del w:id="2096" w:author="ONOPTCHENKO Xavier" w:date="2019-10-10T12:57:00Z">
        <w:r w:rsidDel="00DE2B05">
          <w:rPr>
            <w:b/>
            <w:color w:val="00B050"/>
            <w:lang w:val="en-GB"/>
          </w:rPr>
          <w:delText>Not mandatory</w:delText>
        </w:r>
        <w:r w:rsidRPr="00EC7BEB" w:rsidDel="00DE2B05">
          <w:rPr>
            <w:b/>
            <w:color w:val="00B050"/>
            <w:lang w:val="en-GB"/>
          </w:rPr>
          <w:delText xml:space="preserve"> for</w:delText>
        </w:r>
        <w:r w:rsidDel="00DE2B05">
          <w:rPr>
            <w:b/>
            <w:color w:val="00B050"/>
            <w:lang w:val="en-GB"/>
          </w:rPr>
          <w:delText xml:space="preserve"> project types</w:delText>
        </w:r>
        <w:r w:rsidRPr="00EC7BEB" w:rsidDel="00DE2B05">
          <w:rPr>
            <w:b/>
            <w:color w:val="00B050"/>
            <w:lang w:val="en-GB"/>
          </w:rPr>
          <w:delText>:</w:delText>
        </w:r>
        <w:r w:rsidRPr="00EC7BEB" w:rsidDel="00DE2B05">
          <w:rPr>
            <w:b/>
            <w:color w:val="C00000"/>
            <w:lang w:val="en-GB"/>
          </w:rPr>
          <w:delText xml:space="preserve"> </w:delText>
        </w:r>
        <w:r w:rsidDel="00DE2B05">
          <w:rPr>
            <w:b/>
            <w:color w:val="C00000"/>
            <w:lang w:val="en-GB"/>
          </w:rPr>
          <w:delText>T</w:delText>
        </w:r>
        <w:r w:rsidRPr="00EC7BEB" w:rsidDel="00DE2B05">
          <w:rPr>
            <w:b/>
            <w:color w:val="C00000"/>
            <w:lang w:val="en-GB"/>
          </w:rPr>
          <w:delText>echnical</w:delText>
        </w:r>
        <w:r w:rsidDel="00DE2B05">
          <w:rPr>
            <w:b/>
            <w:color w:val="C00000"/>
            <w:lang w:val="en-GB"/>
          </w:rPr>
          <w:delText xml:space="preserve"> obsolescence </w:delText>
        </w:r>
        <w:r w:rsidR="00C54A0F" w:rsidDel="00DE2B05">
          <w:rPr>
            <w:b/>
            <w:color w:val="C00000"/>
            <w:lang w:val="en-GB"/>
          </w:rPr>
          <w:delText>remediation</w:delText>
        </w:r>
        <w:r w:rsidDel="00DE2B05">
          <w:rPr>
            <w:b/>
            <w:color w:val="C00000"/>
            <w:lang w:val="en-GB"/>
          </w:rPr>
          <w:delText>, infrastructure or production</w:delText>
        </w:r>
        <w:bookmarkStart w:id="2097" w:name="_Toc21697799"/>
        <w:bookmarkEnd w:id="2097"/>
      </w:del>
    </w:p>
    <w:p w14:paraId="6FB555EA" w14:textId="6F158A74" w:rsidR="00BF1261" w:rsidRPr="00C00A30" w:rsidDel="00DE2B05" w:rsidRDefault="00BF1261" w:rsidP="00BF1261">
      <w:pPr>
        <w:pBdr>
          <w:top w:val="single" w:sz="4" w:space="1" w:color="auto"/>
          <w:left w:val="single" w:sz="4" w:space="4" w:color="auto"/>
          <w:bottom w:val="single" w:sz="4" w:space="1" w:color="auto"/>
          <w:right w:val="single" w:sz="4" w:space="4" w:color="auto"/>
        </w:pBdr>
        <w:rPr>
          <w:del w:id="2098" w:author="ONOPTCHENKO Xavier" w:date="2019-10-10T12:57:00Z"/>
          <w:b/>
          <w:lang w:val="en-GB"/>
        </w:rPr>
      </w:pPr>
      <w:del w:id="2099" w:author="ONOPTCHENKO Xavier" w:date="2019-10-10T12:57:00Z">
        <w:r w:rsidRPr="00C00A30" w:rsidDel="00DE2B05">
          <w:rPr>
            <w:b/>
            <w:color w:val="0070C0"/>
            <w:lang w:val="en-GB"/>
          </w:rPr>
          <w:delText>Corporate Architecture training requirements</w:delText>
        </w:r>
        <w:r w:rsidRPr="00C00A30" w:rsidDel="00DE2B05">
          <w:rPr>
            <w:b/>
            <w:color w:val="8496B0" w:themeColor="text2" w:themeTint="99"/>
            <w:lang w:val="en-GB"/>
          </w:rPr>
          <w:delText xml:space="preserve">: </w:delText>
        </w:r>
        <w:r w:rsidR="00122F1C" w:rsidRPr="00D847EA" w:rsidDel="00DE2B05">
          <w:rPr>
            <w:b/>
            <w:color w:val="C00000"/>
            <w:lang w:val="en-GB"/>
          </w:rPr>
          <w:delText>Functional Architecture / Cardif Functional Model / Cardif Business Data Model</w:delText>
        </w:r>
        <w:bookmarkStart w:id="2100" w:name="_Toc21697800"/>
        <w:bookmarkEnd w:id="2100"/>
      </w:del>
    </w:p>
    <w:p w14:paraId="1AADE2C7" w14:textId="286D76DC" w:rsidR="00BF1261" w:rsidDel="00DE2B05" w:rsidRDefault="00BF1261" w:rsidP="0082652B">
      <w:pPr>
        <w:tabs>
          <w:tab w:val="left" w:pos="983"/>
        </w:tabs>
        <w:rPr>
          <w:del w:id="2101" w:author="ONOPTCHENKO Xavier" w:date="2019-10-10T12:57:00Z"/>
          <w:lang w:val="en-GB"/>
        </w:rPr>
      </w:pPr>
      <w:bookmarkStart w:id="2102" w:name="_Toc21697801"/>
      <w:bookmarkEnd w:id="2102"/>
    </w:p>
    <w:p w14:paraId="1BE1AE02" w14:textId="77777777" w:rsidR="0075797F" w:rsidRPr="00926542" w:rsidRDefault="0075797F" w:rsidP="0075797F">
      <w:pPr>
        <w:pStyle w:val="Titre2"/>
        <w:rPr>
          <w:lang w:val="en-GB"/>
        </w:rPr>
      </w:pPr>
      <w:bookmarkStart w:id="2103" w:name="_Toc21697802"/>
      <w:bookmarkStart w:id="2104" w:name="_Ref445297245"/>
      <w:bookmarkStart w:id="2105" w:name="_Ref445298870"/>
      <w:r w:rsidRPr="00926542">
        <w:rPr>
          <w:lang w:val="en-GB"/>
        </w:rPr>
        <w:t>Sharing Plan</w:t>
      </w:r>
      <w:r w:rsidR="0011551D" w:rsidRPr="00926542">
        <w:rPr>
          <w:lang w:val="en-GB"/>
        </w:rPr>
        <w:t xml:space="preserve"> </w:t>
      </w:r>
      <w:r w:rsidR="00C73EC2" w:rsidRPr="00926542">
        <w:rPr>
          <w:lang w:val="en-GB"/>
        </w:rPr>
        <w:t xml:space="preserve">- Functional asset </w:t>
      </w:r>
      <w:r w:rsidRPr="00926542">
        <w:rPr>
          <w:lang w:val="en-GB"/>
        </w:rPr>
        <w:t>used</w:t>
      </w:r>
      <w:bookmarkEnd w:id="2103"/>
    </w:p>
    <w:p w14:paraId="3BDD41AB" w14:textId="77777777" w:rsidR="0075797F" w:rsidRPr="0075797F" w:rsidRDefault="0075797F" w:rsidP="0075797F">
      <w:pPr>
        <w:rPr>
          <w:lang w:val="en-GB"/>
        </w:rPr>
      </w:pPr>
    </w:p>
    <w:tbl>
      <w:tblPr>
        <w:tblStyle w:val="Grilledutableau"/>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3416"/>
        <w:gridCol w:w="555"/>
        <w:gridCol w:w="836"/>
        <w:gridCol w:w="3696"/>
      </w:tblGrid>
      <w:tr w:rsidR="00494F72" w:rsidRPr="0029207F" w14:paraId="694FD9A3" w14:textId="77777777" w:rsidTr="00597EDE">
        <w:tc>
          <w:tcPr>
            <w:tcW w:w="9288" w:type="dxa"/>
            <w:gridSpan w:val="5"/>
          </w:tcPr>
          <w:p w14:paraId="322D06C7" w14:textId="1825AA01" w:rsidR="00494F72" w:rsidRDefault="001953B7" w:rsidP="00597EDE">
            <w:pPr>
              <w:rPr>
                <w:b/>
                <w:sz w:val="22"/>
                <w:szCs w:val="22"/>
                <w:lang w:val="en-GB"/>
              </w:rPr>
            </w:pPr>
            <w:r>
              <w:fldChar w:fldCharType="begin"/>
            </w:r>
            <w:r w:rsidRPr="008C61A0">
              <w:rPr>
                <w:lang w:val="en-US"/>
                <w:rPrChange w:id="2106" w:author="ONOPTCHENKO Xavier" w:date="2019-10-11T11:15:00Z">
                  <w:rPr/>
                </w:rPrChange>
              </w:rPr>
              <w:instrText xml:space="preserve"> HYPERLINK \l "_Enterprise_architecture_assets" </w:instrText>
            </w:r>
            <w:r>
              <w:fldChar w:fldCharType="separate"/>
            </w:r>
            <w:r w:rsidR="00494F72" w:rsidRPr="00E53428">
              <w:rPr>
                <w:rStyle w:val="Lienhypertexte"/>
                <w:b/>
                <w:sz w:val="22"/>
                <w:szCs w:val="22"/>
                <w:lang w:val="en-GB"/>
              </w:rPr>
              <w:t>Select  RFA used by the project</w:t>
            </w:r>
            <w:r>
              <w:rPr>
                <w:rStyle w:val="Lienhypertexte"/>
                <w:b/>
                <w:szCs w:val="22"/>
                <w:lang w:val="en-GB"/>
              </w:rPr>
              <w:fldChar w:fldCharType="end"/>
            </w:r>
          </w:p>
          <w:p w14:paraId="0469C8FA" w14:textId="77777777" w:rsidR="00494F72" w:rsidRPr="00DE242C" w:rsidRDefault="00494F72" w:rsidP="00597EDE">
            <w:pPr>
              <w:rPr>
                <w:b/>
                <w:sz w:val="22"/>
                <w:szCs w:val="22"/>
                <w:lang w:val="en-GB"/>
              </w:rPr>
            </w:pPr>
          </w:p>
        </w:tc>
      </w:tr>
      <w:tr w:rsidR="00494F72" w14:paraId="3EE9E0CE" w14:textId="77777777" w:rsidTr="00597EDE">
        <w:tc>
          <w:tcPr>
            <w:tcW w:w="574" w:type="dxa"/>
          </w:tcPr>
          <w:p w14:paraId="375D329C" w14:textId="77777777" w:rsidR="00494F72" w:rsidRDefault="00494F72" w:rsidP="00597EDE">
            <w:pPr>
              <w:rPr>
                <w:lang w:val="en-GB"/>
              </w:rPr>
            </w:pPr>
            <w:r>
              <w:rPr>
                <w:sz w:val="18"/>
              </w:rPr>
              <w:fldChar w:fldCharType="begin">
                <w:ffData>
                  <w:name w:val=""/>
                  <w:enabled/>
                  <w:calcOnExit w:val="0"/>
                  <w:checkBox>
                    <w:sizeAuto/>
                    <w:default w:val="1"/>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503" w:type="dxa"/>
          </w:tcPr>
          <w:p w14:paraId="0D6B4FD6" w14:textId="77777777" w:rsidR="00494F72" w:rsidRPr="00DE242C" w:rsidRDefault="00494F72" w:rsidP="00597EDE">
            <w:pPr>
              <w:rPr>
                <w:rFonts w:ascii="Arial" w:hAnsi="Arial"/>
                <w:color w:val="333333"/>
                <w:sz w:val="20"/>
              </w:rPr>
            </w:pPr>
            <w:r w:rsidRPr="004A7D7A">
              <w:rPr>
                <w:lang w:val="en-GB"/>
              </w:rPr>
              <w:t>BNPP - RFA - Exchange System</w:t>
            </w:r>
          </w:p>
        </w:tc>
        <w:tc>
          <w:tcPr>
            <w:tcW w:w="567" w:type="dxa"/>
            <w:vMerge w:val="restart"/>
          </w:tcPr>
          <w:p w14:paraId="68E26AF4" w14:textId="77777777" w:rsidR="00494F72" w:rsidRDefault="00494F72" w:rsidP="00597EDE">
            <w:pPr>
              <w:rPr>
                <w:lang w:val="en-GB"/>
              </w:rPr>
            </w:pPr>
          </w:p>
        </w:tc>
        <w:tc>
          <w:tcPr>
            <w:tcW w:w="851" w:type="dxa"/>
          </w:tcPr>
          <w:p w14:paraId="512E04E8" w14:textId="77777777" w:rsidR="00494F72" w:rsidRDefault="00494F72" w:rsidP="00597EDE">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6D7F1231" w14:textId="77777777" w:rsidR="00494F72" w:rsidRDefault="00494F72" w:rsidP="00597EDE">
            <w:pPr>
              <w:rPr>
                <w:lang w:val="en-GB"/>
              </w:rPr>
            </w:pPr>
            <w:r w:rsidRPr="004A7D7A">
              <w:rPr>
                <w:lang w:val="en-GB"/>
              </w:rPr>
              <w:t>BNPP - RFA - Human resources</w:t>
            </w:r>
          </w:p>
        </w:tc>
      </w:tr>
      <w:tr w:rsidR="00494F72" w14:paraId="25EA2AC8" w14:textId="77777777" w:rsidTr="00597EDE">
        <w:tc>
          <w:tcPr>
            <w:tcW w:w="574" w:type="dxa"/>
          </w:tcPr>
          <w:p w14:paraId="2D62142E" w14:textId="69E0185E" w:rsidR="00494F72" w:rsidRDefault="00FC5BE0" w:rsidP="0011787D">
            <w:pPr>
              <w:rPr>
                <w:lang w:val="en-GB"/>
              </w:rPr>
            </w:pPr>
            <w:ins w:id="2107" w:author="ONOPTCHENKO Xavier" w:date="2019-10-10T12:58:00Z">
              <w:r>
                <w:rPr>
                  <w:sz w:val="18"/>
                </w:rPr>
                <w:fldChar w:fldCharType="begin">
                  <w:ffData>
                    <w:name w:val=""/>
                    <w:enabled/>
                    <w:calcOnExit w:val="0"/>
                    <w:checkBox>
                      <w:sizeAuto/>
                      <w:default w:val="1"/>
                    </w:checkBox>
                  </w:ffData>
                </w:fldChar>
              </w:r>
              <w:r>
                <w:rPr>
                  <w:sz w:val="18"/>
                </w:rPr>
                <w:instrText xml:space="preserve"> FORMCHECKBOX </w:instrText>
              </w:r>
            </w:ins>
            <w:r w:rsidR="0029207F">
              <w:rPr>
                <w:sz w:val="18"/>
              </w:rPr>
            </w:r>
            <w:r w:rsidR="0029207F">
              <w:rPr>
                <w:sz w:val="18"/>
              </w:rPr>
              <w:fldChar w:fldCharType="separate"/>
            </w:r>
            <w:ins w:id="2108" w:author="ONOPTCHENKO Xavier" w:date="2019-10-10T12:58:00Z">
              <w:r>
                <w:rPr>
                  <w:sz w:val="18"/>
                </w:rPr>
                <w:fldChar w:fldCharType="end"/>
              </w:r>
            </w:ins>
            <w:del w:id="2109" w:author="ONOPTCHENKO Xavier" w:date="2019-10-10T12:58:00Z">
              <w:r w:rsidR="0011787D" w:rsidDel="00FC5BE0">
                <w:rPr>
                  <w:sz w:val="18"/>
                </w:rPr>
                <w:fldChar w:fldCharType="begin">
                  <w:ffData>
                    <w:name w:val=""/>
                    <w:enabled/>
                    <w:calcOnExit w:val="0"/>
                    <w:checkBox>
                      <w:sizeAuto/>
                      <w:default w:val="0"/>
                    </w:checkBox>
                  </w:ffData>
                </w:fldChar>
              </w:r>
              <w:r w:rsidR="0011787D" w:rsidDel="00FC5BE0">
                <w:rPr>
                  <w:sz w:val="18"/>
                </w:rPr>
                <w:delInstrText xml:space="preserve"> FORMCHECKBOX </w:delInstrText>
              </w:r>
              <w:r w:rsidR="0029207F">
                <w:rPr>
                  <w:sz w:val="18"/>
                </w:rPr>
              </w:r>
              <w:r w:rsidR="0029207F">
                <w:rPr>
                  <w:sz w:val="18"/>
                </w:rPr>
                <w:fldChar w:fldCharType="separate"/>
              </w:r>
              <w:r w:rsidR="0011787D" w:rsidDel="00FC5BE0">
                <w:rPr>
                  <w:sz w:val="18"/>
                </w:rPr>
                <w:fldChar w:fldCharType="end"/>
              </w:r>
            </w:del>
          </w:p>
        </w:tc>
        <w:tc>
          <w:tcPr>
            <w:tcW w:w="3503" w:type="dxa"/>
          </w:tcPr>
          <w:p w14:paraId="26ACFE48" w14:textId="77777777" w:rsidR="00494F72" w:rsidRDefault="00494F72" w:rsidP="00597EDE">
            <w:pPr>
              <w:rPr>
                <w:lang w:val="en-GB"/>
              </w:rPr>
            </w:pPr>
            <w:r w:rsidRPr="00DE242C">
              <w:rPr>
                <w:lang w:val="en-GB"/>
              </w:rPr>
              <w:t>CARDIF - RFA - Exchanges Management</w:t>
            </w:r>
          </w:p>
        </w:tc>
        <w:tc>
          <w:tcPr>
            <w:tcW w:w="567" w:type="dxa"/>
            <w:vMerge/>
          </w:tcPr>
          <w:p w14:paraId="55A3D444" w14:textId="77777777" w:rsidR="00494F72" w:rsidRDefault="00494F72" w:rsidP="00597EDE">
            <w:pPr>
              <w:rPr>
                <w:lang w:val="en-GB"/>
              </w:rPr>
            </w:pPr>
          </w:p>
        </w:tc>
        <w:tc>
          <w:tcPr>
            <w:tcW w:w="851" w:type="dxa"/>
          </w:tcPr>
          <w:p w14:paraId="091312D1" w14:textId="77777777" w:rsidR="00494F72" w:rsidRDefault="00494F72" w:rsidP="00597EDE">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3BC594CC" w14:textId="77777777" w:rsidR="00494F72" w:rsidRDefault="00494F72" w:rsidP="00597EDE">
            <w:pPr>
              <w:rPr>
                <w:lang w:val="en-GB"/>
              </w:rPr>
            </w:pPr>
            <w:r w:rsidRPr="004A7D7A">
              <w:rPr>
                <w:lang w:val="en-GB"/>
              </w:rPr>
              <w:t>BNPP - RFA - Financial Security</w:t>
            </w:r>
          </w:p>
        </w:tc>
      </w:tr>
      <w:tr w:rsidR="00494F72" w14:paraId="074E5C53" w14:textId="77777777" w:rsidTr="00597EDE">
        <w:tc>
          <w:tcPr>
            <w:tcW w:w="574" w:type="dxa"/>
          </w:tcPr>
          <w:p w14:paraId="2377F7E0" w14:textId="77777777" w:rsidR="00494F72" w:rsidRDefault="00494F72" w:rsidP="00597EDE">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503" w:type="dxa"/>
          </w:tcPr>
          <w:p w14:paraId="4C6D0F36" w14:textId="77777777" w:rsidR="00494F72" w:rsidRDefault="00494F72" w:rsidP="00597EDE">
            <w:pPr>
              <w:rPr>
                <w:lang w:val="en-GB"/>
              </w:rPr>
            </w:pPr>
            <w:r w:rsidRPr="004A7D7A">
              <w:rPr>
                <w:lang w:val="en-GB"/>
              </w:rPr>
              <w:t>BNPP - RFA - Swift Interbank Financial Exchanges</w:t>
            </w:r>
          </w:p>
        </w:tc>
        <w:tc>
          <w:tcPr>
            <w:tcW w:w="567" w:type="dxa"/>
            <w:vMerge/>
          </w:tcPr>
          <w:p w14:paraId="0EED655C" w14:textId="77777777" w:rsidR="00494F72" w:rsidRDefault="00494F72" w:rsidP="00597EDE">
            <w:pPr>
              <w:rPr>
                <w:lang w:val="en-GB"/>
              </w:rPr>
            </w:pPr>
          </w:p>
        </w:tc>
        <w:tc>
          <w:tcPr>
            <w:tcW w:w="851" w:type="dxa"/>
          </w:tcPr>
          <w:p w14:paraId="44562CA0" w14:textId="77777777" w:rsidR="00494F72" w:rsidRDefault="00494F72" w:rsidP="00597EDE">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38FAC46D" w14:textId="77777777" w:rsidR="00494F72" w:rsidRDefault="00494F72" w:rsidP="00597EDE">
            <w:pPr>
              <w:rPr>
                <w:lang w:val="en-GB"/>
              </w:rPr>
            </w:pPr>
            <w:r w:rsidRPr="004A7D7A">
              <w:rPr>
                <w:lang w:val="en-GB"/>
              </w:rPr>
              <w:t>BNPP- RFA-Finance</w:t>
            </w:r>
          </w:p>
        </w:tc>
      </w:tr>
      <w:tr w:rsidR="00494F72" w:rsidRPr="0029207F" w14:paraId="4FC26F82" w14:textId="77777777" w:rsidTr="00597EDE">
        <w:tc>
          <w:tcPr>
            <w:tcW w:w="574" w:type="dxa"/>
          </w:tcPr>
          <w:p w14:paraId="64387DA5" w14:textId="77777777" w:rsidR="00494F72" w:rsidRDefault="00494F72" w:rsidP="00597EDE">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503" w:type="dxa"/>
          </w:tcPr>
          <w:p w14:paraId="66390432" w14:textId="77777777" w:rsidR="00494F72" w:rsidRDefault="00494F72" w:rsidP="00597EDE">
            <w:pPr>
              <w:rPr>
                <w:lang w:val="en-GB"/>
              </w:rPr>
            </w:pPr>
            <w:r w:rsidRPr="00DE242C">
              <w:rPr>
                <w:lang w:val="en-GB"/>
              </w:rPr>
              <w:t>BNPP- GIPP-ITA RFA Use of Group Referentials</w:t>
            </w:r>
          </w:p>
        </w:tc>
        <w:tc>
          <w:tcPr>
            <w:tcW w:w="567" w:type="dxa"/>
            <w:vMerge/>
          </w:tcPr>
          <w:p w14:paraId="3462E987" w14:textId="77777777" w:rsidR="00494F72" w:rsidRDefault="00494F72" w:rsidP="00597EDE">
            <w:pPr>
              <w:rPr>
                <w:lang w:val="en-GB"/>
              </w:rPr>
            </w:pPr>
          </w:p>
        </w:tc>
        <w:tc>
          <w:tcPr>
            <w:tcW w:w="851" w:type="dxa"/>
          </w:tcPr>
          <w:p w14:paraId="51A5A114" w14:textId="77777777" w:rsidR="00494F72" w:rsidRDefault="00494F72" w:rsidP="00597EDE">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5A216F94" w14:textId="77777777" w:rsidR="00494F72" w:rsidRDefault="00494F72" w:rsidP="00597EDE">
            <w:pPr>
              <w:rPr>
                <w:lang w:val="en-GB"/>
              </w:rPr>
            </w:pPr>
            <w:r w:rsidRPr="00DE242C">
              <w:rPr>
                <w:lang w:val="en-GB"/>
              </w:rPr>
              <w:t>BNPP- RFA Risk aggregation and reporting</w:t>
            </w:r>
          </w:p>
        </w:tc>
      </w:tr>
      <w:tr w:rsidR="00494F72" w:rsidRPr="0029207F" w14:paraId="19903C7A" w14:textId="77777777" w:rsidTr="00597EDE">
        <w:tc>
          <w:tcPr>
            <w:tcW w:w="574" w:type="dxa"/>
          </w:tcPr>
          <w:p w14:paraId="713CB9E5" w14:textId="77777777" w:rsidR="00494F72" w:rsidRDefault="00494F72" w:rsidP="00597EDE">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503" w:type="dxa"/>
          </w:tcPr>
          <w:p w14:paraId="41B48711" w14:textId="77777777" w:rsidR="00494F72" w:rsidRDefault="00494F72" w:rsidP="00597EDE">
            <w:pPr>
              <w:rPr>
                <w:lang w:val="en-GB"/>
              </w:rPr>
            </w:pPr>
            <w:r w:rsidRPr="004A7D7A">
              <w:rPr>
                <w:lang w:val="en-GB"/>
              </w:rPr>
              <w:t>BNPP - RFA - Business Intelligence</w:t>
            </w:r>
          </w:p>
        </w:tc>
        <w:tc>
          <w:tcPr>
            <w:tcW w:w="567" w:type="dxa"/>
            <w:vMerge/>
          </w:tcPr>
          <w:p w14:paraId="45AE8133" w14:textId="77777777" w:rsidR="00494F72" w:rsidRDefault="00494F72" w:rsidP="00597EDE">
            <w:pPr>
              <w:rPr>
                <w:lang w:val="en-GB"/>
              </w:rPr>
            </w:pPr>
          </w:p>
        </w:tc>
        <w:tc>
          <w:tcPr>
            <w:tcW w:w="851" w:type="dxa"/>
          </w:tcPr>
          <w:p w14:paraId="529F5C31" w14:textId="77777777" w:rsidR="00494F72" w:rsidRDefault="00494F72" w:rsidP="00597EDE">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46A09566" w14:textId="77777777" w:rsidR="00494F72" w:rsidRDefault="00494F72" w:rsidP="00597EDE">
            <w:pPr>
              <w:rPr>
                <w:lang w:val="en-GB"/>
              </w:rPr>
            </w:pPr>
            <w:r w:rsidRPr="004A7D7A">
              <w:rPr>
                <w:lang w:val="en-GB"/>
              </w:rPr>
              <w:t>BNPP - RFA - Operational risk and Permanent Control</w:t>
            </w:r>
          </w:p>
        </w:tc>
      </w:tr>
      <w:tr w:rsidR="00494F72" w:rsidRPr="00081CB7" w14:paraId="0B066A52" w14:textId="77777777" w:rsidTr="00597EDE">
        <w:tc>
          <w:tcPr>
            <w:tcW w:w="574" w:type="dxa"/>
          </w:tcPr>
          <w:p w14:paraId="4D6CE6AA" w14:textId="77777777" w:rsidR="00494F72" w:rsidRDefault="00494F72" w:rsidP="00597EDE">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503" w:type="dxa"/>
          </w:tcPr>
          <w:p w14:paraId="65D9F97F" w14:textId="77777777" w:rsidR="00494F72" w:rsidRDefault="00494F72" w:rsidP="00597EDE">
            <w:pPr>
              <w:rPr>
                <w:lang w:val="en-GB"/>
              </w:rPr>
            </w:pPr>
            <w:r w:rsidRPr="004A7D7A">
              <w:rPr>
                <w:lang w:val="en-GB"/>
              </w:rPr>
              <w:t>BNPP - RFA - Electronic Document Archiving Management</w:t>
            </w:r>
          </w:p>
        </w:tc>
        <w:tc>
          <w:tcPr>
            <w:tcW w:w="567" w:type="dxa"/>
            <w:vMerge/>
          </w:tcPr>
          <w:p w14:paraId="764572FF" w14:textId="77777777" w:rsidR="00494F72" w:rsidRDefault="00494F72" w:rsidP="00597EDE">
            <w:pPr>
              <w:rPr>
                <w:lang w:val="en-GB"/>
              </w:rPr>
            </w:pPr>
          </w:p>
        </w:tc>
        <w:tc>
          <w:tcPr>
            <w:tcW w:w="851" w:type="dxa"/>
          </w:tcPr>
          <w:p w14:paraId="6159961F" w14:textId="77777777" w:rsidR="00494F72" w:rsidRDefault="00494F72" w:rsidP="00597EDE">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44E11C45" w14:textId="5780D3D6" w:rsidR="00494F72" w:rsidRDefault="00081CB7" w:rsidP="00081CB7">
            <w:pPr>
              <w:rPr>
                <w:lang w:val="en-GB"/>
              </w:rPr>
            </w:pPr>
            <w:r w:rsidRPr="004A7D7A">
              <w:rPr>
                <w:lang w:val="en-GB"/>
              </w:rPr>
              <w:t xml:space="preserve">BNPP - RFA </w:t>
            </w:r>
            <w:r w:rsidR="001E5CED">
              <w:rPr>
                <w:lang w:val="en-GB"/>
              </w:rPr>
              <w:t>-</w:t>
            </w:r>
            <w:r w:rsidRPr="004A7D7A">
              <w:rPr>
                <w:lang w:val="en-GB"/>
              </w:rPr>
              <w:t xml:space="preserve"> </w:t>
            </w:r>
            <w:r>
              <w:rPr>
                <w:lang w:val="en-GB"/>
              </w:rPr>
              <w:t>Data management</w:t>
            </w:r>
          </w:p>
        </w:tc>
      </w:tr>
      <w:tr w:rsidR="00494F72" w14:paraId="1EF8F68D" w14:textId="77777777" w:rsidTr="00597EDE">
        <w:tc>
          <w:tcPr>
            <w:tcW w:w="574" w:type="dxa"/>
          </w:tcPr>
          <w:p w14:paraId="10298ACF" w14:textId="77777777" w:rsidR="00494F72" w:rsidRDefault="00494F72" w:rsidP="00597EDE">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503" w:type="dxa"/>
          </w:tcPr>
          <w:p w14:paraId="24BED176" w14:textId="77777777" w:rsidR="00494F72" w:rsidRDefault="00494F72" w:rsidP="00597EDE">
            <w:pPr>
              <w:rPr>
                <w:lang w:val="en-GB"/>
              </w:rPr>
            </w:pPr>
            <w:r w:rsidRPr="00DE242C">
              <w:rPr>
                <w:lang w:val="en-GB"/>
              </w:rPr>
              <w:t>BNPP - RFA- Shared information</w:t>
            </w:r>
          </w:p>
        </w:tc>
        <w:tc>
          <w:tcPr>
            <w:tcW w:w="567" w:type="dxa"/>
            <w:vMerge/>
          </w:tcPr>
          <w:p w14:paraId="4776606D" w14:textId="77777777" w:rsidR="00494F72" w:rsidRDefault="00494F72" w:rsidP="00597EDE">
            <w:pPr>
              <w:rPr>
                <w:lang w:val="en-GB"/>
              </w:rPr>
            </w:pPr>
          </w:p>
        </w:tc>
        <w:tc>
          <w:tcPr>
            <w:tcW w:w="851" w:type="dxa"/>
          </w:tcPr>
          <w:p w14:paraId="235E1728" w14:textId="77777777" w:rsidR="00494F72" w:rsidRDefault="00494F72" w:rsidP="00597EDE">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6BAB2009" w14:textId="77777777" w:rsidR="00494F72" w:rsidRDefault="00494F72" w:rsidP="00597EDE">
            <w:pPr>
              <w:rPr>
                <w:lang w:val="en-GB"/>
              </w:rPr>
            </w:pPr>
          </w:p>
        </w:tc>
      </w:tr>
      <w:tr w:rsidR="00494F72" w14:paraId="44896F0A" w14:textId="77777777" w:rsidTr="00597EDE">
        <w:tc>
          <w:tcPr>
            <w:tcW w:w="574" w:type="dxa"/>
          </w:tcPr>
          <w:p w14:paraId="50174DAC" w14:textId="77777777" w:rsidR="00494F72" w:rsidRDefault="00494F72" w:rsidP="00597EDE">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503" w:type="dxa"/>
          </w:tcPr>
          <w:p w14:paraId="290BA025" w14:textId="77777777" w:rsidR="00494F72" w:rsidRDefault="00494F72" w:rsidP="00597EDE">
            <w:pPr>
              <w:rPr>
                <w:lang w:val="en-GB"/>
              </w:rPr>
            </w:pPr>
            <w:r w:rsidRPr="004A7D7A">
              <w:rPr>
                <w:lang w:val="en-GB"/>
              </w:rPr>
              <w:t>BNPP - RFA - Group Generic Functional Frame</w:t>
            </w:r>
          </w:p>
        </w:tc>
        <w:tc>
          <w:tcPr>
            <w:tcW w:w="567" w:type="dxa"/>
            <w:vMerge/>
          </w:tcPr>
          <w:p w14:paraId="3E0B6B0E" w14:textId="77777777" w:rsidR="00494F72" w:rsidRDefault="00494F72" w:rsidP="00597EDE">
            <w:pPr>
              <w:rPr>
                <w:lang w:val="en-GB"/>
              </w:rPr>
            </w:pPr>
          </w:p>
        </w:tc>
        <w:tc>
          <w:tcPr>
            <w:tcW w:w="851" w:type="dxa"/>
          </w:tcPr>
          <w:p w14:paraId="5716DA17" w14:textId="77777777" w:rsidR="00494F72" w:rsidRDefault="00494F72" w:rsidP="00597EDE">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22B994AD" w14:textId="77777777" w:rsidR="00494F72" w:rsidRDefault="00494F72" w:rsidP="00597EDE">
            <w:pPr>
              <w:rPr>
                <w:lang w:val="en-GB"/>
              </w:rPr>
            </w:pPr>
          </w:p>
        </w:tc>
      </w:tr>
    </w:tbl>
    <w:p w14:paraId="6775A354" w14:textId="354C0FC5" w:rsidR="00494F72" w:rsidDel="00FC5BE0" w:rsidRDefault="00494F72" w:rsidP="00494F72">
      <w:pPr>
        <w:rPr>
          <w:del w:id="2110" w:author="ONOPTCHENKO Xavier" w:date="2019-10-10T12:58:00Z"/>
          <w:lang w:val="en-GB"/>
        </w:rPr>
      </w:pPr>
    </w:p>
    <w:p w14:paraId="2707BF69" w14:textId="420F2B63" w:rsidR="007916AC" w:rsidDel="00FC5BE0" w:rsidRDefault="00277F88" w:rsidP="00494F72">
      <w:pPr>
        <w:rPr>
          <w:del w:id="2111" w:author="ONOPTCHENKO Xavier" w:date="2019-10-10T12:58:00Z"/>
          <w:lang w:val="en-GB"/>
        </w:rPr>
      </w:pPr>
      <w:del w:id="2112" w:author="ONOPTCHENKO Xavier" w:date="2019-10-10T12:58:00Z">
        <w:r w:rsidDel="00FC5BE0">
          <w:rPr>
            <w:lang w:val="en-GB"/>
          </w:rPr>
          <w:delText xml:space="preserve"> </w:delText>
        </w:r>
      </w:del>
    </w:p>
    <w:p w14:paraId="6F46D637" w14:textId="77777777" w:rsidR="00277F88" w:rsidRDefault="00277F88" w:rsidP="00494F72">
      <w:pPr>
        <w:rPr>
          <w:lang w:val="en-GB"/>
        </w:rPr>
      </w:pPr>
    </w:p>
    <w:tbl>
      <w:tblPr>
        <w:tblStyle w:val="Grilledutableau"/>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
        <w:gridCol w:w="3416"/>
        <w:gridCol w:w="563"/>
        <w:gridCol w:w="837"/>
        <w:gridCol w:w="3684"/>
      </w:tblGrid>
      <w:tr w:rsidR="00494F72" w:rsidRPr="0029207F" w14:paraId="5398F68A" w14:textId="77777777" w:rsidTr="00EA5481">
        <w:tc>
          <w:tcPr>
            <w:tcW w:w="9288" w:type="dxa"/>
            <w:gridSpan w:val="5"/>
          </w:tcPr>
          <w:tbl>
            <w:tblPr>
              <w:tblStyle w:val="Grilledutableau"/>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304"/>
              <w:gridCol w:w="540"/>
              <w:gridCol w:w="817"/>
              <w:gridCol w:w="3633"/>
            </w:tblGrid>
            <w:tr w:rsidR="004A6F8F" w:rsidRPr="0029207F" w14:paraId="027D5A2F" w14:textId="77777777" w:rsidTr="007916AC">
              <w:tc>
                <w:tcPr>
                  <w:tcW w:w="9072" w:type="dxa"/>
                  <w:gridSpan w:val="5"/>
                </w:tcPr>
                <w:p w14:paraId="0B94E93B" w14:textId="77777777" w:rsidR="007916AC" w:rsidRDefault="004A6F8F" w:rsidP="004C4D8E">
                  <w:pPr>
                    <w:rPr>
                      <w:b/>
                      <w:sz w:val="22"/>
                      <w:szCs w:val="22"/>
                      <w:lang w:val="en-GB"/>
                    </w:rPr>
                  </w:pPr>
                  <w:r>
                    <w:rPr>
                      <w:b/>
                      <w:sz w:val="22"/>
                      <w:szCs w:val="22"/>
                      <w:lang w:val="en-GB"/>
                    </w:rPr>
                    <w:t xml:space="preserve">Select  </w:t>
                  </w:r>
                  <w:r w:rsidR="004C4D8E">
                    <w:rPr>
                      <w:b/>
                      <w:sz w:val="22"/>
                      <w:szCs w:val="22"/>
                      <w:lang w:val="en-GB"/>
                    </w:rPr>
                    <w:t>“Global studies” used</w:t>
                  </w:r>
                  <w:r w:rsidRPr="00DE242C">
                    <w:rPr>
                      <w:b/>
                      <w:sz w:val="22"/>
                      <w:szCs w:val="22"/>
                      <w:lang w:val="en-GB"/>
                    </w:rPr>
                    <w:t xml:space="preserve"> by the project</w:t>
                  </w:r>
                </w:p>
                <w:p w14:paraId="6AC4299D" w14:textId="77777777" w:rsidR="004A6F8F" w:rsidRPr="00DE242C" w:rsidRDefault="004A6F8F" w:rsidP="004C4D8E">
                  <w:pPr>
                    <w:rPr>
                      <w:b/>
                      <w:sz w:val="22"/>
                      <w:szCs w:val="22"/>
                      <w:lang w:val="en-GB"/>
                    </w:rPr>
                  </w:pPr>
                </w:p>
              </w:tc>
            </w:tr>
            <w:tr w:rsidR="004A6F8F" w14:paraId="436DEFDE" w14:textId="77777777" w:rsidTr="007916AC">
              <w:tc>
                <w:tcPr>
                  <w:tcW w:w="3959" w:type="dxa"/>
                  <w:gridSpan w:val="2"/>
                </w:tcPr>
                <w:p w14:paraId="1DF97100" w14:textId="77777777" w:rsidR="004A6F8F" w:rsidRPr="00596631" w:rsidRDefault="004C4D8E" w:rsidP="004C4D8E">
                  <w:pPr>
                    <w:jc w:val="left"/>
                    <w:rPr>
                      <w:b/>
                      <w:lang w:val="en-GB"/>
                    </w:rPr>
                  </w:pPr>
                  <w:r>
                    <w:rPr>
                      <w:b/>
                      <w:sz w:val="18"/>
                    </w:rPr>
                    <w:t xml:space="preserve">Architecture studies </w:t>
                  </w:r>
                </w:p>
              </w:tc>
              <w:tc>
                <w:tcPr>
                  <w:tcW w:w="552" w:type="dxa"/>
                </w:tcPr>
                <w:p w14:paraId="0570E220" w14:textId="77777777" w:rsidR="004A6F8F" w:rsidRDefault="004A6F8F" w:rsidP="004A6F8F">
                  <w:pPr>
                    <w:rPr>
                      <w:lang w:val="en-GB"/>
                    </w:rPr>
                  </w:pPr>
                </w:p>
              </w:tc>
              <w:tc>
                <w:tcPr>
                  <w:tcW w:w="4561" w:type="dxa"/>
                  <w:gridSpan w:val="2"/>
                </w:tcPr>
                <w:p w14:paraId="569F96ED" w14:textId="77777777" w:rsidR="004A6F8F" w:rsidRPr="00596631" w:rsidRDefault="004C4D8E" w:rsidP="004A6F8F">
                  <w:pPr>
                    <w:rPr>
                      <w:sz w:val="18"/>
                    </w:rPr>
                  </w:pPr>
                  <w:r>
                    <w:rPr>
                      <w:b/>
                      <w:sz w:val="18"/>
                    </w:rPr>
                    <w:t>Position Paper</w:t>
                  </w:r>
                </w:p>
              </w:tc>
            </w:tr>
            <w:tr w:rsidR="004A6F8F" w:rsidRPr="0029207F" w14:paraId="6ED23BB6" w14:textId="77777777" w:rsidTr="007916AC">
              <w:tc>
                <w:tcPr>
                  <w:tcW w:w="567" w:type="dxa"/>
                </w:tcPr>
                <w:p w14:paraId="6B97F575" w14:textId="77777777" w:rsidR="004A6F8F" w:rsidRDefault="004A6F8F" w:rsidP="004A6F8F">
                  <w:pPr>
                    <w:rPr>
                      <w:sz w:val="18"/>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392" w:type="dxa"/>
                </w:tcPr>
                <w:p w14:paraId="3FB0733A" w14:textId="77777777" w:rsidR="004A6F8F" w:rsidRPr="00481140" w:rsidRDefault="004C4D8E" w:rsidP="004A6F8F">
                  <w:pPr>
                    <w:jc w:val="left"/>
                    <w:rPr>
                      <w:lang w:val="en-GB"/>
                    </w:rPr>
                  </w:pPr>
                  <w:r w:rsidRPr="004C4D8E">
                    <w:rPr>
                      <w:lang w:val="en-GB"/>
                    </w:rPr>
                    <w:t>Corporate Architecture Reference Model 2017-2022</w:t>
                  </w:r>
                </w:p>
              </w:tc>
              <w:tc>
                <w:tcPr>
                  <w:tcW w:w="552" w:type="dxa"/>
                </w:tcPr>
                <w:p w14:paraId="6F415D4C" w14:textId="77777777" w:rsidR="004A6F8F" w:rsidRDefault="004A6F8F" w:rsidP="004A6F8F">
                  <w:pPr>
                    <w:rPr>
                      <w:lang w:val="en-GB"/>
                    </w:rPr>
                  </w:pPr>
                </w:p>
              </w:tc>
              <w:tc>
                <w:tcPr>
                  <w:tcW w:w="832" w:type="dxa"/>
                </w:tcPr>
                <w:p w14:paraId="39A515A9" w14:textId="77777777" w:rsidR="004A6F8F" w:rsidRDefault="004A6F8F" w:rsidP="004A6F8F">
                  <w:pPr>
                    <w:rPr>
                      <w:sz w:val="18"/>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29" w:type="dxa"/>
                </w:tcPr>
                <w:p w14:paraId="0D3CC159" w14:textId="77777777" w:rsidR="004A6F8F" w:rsidRPr="003E6660" w:rsidRDefault="007916AC" w:rsidP="004A6F8F">
                  <w:pPr>
                    <w:rPr>
                      <w:lang w:val="en-GB"/>
                    </w:rPr>
                  </w:pPr>
                  <w:r w:rsidRPr="004C4D8E">
                    <w:rPr>
                      <w:lang w:val="en-GB"/>
                    </w:rPr>
                    <w:t xml:space="preserve"> CARDIF - Global PP - Contextor Usage Rules</w:t>
                  </w:r>
                </w:p>
              </w:tc>
            </w:tr>
            <w:tr w:rsidR="004A6F8F" w:rsidRPr="0029207F" w14:paraId="05AD24DF" w14:textId="77777777" w:rsidTr="007916AC">
              <w:tc>
                <w:tcPr>
                  <w:tcW w:w="567" w:type="dxa"/>
                </w:tcPr>
                <w:p w14:paraId="1249A0CB" w14:textId="77777777" w:rsidR="004A6F8F" w:rsidRDefault="004A6F8F" w:rsidP="004A6F8F">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392" w:type="dxa"/>
                </w:tcPr>
                <w:p w14:paraId="2DAA3FF9" w14:textId="77777777" w:rsidR="004A6F8F" w:rsidRPr="00115E1B" w:rsidRDefault="007916AC" w:rsidP="007916AC">
                  <w:pPr>
                    <w:jc w:val="left"/>
                    <w:rPr>
                      <w:rFonts w:ascii="Arial" w:hAnsi="Arial"/>
                      <w:color w:val="333333"/>
                      <w:sz w:val="20"/>
                      <w:lang w:val="en-GB"/>
                    </w:rPr>
                  </w:pPr>
                  <w:r w:rsidRPr="004C4D8E">
                    <w:rPr>
                      <w:lang w:val="en-GB"/>
                    </w:rPr>
                    <w:t>Global Architecture Study - Big Data - DataLake - SQLI Restitution</w:t>
                  </w:r>
                </w:p>
              </w:tc>
              <w:tc>
                <w:tcPr>
                  <w:tcW w:w="552" w:type="dxa"/>
                  <w:vMerge w:val="restart"/>
                </w:tcPr>
                <w:p w14:paraId="7764FE15" w14:textId="77777777" w:rsidR="004A6F8F" w:rsidRDefault="004A6F8F" w:rsidP="004A6F8F">
                  <w:pPr>
                    <w:rPr>
                      <w:lang w:val="en-GB"/>
                    </w:rPr>
                  </w:pPr>
                </w:p>
              </w:tc>
              <w:tc>
                <w:tcPr>
                  <w:tcW w:w="832" w:type="dxa"/>
                </w:tcPr>
                <w:p w14:paraId="78746888" w14:textId="77777777" w:rsidR="004A6F8F" w:rsidRDefault="004A6F8F" w:rsidP="004A6F8F">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29" w:type="dxa"/>
                </w:tcPr>
                <w:p w14:paraId="24DB21D1" w14:textId="77777777" w:rsidR="004A6F8F" w:rsidRDefault="007916AC" w:rsidP="004A6F8F">
                  <w:pPr>
                    <w:rPr>
                      <w:lang w:val="en-GB"/>
                    </w:rPr>
                  </w:pPr>
                  <w:r w:rsidRPr="004C4D8E">
                    <w:rPr>
                      <w:lang w:val="en-GB"/>
                    </w:rPr>
                    <w:t xml:space="preserve"> CARDIF - Global PP - Modernization Migration of Obsolete Applications</w:t>
                  </w:r>
                </w:p>
              </w:tc>
            </w:tr>
            <w:tr w:rsidR="004A6F8F" w:rsidRPr="0029207F" w14:paraId="48783B81" w14:textId="77777777" w:rsidTr="007916AC">
              <w:tc>
                <w:tcPr>
                  <w:tcW w:w="567" w:type="dxa"/>
                </w:tcPr>
                <w:p w14:paraId="5E6C3F99" w14:textId="77777777" w:rsidR="004A6F8F" w:rsidRDefault="004A6F8F" w:rsidP="004A6F8F">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392" w:type="dxa"/>
                </w:tcPr>
                <w:p w14:paraId="79D0C072" w14:textId="77777777" w:rsidR="004A6F8F" w:rsidRDefault="007916AC" w:rsidP="007916AC">
                  <w:pPr>
                    <w:jc w:val="left"/>
                    <w:rPr>
                      <w:lang w:val="en-GB"/>
                    </w:rPr>
                  </w:pPr>
                  <w:r w:rsidRPr="007916AC">
                    <w:rPr>
                      <w:lang w:val="en-GB"/>
                    </w:rPr>
                    <w:t>CARDIF - Arch. Study - Digital impacts on EA</w:t>
                  </w:r>
                </w:p>
              </w:tc>
              <w:tc>
                <w:tcPr>
                  <w:tcW w:w="552" w:type="dxa"/>
                  <w:vMerge/>
                </w:tcPr>
                <w:p w14:paraId="5873DCE2" w14:textId="77777777" w:rsidR="004A6F8F" w:rsidRDefault="004A6F8F" w:rsidP="004A6F8F">
                  <w:pPr>
                    <w:rPr>
                      <w:lang w:val="en-GB"/>
                    </w:rPr>
                  </w:pPr>
                </w:p>
              </w:tc>
              <w:tc>
                <w:tcPr>
                  <w:tcW w:w="832" w:type="dxa"/>
                </w:tcPr>
                <w:p w14:paraId="6FEDB386" w14:textId="77777777" w:rsidR="004A6F8F" w:rsidRDefault="004A6F8F" w:rsidP="004A6F8F">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29" w:type="dxa"/>
                </w:tcPr>
                <w:p w14:paraId="0D0D0B54" w14:textId="77777777" w:rsidR="004A6F8F" w:rsidRDefault="007916AC" w:rsidP="004A6F8F">
                  <w:pPr>
                    <w:rPr>
                      <w:lang w:val="en-GB"/>
                    </w:rPr>
                  </w:pPr>
                  <w:r w:rsidRPr="004C4D8E">
                    <w:rPr>
                      <w:lang w:val="en-GB"/>
                    </w:rPr>
                    <w:t xml:space="preserve"> CARDIF - Global PP - SaaS and ASP Eligibility Rules</w:t>
                  </w:r>
                </w:p>
              </w:tc>
            </w:tr>
            <w:tr w:rsidR="004A6F8F" w:rsidRPr="0029207F" w14:paraId="44424D32" w14:textId="77777777" w:rsidTr="007916AC">
              <w:tc>
                <w:tcPr>
                  <w:tcW w:w="567" w:type="dxa"/>
                </w:tcPr>
                <w:p w14:paraId="478FA139" w14:textId="77777777" w:rsidR="004A6F8F" w:rsidRDefault="004A6F8F" w:rsidP="004A6F8F">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392" w:type="dxa"/>
                </w:tcPr>
                <w:p w14:paraId="6C28EDFB" w14:textId="77777777" w:rsidR="004A6F8F" w:rsidRDefault="00D549ED" w:rsidP="00D549ED">
                  <w:pPr>
                    <w:jc w:val="left"/>
                    <w:rPr>
                      <w:lang w:val="en-GB"/>
                    </w:rPr>
                  </w:pPr>
                  <w:r w:rsidRPr="00D549ED">
                    <w:rPr>
                      <w:lang w:val="en-GB"/>
                    </w:rPr>
                    <w:t>CARDIF - Arch. Study - HTML5</w:t>
                  </w:r>
                </w:p>
              </w:tc>
              <w:tc>
                <w:tcPr>
                  <w:tcW w:w="552" w:type="dxa"/>
                  <w:vMerge/>
                </w:tcPr>
                <w:p w14:paraId="793EB40F" w14:textId="77777777" w:rsidR="004A6F8F" w:rsidRDefault="004A6F8F" w:rsidP="004A6F8F">
                  <w:pPr>
                    <w:rPr>
                      <w:lang w:val="en-GB"/>
                    </w:rPr>
                  </w:pPr>
                </w:p>
              </w:tc>
              <w:tc>
                <w:tcPr>
                  <w:tcW w:w="832" w:type="dxa"/>
                </w:tcPr>
                <w:p w14:paraId="758EA9A5" w14:textId="77777777" w:rsidR="004A6F8F" w:rsidRDefault="004A6F8F" w:rsidP="004A6F8F">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29" w:type="dxa"/>
                </w:tcPr>
                <w:p w14:paraId="7D0F0511" w14:textId="77777777" w:rsidR="004A6F8F" w:rsidRDefault="007916AC" w:rsidP="007916AC">
                  <w:pPr>
                    <w:rPr>
                      <w:lang w:val="en-GB"/>
                    </w:rPr>
                  </w:pPr>
                  <w:r w:rsidRPr="004C4D8E">
                    <w:rPr>
                      <w:lang w:val="en-GB"/>
                    </w:rPr>
                    <w:t xml:space="preserve">  CARDIF - GLOBAL PP - Rules Applicable to Mutualised Application Components</w:t>
                  </w:r>
                </w:p>
              </w:tc>
            </w:tr>
            <w:tr w:rsidR="004A6F8F" w:rsidRPr="0029207F" w14:paraId="6EBC8226" w14:textId="77777777" w:rsidTr="007916AC">
              <w:tc>
                <w:tcPr>
                  <w:tcW w:w="567" w:type="dxa"/>
                </w:tcPr>
                <w:p w14:paraId="3E983FEB" w14:textId="77777777" w:rsidR="004A6F8F" w:rsidRDefault="004A6F8F" w:rsidP="004A6F8F">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392" w:type="dxa"/>
                </w:tcPr>
                <w:p w14:paraId="71D90285" w14:textId="77777777" w:rsidR="004A6F8F" w:rsidRDefault="007916AC" w:rsidP="007916AC">
                  <w:pPr>
                    <w:jc w:val="left"/>
                    <w:rPr>
                      <w:lang w:val="en-GB"/>
                    </w:rPr>
                  </w:pPr>
                  <w:r w:rsidRPr="004C4D8E">
                    <w:rPr>
                      <w:lang w:val="en-GB"/>
                    </w:rPr>
                    <w:t xml:space="preserve"> </w:t>
                  </w:r>
                </w:p>
              </w:tc>
              <w:tc>
                <w:tcPr>
                  <w:tcW w:w="552" w:type="dxa"/>
                  <w:vMerge/>
                </w:tcPr>
                <w:p w14:paraId="2D429497" w14:textId="77777777" w:rsidR="004A6F8F" w:rsidRDefault="004A6F8F" w:rsidP="004A6F8F">
                  <w:pPr>
                    <w:rPr>
                      <w:lang w:val="en-GB"/>
                    </w:rPr>
                  </w:pPr>
                </w:p>
              </w:tc>
              <w:tc>
                <w:tcPr>
                  <w:tcW w:w="832" w:type="dxa"/>
                </w:tcPr>
                <w:p w14:paraId="6E4B2A76" w14:textId="77777777" w:rsidR="004A6F8F" w:rsidRDefault="004A6F8F" w:rsidP="004A6F8F">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29" w:type="dxa"/>
                </w:tcPr>
                <w:p w14:paraId="54A8E741" w14:textId="77777777" w:rsidR="004A6F8F" w:rsidRDefault="007916AC" w:rsidP="004A6F8F">
                  <w:pPr>
                    <w:rPr>
                      <w:lang w:val="en-GB"/>
                    </w:rPr>
                  </w:pPr>
                  <w:r w:rsidRPr="004C4D8E">
                    <w:rPr>
                      <w:lang w:val="en-GB"/>
                    </w:rPr>
                    <w:t xml:space="preserve"> PP - Business Engines Usage Functional and Application Scopes</w:t>
                  </w:r>
                </w:p>
              </w:tc>
            </w:tr>
          </w:tbl>
          <w:p w14:paraId="50D9EE54" w14:textId="77777777" w:rsidR="00494F72" w:rsidRPr="00DE242C" w:rsidRDefault="00494F72" w:rsidP="00EA5481">
            <w:pPr>
              <w:rPr>
                <w:b/>
                <w:sz w:val="22"/>
                <w:szCs w:val="22"/>
                <w:lang w:val="en-GB"/>
              </w:rPr>
            </w:pPr>
          </w:p>
        </w:tc>
      </w:tr>
      <w:tr w:rsidR="00494F72" w:rsidRPr="0029207F" w14:paraId="1BB498A6" w14:textId="77777777" w:rsidTr="00EA5481">
        <w:tc>
          <w:tcPr>
            <w:tcW w:w="574" w:type="dxa"/>
          </w:tcPr>
          <w:p w14:paraId="2E36E6CC" w14:textId="77777777" w:rsidR="00494F72" w:rsidRDefault="00494F72" w:rsidP="00597EDE">
            <w:pPr>
              <w:rPr>
                <w:lang w:val="en-GB"/>
              </w:rPr>
            </w:pPr>
          </w:p>
        </w:tc>
        <w:tc>
          <w:tcPr>
            <w:tcW w:w="3503" w:type="dxa"/>
          </w:tcPr>
          <w:p w14:paraId="0B40F1B6" w14:textId="77777777" w:rsidR="00494F72" w:rsidRPr="00B41A73" w:rsidRDefault="00494F72" w:rsidP="00EA5481">
            <w:pPr>
              <w:rPr>
                <w:rFonts w:ascii="Arial" w:hAnsi="Arial"/>
                <w:color w:val="333333"/>
                <w:sz w:val="20"/>
                <w:lang w:val="en-GB"/>
              </w:rPr>
            </w:pPr>
          </w:p>
        </w:tc>
        <w:tc>
          <w:tcPr>
            <w:tcW w:w="567" w:type="dxa"/>
            <w:vMerge w:val="restart"/>
          </w:tcPr>
          <w:p w14:paraId="55857F2D" w14:textId="77777777" w:rsidR="00494F72" w:rsidRDefault="00494F72" w:rsidP="00597EDE">
            <w:pPr>
              <w:rPr>
                <w:lang w:val="en-GB"/>
              </w:rPr>
            </w:pPr>
          </w:p>
        </w:tc>
        <w:tc>
          <w:tcPr>
            <w:tcW w:w="851" w:type="dxa"/>
          </w:tcPr>
          <w:p w14:paraId="7D6CB3B1" w14:textId="77777777" w:rsidR="00494F72" w:rsidRDefault="00494F72" w:rsidP="00597EDE">
            <w:pPr>
              <w:rPr>
                <w:lang w:val="en-GB"/>
              </w:rPr>
            </w:pPr>
          </w:p>
        </w:tc>
        <w:tc>
          <w:tcPr>
            <w:tcW w:w="3793" w:type="dxa"/>
          </w:tcPr>
          <w:p w14:paraId="4E367F0B" w14:textId="77777777" w:rsidR="00494F72" w:rsidRDefault="00494F72" w:rsidP="00597EDE">
            <w:pPr>
              <w:rPr>
                <w:lang w:val="en-GB"/>
              </w:rPr>
            </w:pPr>
          </w:p>
        </w:tc>
      </w:tr>
      <w:tr w:rsidR="00494F72" w:rsidRPr="0029207F" w14:paraId="66390A57" w14:textId="77777777" w:rsidTr="00EA5481">
        <w:tc>
          <w:tcPr>
            <w:tcW w:w="574" w:type="dxa"/>
          </w:tcPr>
          <w:p w14:paraId="7A50CF00" w14:textId="77777777" w:rsidR="00494F72" w:rsidRDefault="00494F72" w:rsidP="00597EDE">
            <w:pPr>
              <w:rPr>
                <w:lang w:val="en-GB"/>
              </w:rPr>
            </w:pPr>
          </w:p>
        </w:tc>
        <w:tc>
          <w:tcPr>
            <w:tcW w:w="3503" w:type="dxa"/>
          </w:tcPr>
          <w:p w14:paraId="092223C5" w14:textId="77777777" w:rsidR="00494F72" w:rsidRDefault="00494F72" w:rsidP="00597EDE">
            <w:pPr>
              <w:rPr>
                <w:lang w:val="en-GB"/>
              </w:rPr>
            </w:pPr>
          </w:p>
        </w:tc>
        <w:tc>
          <w:tcPr>
            <w:tcW w:w="567" w:type="dxa"/>
            <w:vMerge/>
          </w:tcPr>
          <w:p w14:paraId="7DC2FE46" w14:textId="77777777" w:rsidR="00494F72" w:rsidRDefault="00494F72" w:rsidP="00597EDE">
            <w:pPr>
              <w:rPr>
                <w:lang w:val="en-GB"/>
              </w:rPr>
            </w:pPr>
          </w:p>
        </w:tc>
        <w:tc>
          <w:tcPr>
            <w:tcW w:w="851" w:type="dxa"/>
          </w:tcPr>
          <w:p w14:paraId="3CA1CF19" w14:textId="77777777" w:rsidR="00494F72" w:rsidRDefault="00494F72" w:rsidP="00597EDE">
            <w:pPr>
              <w:rPr>
                <w:lang w:val="en-GB"/>
              </w:rPr>
            </w:pPr>
          </w:p>
        </w:tc>
        <w:tc>
          <w:tcPr>
            <w:tcW w:w="3793" w:type="dxa"/>
          </w:tcPr>
          <w:p w14:paraId="2692BBBD" w14:textId="77777777" w:rsidR="00494F72" w:rsidRDefault="00494F72" w:rsidP="00597EDE">
            <w:pPr>
              <w:rPr>
                <w:lang w:val="en-GB"/>
              </w:rPr>
            </w:pPr>
          </w:p>
        </w:tc>
      </w:tr>
      <w:tr w:rsidR="00494F72" w:rsidRPr="0029207F" w14:paraId="3DAED460" w14:textId="77777777" w:rsidTr="00EA5481">
        <w:tc>
          <w:tcPr>
            <w:tcW w:w="574" w:type="dxa"/>
          </w:tcPr>
          <w:p w14:paraId="354E8CCA" w14:textId="77777777" w:rsidR="00494F72" w:rsidRDefault="00494F72" w:rsidP="00597EDE">
            <w:pPr>
              <w:rPr>
                <w:lang w:val="en-GB"/>
              </w:rPr>
            </w:pPr>
          </w:p>
        </w:tc>
        <w:tc>
          <w:tcPr>
            <w:tcW w:w="3503" w:type="dxa"/>
          </w:tcPr>
          <w:p w14:paraId="217BEB6A" w14:textId="77777777" w:rsidR="00494F72" w:rsidRDefault="00494F72" w:rsidP="00597EDE">
            <w:pPr>
              <w:rPr>
                <w:lang w:val="en-GB"/>
              </w:rPr>
            </w:pPr>
          </w:p>
        </w:tc>
        <w:tc>
          <w:tcPr>
            <w:tcW w:w="567" w:type="dxa"/>
            <w:vMerge/>
          </w:tcPr>
          <w:p w14:paraId="2A0306AB" w14:textId="77777777" w:rsidR="00494F72" w:rsidRDefault="00494F72" w:rsidP="00597EDE">
            <w:pPr>
              <w:rPr>
                <w:lang w:val="en-GB"/>
              </w:rPr>
            </w:pPr>
          </w:p>
        </w:tc>
        <w:tc>
          <w:tcPr>
            <w:tcW w:w="851" w:type="dxa"/>
          </w:tcPr>
          <w:p w14:paraId="51239AB2" w14:textId="77777777" w:rsidR="00494F72" w:rsidRDefault="00494F72" w:rsidP="00597EDE">
            <w:pPr>
              <w:rPr>
                <w:lang w:val="en-GB"/>
              </w:rPr>
            </w:pPr>
          </w:p>
        </w:tc>
        <w:tc>
          <w:tcPr>
            <w:tcW w:w="3793" w:type="dxa"/>
          </w:tcPr>
          <w:p w14:paraId="5DF290EE" w14:textId="77777777" w:rsidR="00494F72" w:rsidRDefault="00494F72" w:rsidP="00597EDE">
            <w:pPr>
              <w:rPr>
                <w:lang w:val="en-GB"/>
              </w:rPr>
            </w:pPr>
          </w:p>
        </w:tc>
      </w:tr>
      <w:tr w:rsidR="00494F72" w:rsidRPr="0029207F" w14:paraId="6812B453" w14:textId="77777777" w:rsidTr="00EA5481">
        <w:tc>
          <w:tcPr>
            <w:tcW w:w="574" w:type="dxa"/>
          </w:tcPr>
          <w:p w14:paraId="77163F83" w14:textId="77777777" w:rsidR="00494F72" w:rsidRDefault="00494F72" w:rsidP="00597EDE">
            <w:pPr>
              <w:rPr>
                <w:lang w:val="en-GB"/>
              </w:rPr>
            </w:pPr>
          </w:p>
        </w:tc>
        <w:tc>
          <w:tcPr>
            <w:tcW w:w="3503" w:type="dxa"/>
          </w:tcPr>
          <w:p w14:paraId="2B8F8039" w14:textId="77777777" w:rsidR="00494F72" w:rsidRDefault="00494F72" w:rsidP="00597EDE">
            <w:pPr>
              <w:rPr>
                <w:lang w:val="en-GB"/>
              </w:rPr>
            </w:pPr>
          </w:p>
        </w:tc>
        <w:tc>
          <w:tcPr>
            <w:tcW w:w="567" w:type="dxa"/>
            <w:vMerge/>
          </w:tcPr>
          <w:p w14:paraId="3B36D975" w14:textId="77777777" w:rsidR="00494F72" w:rsidRDefault="00494F72" w:rsidP="00597EDE">
            <w:pPr>
              <w:rPr>
                <w:lang w:val="en-GB"/>
              </w:rPr>
            </w:pPr>
          </w:p>
        </w:tc>
        <w:tc>
          <w:tcPr>
            <w:tcW w:w="851" w:type="dxa"/>
          </w:tcPr>
          <w:p w14:paraId="424133AC" w14:textId="77777777" w:rsidR="00494F72" w:rsidRDefault="00494F72" w:rsidP="00597EDE">
            <w:pPr>
              <w:rPr>
                <w:lang w:val="en-GB"/>
              </w:rPr>
            </w:pPr>
          </w:p>
        </w:tc>
        <w:tc>
          <w:tcPr>
            <w:tcW w:w="3793" w:type="dxa"/>
          </w:tcPr>
          <w:p w14:paraId="5A6822FA" w14:textId="77777777" w:rsidR="00494F72" w:rsidRDefault="00494F72" w:rsidP="00597EDE">
            <w:pPr>
              <w:rPr>
                <w:lang w:val="en-GB"/>
              </w:rPr>
            </w:pPr>
          </w:p>
        </w:tc>
      </w:tr>
    </w:tbl>
    <w:p w14:paraId="309CB662" w14:textId="77777777" w:rsidR="00494F72" w:rsidRDefault="00494F72" w:rsidP="00494F72">
      <w:pPr>
        <w:rPr>
          <w:lang w:val="en-GB"/>
        </w:rPr>
      </w:pPr>
    </w:p>
    <w:p w14:paraId="070DAC77" w14:textId="099AB2B2" w:rsidR="00FC5BE0" w:rsidRDefault="00FC5BE0">
      <w:pPr>
        <w:spacing w:before="0" w:after="160" w:line="259" w:lineRule="auto"/>
        <w:jc w:val="left"/>
        <w:rPr>
          <w:ins w:id="2113" w:author="ONOPTCHENKO Xavier" w:date="2019-10-10T12:58:00Z"/>
          <w:lang w:val="en-GB"/>
        </w:rPr>
      </w:pPr>
      <w:ins w:id="2114" w:author="ONOPTCHENKO Xavier" w:date="2019-10-10T12:58:00Z">
        <w:r>
          <w:rPr>
            <w:lang w:val="en-GB"/>
          </w:rPr>
          <w:br w:type="page"/>
        </w:r>
      </w:ins>
    </w:p>
    <w:p w14:paraId="0EC61C0D" w14:textId="1AB5B09E" w:rsidR="00494F72" w:rsidRPr="00494F72" w:rsidDel="00FC5BE0" w:rsidRDefault="00494F72" w:rsidP="00494F72">
      <w:pPr>
        <w:rPr>
          <w:del w:id="2115" w:author="ONOPTCHENKO Xavier" w:date="2019-10-10T12:58:00Z"/>
          <w:lang w:val="en-GB"/>
        </w:rPr>
      </w:pPr>
      <w:bookmarkStart w:id="2116" w:name="_Toc21697803"/>
      <w:bookmarkEnd w:id="2116"/>
    </w:p>
    <w:p w14:paraId="329E030F" w14:textId="77777777" w:rsidR="0082652B" w:rsidRDefault="0082652B" w:rsidP="0082652B">
      <w:pPr>
        <w:pStyle w:val="Titre2"/>
        <w:rPr>
          <w:lang w:val="en-GB"/>
        </w:rPr>
      </w:pPr>
      <w:bookmarkStart w:id="2117" w:name="_Toc21697804"/>
      <w:r>
        <w:rPr>
          <w:lang w:val="en-GB"/>
        </w:rPr>
        <w:t xml:space="preserve">Global </w:t>
      </w:r>
      <w:r w:rsidRPr="0082652B">
        <w:t>functional</w:t>
      </w:r>
      <w:r>
        <w:rPr>
          <w:lang w:val="en-GB"/>
        </w:rPr>
        <w:t xml:space="preserve"> requirement</w:t>
      </w:r>
      <w:bookmarkEnd w:id="2104"/>
      <w:bookmarkEnd w:id="2105"/>
      <w:bookmarkEnd w:id="2117"/>
    </w:p>
    <w:p w14:paraId="72E82845" w14:textId="3ED0F17C" w:rsidR="0082652B" w:rsidDel="00FC5BE0" w:rsidRDefault="0082652B" w:rsidP="0082652B">
      <w:pPr>
        <w:tabs>
          <w:tab w:val="left" w:pos="983"/>
        </w:tabs>
        <w:rPr>
          <w:del w:id="2118" w:author="ONOPTCHENKO Xavier" w:date="2019-10-10T12:59:00Z"/>
          <w:lang w:val="en-GB"/>
        </w:rPr>
      </w:pPr>
    </w:p>
    <w:p w14:paraId="4F5DC664" w14:textId="7C3FDCF8" w:rsidR="0082652B" w:rsidRPr="00FC5BE0" w:rsidRDefault="00FC5BE0" w:rsidP="0082652B">
      <w:pPr>
        <w:tabs>
          <w:tab w:val="left" w:pos="983"/>
        </w:tabs>
        <w:rPr>
          <w:rPrChange w:id="2119" w:author="ONOPTCHENKO Xavier" w:date="2019-10-10T12:59:00Z">
            <w:rPr>
              <w:lang w:val="en-GB"/>
            </w:rPr>
          </w:rPrChange>
        </w:rPr>
      </w:pPr>
      <w:ins w:id="2120" w:author="ONOPTCHENKO Xavier" w:date="2019-10-10T12:59:00Z">
        <w:r w:rsidRPr="00FC5BE0">
          <w:rPr>
            <w:rPrChange w:id="2121" w:author="ONOPTCHENKO Xavier" w:date="2019-10-10T12:59:00Z">
              <w:rPr>
                <w:lang w:val="en-GB"/>
              </w:rPr>
            </w:rPrChange>
          </w:rPr>
          <w:t>Pilotage et surveillance de la couche d’</w:t>
        </w:r>
        <w:r>
          <w:t xml:space="preserve">échange centralisée pour les services </w:t>
        </w:r>
      </w:ins>
      <w:ins w:id="2122" w:author="ONOPTCHENKO Xavier" w:date="2019-10-10T13:00:00Z">
        <w:r>
          <w:t>(ESB).</w:t>
        </w:r>
      </w:ins>
      <w:del w:id="2123" w:author="ONOPTCHENKO Xavier" w:date="2019-10-10T12:59:00Z">
        <w:r w:rsidR="005D53F9" w:rsidDel="00FC5BE0">
          <w:rPr>
            <w:noProof/>
          </w:rPr>
          <w:drawing>
            <wp:inline distT="0" distB="0" distL="0" distR="0" wp14:anchorId="7E02F7E6" wp14:editId="2E326E97">
              <wp:extent cx="5472953" cy="874059"/>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3036" t="8889" r="8687" b="18889"/>
                      <a:stretch/>
                    </pic:blipFill>
                    <pic:spPr bwMode="auto">
                      <a:xfrm>
                        <a:off x="0" y="0"/>
                        <a:ext cx="5521364" cy="881790"/>
                      </a:xfrm>
                      <a:prstGeom prst="rect">
                        <a:avLst/>
                      </a:prstGeom>
                      <a:noFill/>
                      <a:ln>
                        <a:noFill/>
                      </a:ln>
                      <a:extLst>
                        <a:ext uri="{53640926-AAD7-44D8-BBD7-CCE9431645EC}">
                          <a14:shadowObscured xmlns:a14="http://schemas.microsoft.com/office/drawing/2010/main"/>
                        </a:ext>
                      </a:extLst>
                    </pic:spPr>
                  </pic:pic>
                </a:graphicData>
              </a:graphic>
            </wp:inline>
          </w:drawing>
        </w:r>
      </w:del>
    </w:p>
    <w:p w14:paraId="5B90D6BF" w14:textId="77777777" w:rsidR="0082652B" w:rsidRDefault="0082652B" w:rsidP="0082652B">
      <w:pPr>
        <w:pStyle w:val="Titre2"/>
        <w:rPr>
          <w:lang w:val="en-GB"/>
        </w:rPr>
      </w:pPr>
      <w:bookmarkStart w:id="2124" w:name="_Ref445297268"/>
      <w:bookmarkStart w:id="2125" w:name="_Ref445298880"/>
      <w:bookmarkStart w:id="2126" w:name="_Toc21697805"/>
      <w:r>
        <w:rPr>
          <w:lang w:val="en-GB"/>
        </w:rPr>
        <w:t xml:space="preserve">Impact on functional </w:t>
      </w:r>
      <w:r w:rsidRPr="0082652B">
        <w:t>architecture</w:t>
      </w:r>
      <w:bookmarkEnd w:id="2124"/>
      <w:bookmarkEnd w:id="2125"/>
      <w:bookmarkEnd w:id="2126"/>
    </w:p>
    <w:p w14:paraId="229DE686" w14:textId="13CDD100" w:rsidR="00F6307C" w:rsidDel="00FC5BE0" w:rsidRDefault="00FC5BE0" w:rsidP="00FB29FC">
      <w:pPr>
        <w:rPr>
          <w:del w:id="2127" w:author="ONOPTCHENKO Xavier" w:date="2019-10-10T13:00:00Z"/>
          <w:i/>
          <w:lang w:val="en-GB"/>
        </w:rPr>
      </w:pPr>
      <w:bookmarkStart w:id="2128" w:name="_Identify_the_functions"/>
      <w:bookmarkEnd w:id="2128"/>
      <w:ins w:id="2129" w:author="ONOPTCHENKO Xavier" w:date="2019-10-10T13:01:00Z">
        <w:r>
          <w:rPr>
            <w:b/>
            <w:iCs/>
            <w:noProof/>
          </w:rPr>
          <mc:AlternateContent>
            <mc:Choice Requires="wps">
              <w:drawing>
                <wp:anchor distT="0" distB="0" distL="114300" distR="114300" simplePos="0" relativeHeight="251848704" behindDoc="0" locked="0" layoutInCell="1" allowOverlap="1" wp14:anchorId="20DA14B0" wp14:editId="59D7AD70">
                  <wp:simplePos x="0" y="0"/>
                  <wp:positionH relativeFrom="margin">
                    <wp:posOffset>14605</wp:posOffset>
                  </wp:positionH>
                  <wp:positionV relativeFrom="paragraph">
                    <wp:posOffset>3495675</wp:posOffset>
                  </wp:positionV>
                  <wp:extent cx="485140" cy="314325"/>
                  <wp:effectExtent l="0" t="0" r="10160" b="28575"/>
                  <wp:wrapNone/>
                  <wp:docPr id="6" name="Rectangle à coins arrondis 6"/>
                  <wp:cNvGraphicFramePr/>
                  <a:graphic xmlns:a="http://schemas.openxmlformats.org/drawingml/2006/main">
                    <a:graphicData uri="http://schemas.microsoft.com/office/word/2010/wordprocessingShape">
                      <wps:wsp>
                        <wps:cNvSpPr/>
                        <wps:spPr>
                          <a:xfrm>
                            <a:off x="0" y="0"/>
                            <a:ext cx="485140" cy="31432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B76F3" id="Rectangle à coins arrondis 6" o:spid="_x0000_s1026" style="position:absolute;margin-left:1.15pt;margin-top:275.25pt;width:38.2pt;height:24.7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" filled="f" strokecolor="#c00000" strokeweight="1.5pt">
                  <v:stroke joinstyle="miter"/>
                  <w10:wrap anchorx="margin"/>
                </v:roundrect>
              </w:pict>
            </mc:Fallback>
          </mc:AlternateContent>
        </w:r>
      </w:ins>
      <w:del w:id="2130" w:author="ONOPTCHENKO Xavier" w:date="2019-10-10T13:00:00Z">
        <w:r w:rsidR="007E081C" w:rsidDel="00FC5BE0">
          <w:rPr>
            <w:noProof/>
          </w:rPr>
          <w:drawing>
            <wp:inline distT="0" distB="0" distL="0" distR="0" wp14:anchorId="654F9DFE" wp14:editId="2920B08E">
              <wp:extent cx="5400675" cy="1038987"/>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675" cy="1038987"/>
                      </a:xfrm>
                      <a:prstGeom prst="rect">
                        <a:avLst/>
                      </a:prstGeom>
                    </pic:spPr>
                  </pic:pic>
                </a:graphicData>
              </a:graphic>
            </wp:inline>
          </w:drawing>
        </w:r>
      </w:del>
    </w:p>
    <w:p w14:paraId="1EA15ABA" w14:textId="6EC5C867" w:rsidR="00F6307C" w:rsidDel="00FC5BE0" w:rsidRDefault="00AB7E2C" w:rsidP="00FB29FC">
      <w:pPr>
        <w:rPr>
          <w:del w:id="2131" w:author="ONOPTCHENKO Xavier" w:date="2019-10-10T13:00:00Z"/>
          <w:i/>
          <w:lang w:val="en-GB"/>
        </w:rPr>
      </w:pPr>
      <w:del w:id="2132" w:author="ONOPTCHENKO Xavier" w:date="2019-10-10T13:00:00Z">
        <w:r w:rsidDel="00FC5BE0">
          <w:fldChar w:fldCharType="begin"/>
        </w:r>
        <w:r w:rsidRPr="00087000" w:rsidDel="00FC5BE0">
          <w:rPr>
            <w:lang w:val="en-US"/>
          </w:rPr>
          <w:delInstrText xml:space="preserve"> HYPERLINK \l "_Function_list" </w:delInstrText>
        </w:r>
        <w:r w:rsidDel="00FC5BE0">
          <w:fldChar w:fldCharType="separate"/>
        </w:r>
        <w:r w:rsidR="003F00A5" w:rsidRPr="003D4585" w:rsidDel="00FC5BE0">
          <w:rPr>
            <w:rStyle w:val="Lienhypertexte"/>
            <w:i/>
            <w:lang w:val="en-GB"/>
          </w:rPr>
          <w:delText>Fill</w:delText>
        </w:r>
        <w:r w:rsidR="003D4585" w:rsidRPr="003D4585" w:rsidDel="00FC5BE0">
          <w:rPr>
            <w:rStyle w:val="Lienhypertexte"/>
            <w:i/>
            <w:lang w:val="en-GB"/>
          </w:rPr>
          <w:delText xml:space="preserve"> </w:delText>
        </w:r>
        <w:r w:rsidR="003F00A5" w:rsidRPr="003D4585" w:rsidDel="00FC5BE0">
          <w:rPr>
            <w:rStyle w:val="Lienhypertexte"/>
            <w:i/>
            <w:lang w:val="en-GB"/>
          </w:rPr>
          <w:delText>up the first column of the attached Excel File</w:delText>
        </w:r>
        <w:r w:rsidDel="00FC5BE0">
          <w:rPr>
            <w:rStyle w:val="Lienhypertexte"/>
            <w:i/>
            <w:lang w:val="en-GB"/>
          </w:rPr>
          <w:fldChar w:fldCharType="end"/>
        </w:r>
      </w:del>
    </w:p>
    <w:p w14:paraId="2F226651" w14:textId="2C92892C" w:rsidR="001E325F" w:rsidDel="00FC5BE0" w:rsidRDefault="001E325F" w:rsidP="00FB29FC">
      <w:pPr>
        <w:rPr>
          <w:del w:id="2133" w:author="ONOPTCHENKO Xavier" w:date="2019-10-10T13:02:00Z"/>
          <w:i/>
          <w:lang w:val="en-GB"/>
        </w:rPr>
      </w:pPr>
    </w:p>
    <w:p w14:paraId="55BBF59C" w14:textId="0AFB2549" w:rsidR="00294DC8" w:rsidDel="00FC5BE0" w:rsidRDefault="00294DC8" w:rsidP="00FB29FC">
      <w:pPr>
        <w:rPr>
          <w:del w:id="2134" w:author="ONOPTCHENKO Xavier" w:date="2019-10-10T13:02:00Z"/>
          <w:i/>
          <w:lang w:val="en-GB"/>
        </w:rPr>
      </w:pPr>
    </w:p>
    <w:p w14:paraId="057ECB00" w14:textId="620CA27E" w:rsidR="005D7728" w:rsidRDefault="00FC5BE0" w:rsidP="00F04425">
      <w:pPr>
        <w:rPr>
          <w:lang w:val="en-GB"/>
        </w:rPr>
      </w:pPr>
      <w:del w:id="2135" w:author="ONOPTCHENKO Xavier" w:date="2019-10-10T13:01:00Z">
        <w:r w:rsidDel="00FC5BE0">
          <w:rPr>
            <w:b/>
            <w:iCs/>
            <w:noProof/>
          </w:rPr>
          <mc:AlternateContent>
            <mc:Choice Requires="wps">
              <w:drawing>
                <wp:anchor distT="0" distB="0" distL="114300" distR="114300" simplePos="0" relativeHeight="251808768" behindDoc="0" locked="0" layoutInCell="1" allowOverlap="1" wp14:anchorId="6A771F87" wp14:editId="152EF799">
                  <wp:simplePos x="0" y="0"/>
                  <wp:positionH relativeFrom="margin">
                    <wp:align>left</wp:align>
                  </wp:positionH>
                  <wp:positionV relativeFrom="paragraph">
                    <wp:posOffset>388381</wp:posOffset>
                  </wp:positionV>
                  <wp:extent cx="469075" cy="819397"/>
                  <wp:effectExtent l="19050" t="19050" r="26670" b="19050"/>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075" cy="819397"/>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68BAD4" id="Ellipse 19" o:spid="_x0000_s1026" style="position:absolute;margin-left:0;margin-top:30.6pt;width:36.95pt;height:64.5pt;z-index:251808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" filled="f" strokecolor="red" strokeweight="2.25pt">
                  <w10:wrap anchorx="margin"/>
                </v:oval>
              </w:pict>
            </mc:Fallback>
          </mc:AlternateContent>
        </w:r>
      </w:del>
      <w:r w:rsidR="00F04425">
        <w:rPr>
          <w:noProof/>
        </w:rPr>
        <w:drawing>
          <wp:inline distT="0" distB="0" distL="0" distR="0" wp14:anchorId="0599B717" wp14:editId="191CDAA3">
            <wp:extent cx="5760720" cy="39871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987165"/>
                    </a:xfrm>
                    <a:prstGeom prst="rect">
                      <a:avLst/>
                    </a:prstGeom>
                  </pic:spPr>
                </pic:pic>
              </a:graphicData>
            </a:graphic>
          </wp:inline>
        </w:drawing>
      </w:r>
    </w:p>
    <w:p w14:paraId="6C3E753F" w14:textId="77777777" w:rsidR="004B53D3" w:rsidRDefault="004B53D3">
      <w:pPr>
        <w:spacing w:before="0" w:after="160" w:line="259" w:lineRule="auto"/>
        <w:jc w:val="left"/>
        <w:rPr>
          <w:b/>
          <w:bCs/>
          <w:szCs w:val="22"/>
          <w:lang w:val="en-GB"/>
        </w:rPr>
      </w:pPr>
      <w:r>
        <w:rPr>
          <w:lang w:val="en-GB"/>
        </w:rPr>
        <w:br w:type="page"/>
      </w:r>
    </w:p>
    <w:p w14:paraId="3324DF35" w14:textId="77777777" w:rsidR="007848CD" w:rsidRDefault="007848CD" w:rsidP="0082652B">
      <w:pPr>
        <w:pStyle w:val="Titre1"/>
        <w:rPr>
          <w:lang w:val="en-GB"/>
        </w:rPr>
      </w:pPr>
      <w:bookmarkStart w:id="2136" w:name="_Toc21697806"/>
      <w:r>
        <w:rPr>
          <w:lang w:val="en-GB"/>
        </w:rPr>
        <w:t>Application architecture</w:t>
      </w:r>
      <w:bookmarkEnd w:id="2136"/>
    </w:p>
    <w:p w14:paraId="2893CEB2" w14:textId="3A28B188" w:rsidR="00774E5C" w:rsidRPr="00EC7BEB" w:rsidDel="00FC5BE0" w:rsidRDefault="00774E5C" w:rsidP="00774E5C">
      <w:pPr>
        <w:pBdr>
          <w:top w:val="single" w:sz="4" w:space="1" w:color="auto"/>
          <w:left w:val="single" w:sz="4" w:space="4" w:color="auto"/>
          <w:bottom w:val="single" w:sz="4" w:space="1" w:color="auto"/>
          <w:right w:val="single" w:sz="4" w:space="4" w:color="auto"/>
        </w:pBdr>
        <w:rPr>
          <w:del w:id="2137" w:author="ONOPTCHENKO Xavier" w:date="2019-10-10T13:03:00Z"/>
          <w:b/>
          <w:color w:val="C00000"/>
          <w:lang w:val="en-GB"/>
        </w:rPr>
      </w:pPr>
      <w:del w:id="2138" w:author="ONOPTCHENKO Xavier" w:date="2019-10-10T13:03:00Z">
        <w:r w:rsidRPr="00EC7BEB" w:rsidDel="00FC5BE0">
          <w:rPr>
            <w:b/>
            <w:color w:val="00B050"/>
            <w:lang w:val="en-GB"/>
          </w:rPr>
          <w:delText>Mandatory for</w:delText>
        </w:r>
        <w:r w:rsidDel="00FC5BE0">
          <w:rPr>
            <w:b/>
            <w:color w:val="00B050"/>
            <w:lang w:val="en-GB"/>
          </w:rPr>
          <w:delText xml:space="preserve"> project types</w:delText>
        </w:r>
        <w:r w:rsidRPr="00EC7BEB" w:rsidDel="00FC5BE0">
          <w:rPr>
            <w:b/>
            <w:color w:val="00B050"/>
            <w:lang w:val="en-GB"/>
          </w:rPr>
          <w:delText>:</w:delText>
        </w:r>
        <w:r w:rsidRPr="00EC7BEB" w:rsidDel="00FC5BE0">
          <w:rPr>
            <w:lang w:val="en-GB"/>
          </w:rPr>
          <w:delText xml:space="preserve"> </w:delText>
        </w:r>
        <w:r w:rsidDel="00FC5BE0">
          <w:rPr>
            <w:b/>
            <w:color w:val="C00000"/>
            <w:lang w:val="en-GB"/>
          </w:rPr>
          <w:delText>Make/remake software, New solution market software package, SaaS solution usage, in house shared solution integration, Change software</w:delText>
        </w:r>
        <w:bookmarkStart w:id="2139" w:name="_Toc21697807"/>
        <w:bookmarkEnd w:id="2139"/>
      </w:del>
    </w:p>
    <w:p w14:paraId="496D3F5B" w14:textId="795AD29B" w:rsidR="00774E5C" w:rsidRPr="00EC7BEB" w:rsidDel="00FC5BE0" w:rsidRDefault="00774E5C" w:rsidP="00774E5C">
      <w:pPr>
        <w:pBdr>
          <w:top w:val="single" w:sz="4" w:space="1" w:color="auto"/>
          <w:left w:val="single" w:sz="4" w:space="4" w:color="auto"/>
          <w:bottom w:val="single" w:sz="4" w:space="1" w:color="auto"/>
          <w:right w:val="single" w:sz="4" w:space="4" w:color="auto"/>
        </w:pBdr>
        <w:rPr>
          <w:del w:id="2140" w:author="ONOPTCHENKO Xavier" w:date="2019-10-10T13:03:00Z"/>
          <w:lang w:val="en-GB"/>
        </w:rPr>
      </w:pPr>
      <w:del w:id="2141" w:author="ONOPTCHENKO Xavier" w:date="2019-10-10T13:03:00Z">
        <w:r w:rsidDel="00FC5BE0">
          <w:rPr>
            <w:b/>
            <w:color w:val="00B050"/>
            <w:lang w:val="en-GB"/>
          </w:rPr>
          <w:delText>Not mandatory</w:delText>
        </w:r>
        <w:r w:rsidRPr="00EC7BEB" w:rsidDel="00FC5BE0">
          <w:rPr>
            <w:b/>
            <w:color w:val="00B050"/>
            <w:lang w:val="en-GB"/>
          </w:rPr>
          <w:delText xml:space="preserve"> for</w:delText>
        </w:r>
        <w:r w:rsidDel="00FC5BE0">
          <w:rPr>
            <w:b/>
            <w:color w:val="00B050"/>
            <w:lang w:val="en-GB"/>
          </w:rPr>
          <w:delText xml:space="preserve"> project types</w:delText>
        </w:r>
        <w:r w:rsidRPr="00EC7BEB" w:rsidDel="00FC5BE0">
          <w:rPr>
            <w:b/>
            <w:color w:val="00B050"/>
            <w:lang w:val="en-GB"/>
          </w:rPr>
          <w:delText>:</w:delText>
        </w:r>
        <w:r w:rsidRPr="00EC7BEB" w:rsidDel="00FC5BE0">
          <w:rPr>
            <w:b/>
            <w:color w:val="C00000"/>
            <w:lang w:val="en-GB"/>
          </w:rPr>
          <w:delText xml:space="preserve"> </w:delText>
        </w:r>
        <w:r w:rsidDel="00FC5BE0">
          <w:rPr>
            <w:b/>
            <w:color w:val="C00000"/>
            <w:lang w:val="en-GB"/>
          </w:rPr>
          <w:delText>T</w:delText>
        </w:r>
        <w:r w:rsidRPr="00EC7BEB" w:rsidDel="00FC5BE0">
          <w:rPr>
            <w:b/>
            <w:color w:val="C00000"/>
            <w:lang w:val="en-GB"/>
          </w:rPr>
          <w:delText>echnical</w:delText>
        </w:r>
        <w:r w:rsidDel="00FC5BE0">
          <w:rPr>
            <w:b/>
            <w:color w:val="C00000"/>
            <w:lang w:val="en-GB"/>
          </w:rPr>
          <w:delText xml:space="preserve"> obsolescence </w:delText>
        </w:r>
        <w:r w:rsidR="00C54A0F" w:rsidDel="00FC5BE0">
          <w:rPr>
            <w:b/>
            <w:color w:val="C00000"/>
            <w:lang w:val="en-GB"/>
          </w:rPr>
          <w:delText>remediation</w:delText>
        </w:r>
        <w:r w:rsidDel="00FC5BE0">
          <w:rPr>
            <w:b/>
            <w:color w:val="C00000"/>
            <w:lang w:val="en-GB"/>
          </w:rPr>
          <w:delText>, infrastructure or production</w:delText>
        </w:r>
        <w:bookmarkStart w:id="2142" w:name="_Toc21697808"/>
        <w:bookmarkEnd w:id="2142"/>
      </w:del>
    </w:p>
    <w:p w14:paraId="7F2464D7" w14:textId="46F93F1C" w:rsidR="00774E5C" w:rsidRPr="00C00A30" w:rsidDel="00FC5BE0" w:rsidRDefault="00774E5C" w:rsidP="00774E5C">
      <w:pPr>
        <w:pBdr>
          <w:top w:val="single" w:sz="4" w:space="1" w:color="auto"/>
          <w:left w:val="single" w:sz="4" w:space="4" w:color="auto"/>
          <w:bottom w:val="single" w:sz="4" w:space="1" w:color="auto"/>
          <w:right w:val="single" w:sz="4" w:space="4" w:color="auto"/>
        </w:pBdr>
        <w:rPr>
          <w:del w:id="2143" w:author="ONOPTCHENKO Xavier" w:date="2019-10-10T13:03:00Z"/>
          <w:b/>
          <w:lang w:val="en-GB"/>
        </w:rPr>
      </w:pPr>
      <w:del w:id="2144" w:author="ONOPTCHENKO Xavier" w:date="2019-10-10T13:03:00Z">
        <w:r w:rsidRPr="00C00A30" w:rsidDel="00FC5BE0">
          <w:rPr>
            <w:b/>
            <w:color w:val="0070C0"/>
            <w:lang w:val="en-GB"/>
          </w:rPr>
          <w:delText>Corporate Architecture training requirements</w:delText>
        </w:r>
        <w:r w:rsidRPr="00C00A30" w:rsidDel="00FC5BE0">
          <w:rPr>
            <w:b/>
            <w:color w:val="8496B0" w:themeColor="text2" w:themeTint="99"/>
            <w:lang w:val="en-GB"/>
          </w:rPr>
          <w:delText xml:space="preserve">: </w:delText>
        </w:r>
        <w:r w:rsidR="00641FA6" w:rsidRPr="009F0CE0" w:rsidDel="00FC5BE0">
          <w:rPr>
            <w:b/>
            <w:color w:val="C00000"/>
            <w:lang w:val="en-GB"/>
          </w:rPr>
          <w:delText>Functional &amp; Application Architecture / Cardif Functional Model</w:delText>
        </w:r>
        <w:bookmarkStart w:id="2145" w:name="_Toc21697809"/>
        <w:bookmarkEnd w:id="2145"/>
      </w:del>
    </w:p>
    <w:p w14:paraId="323D83B1" w14:textId="62F6DED3" w:rsidR="00774E5C" w:rsidRPr="00C00A30" w:rsidDel="00FC5BE0" w:rsidRDefault="00774E5C" w:rsidP="00774E5C">
      <w:pPr>
        <w:tabs>
          <w:tab w:val="left" w:pos="983"/>
        </w:tabs>
        <w:rPr>
          <w:del w:id="2146" w:author="ONOPTCHENKO Xavier" w:date="2019-10-10T13:03:00Z"/>
          <w:lang w:val="en-GB"/>
        </w:rPr>
      </w:pPr>
      <w:bookmarkStart w:id="2147" w:name="_Toc21697810"/>
      <w:bookmarkEnd w:id="2147"/>
    </w:p>
    <w:p w14:paraId="7CF1F33D" w14:textId="77777777" w:rsidR="007848CD" w:rsidRDefault="007848CD" w:rsidP="001F7B71">
      <w:pPr>
        <w:pStyle w:val="Titre2"/>
        <w:rPr>
          <w:lang w:val="en-GB"/>
        </w:rPr>
      </w:pPr>
      <w:bookmarkStart w:id="2148" w:name="_Toc21697811"/>
      <w:r>
        <w:rPr>
          <w:lang w:val="en-GB"/>
        </w:rPr>
        <w:t>List of Application components</w:t>
      </w:r>
      <w:r w:rsidR="007F1FBF">
        <w:rPr>
          <w:lang w:val="en-GB"/>
        </w:rPr>
        <w:t xml:space="preserve"> and sharing plan application layer</w:t>
      </w:r>
      <w:bookmarkEnd w:id="2148"/>
    </w:p>
    <w:p w14:paraId="690D7879" w14:textId="77777777" w:rsidR="00670D3B" w:rsidRDefault="00670D3B" w:rsidP="00670D3B">
      <w:pPr>
        <w:tabs>
          <w:tab w:val="left" w:pos="983"/>
        </w:tabs>
        <w:rPr>
          <w:lang w:val="en-GB"/>
        </w:rPr>
      </w:pPr>
    </w:p>
    <w:p w14:paraId="44D3A9FA" w14:textId="77777777" w:rsidR="007F1FBF" w:rsidRDefault="007F1FBF" w:rsidP="007F1FBF">
      <w:pPr>
        <w:pStyle w:val="Titre3"/>
        <w:rPr>
          <w:lang w:val="en-GB"/>
        </w:rPr>
      </w:pPr>
      <w:bookmarkStart w:id="2149" w:name="_Toc21697812"/>
      <w:r w:rsidRPr="00266CAF">
        <w:rPr>
          <w:lang w:val="en-GB"/>
        </w:rPr>
        <w:t xml:space="preserve">Sharing plan regarding </w:t>
      </w:r>
      <w:r>
        <w:rPr>
          <w:lang w:val="en-GB"/>
        </w:rPr>
        <w:t>reference application architecture</w:t>
      </w:r>
      <w:bookmarkEnd w:id="2149"/>
      <w:r w:rsidRPr="00266CAF">
        <w:rPr>
          <w:lang w:val="en-GB"/>
        </w:rPr>
        <w:t xml:space="preserve"> </w:t>
      </w:r>
    </w:p>
    <w:p w14:paraId="072CA481" w14:textId="77777777" w:rsidR="007F1FBF" w:rsidRPr="0075797F" w:rsidRDefault="007F1FBF" w:rsidP="007F1FBF">
      <w:pPr>
        <w:rPr>
          <w:lang w:val="en-GB"/>
        </w:rPr>
      </w:pPr>
    </w:p>
    <w:tbl>
      <w:tblPr>
        <w:tblStyle w:val="Grilledutableau"/>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
        <w:gridCol w:w="3424"/>
        <w:gridCol w:w="556"/>
        <w:gridCol w:w="837"/>
        <w:gridCol w:w="3685"/>
      </w:tblGrid>
      <w:tr w:rsidR="007F1FBF" w:rsidRPr="0029207F" w14:paraId="1B001178" w14:textId="77777777" w:rsidTr="005920B8">
        <w:tc>
          <w:tcPr>
            <w:tcW w:w="9288" w:type="dxa"/>
            <w:gridSpan w:val="5"/>
          </w:tcPr>
          <w:p w14:paraId="56AFA3AE" w14:textId="49455180" w:rsidR="007F1FBF" w:rsidRDefault="001953B7" w:rsidP="005920B8">
            <w:pPr>
              <w:rPr>
                <w:b/>
                <w:sz w:val="22"/>
                <w:szCs w:val="22"/>
                <w:lang w:val="en-GB"/>
              </w:rPr>
            </w:pPr>
            <w:r>
              <w:fldChar w:fldCharType="begin"/>
            </w:r>
            <w:r w:rsidRPr="008C61A0">
              <w:rPr>
                <w:lang w:val="en-US"/>
                <w:rPrChange w:id="2150" w:author="ONOPTCHENKO Xavier" w:date="2019-10-11T11:15:00Z">
                  <w:rPr/>
                </w:rPrChange>
              </w:rPr>
              <w:instrText xml:space="preserve"> HYPERLINK \l "_Enterprise_architecture_assets" </w:instrText>
            </w:r>
            <w:r>
              <w:fldChar w:fldCharType="separate"/>
            </w:r>
            <w:r w:rsidR="007F1FBF" w:rsidRPr="000B0EC7">
              <w:rPr>
                <w:rStyle w:val="Lienhypertexte"/>
                <w:b/>
                <w:sz w:val="22"/>
                <w:szCs w:val="22"/>
                <w:lang w:val="en-GB"/>
              </w:rPr>
              <w:t>Select  RAA used by the project</w:t>
            </w:r>
            <w:r>
              <w:rPr>
                <w:rStyle w:val="Lienhypertexte"/>
                <w:b/>
                <w:szCs w:val="22"/>
                <w:lang w:val="en-GB"/>
              </w:rPr>
              <w:fldChar w:fldCharType="end"/>
            </w:r>
          </w:p>
          <w:p w14:paraId="2B273A9B" w14:textId="77777777" w:rsidR="007F1FBF" w:rsidRPr="00DE242C" w:rsidRDefault="007F1FBF" w:rsidP="005920B8">
            <w:pPr>
              <w:rPr>
                <w:b/>
                <w:sz w:val="22"/>
                <w:szCs w:val="22"/>
                <w:lang w:val="en-GB"/>
              </w:rPr>
            </w:pPr>
          </w:p>
        </w:tc>
      </w:tr>
      <w:tr w:rsidR="007F1FBF" w14:paraId="46C7316B" w14:textId="77777777" w:rsidTr="005920B8">
        <w:tc>
          <w:tcPr>
            <w:tcW w:w="574" w:type="dxa"/>
          </w:tcPr>
          <w:p w14:paraId="6CAAF52B" w14:textId="77777777" w:rsidR="007F1FBF" w:rsidRDefault="007F1FBF" w:rsidP="005920B8">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503" w:type="dxa"/>
          </w:tcPr>
          <w:p w14:paraId="758C64E2" w14:textId="77777777" w:rsidR="007F1FBF" w:rsidRPr="00C20552" w:rsidRDefault="007F1FBF" w:rsidP="005920B8">
            <w:pPr>
              <w:jc w:val="left"/>
              <w:rPr>
                <w:rFonts w:ascii="Arial" w:hAnsi="Arial"/>
                <w:color w:val="333333"/>
                <w:sz w:val="20"/>
                <w:lang w:val="en-GB"/>
              </w:rPr>
            </w:pPr>
            <w:r w:rsidRPr="00C20552">
              <w:rPr>
                <w:lang w:val="en-GB"/>
              </w:rPr>
              <w:t>CARDIF - RAA - Core Distribution Systems</w:t>
            </w:r>
          </w:p>
        </w:tc>
        <w:tc>
          <w:tcPr>
            <w:tcW w:w="567" w:type="dxa"/>
            <w:vMerge w:val="restart"/>
          </w:tcPr>
          <w:p w14:paraId="26073275" w14:textId="77777777" w:rsidR="007F1FBF" w:rsidRDefault="007F1FBF" w:rsidP="005920B8">
            <w:pPr>
              <w:rPr>
                <w:lang w:val="en-GB"/>
              </w:rPr>
            </w:pPr>
          </w:p>
        </w:tc>
        <w:tc>
          <w:tcPr>
            <w:tcW w:w="851" w:type="dxa"/>
          </w:tcPr>
          <w:p w14:paraId="7D276BD2" w14:textId="77777777" w:rsidR="007F1FBF" w:rsidRDefault="007F1FBF" w:rsidP="005920B8">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6C6055C4" w14:textId="77777777" w:rsidR="007F1FBF" w:rsidRDefault="007F1FBF" w:rsidP="005920B8">
            <w:pPr>
              <w:rPr>
                <w:lang w:val="en-GB"/>
              </w:rPr>
            </w:pPr>
            <w:r>
              <w:rPr>
                <w:lang w:val="en-GB"/>
              </w:rPr>
              <w:t>….</w:t>
            </w:r>
          </w:p>
        </w:tc>
      </w:tr>
      <w:tr w:rsidR="007F1FBF" w14:paraId="5E1B604E" w14:textId="77777777" w:rsidTr="005920B8">
        <w:tc>
          <w:tcPr>
            <w:tcW w:w="574" w:type="dxa"/>
          </w:tcPr>
          <w:p w14:paraId="62BFC164" w14:textId="77777777" w:rsidR="007F1FBF" w:rsidRDefault="007F1FBF" w:rsidP="005920B8">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503" w:type="dxa"/>
          </w:tcPr>
          <w:p w14:paraId="716B0C44" w14:textId="77777777" w:rsidR="007F1FBF" w:rsidRDefault="007F1FBF" w:rsidP="005920B8">
            <w:pPr>
              <w:jc w:val="left"/>
              <w:rPr>
                <w:lang w:val="en-GB"/>
              </w:rPr>
            </w:pPr>
            <w:r w:rsidRPr="00C20552">
              <w:rPr>
                <w:lang w:val="en-GB"/>
              </w:rPr>
              <w:t>CARDIF - RAA - Distribution Agreements and Commissions Management</w:t>
            </w:r>
          </w:p>
        </w:tc>
        <w:tc>
          <w:tcPr>
            <w:tcW w:w="567" w:type="dxa"/>
            <w:vMerge/>
          </w:tcPr>
          <w:p w14:paraId="32C27EF8" w14:textId="77777777" w:rsidR="007F1FBF" w:rsidRDefault="007F1FBF" w:rsidP="005920B8">
            <w:pPr>
              <w:rPr>
                <w:lang w:val="en-GB"/>
              </w:rPr>
            </w:pPr>
          </w:p>
        </w:tc>
        <w:tc>
          <w:tcPr>
            <w:tcW w:w="851" w:type="dxa"/>
          </w:tcPr>
          <w:p w14:paraId="6A8DCA15" w14:textId="77777777" w:rsidR="007F1FBF" w:rsidRDefault="007F1FBF" w:rsidP="005920B8">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5C8E673C" w14:textId="77777777" w:rsidR="007F1FBF" w:rsidRDefault="007F1FBF" w:rsidP="005920B8">
            <w:pPr>
              <w:rPr>
                <w:lang w:val="en-GB"/>
              </w:rPr>
            </w:pPr>
            <w:r>
              <w:rPr>
                <w:lang w:val="en-GB"/>
              </w:rPr>
              <w:t>….</w:t>
            </w:r>
          </w:p>
        </w:tc>
      </w:tr>
      <w:tr w:rsidR="007F1FBF" w14:paraId="69693754" w14:textId="77777777" w:rsidTr="005920B8">
        <w:tc>
          <w:tcPr>
            <w:tcW w:w="574" w:type="dxa"/>
          </w:tcPr>
          <w:p w14:paraId="5B4A85AC" w14:textId="77777777" w:rsidR="007F1FBF" w:rsidRDefault="007F1FBF" w:rsidP="005920B8">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503" w:type="dxa"/>
          </w:tcPr>
          <w:p w14:paraId="54F7028E" w14:textId="77777777" w:rsidR="007F1FBF" w:rsidRDefault="007F1FBF" w:rsidP="005920B8">
            <w:pPr>
              <w:rPr>
                <w:lang w:val="en-GB"/>
              </w:rPr>
            </w:pPr>
            <w:r w:rsidRPr="00C20552">
              <w:rPr>
                <w:lang w:val="en-GB"/>
              </w:rPr>
              <w:t>CARDIF - RAA - Protection BackOffice Centric</w:t>
            </w:r>
          </w:p>
        </w:tc>
        <w:tc>
          <w:tcPr>
            <w:tcW w:w="567" w:type="dxa"/>
            <w:vMerge/>
          </w:tcPr>
          <w:p w14:paraId="2329F115" w14:textId="77777777" w:rsidR="007F1FBF" w:rsidRDefault="007F1FBF" w:rsidP="005920B8">
            <w:pPr>
              <w:rPr>
                <w:lang w:val="en-GB"/>
              </w:rPr>
            </w:pPr>
          </w:p>
        </w:tc>
        <w:tc>
          <w:tcPr>
            <w:tcW w:w="851" w:type="dxa"/>
          </w:tcPr>
          <w:p w14:paraId="1B1270E6" w14:textId="77777777" w:rsidR="007F1FBF" w:rsidRDefault="007F1FBF" w:rsidP="005920B8">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2D81D8DC" w14:textId="77777777" w:rsidR="007F1FBF" w:rsidRDefault="007F1FBF" w:rsidP="005920B8">
            <w:pPr>
              <w:rPr>
                <w:lang w:val="en-GB"/>
              </w:rPr>
            </w:pPr>
            <w:r>
              <w:rPr>
                <w:lang w:val="en-GB"/>
              </w:rPr>
              <w:t>….</w:t>
            </w:r>
          </w:p>
        </w:tc>
      </w:tr>
    </w:tbl>
    <w:p w14:paraId="047C6F54" w14:textId="77777777" w:rsidR="007F1FBF" w:rsidRDefault="007F1FBF" w:rsidP="007F1FBF">
      <w:pPr>
        <w:rPr>
          <w:lang w:val="en-GB"/>
        </w:rPr>
      </w:pPr>
    </w:p>
    <w:p w14:paraId="34C7ACE1" w14:textId="77777777" w:rsidR="007F1FBF" w:rsidRDefault="007F1FBF" w:rsidP="007F1FBF">
      <w:pPr>
        <w:pStyle w:val="Titre3"/>
        <w:rPr>
          <w:lang w:val="en-GB"/>
        </w:rPr>
      </w:pPr>
      <w:bookmarkStart w:id="2151" w:name="_Toc21697813"/>
      <w:r>
        <w:rPr>
          <w:lang w:val="en-GB"/>
        </w:rPr>
        <w:t>List of application components and sharing plan</w:t>
      </w:r>
      <w:bookmarkEnd w:id="2151"/>
    </w:p>
    <w:p w14:paraId="6B3FF287" w14:textId="3AA11DB9" w:rsidR="00670D3B" w:rsidRDefault="00793141" w:rsidP="00670D3B">
      <w:pPr>
        <w:tabs>
          <w:tab w:val="left" w:pos="983"/>
        </w:tabs>
        <w:rPr>
          <w:ins w:id="2152" w:author="ONOPTCHENKO Xavier" w:date="2019-10-10T13:11:00Z"/>
        </w:rPr>
      </w:pPr>
      <w:ins w:id="2153" w:author="ONOPTCHENKO Xavier" w:date="2019-10-10T13:11:00Z">
        <w:r w:rsidRPr="00793141">
          <w:rPr>
            <w:rPrChange w:id="2154" w:author="ONOPTCHENKO Xavier" w:date="2019-10-10T13:11:00Z">
              <w:rPr>
                <w:lang w:val="en-GB"/>
              </w:rPr>
            </w:rPrChange>
          </w:rPr>
          <w:t>L’application</w:t>
        </w:r>
        <w:r>
          <w:t xml:space="preserve"> « ESB Administration et Suivi » comprend les composants suivants :</w:t>
        </w:r>
      </w:ins>
    </w:p>
    <w:p w14:paraId="51FE1FF1" w14:textId="7F8F4733" w:rsidR="00793141" w:rsidRDefault="00793141">
      <w:pPr>
        <w:pStyle w:val="Paragraphedeliste"/>
        <w:numPr>
          <w:ilvl w:val="0"/>
          <w:numId w:val="18"/>
        </w:numPr>
        <w:tabs>
          <w:tab w:val="left" w:pos="983"/>
        </w:tabs>
        <w:rPr>
          <w:ins w:id="2155" w:author="ONOPTCHENKO Xavier" w:date="2019-10-10T13:13:00Z"/>
        </w:rPr>
        <w:pPrChange w:id="2156" w:author="ONOPTCHENKO Xavier" w:date="2019-10-10T13:13:00Z">
          <w:pPr>
            <w:tabs>
              <w:tab w:val="left" w:pos="983"/>
            </w:tabs>
          </w:pPr>
        </w:pPrChange>
      </w:pPr>
      <w:ins w:id="2157" w:author="ONOPTCHENKO Xavier" w:date="2019-10-10T13:13:00Z">
        <w:r>
          <w:t>CA3714 – Process Monitor</w:t>
        </w:r>
      </w:ins>
    </w:p>
    <w:p w14:paraId="36AB7AF8" w14:textId="4C2FE38E" w:rsidR="00793141" w:rsidRPr="00793141" w:rsidRDefault="00793141">
      <w:pPr>
        <w:pStyle w:val="Paragraphedeliste"/>
        <w:numPr>
          <w:ilvl w:val="0"/>
          <w:numId w:val="18"/>
        </w:numPr>
        <w:tabs>
          <w:tab w:val="left" w:pos="983"/>
        </w:tabs>
        <w:rPr>
          <w:rPrChange w:id="2158" w:author="ONOPTCHENKO Xavier" w:date="2019-10-10T13:11:00Z">
            <w:rPr>
              <w:lang w:val="en-GB"/>
            </w:rPr>
          </w:rPrChange>
        </w:rPr>
        <w:pPrChange w:id="2159" w:author="ONOPTCHENKO Xavier" w:date="2019-10-10T13:13:00Z">
          <w:pPr>
            <w:tabs>
              <w:tab w:val="left" w:pos="983"/>
            </w:tabs>
          </w:pPr>
        </w:pPrChange>
      </w:pPr>
      <w:ins w:id="2160" w:author="ONOPTCHENKO Xavier" w:date="2019-10-10T13:13:00Z">
        <w:r>
          <w:t xml:space="preserve">CA3715 </w:t>
        </w:r>
      </w:ins>
      <w:ins w:id="2161" w:author="ONOPTCHENKO Xavier" w:date="2019-10-10T13:14:00Z">
        <w:r>
          <w:t>–</w:t>
        </w:r>
      </w:ins>
      <w:ins w:id="2162" w:author="ONOPTCHENKO Xavier" w:date="2019-10-10T13:13:00Z">
        <w:r>
          <w:t xml:space="preserve"> </w:t>
        </w:r>
      </w:ins>
      <w:ins w:id="2163" w:author="ONOPTCHENKO Xavier" w:date="2019-10-10T13:14:00Z">
        <w:r>
          <w:t>Spotfire</w:t>
        </w:r>
      </w:ins>
    </w:p>
    <w:p w14:paraId="0F480721" w14:textId="2FF94A9B" w:rsidR="007848CD" w:rsidRDefault="00793141" w:rsidP="007848CD">
      <w:pPr>
        <w:tabs>
          <w:tab w:val="left" w:pos="983"/>
        </w:tabs>
        <w:rPr>
          <w:ins w:id="2164" w:author="ONOPTCHENKO Xavier" w:date="2019-10-11T16:11:00Z"/>
        </w:rPr>
      </w:pPr>
      <w:ins w:id="2165" w:author="ONOPTCHENKO Xavier" w:date="2019-10-10T13:14:00Z">
        <w:r>
          <w:t>Seul le composant Spotfire est traité dans le cadre de ce projet.</w:t>
        </w:r>
      </w:ins>
      <w:del w:id="2166" w:author="ONOPTCHENKO Xavier" w:date="2019-10-10T13:05:00Z">
        <w:r w:rsidR="00CC1A7E" w:rsidDel="00FC5BE0">
          <w:rPr>
            <w:noProof/>
          </w:rPr>
          <w:drawing>
            <wp:inline distT="0" distB="0" distL="0" distR="0" wp14:anchorId="4D6ED40D" wp14:editId="473BA532">
              <wp:extent cx="5760720" cy="2950210"/>
              <wp:effectExtent l="0" t="0" r="0" b="2540"/>
              <wp:docPr id="14399" name="Image 14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50210"/>
                      </a:xfrm>
                      <a:prstGeom prst="rect">
                        <a:avLst/>
                      </a:prstGeom>
                    </pic:spPr>
                  </pic:pic>
                </a:graphicData>
              </a:graphic>
            </wp:inline>
          </w:drawing>
        </w:r>
      </w:del>
    </w:p>
    <w:p w14:paraId="09AFDF60" w14:textId="25EB7A81" w:rsidR="008E6B3D" w:rsidRDefault="008E6B3D" w:rsidP="007848CD">
      <w:pPr>
        <w:tabs>
          <w:tab w:val="left" w:pos="983"/>
        </w:tabs>
        <w:rPr>
          <w:ins w:id="2167" w:author="ONOPTCHENKO Xavier" w:date="2019-10-11T16:11:00Z"/>
        </w:rPr>
      </w:pPr>
      <w:ins w:id="2168" w:author="ONOPTCHENKO Xavier" w:date="2019-10-11T16:11:00Z">
        <w:r>
          <w:t>L’application « ESB » comprend les composants suivants :</w:t>
        </w:r>
      </w:ins>
    </w:p>
    <w:p w14:paraId="55C77516" w14:textId="23C283D9" w:rsidR="008E6B3D" w:rsidRDefault="008E6B3D">
      <w:pPr>
        <w:pStyle w:val="Paragraphedeliste"/>
        <w:numPr>
          <w:ilvl w:val="0"/>
          <w:numId w:val="23"/>
        </w:numPr>
        <w:tabs>
          <w:tab w:val="left" w:pos="983"/>
        </w:tabs>
        <w:rPr>
          <w:ins w:id="2169" w:author="ONOPTCHENKO Xavier" w:date="2019-10-11T16:12:00Z"/>
        </w:rPr>
        <w:pPrChange w:id="2170" w:author="ONOPTCHENKO Xavier" w:date="2019-10-11T16:11:00Z">
          <w:pPr>
            <w:tabs>
              <w:tab w:val="left" w:pos="983"/>
            </w:tabs>
          </w:pPr>
        </w:pPrChange>
      </w:pPr>
      <w:ins w:id="2171" w:author="ONOPTCHENKO Xavier" w:date="2019-10-11T16:12:00Z">
        <w:r>
          <w:t>CA4952 – ESB Moteur Service Internet</w:t>
        </w:r>
      </w:ins>
    </w:p>
    <w:p w14:paraId="436A1C14" w14:textId="4F20CD5D" w:rsidR="008E6B3D" w:rsidRDefault="008E6B3D">
      <w:pPr>
        <w:pStyle w:val="Paragraphedeliste"/>
        <w:numPr>
          <w:ilvl w:val="0"/>
          <w:numId w:val="23"/>
        </w:numPr>
        <w:tabs>
          <w:tab w:val="left" w:pos="983"/>
        </w:tabs>
        <w:rPr>
          <w:ins w:id="2172" w:author="ONOPTCHENKO Xavier" w:date="2019-10-11T16:12:00Z"/>
        </w:rPr>
        <w:pPrChange w:id="2173" w:author="ONOPTCHENKO Xavier" w:date="2019-10-11T16:11:00Z">
          <w:pPr>
            <w:tabs>
              <w:tab w:val="left" w:pos="983"/>
            </w:tabs>
          </w:pPr>
        </w:pPrChange>
      </w:pPr>
      <w:ins w:id="2174" w:author="ONOPTCHENKO Xavier" w:date="2019-10-11T16:12:00Z">
        <w:r>
          <w:t>CA3668 – ESB Moteur Service Intranet et Extranet</w:t>
        </w:r>
      </w:ins>
    </w:p>
    <w:p w14:paraId="38735535" w14:textId="37704C32" w:rsidR="008E6B3D" w:rsidRPr="00793141" w:rsidRDefault="008E6B3D">
      <w:pPr>
        <w:tabs>
          <w:tab w:val="left" w:pos="983"/>
        </w:tabs>
        <w:rPr>
          <w:rPrChange w:id="2175" w:author="ONOPTCHENKO Xavier" w:date="2019-10-10T13:11:00Z">
            <w:rPr>
              <w:lang w:val="en-GB"/>
            </w:rPr>
          </w:rPrChange>
        </w:rPr>
      </w:pPr>
      <w:ins w:id="2176" w:author="ONOPTCHENKO Xavier" w:date="2019-10-11T16:12:00Z">
        <w:r>
          <w:t>Seul le composant « ESB Moteur Service Intranet et Extranet » est traité dans le cadre de ce projet.</w:t>
        </w:r>
      </w:ins>
    </w:p>
    <w:p w14:paraId="5946279F" w14:textId="28937411" w:rsidR="00E613C7" w:rsidRPr="00793141" w:rsidDel="00793141" w:rsidRDefault="00E613C7" w:rsidP="007848CD">
      <w:pPr>
        <w:tabs>
          <w:tab w:val="left" w:pos="983"/>
        </w:tabs>
        <w:rPr>
          <w:del w:id="2177" w:author="ONOPTCHENKO Xavier" w:date="2019-10-10T13:14:00Z"/>
          <w:rPrChange w:id="2178" w:author="ONOPTCHENKO Xavier" w:date="2019-10-10T13:11:00Z">
            <w:rPr>
              <w:del w:id="2179" w:author="ONOPTCHENKO Xavier" w:date="2019-10-10T13:14:00Z"/>
              <w:lang w:val="en-GB"/>
            </w:rPr>
          </w:rPrChange>
        </w:rPr>
      </w:pPr>
    </w:p>
    <w:p w14:paraId="736AE629" w14:textId="3BD87C3B" w:rsidR="00E613C7" w:rsidRPr="00793141" w:rsidDel="00793141" w:rsidRDefault="00E613C7" w:rsidP="007848CD">
      <w:pPr>
        <w:tabs>
          <w:tab w:val="left" w:pos="983"/>
        </w:tabs>
        <w:rPr>
          <w:del w:id="2180" w:author="ONOPTCHENKO Xavier" w:date="2019-10-10T13:14:00Z"/>
          <w:rPrChange w:id="2181" w:author="ONOPTCHENKO Xavier" w:date="2019-10-10T13:11:00Z">
            <w:rPr>
              <w:del w:id="2182" w:author="ONOPTCHENKO Xavier" w:date="2019-10-10T13:14:00Z"/>
              <w:lang w:val="en-GB"/>
            </w:rPr>
          </w:rPrChange>
        </w:rPr>
      </w:pPr>
    </w:p>
    <w:p w14:paraId="670CA635" w14:textId="7B22A4EB" w:rsidR="00E613C7" w:rsidRPr="00793141" w:rsidDel="00793141" w:rsidRDefault="00E613C7" w:rsidP="007848CD">
      <w:pPr>
        <w:tabs>
          <w:tab w:val="left" w:pos="983"/>
        </w:tabs>
        <w:rPr>
          <w:del w:id="2183" w:author="ONOPTCHENKO Xavier" w:date="2019-10-10T13:14:00Z"/>
          <w:rPrChange w:id="2184" w:author="ONOPTCHENKO Xavier" w:date="2019-10-10T13:11:00Z">
            <w:rPr>
              <w:del w:id="2185" w:author="ONOPTCHENKO Xavier" w:date="2019-10-10T13:14:00Z"/>
              <w:lang w:val="en-GB"/>
            </w:rPr>
          </w:rPrChange>
        </w:rPr>
      </w:pPr>
    </w:p>
    <w:tbl>
      <w:tblPr>
        <w:tblStyle w:val="Grilledutableau"/>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7"/>
        <w:gridCol w:w="4866"/>
      </w:tblGrid>
      <w:tr w:rsidR="00E613C7" w:rsidRPr="00B60520" w:rsidDel="00793141" w14:paraId="34A2F196" w14:textId="7825E274" w:rsidTr="007F1FBF">
        <w:trPr>
          <w:trHeight w:val="1586"/>
          <w:del w:id="2186" w:author="ONOPTCHENKO Xavier" w:date="2019-10-10T13:14:00Z"/>
        </w:trPr>
        <w:tc>
          <w:tcPr>
            <w:tcW w:w="2737" w:type="dxa"/>
          </w:tcPr>
          <w:p w14:paraId="6B512E12" w14:textId="7A8CAC03" w:rsidR="00E613C7" w:rsidRPr="00D72D54" w:rsidDel="00793141" w:rsidRDefault="00E613C7" w:rsidP="005920B8">
            <w:pPr>
              <w:rPr>
                <w:del w:id="2187" w:author="ONOPTCHENKO Xavier" w:date="2019-10-10T13:14:00Z"/>
                <w:i/>
                <w:rPrChange w:id="2188" w:author="ONOPTCHENKO Xavier" w:date="2019-10-10T16:07:00Z">
                  <w:rPr>
                    <w:del w:id="2189" w:author="ONOPTCHENKO Xavier" w:date="2019-10-10T13:14:00Z"/>
                    <w:i/>
                    <w:lang w:val="en-GB"/>
                  </w:rPr>
                </w:rPrChange>
              </w:rPr>
            </w:pPr>
            <w:del w:id="2190" w:author="ONOPTCHENKO Xavier" w:date="2019-10-10T13:14:00Z">
              <w:r w:rsidRPr="00D72D54" w:rsidDel="00793141">
                <w:rPr>
                  <w:b/>
                  <w:i/>
                  <w:rPrChange w:id="2191" w:author="ONOPTCHENKO Xavier" w:date="2019-10-10T16:07:00Z">
                    <w:rPr>
                      <w:b/>
                      <w:i/>
                      <w:lang w:val="en-GB"/>
                    </w:rPr>
                  </w:rPrChange>
                </w:rPr>
                <w:delText xml:space="preserve">Reusable </w:delText>
              </w:r>
              <w:r w:rsidRPr="00D72D54" w:rsidDel="00793141">
                <w:rPr>
                  <w:i/>
                  <w:rPrChange w:id="2192" w:author="ONOPTCHENKO Xavier" w:date="2019-10-10T16:07:00Z">
                    <w:rPr>
                      <w:i/>
                      <w:lang w:val="en-GB"/>
                    </w:rPr>
                  </w:rPrChange>
                </w:rPr>
                <w:delText>application component</w:delText>
              </w:r>
            </w:del>
          </w:p>
          <w:p w14:paraId="24615B2E" w14:textId="4EEA9C83" w:rsidR="00E613C7" w:rsidRPr="00D72D54" w:rsidDel="00793141" w:rsidRDefault="00E613C7" w:rsidP="005920B8">
            <w:pPr>
              <w:rPr>
                <w:del w:id="2193" w:author="ONOPTCHENKO Xavier" w:date="2019-10-10T13:14:00Z"/>
                <w:rPrChange w:id="2194" w:author="ONOPTCHENKO Xavier" w:date="2019-10-10T16:07:00Z">
                  <w:rPr>
                    <w:del w:id="2195" w:author="ONOPTCHENKO Xavier" w:date="2019-10-10T13:14:00Z"/>
                    <w:lang w:val="en-GB"/>
                  </w:rPr>
                </w:rPrChange>
              </w:rPr>
            </w:pPr>
            <w:del w:id="2196" w:author="ONOPTCHENKO Xavier" w:date="2019-10-10T13:14:00Z">
              <w:r w:rsidRPr="00D72D54" w:rsidDel="00793141">
                <w:rPr>
                  <w:rPrChange w:id="2197" w:author="ONOPTCHENKO Xavier" w:date="2019-10-10T16:07:00Z">
                    <w:rPr>
                      <w:lang w:val="en-GB"/>
                    </w:rPr>
                  </w:rPrChange>
                </w:rPr>
                <w:delText xml:space="preserve">is implemented on multiple instances and each instance serves </w:delText>
              </w:r>
              <w:r w:rsidRPr="00D72D54" w:rsidDel="00793141">
                <w:rPr>
                  <w:b/>
                  <w:rPrChange w:id="2198" w:author="ONOPTCHENKO Xavier" w:date="2019-10-10T16:07:00Z">
                    <w:rPr>
                      <w:b/>
                      <w:lang w:val="en-GB"/>
                    </w:rPr>
                  </w:rPrChange>
                </w:rPr>
                <w:delText>a single</w:delText>
              </w:r>
              <w:r w:rsidRPr="00D72D54" w:rsidDel="00793141">
                <w:rPr>
                  <w:rPrChange w:id="2199" w:author="ONOPTCHENKO Xavier" w:date="2019-10-10T16:07:00Z">
                    <w:rPr>
                      <w:lang w:val="en-GB"/>
                    </w:rPr>
                  </w:rPrChange>
                </w:rPr>
                <w:delText xml:space="preserve"> operational entity.</w:delText>
              </w:r>
            </w:del>
          </w:p>
        </w:tc>
        <w:tc>
          <w:tcPr>
            <w:tcW w:w="4866" w:type="dxa"/>
          </w:tcPr>
          <w:p w14:paraId="45F3CA41" w14:textId="56DD2085" w:rsidR="00E613C7" w:rsidRPr="00D72D54" w:rsidDel="00793141" w:rsidRDefault="00E613C7" w:rsidP="005920B8">
            <w:pPr>
              <w:rPr>
                <w:del w:id="2200" w:author="ONOPTCHENKO Xavier" w:date="2019-10-10T13:14:00Z"/>
                <w:rPrChange w:id="2201" w:author="ONOPTCHENKO Xavier" w:date="2019-10-10T16:07:00Z">
                  <w:rPr>
                    <w:del w:id="2202" w:author="ONOPTCHENKO Xavier" w:date="2019-10-10T13:14:00Z"/>
                    <w:lang w:val="en-GB"/>
                  </w:rPr>
                </w:rPrChange>
              </w:rPr>
            </w:pPr>
            <w:del w:id="2203" w:author="ONOPTCHENKO Xavier" w:date="2019-10-10T13:14:00Z">
              <w:r w:rsidDel="00793141">
                <w:rPr>
                  <w:noProof/>
                </w:rPr>
                <w:drawing>
                  <wp:inline distT="0" distB="0" distL="0" distR="0" wp14:anchorId="3F4031B9" wp14:editId="675DC1A9">
                    <wp:extent cx="1873837" cy="720707"/>
                    <wp:effectExtent l="0" t="0" r="0" b="3810"/>
                    <wp:docPr id="14342" name="Image 1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75703" cy="721425"/>
                            </a:xfrm>
                            <a:prstGeom prst="rect">
                              <a:avLst/>
                            </a:prstGeom>
                          </pic:spPr>
                        </pic:pic>
                      </a:graphicData>
                    </a:graphic>
                  </wp:inline>
                </w:drawing>
              </w:r>
            </w:del>
          </w:p>
        </w:tc>
      </w:tr>
      <w:tr w:rsidR="00E613C7" w:rsidRPr="00B60520" w:rsidDel="00793141" w14:paraId="3C474CA8" w14:textId="783FD4E1" w:rsidTr="007F1FBF">
        <w:trPr>
          <w:trHeight w:val="1709"/>
          <w:del w:id="2204" w:author="ONOPTCHENKO Xavier" w:date="2019-10-10T13:14:00Z"/>
        </w:trPr>
        <w:tc>
          <w:tcPr>
            <w:tcW w:w="2737" w:type="dxa"/>
          </w:tcPr>
          <w:p w14:paraId="6A1AD664" w14:textId="01D26F4C" w:rsidR="00E613C7" w:rsidRPr="00D72D54" w:rsidDel="00793141" w:rsidRDefault="00E613C7" w:rsidP="005920B8">
            <w:pPr>
              <w:rPr>
                <w:del w:id="2205" w:author="ONOPTCHENKO Xavier" w:date="2019-10-10T13:14:00Z"/>
                <w:i/>
                <w:rPrChange w:id="2206" w:author="ONOPTCHENKO Xavier" w:date="2019-10-10T16:07:00Z">
                  <w:rPr>
                    <w:del w:id="2207" w:author="ONOPTCHENKO Xavier" w:date="2019-10-10T13:14:00Z"/>
                    <w:i/>
                    <w:lang w:val="en-GB"/>
                  </w:rPr>
                </w:rPrChange>
              </w:rPr>
            </w:pPr>
            <w:del w:id="2208" w:author="ONOPTCHENKO Xavier" w:date="2019-10-10T13:14:00Z">
              <w:r w:rsidRPr="00D72D54" w:rsidDel="00793141">
                <w:rPr>
                  <w:b/>
                  <w:i/>
                  <w:rPrChange w:id="2209" w:author="ONOPTCHENKO Xavier" w:date="2019-10-10T16:07:00Z">
                    <w:rPr>
                      <w:b/>
                      <w:i/>
                      <w:lang w:val="en-GB"/>
                    </w:rPr>
                  </w:rPrChange>
                </w:rPr>
                <w:delText>Partialy mutualized</w:delText>
              </w:r>
              <w:r w:rsidRPr="00D72D54" w:rsidDel="00793141">
                <w:rPr>
                  <w:i/>
                  <w:rPrChange w:id="2210" w:author="ONOPTCHENKO Xavier" w:date="2019-10-10T16:07:00Z">
                    <w:rPr>
                      <w:i/>
                      <w:lang w:val="en-GB"/>
                    </w:rPr>
                  </w:rPrChange>
                </w:rPr>
                <w:delText xml:space="preserve"> application component</w:delText>
              </w:r>
            </w:del>
          </w:p>
          <w:p w14:paraId="229F9E6F" w14:textId="4E833A6A" w:rsidR="00E613C7" w:rsidRPr="00D72D54" w:rsidDel="00793141" w:rsidRDefault="00E613C7" w:rsidP="005920B8">
            <w:pPr>
              <w:rPr>
                <w:del w:id="2211" w:author="ONOPTCHENKO Xavier" w:date="2019-10-10T13:14:00Z"/>
                <w:rPrChange w:id="2212" w:author="ONOPTCHENKO Xavier" w:date="2019-10-10T16:07:00Z">
                  <w:rPr>
                    <w:del w:id="2213" w:author="ONOPTCHENKO Xavier" w:date="2019-10-10T13:14:00Z"/>
                    <w:lang w:val="en-GB"/>
                  </w:rPr>
                </w:rPrChange>
              </w:rPr>
            </w:pPr>
            <w:del w:id="2214" w:author="ONOPTCHENKO Xavier" w:date="2019-10-10T13:14:00Z">
              <w:r w:rsidRPr="00D72D54" w:rsidDel="00793141">
                <w:rPr>
                  <w:rPrChange w:id="2215" w:author="ONOPTCHENKO Xavier" w:date="2019-10-10T16:07:00Z">
                    <w:rPr>
                      <w:lang w:val="en-GB"/>
                    </w:rPr>
                  </w:rPrChange>
                </w:rPr>
                <w:delText xml:space="preserve">is implemented on multiple instances and each instance serves </w:delText>
              </w:r>
              <w:r w:rsidRPr="00D72D54" w:rsidDel="00793141">
                <w:rPr>
                  <w:b/>
                  <w:rPrChange w:id="2216" w:author="ONOPTCHENKO Xavier" w:date="2019-10-10T16:07:00Z">
                    <w:rPr>
                      <w:b/>
                      <w:lang w:val="en-GB"/>
                    </w:rPr>
                  </w:rPrChange>
                </w:rPr>
                <w:delText>one or more</w:delText>
              </w:r>
              <w:r w:rsidRPr="00D72D54" w:rsidDel="00793141">
                <w:rPr>
                  <w:rPrChange w:id="2217" w:author="ONOPTCHENKO Xavier" w:date="2019-10-10T16:07:00Z">
                    <w:rPr>
                      <w:lang w:val="en-GB"/>
                    </w:rPr>
                  </w:rPrChange>
                </w:rPr>
                <w:delText xml:space="preserve"> operational entity.</w:delText>
              </w:r>
            </w:del>
          </w:p>
        </w:tc>
        <w:tc>
          <w:tcPr>
            <w:tcW w:w="4866" w:type="dxa"/>
          </w:tcPr>
          <w:p w14:paraId="608DD593" w14:textId="05753C32" w:rsidR="00E613C7" w:rsidRPr="00D72D54" w:rsidDel="00793141" w:rsidRDefault="00E613C7" w:rsidP="005920B8">
            <w:pPr>
              <w:rPr>
                <w:del w:id="2218" w:author="ONOPTCHENKO Xavier" w:date="2019-10-10T13:14:00Z"/>
                <w:rPrChange w:id="2219" w:author="ONOPTCHENKO Xavier" w:date="2019-10-10T16:07:00Z">
                  <w:rPr>
                    <w:del w:id="2220" w:author="ONOPTCHENKO Xavier" w:date="2019-10-10T13:14:00Z"/>
                    <w:lang w:val="en-GB"/>
                  </w:rPr>
                </w:rPrChange>
              </w:rPr>
            </w:pPr>
            <w:del w:id="2221" w:author="ONOPTCHENKO Xavier" w:date="2019-10-10T13:14:00Z">
              <w:r w:rsidDel="00793141">
                <w:rPr>
                  <w:noProof/>
                </w:rPr>
                <w:drawing>
                  <wp:inline distT="0" distB="0" distL="0" distR="0" wp14:anchorId="1D3406E2" wp14:editId="12DB52EE">
                    <wp:extent cx="1978926" cy="781259"/>
                    <wp:effectExtent l="0" t="0" r="2540" b="0"/>
                    <wp:docPr id="14344" name="Image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78776" cy="781200"/>
                            </a:xfrm>
                            <a:prstGeom prst="rect">
                              <a:avLst/>
                            </a:prstGeom>
                          </pic:spPr>
                        </pic:pic>
                      </a:graphicData>
                    </a:graphic>
                  </wp:inline>
                </w:drawing>
              </w:r>
            </w:del>
          </w:p>
        </w:tc>
      </w:tr>
      <w:tr w:rsidR="00E613C7" w:rsidRPr="00B60520" w:rsidDel="00793141" w14:paraId="523D459B" w14:textId="46DC2931" w:rsidTr="007F1FBF">
        <w:trPr>
          <w:trHeight w:val="1220"/>
          <w:del w:id="2222" w:author="ONOPTCHENKO Xavier" w:date="2019-10-10T13:14:00Z"/>
        </w:trPr>
        <w:tc>
          <w:tcPr>
            <w:tcW w:w="2737" w:type="dxa"/>
          </w:tcPr>
          <w:p w14:paraId="1654A439" w14:textId="07AAC6BD" w:rsidR="00E613C7" w:rsidRPr="00D72D54" w:rsidDel="00793141" w:rsidRDefault="00E613C7" w:rsidP="005920B8">
            <w:pPr>
              <w:rPr>
                <w:del w:id="2223" w:author="ONOPTCHENKO Xavier" w:date="2019-10-10T13:14:00Z"/>
                <w:i/>
                <w:rPrChange w:id="2224" w:author="ONOPTCHENKO Xavier" w:date="2019-10-10T16:07:00Z">
                  <w:rPr>
                    <w:del w:id="2225" w:author="ONOPTCHENKO Xavier" w:date="2019-10-10T13:14:00Z"/>
                    <w:i/>
                    <w:lang w:val="en-GB"/>
                  </w:rPr>
                </w:rPrChange>
              </w:rPr>
            </w:pPr>
            <w:del w:id="2226" w:author="ONOPTCHENKO Xavier" w:date="2019-10-10T13:14:00Z">
              <w:r w:rsidRPr="00D72D54" w:rsidDel="00793141">
                <w:rPr>
                  <w:b/>
                  <w:i/>
                  <w:rPrChange w:id="2227" w:author="ONOPTCHENKO Xavier" w:date="2019-10-10T16:07:00Z">
                    <w:rPr>
                      <w:b/>
                      <w:i/>
                      <w:lang w:val="en-GB"/>
                    </w:rPr>
                  </w:rPrChange>
                </w:rPr>
                <w:delText>Totally mutualized</w:delText>
              </w:r>
              <w:r w:rsidRPr="00D72D54" w:rsidDel="00793141">
                <w:rPr>
                  <w:i/>
                  <w:rPrChange w:id="2228" w:author="ONOPTCHENKO Xavier" w:date="2019-10-10T16:07:00Z">
                    <w:rPr>
                      <w:i/>
                      <w:lang w:val="en-GB"/>
                    </w:rPr>
                  </w:rPrChange>
                </w:rPr>
                <w:delText xml:space="preserve"> application component</w:delText>
              </w:r>
            </w:del>
          </w:p>
          <w:p w14:paraId="482CD45B" w14:textId="5116C7B0" w:rsidR="00E613C7" w:rsidRPr="00D72D54" w:rsidDel="00793141" w:rsidRDefault="00E613C7" w:rsidP="005920B8">
            <w:pPr>
              <w:rPr>
                <w:del w:id="2229" w:author="ONOPTCHENKO Xavier" w:date="2019-10-10T13:14:00Z"/>
                <w:rPrChange w:id="2230" w:author="ONOPTCHENKO Xavier" w:date="2019-10-10T16:07:00Z">
                  <w:rPr>
                    <w:del w:id="2231" w:author="ONOPTCHENKO Xavier" w:date="2019-10-10T13:14:00Z"/>
                    <w:lang w:val="en-GB"/>
                  </w:rPr>
                </w:rPrChange>
              </w:rPr>
            </w:pPr>
            <w:del w:id="2232" w:author="ONOPTCHENKO Xavier" w:date="2019-10-10T13:14:00Z">
              <w:r w:rsidRPr="00D72D54" w:rsidDel="00793141">
                <w:rPr>
                  <w:rPrChange w:id="2233" w:author="ONOPTCHENKO Xavier" w:date="2019-10-10T16:07:00Z">
                    <w:rPr>
                      <w:lang w:val="en-GB"/>
                    </w:rPr>
                  </w:rPrChange>
                </w:rPr>
                <w:delText>is implemented on a single instance that serves all operational entities</w:delText>
              </w:r>
            </w:del>
          </w:p>
        </w:tc>
        <w:tc>
          <w:tcPr>
            <w:tcW w:w="4866" w:type="dxa"/>
          </w:tcPr>
          <w:p w14:paraId="7ADB82FE" w14:textId="3F34DD66" w:rsidR="00E613C7" w:rsidRPr="00D72D54" w:rsidDel="00793141" w:rsidRDefault="00E613C7" w:rsidP="005920B8">
            <w:pPr>
              <w:rPr>
                <w:del w:id="2234" w:author="ONOPTCHENKO Xavier" w:date="2019-10-10T13:14:00Z"/>
                <w:rPrChange w:id="2235" w:author="ONOPTCHENKO Xavier" w:date="2019-10-10T16:07:00Z">
                  <w:rPr>
                    <w:del w:id="2236" w:author="ONOPTCHENKO Xavier" w:date="2019-10-10T13:14:00Z"/>
                    <w:lang w:val="en-GB"/>
                  </w:rPr>
                </w:rPrChange>
              </w:rPr>
            </w:pPr>
            <w:del w:id="2237" w:author="ONOPTCHENKO Xavier" w:date="2019-10-10T13:14:00Z">
              <w:r w:rsidDel="00793141">
                <w:rPr>
                  <w:noProof/>
                </w:rPr>
                <w:drawing>
                  <wp:inline distT="0" distB="0" distL="0" distR="0" wp14:anchorId="39389021" wp14:editId="03092279">
                    <wp:extent cx="2142699" cy="329856"/>
                    <wp:effectExtent l="0" t="0" r="0" b="0"/>
                    <wp:docPr id="14357" name="Image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42304" cy="329795"/>
                            </a:xfrm>
                            <a:prstGeom prst="rect">
                              <a:avLst/>
                            </a:prstGeom>
                          </pic:spPr>
                        </pic:pic>
                      </a:graphicData>
                    </a:graphic>
                  </wp:inline>
                </w:drawing>
              </w:r>
            </w:del>
          </w:p>
        </w:tc>
      </w:tr>
    </w:tbl>
    <w:p w14:paraId="01D6FDA2" w14:textId="77777777" w:rsidR="00E613C7" w:rsidRPr="00D72D54" w:rsidRDefault="00E613C7" w:rsidP="007848CD">
      <w:pPr>
        <w:tabs>
          <w:tab w:val="left" w:pos="983"/>
        </w:tabs>
        <w:rPr>
          <w:rPrChange w:id="2238" w:author="ONOPTCHENKO Xavier" w:date="2019-10-10T16:07:00Z">
            <w:rPr>
              <w:lang w:val="en-GB"/>
            </w:rPr>
          </w:rPrChange>
        </w:rPr>
        <w:sectPr w:rsidR="00E613C7" w:rsidRPr="00D72D54" w:rsidSect="005902D1">
          <w:headerReference w:type="even" r:id="rId31"/>
          <w:headerReference w:type="default" r:id="rId32"/>
          <w:footerReference w:type="even" r:id="rId33"/>
          <w:footerReference w:type="default" r:id="rId34"/>
          <w:headerReference w:type="first" r:id="rId35"/>
          <w:footerReference w:type="first" r:id="rId36"/>
          <w:pgSz w:w="11906" w:h="16838"/>
          <w:pgMar w:top="1417" w:right="1417" w:bottom="1417" w:left="1417" w:header="708" w:footer="708" w:gutter="0"/>
          <w:cols w:space="708"/>
          <w:docGrid w:linePitch="360"/>
        </w:sectPr>
      </w:pPr>
    </w:p>
    <w:p w14:paraId="2FCCE3EE" w14:textId="77777777" w:rsidR="00193A05" w:rsidRPr="00D72D54" w:rsidRDefault="00193A05" w:rsidP="00193A05">
      <w:pPr>
        <w:tabs>
          <w:tab w:val="left" w:pos="983"/>
        </w:tabs>
        <w:rPr>
          <w:rPrChange w:id="2239" w:author="ONOPTCHENKO Xavier" w:date="2019-10-10T16:07:00Z">
            <w:rPr>
              <w:lang w:val="en-GB"/>
            </w:rPr>
          </w:rPrChange>
        </w:rPr>
      </w:pPr>
    </w:p>
    <w:tbl>
      <w:tblPr>
        <w:tblStyle w:val="Grilleclaire-Accent5"/>
        <w:tblW w:w="14051" w:type="dxa"/>
        <w:tblLayout w:type="fixed"/>
        <w:tblLook w:val="04A0" w:firstRow="1" w:lastRow="0" w:firstColumn="1" w:lastColumn="0" w:noHBand="0" w:noVBand="1"/>
        <w:tblPrChange w:id="2240" w:author="ONOPTCHENKO Xavier" w:date="2019-10-11T16:10:00Z">
          <w:tblPr>
            <w:tblStyle w:val="Grilleclaire-Accent5"/>
            <w:tblW w:w="14220" w:type="dxa"/>
            <w:tblLayout w:type="fixed"/>
            <w:tblLook w:val="04A0" w:firstRow="1" w:lastRow="0" w:firstColumn="1" w:lastColumn="0" w:noHBand="0" w:noVBand="1"/>
          </w:tblPr>
        </w:tblPrChange>
      </w:tblPr>
      <w:tblGrid>
        <w:gridCol w:w="1550"/>
        <w:gridCol w:w="1559"/>
        <w:gridCol w:w="2551"/>
        <w:gridCol w:w="1175"/>
        <w:gridCol w:w="951"/>
        <w:gridCol w:w="1134"/>
        <w:gridCol w:w="1159"/>
        <w:gridCol w:w="1250"/>
        <w:gridCol w:w="928"/>
        <w:gridCol w:w="1741"/>
        <w:gridCol w:w="53"/>
        <w:tblGridChange w:id="2241">
          <w:tblGrid>
            <w:gridCol w:w="1218"/>
            <w:gridCol w:w="332"/>
            <w:gridCol w:w="1127"/>
            <w:gridCol w:w="432"/>
            <w:gridCol w:w="1252"/>
            <w:gridCol w:w="1276"/>
            <w:gridCol w:w="23"/>
            <w:gridCol w:w="1111"/>
            <w:gridCol w:w="64"/>
            <w:gridCol w:w="951"/>
            <w:gridCol w:w="119"/>
            <w:gridCol w:w="1015"/>
            <w:gridCol w:w="144"/>
            <w:gridCol w:w="1015"/>
            <w:gridCol w:w="235"/>
            <w:gridCol w:w="928"/>
            <w:gridCol w:w="87"/>
            <w:gridCol w:w="928"/>
            <w:gridCol w:w="1741"/>
            <w:gridCol w:w="222"/>
          </w:tblGrid>
        </w:tblGridChange>
      </w:tblGrid>
      <w:tr w:rsidR="00F23887" w:rsidRPr="0029207F" w14:paraId="42D84629" w14:textId="77777777" w:rsidTr="008E6B3D">
        <w:trPr>
          <w:cnfStyle w:val="100000000000" w:firstRow="1" w:lastRow="0" w:firstColumn="0" w:lastColumn="0" w:oddVBand="0" w:evenVBand="0" w:oddHBand="0" w:evenHBand="0" w:firstRowFirstColumn="0" w:firstRowLastColumn="0" w:lastRowFirstColumn="0" w:lastRowLastColumn="0"/>
          <w:trHeight w:val="502"/>
          <w:trPrChange w:id="2242" w:author="ONOPTCHENKO Xavier" w:date="2019-10-11T16:10:00Z">
            <w:trPr>
              <w:trHeight w:val="502"/>
            </w:trPr>
          </w:trPrChange>
        </w:trPr>
        <w:tc>
          <w:tcPr>
            <w:cnfStyle w:val="001000000000" w:firstRow="0" w:lastRow="0" w:firstColumn="1" w:lastColumn="0" w:oddVBand="0" w:evenVBand="0" w:oddHBand="0" w:evenHBand="0" w:firstRowFirstColumn="0" w:firstRowLastColumn="0" w:lastRowFirstColumn="0" w:lastRowLastColumn="0"/>
            <w:tcW w:w="14051" w:type="dxa"/>
            <w:gridSpan w:val="11"/>
            <w:tcPrChange w:id="2243" w:author="ONOPTCHENKO Xavier" w:date="2019-10-11T16:10:00Z">
              <w:tcPr>
                <w:tcW w:w="14220" w:type="dxa"/>
                <w:gridSpan w:val="20"/>
              </w:tcPr>
            </w:tcPrChange>
          </w:tcPr>
          <w:p w14:paraId="6250DE27" w14:textId="6A4817CA" w:rsidR="00F23887" w:rsidRPr="00D72D54" w:rsidDel="008E6B3D" w:rsidRDefault="00F23887" w:rsidP="005920B8">
            <w:pPr>
              <w:widowControl w:val="0"/>
              <w:spacing w:before="40" w:after="40"/>
              <w:cnfStyle w:val="101000000000" w:firstRow="1" w:lastRow="0" w:firstColumn="1" w:lastColumn="0" w:oddVBand="0" w:evenVBand="0" w:oddHBand="0" w:evenHBand="0" w:firstRowFirstColumn="0" w:firstRowLastColumn="0" w:lastRowFirstColumn="0" w:lastRowLastColumn="0"/>
              <w:rPr>
                <w:del w:id="2244" w:author="ONOPTCHENKO Xavier" w:date="2019-10-11T16:07:00Z"/>
                <w:b w:val="0"/>
                <w:rPrChange w:id="2245" w:author="ONOPTCHENKO Xavier" w:date="2019-10-10T16:07:00Z">
                  <w:rPr>
                    <w:del w:id="2246" w:author="ONOPTCHENKO Xavier" w:date="2019-10-11T16:07:00Z"/>
                    <w:b w:val="0"/>
                    <w:lang w:val="en-GB"/>
                  </w:rPr>
                </w:rPrChange>
              </w:rPr>
            </w:pPr>
          </w:p>
          <w:p w14:paraId="536773F4" w14:textId="77777777" w:rsidR="00F23887" w:rsidRPr="00D7287A" w:rsidRDefault="00F23887" w:rsidP="005920B8">
            <w:pPr>
              <w:widowControl w:val="0"/>
              <w:spacing w:before="40" w:after="40"/>
              <w:cnfStyle w:val="101000000000" w:firstRow="1" w:lastRow="0" w:firstColumn="1" w:lastColumn="0" w:oddVBand="0" w:evenVBand="0" w:oddHBand="0" w:evenHBand="0" w:firstRowFirstColumn="0" w:firstRowLastColumn="0" w:lastRowFirstColumn="0" w:lastRowLastColumn="0"/>
              <w:rPr>
                <w:lang w:val="en-GB"/>
              </w:rPr>
            </w:pPr>
            <w:r>
              <w:rPr>
                <w:bCs w:val="0"/>
                <w:lang w:val="en-GB"/>
              </w:rPr>
              <w:t>Scope of the application components impacted by the project</w:t>
            </w:r>
          </w:p>
        </w:tc>
      </w:tr>
      <w:tr w:rsidR="00E613C7" w:rsidRPr="0029207F" w14:paraId="7DAB014E" w14:textId="77777777" w:rsidTr="008E6B3D">
        <w:trPr>
          <w:gridAfter w:val="1"/>
          <w:cnfStyle w:val="000000100000" w:firstRow="0" w:lastRow="0" w:firstColumn="0" w:lastColumn="0" w:oddVBand="0" w:evenVBand="0" w:oddHBand="1" w:evenHBand="0" w:firstRowFirstColumn="0" w:firstRowLastColumn="0" w:lastRowFirstColumn="0" w:lastRowLastColumn="0"/>
          <w:wAfter w:w="53" w:type="dxa"/>
          <w:trHeight w:val="610"/>
          <w:trPrChange w:id="2247" w:author="ONOPTCHENKO Xavier" w:date="2019-10-11T16:10:00Z">
            <w:trPr>
              <w:trHeight w:val="610"/>
            </w:trPr>
          </w:trPrChange>
        </w:trPr>
        <w:tc>
          <w:tcPr>
            <w:cnfStyle w:val="001000000000" w:firstRow="0" w:lastRow="0" w:firstColumn="1" w:lastColumn="0" w:oddVBand="0" w:evenVBand="0" w:oddHBand="0" w:evenHBand="0" w:firstRowFirstColumn="0" w:firstRowLastColumn="0" w:lastRowFirstColumn="0" w:lastRowLastColumn="0"/>
            <w:tcW w:w="1550" w:type="dxa"/>
            <w:vMerge w:val="restart"/>
            <w:tcPrChange w:id="2248" w:author="ONOPTCHENKO Xavier" w:date="2019-10-11T16:10:00Z">
              <w:tcPr>
                <w:tcW w:w="1218" w:type="dxa"/>
                <w:vMerge w:val="restart"/>
              </w:tcPr>
            </w:tcPrChange>
          </w:tcPr>
          <w:p w14:paraId="7E0869A8" w14:textId="77777777" w:rsidR="00E613C7" w:rsidRPr="008E6B3D" w:rsidRDefault="00E613C7" w:rsidP="005920B8">
            <w:pPr>
              <w:tabs>
                <w:tab w:val="left" w:pos="983"/>
              </w:tabs>
              <w:jc w:val="left"/>
              <w:cnfStyle w:val="001000100000" w:firstRow="0" w:lastRow="0" w:firstColumn="1" w:lastColumn="0" w:oddVBand="0" w:evenVBand="0" w:oddHBand="1" w:evenHBand="0" w:firstRowFirstColumn="0" w:firstRowLastColumn="0" w:lastRowFirstColumn="0" w:lastRowLastColumn="0"/>
              <w:rPr>
                <w:b w:val="0"/>
                <w:bCs w:val="0"/>
                <w:sz w:val="18"/>
                <w:szCs w:val="18"/>
                <w:lang w:val="en-GB"/>
                <w:rPrChange w:id="2249" w:author="ONOPTCHENKO Xavier" w:date="2019-10-11T16:08:00Z">
                  <w:rPr>
                    <w:b w:val="0"/>
                    <w:bCs w:val="0"/>
                    <w:lang w:val="en-GB"/>
                  </w:rPr>
                </w:rPrChange>
              </w:rPr>
            </w:pPr>
            <w:r w:rsidRPr="008E6B3D">
              <w:rPr>
                <w:sz w:val="18"/>
                <w:szCs w:val="18"/>
                <w:rPrChange w:id="2250" w:author="ONOPTCHENKO Xavier" w:date="2019-10-11T16:08:00Z">
                  <w:rPr/>
                </w:rPrChange>
              </w:rPr>
              <w:t>Application  name</w:t>
            </w:r>
          </w:p>
        </w:tc>
        <w:tc>
          <w:tcPr>
            <w:tcW w:w="1559" w:type="dxa"/>
            <w:vMerge w:val="restart"/>
            <w:tcPrChange w:id="2251" w:author="ONOPTCHENKO Xavier" w:date="2019-10-11T16:10:00Z">
              <w:tcPr>
                <w:tcW w:w="1459" w:type="dxa"/>
                <w:gridSpan w:val="2"/>
                <w:vMerge w:val="restart"/>
              </w:tcPr>
            </w:tcPrChange>
          </w:tcPr>
          <w:p w14:paraId="23CA5F46" w14:textId="77777777" w:rsidR="00E613C7" w:rsidRPr="008E6B3D" w:rsidRDefault="00E613C7" w:rsidP="005920B8">
            <w:pPr>
              <w:tabs>
                <w:tab w:val="left" w:pos="983"/>
              </w:tabs>
              <w:jc w:val="left"/>
              <w:cnfStyle w:val="000000100000" w:firstRow="0" w:lastRow="0" w:firstColumn="0" w:lastColumn="0" w:oddVBand="0" w:evenVBand="0" w:oddHBand="1" w:evenHBand="0" w:firstRowFirstColumn="0" w:firstRowLastColumn="0" w:lastRowFirstColumn="0" w:lastRowLastColumn="0"/>
              <w:rPr>
                <w:b/>
                <w:sz w:val="18"/>
                <w:szCs w:val="18"/>
                <w:lang w:val="en-GB"/>
                <w:rPrChange w:id="2252" w:author="ONOPTCHENKO Xavier" w:date="2019-10-11T16:08:00Z">
                  <w:rPr>
                    <w:b/>
                    <w:lang w:val="en-GB"/>
                  </w:rPr>
                </w:rPrChange>
              </w:rPr>
            </w:pPr>
            <w:r w:rsidRPr="008E6B3D">
              <w:rPr>
                <w:b/>
                <w:sz w:val="18"/>
                <w:szCs w:val="18"/>
                <w:rPrChange w:id="2253" w:author="ONOPTCHENKO Xavier" w:date="2019-10-11T16:08:00Z">
                  <w:rPr/>
                </w:rPrChange>
              </w:rPr>
              <w:t>Application component  name</w:t>
            </w:r>
          </w:p>
        </w:tc>
        <w:tc>
          <w:tcPr>
            <w:tcW w:w="2551" w:type="dxa"/>
            <w:vMerge w:val="restart"/>
            <w:tcPrChange w:id="2254" w:author="ONOPTCHENKO Xavier" w:date="2019-10-11T16:10:00Z">
              <w:tcPr>
                <w:tcW w:w="1684" w:type="dxa"/>
                <w:gridSpan w:val="2"/>
                <w:vMerge w:val="restart"/>
              </w:tcPr>
            </w:tcPrChange>
          </w:tcPr>
          <w:p w14:paraId="25B5C30B" w14:textId="77777777" w:rsidR="00E613C7" w:rsidRPr="008E6B3D" w:rsidRDefault="00E613C7" w:rsidP="005920B8">
            <w:pPr>
              <w:tabs>
                <w:tab w:val="left" w:pos="983"/>
              </w:tabs>
              <w:jc w:val="left"/>
              <w:cnfStyle w:val="000000100000" w:firstRow="0" w:lastRow="0" w:firstColumn="0" w:lastColumn="0" w:oddVBand="0" w:evenVBand="0" w:oddHBand="1" w:evenHBand="0" w:firstRowFirstColumn="0" w:firstRowLastColumn="0" w:lastRowFirstColumn="0" w:lastRowLastColumn="0"/>
              <w:rPr>
                <w:b/>
                <w:sz w:val="18"/>
                <w:szCs w:val="18"/>
                <w:rPrChange w:id="2255" w:author="ONOPTCHENKO Xavier" w:date="2019-10-11T16:08:00Z">
                  <w:rPr/>
                </w:rPrChange>
              </w:rPr>
            </w:pPr>
            <w:r w:rsidRPr="008E6B3D">
              <w:rPr>
                <w:b/>
                <w:sz w:val="18"/>
                <w:szCs w:val="18"/>
                <w:rPrChange w:id="2256" w:author="ONOPTCHENKO Xavier" w:date="2019-10-11T16:08:00Z">
                  <w:rPr/>
                </w:rPrChange>
              </w:rPr>
              <w:t>Short description of the component</w:t>
            </w:r>
          </w:p>
          <w:p w14:paraId="490842D4" w14:textId="77777777" w:rsidR="00E613C7" w:rsidRPr="008E6B3D" w:rsidRDefault="00E613C7" w:rsidP="005920B8">
            <w:pPr>
              <w:tabs>
                <w:tab w:val="left" w:pos="983"/>
              </w:tabs>
              <w:jc w:val="left"/>
              <w:cnfStyle w:val="000000100000" w:firstRow="0" w:lastRow="0" w:firstColumn="0" w:lastColumn="0" w:oddVBand="0" w:evenVBand="0" w:oddHBand="1" w:evenHBand="0" w:firstRowFirstColumn="0" w:firstRowLastColumn="0" w:lastRowFirstColumn="0" w:lastRowLastColumn="0"/>
              <w:rPr>
                <w:sz w:val="18"/>
                <w:szCs w:val="18"/>
                <w:lang w:val="en-GB"/>
                <w:rPrChange w:id="2257" w:author="ONOPTCHENKO Xavier" w:date="2019-10-11T16:08:00Z">
                  <w:rPr>
                    <w:lang w:val="en-GB"/>
                  </w:rPr>
                </w:rPrChange>
              </w:rPr>
            </w:pPr>
          </w:p>
        </w:tc>
        <w:tc>
          <w:tcPr>
            <w:tcW w:w="1175" w:type="dxa"/>
            <w:vMerge w:val="restart"/>
            <w:tcPrChange w:id="2258" w:author="ONOPTCHENKO Xavier" w:date="2019-10-11T16:10:00Z">
              <w:tcPr>
                <w:tcW w:w="1276" w:type="dxa"/>
                <w:vMerge w:val="restart"/>
              </w:tcPr>
            </w:tcPrChange>
          </w:tcPr>
          <w:p w14:paraId="5CF8A3F1" w14:textId="77777777" w:rsidR="00E613C7" w:rsidRPr="008E6B3D" w:rsidRDefault="00E613C7" w:rsidP="005920B8">
            <w:pPr>
              <w:tabs>
                <w:tab w:val="left" w:pos="983"/>
              </w:tabs>
              <w:jc w:val="left"/>
              <w:cnfStyle w:val="000000100000" w:firstRow="0" w:lastRow="0" w:firstColumn="0" w:lastColumn="0" w:oddVBand="0" w:evenVBand="0" w:oddHBand="1" w:evenHBand="0" w:firstRowFirstColumn="0" w:firstRowLastColumn="0" w:lastRowFirstColumn="0" w:lastRowLastColumn="0"/>
              <w:rPr>
                <w:b/>
                <w:sz w:val="18"/>
                <w:szCs w:val="18"/>
                <w:lang w:val="en-GB"/>
                <w:rPrChange w:id="2259" w:author="ONOPTCHENKO Xavier" w:date="2019-10-11T16:08:00Z">
                  <w:rPr>
                    <w:b/>
                    <w:lang w:val="en-GB"/>
                  </w:rPr>
                </w:rPrChange>
              </w:rPr>
            </w:pPr>
            <w:r w:rsidRPr="008E6B3D">
              <w:rPr>
                <w:b/>
                <w:sz w:val="18"/>
                <w:szCs w:val="18"/>
                <w:lang w:val="en-GB"/>
                <w:rPrChange w:id="2260" w:author="ONOPTCHENKO Xavier" w:date="2019-10-11T16:08:00Z">
                  <w:rPr>
                    <w:b/>
                    <w:lang w:val="en-GB"/>
                  </w:rPr>
                </w:rPrChange>
              </w:rPr>
              <w:t xml:space="preserve">Tag for the application component </w:t>
            </w:r>
          </w:p>
          <w:p w14:paraId="49B64817" w14:textId="77777777" w:rsidR="00E613C7" w:rsidRPr="008E6B3D" w:rsidRDefault="00E613C7" w:rsidP="005920B8">
            <w:pPr>
              <w:tabs>
                <w:tab w:val="left" w:pos="983"/>
              </w:tabs>
              <w:jc w:val="left"/>
              <w:cnfStyle w:val="000000100000" w:firstRow="0" w:lastRow="0" w:firstColumn="0" w:lastColumn="0" w:oddVBand="0" w:evenVBand="0" w:oddHBand="1" w:evenHBand="0" w:firstRowFirstColumn="0" w:firstRowLastColumn="0" w:lastRowFirstColumn="0" w:lastRowLastColumn="0"/>
              <w:rPr>
                <w:sz w:val="18"/>
                <w:szCs w:val="18"/>
                <w:lang w:val="en-GB"/>
              </w:rPr>
            </w:pPr>
            <w:r w:rsidRPr="008E6B3D">
              <w:rPr>
                <w:sz w:val="18"/>
                <w:szCs w:val="18"/>
                <w:lang w:val="en-GB"/>
              </w:rPr>
              <w:t>(C) Created</w:t>
            </w:r>
          </w:p>
          <w:p w14:paraId="70F877A3" w14:textId="760BA49E" w:rsidR="00E613C7" w:rsidRPr="008E6B3D" w:rsidRDefault="00CC1A7E" w:rsidP="005920B8">
            <w:pPr>
              <w:tabs>
                <w:tab w:val="left" w:pos="983"/>
              </w:tabs>
              <w:jc w:val="left"/>
              <w:cnfStyle w:val="000000100000" w:firstRow="0" w:lastRow="0" w:firstColumn="0" w:lastColumn="0" w:oddVBand="0" w:evenVBand="0" w:oddHBand="1" w:evenHBand="0" w:firstRowFirstColumn="0" w:firstRowLastColumn="0" w:lastRowFirstColumn="0" w:lastRowLastColumn="0"/>
              <w:rPr>
                <w:sz w:val="18"/>
                <w:szCs w:val="18"/>
                <w:lang w:val="en-GB"/>
              </w:rPr>
            </w:pPr>
            <w:r w:rsidRPr="008E6B3D">
              <w:rPr>
                <w:sz w:val="18"/>
                <w:szCs w:val="18"/>
                <w:lang w:val="en-GB"/>
              </w:rPr>
              <w:t>(U</w:t>
            </w:r>
            <w:r w:rsidR="00E613C7" w:rsidRPr="008E6B3D">
              <w:rPr>
                <w:sz w:val="18"/>
                <w:szCs w:val="18"/>
                <w:lang w:val="en-GB"/>
              </w:rPr>
              <w:t xml:space="preserve">), </w:t>
            </w:r>
            <w:r w:rsidR="00CA743B" w:rsidRPr="008E6B3D">
              <w:rPr>
                <w:sz w:val="18"/>
                <w:szCs w:val="18"/>
                <w:lang w:val="en-GB"/>
              </w:rPr>
              <w:t>Updates</w:t>
            </w:r>
          </w:p>
          <w:p w14:paraId="72A5B919" w14:textId="5EAD3790" w:rsidR="00E613C7" w:rsidRPr="008E6B3D" w:rsidRDefault="00CC1A7E" w:rsidP="005920B8">
            <w:pPr>
              <w:tabs>
                <w:tab w:val="left" w:pos="983"/>
              </w:tabs>
              <w:jc w:val="left"/>
              <w:cnfStyle w:val="000000100000" w:firstRow="0" w:lastRow="0" w:firstColumn="0" w:lastColumn="0" w:oddVBand="0" w:evenVBand="0" w:oddHBand="1" w:evenHBand="0" w:firstRowFirstColumn="0" w:firstRowLastColumn="0" w:lastRowFirstColumn="0" w:lastRowLastColumn="0"/>
              <w:rPr>
                <w:sz w:val="18"/>
                <w:szCs w:val="18"/>
                <w:lang w:val="en-GB"/>
              </w:rPr>
            </w:pPr>
            <w:r w:rsidRPr="008E6B3D">
              <w:rPr>
                <w:sz w:val="18"/>
                <w:szCs w:val="18"/>
                <w:lang w:val="en-GB"/>
              </w:rPr>
              <w:t>(R</w:t>
            </w:r>
            <w:r w:rsidR="003013DD" w:rsidRPr="008E6B3D">
              <w:rPr>
                <w:sz w:val="18"/>
                <w:szCs w:val="18"/>
                <w:lang w:val="en-GB"/>
              </w:rPr>
              <w:t xml:space="preserve">), </w:t>
            </w:r>
            <w:r w:rsidR="00CA743B" w:rsidRPr="008E6B3D">
              <w:rPr>
                <w:sz w:val="18"/>
                <w:szCs w:val="18"/>
                <w:lang w:val="en-GB"/>
              </w:rPr>
              <w:t>Re</w:t>
            </w:r>
            <w:r w:rsidR="003013DD" w:rsidRPr="008E6B3D">
              <w:rPr>
                <w:sz w:val="18"/>
                <w:szCs w:val="18"/>
                <w:lang w:val="en-GB"/>
              </w:rPr>
              <w:t xml:space="preserve">used </w:t>
            </w:r>
          </w:p>
        </w:tc>
        <w:tc>
          <w:tcPr>
            <w:tcW w:w="951" w:type="dxa"/>
            <w:vMerge w:val="restart"/>
            <w:tcPrChange w:id="2261" w:author="ONOPTCHENKO Xavier" w:date="2019-10-11T16:10:00Z">
              <w:tcPr>
                <w:tcW w:w="1134" w:type="dxa"/>
                <w:gridSpan w:val="2"/>
                <w:vMerge w:val="restart"/>
              </w:tcPr>
            </w:tcPrChange>
          </w:tcPr>
          <w:p w14:paraId="5ABAF9E7" w14:textId="77777777" w:rsidR="00E613C7" w:rsidRPr="008E6B3D" w:rsidRDefault="00E613C7" w:rsidP="005920B8">
            <w:pPr>
              <w:tabs>
                <w:tab w:val="left" w:pos="983"/>
              </w:tabs>
              <w:jc w:val="left"/>
              <w:cnfStyle w:val="000000100000" w:firstRow="0" w:lastRow="0" w:firstColumn="0" w:lastColumn="0" w:oddVBand="0" w:evenVBand="0" w:oddHBand="1" w:evenHBand="0" w:firstRowFirstColumn="0" w:firstRowLastColumn="0" w:lastRowFirstColumn="0" w:lastRowLastColumn="0"/>
              <w:rPr>
                <w:sz w:val="18"/>
                <w:szCs w:val="18"/>
                <w:rPrChange w:id="2262" w:author="ONOPTCHENKO Xavier" w:date="2019-10-11T16:08:00Z">
                  <w:rPr/>
                </w:rPrChange>
              </w:rPr>
            </w:pPr>
            <w:r w:rsidRPr="008E6B3D">
              <w:rPr>
                <w:sz w:val="18"/>
                <w:szCs w:val="18"/>
                <w:rPrChange w:id="2263" w:author="ONOPTCHENKO Xavier" w:date="2019-10-11T16:08:00Z">
                  <w:rPr/>
                </w:rPrChange>
              </w:rPr>
              <w:t>Taget or</w:t>
            </w:r>
          </w:p>
          <w:p w14:paraId="5211FCA4" w14:textId="77777777" w:rsidR="00E613C7" w:rsidRPr="008E6B3D" w:rsidRDefault="00E613C7" w:rsidP="005920B8">
            <w:pPr>
              <w:tabs>
                <w:tab w:val="left" w:pos="983"/>
              </w:tabs>
              <w:jc w:val="left"/>
              <w:cnfStyle w:val="000000100000" w:firstRow="0" w:lastRow="0" w:firstColumn="0" w:lastColumn="0" w:oddVBand="0" w:evenVBand="0" w:oddHBand="1" w:evenHBand="0" w:firstRowFirstColumn="0" w:firstRowLastColumn="0" w:lastRowFirstColumn="0" w:lastRowLastColumn="0"/>
              <w:rPr>
                <w:sz w:val="18"/>
                <w:szCs w:val="18"/>
                <w:rPrChange w:id="2264" w:author="ONOPTCHENKO Xavier" w:date="2019-10-11T16:08:00Z">
                  <w:rPr/>
                </w:rPrChange>
              </w:rPr>
            </w:pPr>
            <w:r w:rsidRPr="008E6B3D">
              <w:rPr>
                <w:sz w:val="18"/>
                <w:szCs w:val="18"/>
                <w:rPrChange w:id="2265" w:author="ONOPTCHENKO Xavier" w:date="2019-10-11T16:08:00Z">
                  <w:rPr/>
                </w:rPrChange>
              </w:rPr>
              <w:t>temporary</w:t>
            </w:r>
          </w:p>
          <w:p w14:paraId="171604BC" w14:textId="77777777" w:rsidR="00E613C7" w:rsidRPr="008E6B3D" w:rsidRDefault="00E613C7" w:rsidP="005920B8">
            <w:pPr>
              <w:tabs>
                <w:tab w:val="left" w:pos="983"/>
              </w:tabs>
              <w:jc w:val="left"/>
              <w:cnfStyle w:val="000000100000" w:firstRow="0" w:lastRow="0" w:firstColumn="0" w:lastColumn="0" w:oddVBand="0" w:evenVBand="0" w:oddHBand="1" w:evenHBand="0" w:firstRowFirstColumn="0" w:firstRowLastColumn="0" w:lastRowFirstColumn="0" w:lastRowLastColumn="0"/>
              <w:rPr>
                <w:b/>
                <w:sz w:val="18"/>
                <w:szCs w:val="18"/>
                <w:lang w:val="en-GB"/>
                <w:rPrChange w:id="2266" w:author="ONOPTCHENKO Xavier" w:date="2019-10-11T16:08:00Z">
                  <w:rPr>
                    <w:b/>
                    <w:lang w:val="en-GB"/>
                  </w:rPr>
                </w:rPrChange>
              </w:rPr>
            </w:pPr>
          </w:p>
        </w:tc>
        <w:tc>
          <w:tcPr>
            <w:tcW w:w="4471" w:type="dxa"/>
            <w:gridSpan w:val="4"/>
            <w:tcPrChange w:id="2267" w:author="ONOPTCHENKO Xavier" w:date="2019-10-11T16:10:00Z">
              <w:tcPr>
                <w:tcW w:w="4471" w:type="dxa"/>
                <w:gridSpan w:val="8"/>
              </w:tcPr>
            </w:tcPrChange>
          </w:tcPr>
          <w:p w14:paraId="42C05C04" w14:textId="77777777" w:rsidR="00E613C7" w:rsidRPr="008E6B3D" w:rsidRDefault="00E613C7" w:rsidP="005920B8">
            <w:pPr>
              <w:tabs>
                <w:tab w:val="left" w:pos="983"/>
              </w:tabs>
              <w:jc w:val="left"/>
              <w:cnfStyle w:val="000000100000" w:firstRow="0" w:lastRow="0" w:firstColumn="0" w:lastColumn="0" w:oddVBand="0" w:evenVBand="0" w:oddHBand="1" w:evenHBand="0" w:firstRowFirstColumn="0" w:firstRowLastColumn="0" w:lastRowFirstColumn="0" w:lastRowLastColumn="0"/>
              <w:rPr>
                <w:b/>
                <w:sz w:val="18"/>
                <w:szCs w:val="18"/>
                <w:lang w:val="en-GB"/>
                <w:rPrChange w:id="2268" w:author="ONOPTCHENKO Xavier" w:date="2019-10-11T16:08:00Z">
                  <w:rPr>
                    <w:b/>
                    <w:lang w:val="en-GB"/>
                  </w:rPr>
                </w:rPrChange>
              </w:rPr>
            </w:pPr>
            <w:r w:rsidRPr="008E6B3D">
              <w:rPr>
                <w:b/>
                <w:sz w:val="18"/>
                <w:szCs w:val="18"/>
                <w:lang w:val="en-GB"/>
                <w:rPrChange w:id="2269" w:author="ONOPTCHENKO Xavier" w:date="2019-10-11T16:08:00Z">
                  <w:rPr>
                    <w:b/>
                    <w:lang w:val="en-GB"/>
                  </w:rPr>
                </w:rPrChange>
              </w:rPr>
              <w:t xml:space="preserve">Sharing plan </w:t>
            </w:r>
          </w:p>
        </w:tc>
        <w:tc>
          <w:tcPr>
            <w:tcW w:w="1741" w:type="dxa"/>
            <w:vMerge w:val="restart"/>
            <w:tcPrChange w:id="2270" w:author="ONOPTCHENKO Xavier" w:date="2019-10-11T16:10:00Z">
              <w:tcPr>
                <w:tcW w:w="2978" w:type="dxa"/>
                <w:gridSpan w:val="4"/>
                <w:vMerge w:val="restart"/>
              </w:tcPr>
            </w:tcPrChange>
          </w:tcPr>
          <w:p w14:paraId="6896D660" w14:textId="582E78B3" w:rsidR="00E613C7" w:rsidRPr="008E6B3D" w:rsidRDefault="00E613C7" w:rsidP="005920B8">
            <w:pPr>
              <w:tabs>
                <w:tab w:val="left" w:pos="983"/>
              </w:tabs>
              <w:jc w:val="left"/>
              <w:cnfStyle w:val="000000100000" w:firstRow="0" w:lastRow="0" w:firstColumn="0" w:lastColumn="0" w:oddVBand="0" w:evenVBand="0" w:oddHBand="1" w:evenHBand="0" w:firstRowFirstColumn="0" w:firstRowLastColumn="0" w:lastRowFirstColumn="0" w:lastRowLastColumn="0"/>
              <w:rPr>
                <w:sz w:val="18"/>
                <w:szCs w:val="18"/>
                <w:lang w:val="en-US"/>
                <w:rPrChange w:id="2271" w:author="ONOPTCHENKO Xavier" w:date="2019-10-11T16:08:00Z">
                  <w:rPr>
                    <w:lang w:val="en-US"/>
                  </w:rPr>
                </w:rPrChange>
              </w:rPr>
            </w:pPr>
            <w:r w:rsidRPr="008E6B3D">
              <w:rPr>
                <w:sz w:val="18"/>
                <w:szCs w:val="18"/>
                <w:lang w:val="en-US"/>
                <w:rPrChange w:id="2272" w:author="ONOPTCHENKO Xavier" w:date="2019-10-11T16:08:00Z">
                  <w:rPr>
                    <w:lang w:val="en-US"/>
                  </w:rPr>
                </w:rPrChange>
              </w:rPr>
              <w:t>Comment</w:t>
            </w:r>
            <w:r w:rsidR="003013DD" w:rsidRPr="008E6B3D">
              <w:rPr>
                <w:sz w:val="18"/>
                <w:szCs w:val="18"/>
                <w:lang w:val="en-US"/>
                <w:rPrChange w:id="2273" w:author="ONOPTCHENKO Xavier" w:date="2019-10-11T16:08:00Z">
                  <w:rPr>
                    <w:lang w:val="en-US"/>
                  </w:rPr>
                </w:rPrChange>
              </w:rPr>
              <w:t xml:space="preserve"> or Requirement Code if relevant</w:t>
            </w:r>
          </w:p>
        </w:tc>
      </w:tr>
      <w:tr w:rsidR="00E613C7" w:rsidRPr="0029207F" w14:paraId="0E2307F5" w14:textId="77777777" w:rsidTr="008E6B3D">
        <w:trPr>
          <w:gridAfter w:val="1"/>
          <w:cnfStyle w:val="000000010000" w:firstRow="0" w:lastRow="0" w:firstColumn="0" w:lastColumn="0" w:oddVBand="0" w:evenVBand="0" w:oddHBand="0" w:evenHBand="1" w:firstRowFirstColumn="0" w:firstRowLastColumn="0" w:lastRowFirstColumn="0" w:lastRowLastColumn="0"/>
          <w:wAfter w:w="53" w:type="dxa"/>
          <w:trHeight w:val="610"/>
          <w:trPrChange w:id="2274" w:author="ONOPTCHENKO Xavier" w:date="2019-10-11T16:10:00Z">
            <w:trPr>
              <w:trHeight w:val="610"/>
            </w:trPr>
          </w:trPrChange>
        </w:trPr>
        <w:tc>
          <w:tcPr>
            <w:cnfStyle w:val="001000000000" w:firstRow="0" w:lastRow="0" w:firstColumn="1" w:lastColumn="0" w:oddVBand="0" w:evenVBand="0" w:oddHBand="0" w:evenHBand="0" w:firstRowFirstColumn="0" w:firstRowLastColumn="0" w:lastRowFirstColumn="0" w:lastRowLastColumn="0"/>
            <w:tcW w:w="1550" w:type="dxa"/>
            <w:vMerge/>
            <w:tcPrChange w:id="2275" w:author="ONOPTCHENKO Xavier" w:date="2019-10-11T16:10:00Z">
              <w:tcPr>
                <w:tcW w:w="1218" w:type="dxa"/>
                <w:vMerge/>
              </w:tcPr>
            </w:tcPrChange>
          </w:tcPr>
          <w:p w14:paraId="245E04C6" w14:textId="77777777" w:rsidR="00E613C7" w:rsidRPr="003013DD" w:rsidRDefault="00E613C7" w:rsidP="005920B8">
            <w:pPr>
              <w:tabs>
                <w:tab w:val="left" w:pos="983"/>
              </w:tabs>
              <w:jc w:val="left"/>
              <w:cnfStyle w:val="001000010000" w:firstRow="0" w:lastRow="0" w:firstColumn="1" w:lastColumn="0" w:oddVBand="0" w:evenVBand="0" w:oddHBand="0" w:evenHBand="1" w:firstRowFirstColumn="0" w:firstRowLastColumn="0" w:lastRowFirstColumn="0" w:lastRowLastColumn="0"/>
              <w:rPr>
                <w:lang w:val="en-US"/>
              </w:rPr>
            </w:pPr>
          </w:p>
        </w:tc>
        <w:tc>
          <w:tcPr>
            <w:tcW w:w="1559" w:type="dxa"/>
            <w:vMerge/>
            <w:tcPrChange w:id="2276" w:author="ONOPTCHENKO Xavier" w:date="2019-10-11T16:10:00Z">
              <w:tcPr>
                <w:tcW w:w="1459" w:type="dxa"/>
                <w:gridSpan w:val="2"/>
                <w:vMerge/>
              </w:tcPr>
            </w:tcPrChange>
          </w:tcPr>
          <w:p w14:paraId="45E9E816" w14:textId="77777777" w:rsidR="00E613C7" w:rsidRPr="007B1175" w:rsidRDefault="00E613C7" w:rsidP="005920B8">
            <w:pPr>
              <w:tabs>
                <w:tab w:val="left" w:pos="983"/>
              </w:tabs>
              <w:jc w:val="left"/>
              <w:cnfStyle w:val="000000010000" w:firstRow="0" w:lastRow="0" w:firstColumn="0" w:lastColumn="0" w:oddVBand="0" w:evenVBand="0" w:oddHBand="0" w:evenHBand="1" w:firstRowFirstColumn="0" w:firstRowLastColumn="0" w:lastRowFirstColumn="0" w:lastRowLastColumn="0"/>
              <w:rPr>
                <w:b/>
                <w:lang w:val="en-GB"/>
              </w:rPr>
            </w:pPr>
          </w:p>
        </w:tc>
        <w:tc>
          <w:tcPr>
            <w:tcW w:w="2551" w:type="dxa"/>
            <w:vMerge/>
            <w:tcPrChange w:id="2277" w:author="ONOPTCHENKO Xavier" w:date="2019-10-11T16:10:00Z">
              <w:tcPr>
                <w:tcW w:w="1684" w:type="dxa"/>
                <w:gridSpan w:val="2"/>
                <w:vMerge/>
              </w:tcPr>
            </w:tcPrChange>
          </w:tcPr>
          <w:p w14:paraId="39796AC3" w14:textId="77777777" w:rsidR="00E613C7" w:rsidRPr="003013DD" w:rsidRDefault="00E613C7" w:rsidP="005920B8">
            <w:pPr>
              <w:tabs>
                <w:tab w:val="left" w:pos="983"/>
              </w:tabs>
              <w:jc w:val="left"/>
              <w:cnfStyle w:val="000000010000" w:firstRow="0" w:lastRow="0" w:firstColumn="0" w:lastColumn="0" w:oddVBand="0" w:evenVBand="0" w:oddHBand="0" w:evenHBand="1" w:firstRowFirstColumn="0" w:firstRowLastColumn="0" w:lastRowFirstColumn="0" w:lastRowLastColumn="0"/>
              <w:rPr>
                <w:lang w:val="en-US"/>
              </w:rPr>
            </w:pPr>
          </w:p>
        </w:tc>
        <w:tc>
          <w:tcPr>
            <w:tcW w:w="1175" w:type="dxa"/>
            <w:vMerge/>
            <w:tcPrChange w:id="2278" w:author="ONOPTCHENKO Xavier" w:date="2019-10-11T16:10:00Z">
              <w:tcPr>
                <w:tcW w:w="1276" w:type="dxa"/>
                <w:vMerge/>
              </w:tcPr>
            </w:tcPrChange>
          </w:tcPr>
          <w:p w14:paraId="02017B5B" w14:textId="77777777" w:rsidR="00E613C7" w:rsidRPr="007B1175" w:rsidRDefault="00E613C7" w:rsidP="005920B8">
            <w:pPr>
              <w:tabs>
                <w:tab w:val="left" w:pos="983"/>
              </w:tabs>
              <w:jc w:val="left"/>
              <w:cnfStyle w:val="000000010000" w:firstRow="0" w:lastRow="0" w:firstColumn="0" w:lastColumn="0" w:oddVBand="0" w:evenVBand="0" w:oddHBand="0" w:evenHBand="1" w:firstRowFirstColumn="0" w:firstRowLastColumn="0" w:lastRowFirstColumn="0" w:lastRowLastColumn="0"/>
              <w:rPr>
                <w:b/>
                <w:lang w:val="en-GB"/>
              </w:rPr>
            </w:pPr>
          </w:p>
        </w:tc>
        <w:tc>
          <w:tcPr>
            <w:tcW w:w="951" w:type="dxa"/>
            <w:vMerge/>
            <w:tcPrChange w:id="2279" w:author="ONOPTCHENKO Xavier" w:date="2019-10-11T16:10:00Z">
              <w:tcPr>
                <w:tcW w:w="1134" w:type="dxa"/>
                <w:gridSpan w:val="2"/>
                <w:vMerge/>
              </w:tcPr>
            </w:tcPrChange>
          </w:tcPr>
          <w:p w14:paraId="0DE61499" w14:textId="77777777" w:rsidR="00E613C7" w:rsidRPr="00926542" w:rsidRDefault="00E613C7" w:rsidP="005920B8">
            <w:pPr>
              <w:tabs>
                <w:tab w:val="left" w:pos="983"/>
              </w:tabs>
              <w:jc w:val="left"/>
              <w:cnfStyle w:val="000000010000" w:firstRow="0" w:lastRow="0" w:firstColumn="0" w:lastColumn="0" w:oddVBand="0" w:evenVBand="0" w:oddHBand="0" w:evenHBand="1" w:firstRowFirstColumn="0" w:firstRowLastColumn="0" w:lastRowFirstColumn="0" w:lastRowLastColumn="0"/>
              <w:rPr>
                <w:b/>
                <w:i/>
                <w:lang w:val="en-GB"/>
              </w:rPr>
            </w:pPr>
          </w:p>
        </w:tc>
        <w:tc>
          <w:tcPr>
            <w:tcW w:w="1134" w:type="dxa"/>
            <w:tcPrChange w:id="2280" w:author="ONOPTCHENKO Xavier" w:date="2019-10-11T16:10:00Z">
              <w:tcPr>
                <w:tcW w:w="1134" w:type="dxa"/>
                <w:gridSpan w:val="3"/>
              </w:tcPr>
            </w:tcPrChange>
          </w:tcPr>
          <w:p w14:paraId="4EB0F073" w14:textId="77777777" w:rsidR="00E613C7" w:rsidRPr="008E6B3D" w:rsidRDefault="00E613C7" w:rsidP="005920B8">
            <w:pPr>
              <w:tabs>
                <w:tab w:val="left" w:pos="983"/>
              </w:tabs>
              <w:jc w:val="left"/>
              <w:cnfStyle w:val="000000010000" w:firstRow="0" w:lastRow="0" w:firstColumn="0" w:lastColumn="0" w:oddVBand="0" w:evenVBand="0" w:oddHBand="0" w:evenHBand="1" w:firstRowFirstColumn="0" w:firstRowLastColumn="0" w:lastRowFirstColumn="0" w:lastRowLastColumn="0"/>
              <w:rPr>
                <w:b/>
                <w:i/>
                <w:sz w:val="18"/>
                <w:lang w:val="en-GB"/>
                <w:rPrChange w:id="2281" w:author="ONOPTCHENKO Xavier" w:date="2019-10-11T16:08:00Z">
                  <w:rPr>
                    <w:b/>
                    <w:i/>
                    <w:lang w:val="en-GB"/>
                  </w:rPr>
                </w:rPrChange>
              </w:rPr>
            </w:pPr>
            <w:r w:rsidRPr="008E6B3D">
              <w:rPr>
                <w:b/>
                <w:i/>
                <w:sz w:val="18"/>
                <w:lang w:val="en-GB"/>
                <w:rPrChange w:id="2282" w:author="ONOPTCHENKO Xavier" w:date="2019-10-11T16:08:00Z">
                  <w:rPr>
                    <w:b/>
                    <w:i/>
                    <w:lang w:val="en-GB"/>
                  </w:rPr>
                </w:rPrChange>
              </w:rPr>
              <w:t xml:space="preserve">Reusable </w:t>
            </w:r>
            <w:r w:rsidRPr="008E6B3D">
              <w:rPr>
                <w:i/>
                <w:sz w:val="18"/>
                <w:lang w:val="en-GB"/>
                <w:rPrChange w:id="2283" w:author="ONOPTCHENKO Xavier" w:date="2019-10-11T16:08:00Z">
                  <w:rPr>
                    <w:i/>
                    <w:lang w:val="en-GB"/>
                  </w:rPr>
                </w:rPrChange>
              </w:rPr>
              <w:t>application software component</w:t>
            </w:r>
          </w:p>
        </w:tc>
        <w:tc>
          <w:tcPr>
            <w:tcW w:w="1159" w:type="dxa"/>
            <w:tcPrChange w:id="2284" w:author="ONOPTCHENKO Xavier" w:date="2019-10-11T16:10:00Z">
              <w:tcPr>
                <w:tcW w:w="1159" w:type="dxa"/>
                <w:gridSpan w:val="2"/>
              </w:tcPr>
            </w:tcPrChange>
          </w:tcPr>
          <w:p w14:paraId="75054577" w14:textId="77777777" w:rsidR="00E613C7" w:rsidRPr="008E6B3D" w:rsidRDefault="00E613C7" w:rsidP="005920B8">
            <w:pPr>
              <w:tabs>
                <w:tab w:val="left" w:pos="983"/>
              </w:tabs>
              <w:jc w:val="left"/>
              <w:cnfStyle w:val="000000010000" w:firstRow="0" w:lastRow="0" w:firstColumn="0" w:lastColumn="0" w:oddVBand="0" w:evenVBand="0" w:oddHBand="0" w:evenHBand="1" w:firstRowFirstColumn="0" w:firstRowLastColumn="0" w:lastRowFirstColumn="0" w:lastRowLastColumn="0"/>
              <w:rPr>
                <w:sz w:val="18"/>
                <w:lang w:val="en-GB"/>
                <w:rPrChange w:id="2285" w:author="ONOPTCHENKO Xavier" w:date="2019-10-11T16:08:00Z">
                  <w:rPr>
                    <w:lang w:val="en-GB"/>
                  </w:rPr>
                </w:rPrChange>
              </w:rPr>
            </w:pPr>
            <w:r w:rsidRPr="008E6B3D">
              <w:rPr>
                <w:b/>
                <w:i/>
                <w:sz w:val="18"/>
                <w:lang w:val="en-GB"/>
                <w:rPrChange w:id="2286" w:author="ONOPTCHENKO Xavier" w:date="2019-10-11T16:08:00Z">
                  <w:rPr>
                    <w:b/>
                    <w:i/>
                    <w:lang w:val="en-GB"/>
                  </w:rPr>
                </w:rPrChange>
              </w:rPr>
              <w:t>Partialy mutualized</w:t>
            </w:r>
            <w:r w:rsidRPr="008E6B3D">
              <w:rPr>
                <w:i/>
                <w:sz w:val="18"/>
                <w:lang w:val="en-GB"/>
                <w:rPrChange w:id="2287" w:author="ONOPTCHENKO Xavier" w:date="2019-10-11T16:08:00Z">
                  <w:rPr>
                    <w:i/>
                    <w:lang w:val="en-GB"/>
                  </w:rPr>
                </w:rPrChange>
              </w:rPr>
              <w:t xml:space="preserve"> application software component</w:t>
            </w:r>
          </w:p>
        </w:tc>
        <w:tc>
          <w:tcPr>
            <w:tcW w:w="1250" w:type="dxa"/>
            <w:tcPrChange w:id="2288" w:author="ONOPTCHENKO Xavier" w:date="2019-10-11T16:10:00Z">
              <w:tcPr>
                <w:tcW w:w="1250" w:type="dxa"/>
                <w:gridSpan w:val="2"/>
              </w:tcPr>
            </w:tcPrChange>
          </w:tcPr>
          <w:p w14:paraId="6646D054" w14:textId="77777777" w:rsidR="00E613C7" w:rsidRPr="008E6B3D" w:rsidRDefault="00E613C7" w:rsidP="005920B8">
            <w:pPr>
              <w:tabs>
                <w:tab w:val="left" w:pos="983"/>
              </w:tabs>
              <w:jc w:val="left"/>
              <w:cnfStyle w:val="000000010000" w:firstRow="0" w:lastRow="0" w:firstColumn="0" w:lastColumn="0" w:oddVBand="0" w:evenVBand="0" w:oddHBand="0" w:evenHBand="1" w:firstRowFirstColumn="0" w:firstRowLastColumn="0" w:lastRowFirstColumn="0" w:lastRowLastColumn="0"/>
              <w:rPr>
                <w:sz w:val="18"/>
                <w:lang w:val="en-GB"/>
                <w:rPrChange w:id="2289" w:author="ONOPTCHENKO Xavier" w:date="2019-10-11T16:08:00Z">
                  <w:rPr>
                    <w:lang w:val="en-GB"/>
                  </w:rPr>
                </w:rPrChange>
              </w:rPr>
            </w:pPr>
            <w:r w:rsidRPr="008E6B3D">
              <w:rPr>
                <w:b/>
                <w:i/>
                <w:sz w:val="18"/>
                <w:lang w:val="en-GB"/>
                <w:rPrChange w:id="2290" w:author="ONOPTCHENKO Xavier" w:date="2019-10-11T16:08:00Z">
                  <w:rPr>
                    <w:b/>
                    <w:i/>
                    <w:lang w:val="en-GB"/>
                  </w:rPr>
                </w:rPrChange>
              </w:rPr>
              <w:t>Totally mutualized</w:t>
            </w:r>
            <w:r w:rsidRPr="008E6B3D">
              <w:rPr>
                <w:i/>
                <w:sz w:val="18"/>
                <w:lang w:val="en-GB"/>
                <w:rPrChange w:id="2291" w:author="ONOPTCHENKO Xavier" w:date="2019-10-11T16:08:00Z">
                  <w:rPr>
                    <w:i/>
                    <w:lang w:val="en-GB"/>
                  </w:rPr>
                </w:rPrChange>
              </w:rPr>
              <w:t xml:space="preserve"> application software component</w:t>
            </w:r>
          </w:p>
        </w:tc>
        <w:tc>
          <w:tcPr>
            <w:tcW w:w="928" w:type="dxa"/>
            <w:tcPrChange w:id="2292" w:author="ONOPTCHENKO Xavier" w:date="2019-10-11T16:10:00Z">
              <w:tcPr>
                <w:tcW w:w="928" w:type="dxa"/>
              </w:tcPr>
            </w:tcPrChange>
          </w:tcPr>
          <w:p w14:paraId="45B30826" w14:textId="77777777" w:rsidR="00E613C7" w:rsidRPr="008E6B3D" w:rsidRDefault="00E613C7" w:rsidP="005920B8">
            <w:pPr>
              <w:tabs>
                <w:tab w:val="left" w:pos="983"/>
              </w:tabs>
              <w:jc w:val="left"/>
              <w:cnfStyle w:val="000000010000" w:firstRow="0" w:lastRow="0" w:firstColumn="0" w:lastColumn="0" w:oddVBand="0" w:evenVBand="0" w:oddHBand="0" w:evenHBand="1" w:firstRowFirstColumn="0" w:firstRowLastColumn="0" w:lastRowFirstColumn="0" w:lastRowLastColumn="0"/>
              <w:rPr>
                <w:sz w:val="18"/>
                <w:lang w:val="en-GB"/>
                <w:rPrChange w:id="2293" w:author="ONOPTCHENKO Xavier" w:date="2019-10-11T16:08:00Z">
                  <w:rPr>
                    <w:lang w:val="en-GB"/>
                  </w:rPr>
                </w:rPrChange>
              </w:rPr>
            </w:pPr>
            <w:r w:rsidRPr="008E6B3D">
              <w:rPr>
                <w:b/>
                <w:sz w:val="18"/>
                <w:lang w:val="en-GB"/>
                <w:rPrChange w:id="2294" w:author="ONOPTCHENKO Xavier" w:date="2019-10-11T16:08:00Z">
                  <w:rPr>
                    <w:b/>
                    <w:lang w:val="en-GB"/>
                  </w:rPr>
                </w:rPrChange>
              </w:rPr>
              <w:t>SaaS</w:t>
            </w:r>
            <w:r w:rsidRPr="008E6B3D">
              <w:rPr>
                <w:sz w:val="18"/>
                <w:lang w:val="en-GB"/>
                <w:rPrChange w:id="2295" w:author="ONOPTCHENKO Xavier" w:date="2019-10-11T16:08:00Z">
                  <w:rPr>
                    <w:lang w:val="en-GB"/>
                  </w:rPr>
                </w:rPrChange>
              </w:rPr>
              <w:t xml:space="preserve"> -Software as a Service </w:t>
            </w:r>
          </w:p>
        </w:tc>
        <w:tc>
          <w:tcPr>
            <w:tcW w:w="1741" w:type="dxa"/>
            <w:vMerge/>
            <w:tcPrChange w:id="2296" w:author="ONOPTCHENKO Xavier" w:date="2019-10-11T16:10:00Z">
              <w:tcPr>
                <w:tcW w:w="2978" w:type="dxa"/>
                <w:gridSpan w:val="4"/>
                <w:vMerge/>
              </w:tcPr>
            </w:tcPrChange>
          </w:tcPr>
          <w:p w14:paraId="004C6749" w14:textId="77777777" w:rsidR="00E613C7" w:rsidRPr="00F23887" w:rsidRDefault="00E613C7" w:rsidP="005920B8">
            <w:pPr>
              <w:tabs>
                <w:tab w:val="left" w:pos="983"/>
              </w:tabs>
              <w:jc w:val="left"/>
              <w:cnfStyle w:val="000000010000" w:firstRow="0" w:lastRow="0" w:firstColumn="0" w:lastColumn="0" w:oddVBand="0" w:evenVBand="0" w:oddHBand="0" w:evenHBand="1" w:firstRowFirstColumn="0" w:firstRowLastColumn="0" w:lastRowFirstColumn="0" w:lastRowLastColumn="0"/>
              <w:rPr>
                <w:b/>
                <w:lang w:val="en-GB"/>
              </w:rPr>
            </w:pPr>
          </w:p>
        </w:tc>
      </w:tr>
      <w:tr w:rsidR="00793141" w:rsidRPr="00AE29E7" w14:paraId="692F5C93" w14:textId="77777777" w:rsidTr="008E6B3D">
        <w:trPr>
          <w:gridAfter w:val="1"/>
          <w:cnfStyle w:val="000000100000" w:firstRow="0" w:lastRow="0" w:firstColumn="0" w:lastColumn="0" w:oddVBand="0" w:evenVBand="0" w:oddHBand="1" w:evenHBand="0" w:firstRowFirstColumn="0" w:firstRowLastColumn="0" w:lastRowFirstColumn="0" w:lastRowLastColumn="0"/>
          <w:wAfter w:w="53" w:type="dxa"/>
          <w:trHeight w:val="877"/>
          <w:trPrChange w:id="2297" w:author="ONOPTCHENKO Xavier" w:date="2019-10-11T16:10:00Z">
            <w:trPr>
              <w:trHeight w:val="877"/>
            </w:trPr>
          </w:trPrChange>
        </w:trPr>
        <w:tc>
          <w:tcPr>
            <w:cnfStyle w:val="001000000000" w:firstRow="0" w:lastRow="0" w:firstColumn="1" w:lastColumn="0" w:oddVBand="0" w:evenVBand="0" w:oddHBand="0" w:evenHBand="0" w:firstRowFirstColumn="0" w:firstRowLastColumn="0" w:lastRowFirstColumn="0" w:lastRowLastColumn="0"/>
            <w:tcW w:w="1550" w:type="dxa"/>
            <w:tcPrChange w:id="2298" w:author="ONOPTCHENKO Xavier" w:date="2019-10-11T16:10:00Z">
              <w:tcPr>
                <w:tcW w:w="1218" w:type="dxa"/>
              </w:tcPr>
            </w:tcPrChange>
          </w:tcPr>
          <w:p w14:paraId="70F4EA77" w14:textId="734D8977" w:rsidR="00793141" w:rsidRPr="008E6B3D" w:rsidDel="00793141" w:rsidRDefault="00793141">
            <w:pPr>
              <w:tabs>
                <w:tab w:val="left" w:pos="983"/>
              </w:tabs>
              <w:jc w:val="left"/>
              <w:cnfStyle w:val="001000100000" w:firstRow="0" w:lastRow="0" w:firstColumn="1" w:lastColumn="0" w:oddVBand="0" w:evenVBand="0" w:oddHBand="1" w:evenHBand="0" w:firstRowFirstColumn="0" w:firstRowLastColumn="0" w:lastRowFirstColumn="0" w:lastRowLastColumn="0"/>
              <w:rPr>
                <w:del w:id="2299" w:author="ONOPTCHENKO Xavier" w:date="2019-10-10T13:19:00Z"/>
                <w:bCs w:val="0"/>
                <w:i/>
                <w:sz w:val="18"/>
                <w:szCs w:val="18"/>
                <w:rPrChange w:id="2300" w:author="ONOPTCHENKO Xavier" w:date="2019-10-11T16:08:00Z">
                  <w:rPr>
                    <w:del w:id="2301" w:author="ONOPTCHENKO Xavier" w:date="2019-10-10T13:19:00Z"/>
                    <w:bCs w:val="0"/>
                    <w:i/>
                  </w:rPr>
                </w:rPrChange>
              </w:rPr>
            </w:pPr>
            <w:del w:id="2302" w:author="ONOPTCHENKO Xavier" w:date="2019-10-10T13:15:00Z">
              <w:r w:rsidRPr="008E6B3D" w:rsidDel="00793141">
                <w:rPr>
                  <w:i/>
                  <w:sz w:val="18"/>
                  <w:szCs w:val="18"/>
                  <w:rPrChange w:id="2303" w:author="ONOPTCHENKO Xavier" w:date="2019-10-11T16:08:00Z">
                    <w:rPr>
                      <w:i/>
                    </w:rPr>
                  </w:rPrChange>
                </w:rPr>
                <w:delText>Application 1</w:delText>
              </w:r>
            </w:del>
            <w:ins w:id="2304" w:author="ONOPTCHENKO Xavier" w:date="2019-10-10T13:15:00Z">
              <w:r w:rsidRPr="008E6B3D">
                <w:rPr>
                  <w:i/>
                  <w:sz w:val="18"/>
                  <w:szCs w:val="18"/>
                  <w:rPrChange w:id="2305" w:author="ONOPTCHENKO Xavier" w:date="2019-10-11T16:08:00Z">
                    <w:rPr>
                      <w:i/>
                    </w:rPr>
                  </w:rPrChange>
                </w:rPr>
                <w:t>ESB Administration et suivi</w:t>
              </w:r>
            </w:ins>
          </w:p>
          <w:p w14:paraId="7ED3C2BB" w14:textId="77777777" w:rsidR="00793141" w:rsidRPr="008E6B3D" w:rsidRDefault="00793141">
            <w:pPr>
              <w:tabs>
                <w:tab w:val="left" w:pos="983"/>
              </w:tabs>
              <w:jc w:val="left"/>
              <w:cnfStyle w:val="001000100000" w:firstRow="0" w:lastRow="0" w:firstColumn="1" w:lastColumn="0" w:oddVBand="0" w:evenVBand="0" w:oddHBand="1" w:evenHBand="0" w:firstRowFirstColumn="0" w:firstRowLastColumn="0" w:lastRowFirstColumn="0" w:lastRowLastColumn="0"/>
              <w:rPr>
                <w:b w:val="0"/>
                <w:i/>
                <w:sz w:val="18"/>
                <w:szCs w:val="18"/>
                <w:rPrChange w:id="2306" w:author="ONOPTCHENKO Xavier" w:date="2019-10-11T16:08:00Z">
                  <w:rPr>
                    <w:b w:val="0"/>
                    <w:i/>
                  </w:rPr>
                </w:rPrChange>
              </w:rPr>
            </w:pPr>
          </w:p>
        </w:tc>
        <w:tc>
          <w:tcPr>
            <w:tcW w:w="1559" w:type="dxa"/>
            <w:tcPrChange w:id="2307" w:author="ONOPTCHENKO Xavier" w:date="2019-10-11T16:10:00Z">
              <w:tcPr>
                <w:tcW w:w="1459" w:type="dxa"/>
                <w:gridSpan w:val="2"/>
              </w:tcPr>
            </w:tcPrChange>
          </w:tcPr>
          <w:p w14:paraId="7B63A626" w14:textId="161ECB42" w:rsidR="00793141" w:rsidRPr="008E6B3D" w:rsidDel="008E6B3D" w:rsidRDefault="00793141">
            <w:pPr>
              <w:tabs>
                <w:tab w:val="left" w:pos="983"/>
              </w:tabs>
              <w:jc w:val="left"/>
              <w:cnfStyle w:val="000000100000" w:firstRow="0" w:lastRow="0" w:firstColumn="0" w:lastColumn="0" w:oddVBand="0" w:evenVBand="0" w:oddHBand="1" w:evenHBand="0" w:firstRowFirstColumn="0" w:firstRowLastColumn="0" w:lastRowFirstColumn="0" w:lastRowLastColumn="0"/>
              <w:rPr>
                <w:del w:id="2308" w:author="ONOPTCHENKO Xavier" w:date="2019-10-11T16:09:00Z"/>
                <w:sz w:val="18"/>
                <w:szCs w:val="18"/>
                <w:lang w:val="en-GB"/>
              </w:rPr>
            </w:pPr>
            <w:del w:id="2309" w:author="ONOPTCHENKO Xavier" w:date="2019-10-10T13:15:00Z">
              <w:r w:rsidRPr="008E6B3D" w:rsidDel="00793141">
                <w:rPr>
                  <w:i/>
                  <w:sz w:val="18"/>
                  <w:szCs w:val="18"/>
                  <w:rPrChange w:id="2310" w:author="ONOPTCHENKO Xavier" w:date="2019-10-11T16:08:00Z">
                    <w:rPr>
                      <w:b/>
                      <w:i/>
                    </w:rPr>
                  </w:rPrChange>
                </w:rPr>
                <w:delText>Application component 1</w:delText>
              </w:r>
            </w:del>
            <w:ins w:id="2311" w:author="ONOPTCHENKO Xavier" w:date="2019-10-10T13:18:00Z">
              <w:r w:rsidRPr="008E6B3D">
                <w:rPr>
                  <w:i/>
                  <w:sz w:val="18"/>
                  <w:szCs w:val="18"/>
                  <w:rPrChange w:id="2312" w:author="ONOPTCHENKO Xavier" w:date="2019-10-11T16:08:00Z">
                    <w:rPr>
                      <w:b/>
                      <w:i/>
                    </w:rPr>
                  </w:rPrChange>
                </w:rPr>
                <w:t>Spotfire</w:t>
              </w:r>
            </w:ins>
          </w:p>
          <w:p w14:paraId="1CE27ABE" w14:textId="38EA0028" w:rsidR="00793141" w:rsidRPr="008E6B3D" w:rsidRDefault="00793141">
            <w:pPr>
              <w:tabs>
                <w:tab w:val="left" w:pos="983"/>
              </w:tabs>
              <w:jc w:val="left"/>
              <w:cnfStyle w:val="000000100000" w:firstRow="0" w:lastRow="0" w:firstColumn="0" w:lastColumn="0" w:oddVBand="0" w:evenVBand="0" w:oddHBand="1" w:evenHBand="0" w:firstRowFirstColumn="0" w:firstRowLastColumn="0" w:lastRowFirstColumn="0" w:lastRowLastColumn="0"/>
              <w:rPr>
                <w:sz w:val="18"/>
                <w:szCs w:val="18"/>
                <w:lang w:val="en-GB"/>
              </w:rPr>
            </w:pPr>
            <w:del w:id="2313" w:author="ONOPTCHENKO Xavier" w:date="2019-10-10T13:15:00Z">
              <w:r w:rsidRPr="008E6B3D" w:rsidDel="00793141">
                <w:rPr>
                  <w:i/>
                  <w:sz w:val="18"/>
                  <w:szCs w:val="18"/>
                  <w:rPrChange w:id="2314" w:author="ONOPTCHENKO Xavier" w:date="2019-10-11T16:08:00Z">
                    <w:rPr>
                      <w:b/>
                      <w:i/>
                    </w:rPr>
                  </w:rPrChange>
                </w:rPr>
                <w:delText>Application component 2</w:delText>
              </w:r>
            </w:del>
          </w:p>
        </w:tc>
        <w:tc>
          <w:tcPr>
            <w:tcW w:w="2551" w:type="dxa"/>
            <w:tcPrChange w:id="2315" w:author="ONOPTCHENKO Xavier" w:date="2019-10-11T16:10:00Z">
              <w:tcPr>
                <w:tcW w:w="1684" w:type="dxa"/>
                <w:gridSpan w:val="2"/>
              </w:tcPr>
            </w:tcPrChange>
          </w:tcPr>
          <w:p w14:paraId="378B99C6" w14:textId="7D210764" w:rsidR="00793141" w:rsidRPr="008E6B3D" w:rsidRDefault="00793141" w:rsidP="005920B8">
            <w:pPr>
              <w:tabs>
                <w:tab w:val="left" w:pos="983"/>
              </w:tabs>
              <w:jc w:val="left"/>
              <w:cnfStyle w:val="000000100000" w:firstRow="0" w:lastRow="0" w:firstColumn="0" w:lastColumn="0" w:oddVBand="0" w:evenVBand="0" w:oddHBand="1" w:evenHBand="0" w:firstRowFirstColumn="0" w:firstRowLastColumn="0" w:lastRowFirstColumn="0" w:lastRowLastColumn="0"/>
              <w:rPr>
                <w:sz w:val="18"/>
                <w:szCs w:val="18"/>
                <w:rPrChange w:id="2316" w:author="ONOPTCHENKO Xavier" w:date="2019-10-11T16:08:00Z">
                  <w:rPr>
                    <w:sz w:val="18"/>
                    <w:szCs w:val="18"/>
                    <w:lang w:val="en-GB"/>
                  </w:rPr>
                </w:rPrChange>
              </w:rPr>
            </w:pPr>
            <w:ins w:id="2317" w:author="ONOPTCHENKO Xavier" w:date="2019-10-10T13:18:00Z">
              <w:r w:rsidRPr="008E6B3D">
                <w:rPr>
                  <w:sz w:val="18"/>
                  <w:szCs w:val="18"/>
                </w:rPr>
                <w:t>Analyse et reporting sur l’activité des services.</w:t>
              </w:r>
            </w:ins>
          </w:p>
        </w:tc>
        <w:tc>
          <w:tcPr>
            <w:tcW w:w="1175" w:type="dxa"/>
            <w:tcPrChange w:id="2318" w:author="ONOPTCHENKO Xavier" w:date="2019-10-11T16:10:00Z">
              <w:tcPr>
                <w:tcW w:w="1276" w:type="dxa"/>
              </w:tcPr>
            </w:tcPrChange>
          </w:tcPr>
          <w:p w14:paraId="13A8A6D3" w14:textId="14123BAF" w:rsidR="00793141" w:rsidRPr="008E6B3D" w:rsidDel="00793141" w:rsidRDefault="00793141">
            <w:pPr>
              <w:tabs>
                <w:tab w:val="left" w:pos="983"/>
              </w:tabs>
              <w:jc w:val="left"/>
              <w:cnfStyle w:val="000000100000" w:firstRow="0" w:lastRow="0" w:firstColumn="0" w:lastColumn="0" w:oddVBand="0" w:evenVBand="0" w:oddHBand="1" w:evenHBand="0" w:firstRowFirstColumn="0" w:firstRowLastColumn="0" w:lastRowFirstColumn="0" w:lastRowLastColumn="0"/>
              <w:rPr>
                <w:del w:id="2319" w:author="ONOPTCHENKO Xavier" w:date="2019-10-10T13:19:00Z"/>
                <w:sz w:val="18"/>
                <w:szCs w:val="18"/>
              </w:rPr>
            </w:pPr>
            <w:del w:id="2320" w:author="ONOPTCHENKO Xavier" w:date="2019-10-10T13:17:00Z">
              <w:r w:rsidRPr="008E6B3D" w:rsidDel="00793141">
                <w:rPr>
                  <w:sz w:val="18"/>
                  <w:szCs w:val="18"/>
                  <w:rPrChange w:id="2321" w:author="ONOPTCHENKO Xavier" w:date="2019-10-11T16:08:00Z">
                    <w:rPr>
                      <w:sz w:val="18"/>
                      <w:szCs w:val="18"/>
                      <w:lang w:val="en-GB"/>
                    </w:rPr>
                  </w:rPrChange>
                </w:rPr>
                <w:delText>C</w:delText>
              </w:r>
            </w:del>
            <w:ins w:id="2322" w:author="ONOPTCHENKO Xavier" w:date="2019-10-10T13:18:00Z">
              <w:r w:rsidRPr="008E6B3D">
                <w:rPr>
                  <w:sz w:val="18"/>
                  <w:szCs w:val="18"/>
                </w:rPr>
                <w:t>U</w:t>
              </w:r>
            </w:ins>
          </w:p>
          <w:p w14:paraId="0197171A" w14:textId="4814A646" w:rsidR="00793141" w:rsidRPr="008E6B3D" w:rsidRDefault="00793141">
            <w:pPr>
              <w:tabs>
                <w:tab w:val="left" w:pos="983"/>
              </w:tabs>
              <w:jc w:val="left"/>
              <w:cnfStyle w:val="000000100000" w:firstRow="0" w:lastRow="0" w:firstColumn="0" w:lastColumn="0" w:oddVBand="0" w:evenVBand="0" w:oddHBand="1" w:evenHBand="0" w:firstRowFirstColumn="0" w:firstRowLastColumn="0" w:lastRowFirstColumn="0" w:lastRowLastColumn="0"/>
              <w:rPr>
                <w:sz w:val="18"/>
                <w:szCs w:val="18"/>
                <w:rPrChange w:id="2323" w:author="ONOPTCHENKO Xavier" w:date="2019-10-11T16:08:00Z">
                  <w:rPr>
                    <w:sz w:val="18"/>
                    <w:szCs w:val="18"/>
                    <w:lang w:val="en-GB"/>
                  </w:rPr>
                </w:rPrChange>
              </w:rPr>
            </w:pPr>
            <w:del w:id="2324" w:author="ONOPTCHENKO Xavier" w:date="2019-10-10T13:18:00Z">
              <w:r w:rsidRPr="008E6B3D" w:rsidDel="000453D6">
                <w:rPr>
                  <w:sz w:val="18"/>
                  <w:szCs w:val="18"/>
                </w:rPr>
                <w:delText>R</w:delText>
              </w:r>
            </w:del>
          </w:p>
        </w:tc>
        <w:tc>
          <w:tcPr>
            <w:tcW w:w="951" w:type="dxa"/>
            <w:tcPrChange w:id="2325" w:author="ONOPTCHENKO Xavier" w:date="2019-10-11T16:10:00Z">
              <w:tcPr>
                <w:tcW w:w="1134" w:type="dxa"/>
                <w:gridSpan w:val="2"/>
              </w:tcPr>
            </w:tcPrChange>
          </w:tcPr>
          <w:p w14:paraId="14C115E6" w14:textId="03B736BB" w:rsidR="00793141" w:rsidRPr="008E6B3D" w:rsidDel="00793141" w:rsidRDefault="00793141" w:rsidP="005920B8">
            <w:pPr>
              <w:tabs>
                <w:tab w:val="left" w:pos="983"/>
              </w:tabs>
              <w:cnfStyle w:val="000000100000" w:firstRow="0" w:lastRow="0" w:firstColumn="0" w:lastColumn="0" w:oddVBand="0" w:evenVBand="0" w:oddHBand="1" w:evenHBand="0" w:firstRowFirstColumn="0" w:firstRowLastColumn="0" w:lastRowFirstColumn="0" w:lastRowLastColumn="0"/>
              <w:rPr>
                <w:del w:id="2326" w:author="ONOPTCHENKO Xavier" w:date="2019-10-10T13:20:00Z"/>
                <w:sz w:val="18"/>
                <w:szCs w:val="18"/>
              </w:rPr>
            </w:pPr>
            <w:del w:id="2327" w:author="ONOPTCHENKO Xavier" w:date="2019-10-10T13:18:00Z">
              <w:r w:rsidRPr="008E6B3D" w:rsidDel="00793141">
                <w:rPr>
                  <w:i/>
                  <w:sz w:val="18"/>
                  <w:szCs w:val="18"/>
                  <w:lang w:val="en-GB"/>
                  <w:rPrChange w:id="2328" w:author="ONOPTCHENKO Xavier" w:date="2019-10-11T16:09:00Z">
                    <w:rPr>
                      <w:rFonts w:ascii="Verdana" w:hAnsi="Verdana"/>
                      <w:i/>
                      <w:sz w:val="16"/>
                      <w:szCs w:val="16"/>
                      <w:lang w:val="en-GB"/>
                    </w:rPr>
                  </w:rPrChange>
                </w:rPr>
                <w:delText>t</w:delText>
              </w:r>
            </w:del>
            <w:ins w:id="2329" w:author="ONOPTCHENKO Xavier" w:date="2019-10-10T13:18:00Z">
              <w:r w:rsidRPr="008E6B3D">
                <w:rPr>
                  <w:i/>
                  <w:sz w:val="18"/>
                  <w:szCs w:val="18"/>
                  <w:lang w:val="en-GB"/>
                  <w:rPrChange w:id="2330" w:author="ONOPTCHENKO Xavier" w:date="2019-10-11T16:09:00Z">
                    <w:rPr>
                      <w:rFonts w:ascii="Verdana" w:hAnsi="Verdana"/>
                      <w:i/>
                      <w:sz w:val="16"/>
                      <w:szCs w:val="16"/>
                      <w:lang w:val="en-GB"/>
                    </w:rPr>
                  </w:rPrChange>
                </w:rPr>
                <w:t>T</w:t>
              </w:r>
            </w:ins>
            <w:r w:rsidRPr="008E6B3D">
              <w:rPr>
                <w:i/>
                <w:sz w:val="18"/>
                <w:szCs w:val="18"/>
                <w:lang w:val="en-GB"/>
                <w:rPrChange w:id="2331" w:author="ONOPTCHENKO Xavier" w:date="2019-10-11T16:09:00Z">
                  <w:rPr>
                    <w:rFonts w:ascii="Verdana" w:hAnsi="Verdana"/>
                    <w:i/>
                    <w:sz w:val="16"/>
                    <w:szCs w:val="16"/>
                    <w:lang w:val="en-GB"/>
                  </w:rPr>
                </w:rPrChange>
              </w:rPr>
              <w:t>arget</w:t>
            </w:r>
          </w:p>
          <w:p w14:paraId="4E71DFA9" w14:textId="77777777" w:rsidR="00793141" w:rsidRPr="008E6B3D" w:rsidDel="00793141" w:rsidRDefault="00793141">
            <w:pPr>
              <w:tabs>
                <w:tab w:val="left" w:pos="983"/>
              </w:tabs>
              <w:cnfStyle w:val="000000100000" w:firstRow="0" w:lastRow="0" w:firstColumn="0" w:lastColumn="0" w:oddVBand="0" w:evenVBand="0" w:oddHBand="1" w:evenHBand="0" w:firstRowFirstColumn="0" w:firstRowLastColumn="0" w:lastRowFirstColumn="0" w:lastRowLastColumn="0"/>
              <w:rPr>
                <w:del w:id="2332" w:author="ONOPTCHENKO Xavier" w:date="2019-10-10T13:18:00Z"/>
                <w:i/>
                <w:sz w:val="18"/>
                <w:szCs w:val="18"/>
                <w:rPrChange w:id="2333" w:author="ONOPTCHENKO Xavier" w:date="2019-10-11T16:09:00Z">
                  <w:rPr>
                    <w:del w:id="2334" w:author="ONOPTCHENKO Xavier" w:date="2019-10-10T13:18:00Z"/>
                    <w:i/>
                  </w:rPr>
                </w:rPrChange>
              </w:rPr>
              <w:pPrChange w:id="2335" w:author="ONOPTCHENKO Xavier" w:date="2019-10-10T13:20:00Z">
                <w:pPr>
                  <w:tabs>
                    <w:tab w:val="left" w:pos="983"/>
                  </w:tabs>
                  <w:jc w:val="left"/>
                  <w:cnfStyle w:val="000000100000" w:firstRow="0" w:lastRow="0" w:firstColumn="0" w:lastColumn="0" w:oddVBand="0" w:evenVBand="0" w:oddHBand="1" w:evenHBand="0" w:firstRowFirstColumn="0" w:firstRowLastColumn="0" w:lastRowFirstColumn="0" w:lastRowLastColumn="0"/>
                </w:pPr>
              </w:pPrChange>
            </w:pPr>
            <w:del w:id="2336" w:author="ONOPTCHENKO Xavier" w:date="2019-10-10T13:18:00Z">
              <w:r w:rsidRPr="008E6B3D" w:rsidDel="00793141">
                <w:rPr>
                  <w:i/>
                  <w:sz w:val="18"/>
                  <w:szCs w:val="18"/>
                  <w:rPrChange w:id="2337" w:author="ONOPTCHENKO Xavier" w:date="2019-10-11T16:09:00Z">
                    <w:rPr>
                      <w:i/>
                    </w:rPr>
                  </w:rPrChange>
                </w:rPr>
                <w:delText>temporary</w:delText>
              </w:r>
            </w:del>
          </w:p>
          <w:p w14:paraId="1C5DEF94" w14:textId="6A776F41" w:rsidR="00793141" w:rsidRPr="008E6B3D" w:rsidRDefault="00793141" w:rsidP="00793141">
            <w:pPr>
              <w:tabs>
                <w:tab w:val="left" w:pos="983"/>
              </w:tabs>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134" w:type="dxa"/>
            <w:tcPrChange w:id="2338" w:author="ONOPTCHENKO Xavier" w:date="2019-10-11T16:10:00Z">
              <w:tcPr>
                <w:tcW w:w="1134" w:type="dxa"/>
                <w:gridSpan w:val="3"/>
              </w:tcPr>
            </w:tcPrChange>
          </w:tcPr>
          <w:p w14:paraId="27F0FF89" w14:textId="3D04EEA9" w:rsidR="00793141" w:rsidRPr="008E6B3D" w:rsidDel="00793141" w:rsidRDefault="00793141">
            <w:pPr>
              <w:tabs>
                <w:tab w:val="left" w:pos="983"/>
              </w:tabs>
              <w:cnfStyle w:val="000000100000" w:firstRow="0" w:lastRow="0" w:firstColumn="0" w:lastColumn="0" w:oddVBand="0" w:evenVBand="0" w:oddHBand="1" w:evenHBand="0" w:firstRowFirstColumn="0" w:firstRowLastColumn="0" w:lastRowFirstColumn="0" w:lastRowLastColumn="0"/>
              <w:rPr>
                <w:del w:id="2339" w:author="ONOPTCHENKO Xavier" w:date="2019-10-10T13:20:00Z"/>
                <w:sz w:val="18"/>
                <w:szCs w:val="18"/>
                <w:lang w:val="en-GB"/>
              </w:rPr>
            </w:pPr>
            <w:r w:rsidRPr="008E6B3D">
              <w:rPr>
                <w:sz w:val="18"/>
                <w:szCs w:val="18"/>
              </w:rPr>
              <w:fldChar w:fldCharType="begin">
                <w:ffData>
                  <w:name w:val=""/>
                  <w:enabled/>
                  <w:calcOnExit w:val="0"/>
                  <w:checkBox>
                    <w:sizeAuto/>
                    <w:default w:val="0"/>
                  </w:checkBox>
                </w:ffData>
              </w:fldChar>
            </w:r>
            <w:r w:rsidRPr="008E6B3D">
              <w:rPr>
                <w:sz w:val="18"/>
                <w:szCs w:val="18"/>
              </w:rPr>
              <w:instrText xml:space="preserve"> FORMCHECKBOX </w:instrText>
            </w:r>
            <w:r w:rsidR="0029207F">
              <w:rPr>
                <w:sz w:val="18"/>
                <w:szCs w:val="18"/>
                <w:rPrChange w:id="2340" w:author="ONOPTCHENKO Xavier" w:date="2019-10-11T16:08:00Z">
                  <w:rPr>
                    <w:sz w:val="18"/>
                    <w:szCs w:val="18"/>
                  </w:rPr>
                </w:rPrChange>
              </w:rPr>
            </w:r>
            <w:r w:rsidR="0029207F">
              <w:rPr>
                <w:sz w:val="18"/>
                <w:szCs w:val="18"/>
                <w:rPrChange w:id="2341" w:author="ONOPTCHENKO Xavier" w:date="2019-10-11T16:08:00Z">
                  <w:rPr>
                    <w:sz w:val="18"/>
                    <w:szCs w:val="18"/>
                  </w:rPr>
                </w:rPrChange>
              </w:rPr>
              <w:fldChar w:fldCharType="separate"/>
            </w:r>
            <w:r w:rsidRPr="008E6B3D">
              <w:rPr>
                <w:sz w:val="18"/>
                <w:szCs w:val="18"/>
                <w:rPrChange w:id="2342" w:author="ONOPTCHENKO Xavier" w:date="2019-10-11T16:08:00Z">
                  <w:rPr>
                    <w:sz w:val="18"/>
                    <w:szCs w:val="18"/>
                  </w:rPr>
                </w:rPrChange>
              </w:rPr>
              <w:fldChar w:fldCharType="end"/>
            </w:r>
          </w:p>
          <w:p w14:paraId="5ABCBDE8" w14:textId="6387F745" w:rsidR="00793141" w:rsidRPr="008E6B3D" w:rsidRDefault="00793141">
            <w:pPr>
              <w:tabs>
                <w:tab w:val="left" w:pos="983"/>
              </w:tabs>
              <w:cnfStyle w:val="000000100000" w:firstRow="0" w:lastRow="0" w:firstColumn="0" w:lastColumn="0" w:oddVBand="0" w:evenVBand="0" w:oddHBand="1" w:evenHBand="0" w:firstRowFirstColumn="0" w:firstRowLastColumn="0" w:lastRowFirstColumn="0" w:lastRowLastColumn="0"/>
              <w:rPr>
                <w:sz w:val="18"/>
                <w:szCs w:val="18"/>
                <w:lang w:val="en-GB"/>
              </w:rPr>
            </w:pPr>
            <w:del w:id="2343" w:author="ONOPTCHENKO Xavier" w:date="2019-10-10T13:18:00Z">
              <w:r w:rsidRPr="008E6B3D" w:rsidDel="000453D6">
                <w:rPr>
                  <w:sz w:val="18"/>
                  <w:szCs w:val="18"/>
                </w:rPr>
                <w:fldChar w:fldCharType="begin">
                  <w:ffData>
                    <w:name w:val=""/>
                    <w:enabled/>
                    <w:calcOnExit w:val="0"/>
                    <w:checkBox>
                      <w:sizeAuto/>
                      <w:default w:val="0"/>
                    </w:checkBox>
                  </w:ffData>
                </w:fldChar>
              </w:r>
              <w:r w:rsidRPr="008E6B3D" w:rsidDel="000453D6">
                <w:rPr>
                  <w:sz w:val="18"/>
                  <w:szCs w:val="18"/>
                </w:rPr>
                <w:delInstrText xml:space="preserve"> FORMCHECKBOX </w:delInstrText>
              </w:r>
              <w:r w:rsidR="0029207F">
                <w:rPr>
                  <w:sz w:val="18"/>
                  <w:szCs w:val="18"/>
                  <w:rPrChange w:id="2344" w:author="ONOPTCHENKO Xavier" w:date="2019-10-11T16:08:00Z">
                    <w:rPr>
                      <w:sz w:val="18"/>
                      <w:szCs w:val="18"/>
                    </w:rPr>
                  </w:rPrChange>
                </w:rPr>
              </w:r>
              <w:r w:rsidR="0029207F">
                <w:rPr>
                  <w:sz w:val="18"/>
                  <w:szCs w:val="18"/>
                  <w:rPrChange w:id="2345" w:author="ONOPTCHENKO Xavier" w:date="2019-10-11T16:08:00Z">
                    <w:rPr>
                      <w:sz w:val="18"/>
                      <w:szCs w:val="18"/>
                    </w:rPr>
                  </w:rPrChange>
                </w:rPr>
                <w:fldChar w:fldCharType="separate"/>
              </w:r>
              <w:r w:rsidRPr="008E6B3D" w:rsidDel="000453D6">
                <w:rPr>
                  <w:sz w:val="18"/>
                  <w:szCs w:val="18"/>
                  <w:rPrChange w:id="2346" w:author="ONOPTCHENKO Xavier" w:date="2019-10-11T16:08:00Z">
                    <w:rPr>
                      <w:sz w:val="18"/>
                      <w:szCs w:val="18"/>
                    </w:rPr>
                  </w:rPrChange>
                </w:rPr>
                <w:fldChar w:fldCharType="end"/>
              </w:r>
            </w:del>
          </w:p>
        </w:tc>
        <w:tc>
          <w:tcPr>
            <w:tcW w:w="1159" w:type="dxa"/>
            <w:tcPrChange w:id="2347" w:author="ONOPTCHENKO Xavier" w:date="2019-10-11T16:10:00Z">
              <w:tcPr>
                <w:tcW w:w="1159" w:type="dxa"/>
                <w:gridSpan w:val="2"/>
              </w:tcPr>
            </w:tcPrChange>
          </w:tcPr>
          <w:p w14:paraId="20E6E371" w14:textId="4036D7CA" w:rsidR="00793141" w:rsidRPr="008E6B3D" w:rsidDel="00793141" w:rsidRDefault="00793141">
            <w:pPr>
              <w:tabs>
                <w:tab w:val="left" w:pos="983"/>
              </w:tabs>
              <w:cnfStyle w:val="000000100000" w:firstRow="0" w:lastRow="0" w:firstColumn="0" w:lastColumn="0" w:oddVBand="0" w:evenVBand="0" w:oddHBand="1" w:evenHBand="0" w:firstRowFirstColumn="0" w:firstRowLastColumn="0" w:lastRowFirstColumn="0" w:lastRowLastColumn="0"/>
              <w:rPr>
                <w:del w:id="2348" w:author="ONOPTCHENKO Xavier" w:date="2019-10-10T13:20:00Z"/>
                <w:sz w:val="18"/>
                <w:szCs w:val="18"/>
                <w:lang w:val="en-GB"/>
              </w:rPr>
            </w:pPr>
            <w:r w:rsidRPr="008E6B3D">
              <w:rPr>
                <w:sz w:val="18"/>
                <w:szCs w:val="18"/>
              </w:rPr>
              <w:fldChar w:fldCharType="begin">
                <w:ffData>
                  <w:name w:val=""/>
                  <w:enabled/>
                  <w:calcOnExit w:val="0"/>
                  <w:checkBox>
                    <w:sizeAuto/>
                    <w:default w:val="0"/>
                  </w:checkBox>
                </w:ffData>
              </w:fldChar>
            </w:r>
            <w:r w:rsidRPr="008E6B3D">
              <w:rPr>
                <w:sz w:val="18"/>
                <w:szCs w:val="18"/>
              </w:rPr>
              <w:instrText xml:space="preserve"> FORMCHECKBOX </w:instrText>
            </w:r>
            <w:r w:rsidR="0029207F">
              <w:rPr>
                <w:sz w:val="18"/>
                <w:szCs w:val="18"/>
                <w:rPrChange w:id="2349" w:author="ONOPTCHENKO Xavier" w:date="2019-10-11T16:08:00Z">
                  <w:rPr>
                    <w:sz w:val="18"/>
                    <w:szCs w:val="18"/>
                  </w:rPr>
                </w:rPrChange>
              </w:rPr>
            </w:r>
            <w:r w:rsidR="0029207F">
              <w:rPr>
                <w:sz w:val="18"/>
                <w:szCs w:val="18"/>
                <w:rPrChange w:id="2350" w:author="ONOPTCHENKO Xavier" w:date="2019-10-11T16:08:00Z">
                  <w:rPr>
                    <w:sz w:val="18"/>
                    <w:szCs w:val="18"/>
                  </w:rPr>
                </w:rPrChange>
              </w:rPr>
              <w:fldChar w:fldCharType="separate"/>
            </w:r>
            <w:r w:rsidRPr="008E6B3D">
              <w:rPr>
                <w:sz w:val="18"/>
                <w:szCs w:val="18"/>
                <w:rPrChange w:id="2351" w:author="ONOPTCHENKO Xavier" w:date="2019-10-11T16:08:00Z">
                  <w:rPr>
                    <w:sz w:val="18"/>
                    <w:szCs w:val="18"/>
                  </w:rPr>
                </w:rPrChange>
              </w:rPr>
              <w:fldChar w:fldCharType="end"/>
            </w:r>
          </w:p>
          <w:p w14:paraId="15CE5B04" w14:textId="54B01B53" w:rsidR="00793141" w:rsidRPr="008E6B3D" w:rsidRDefault="00793141">
            <w:pPr>
              <w:tabs>
                <w:tab w:val="left" w:pos="983"/>
              </w:tabs>
              <w:cnfStyle w:val="000000100000" w:firstRow="0" w:lastRow="0" w:firstColumn="0" w:lastColumn="0" w:oddVBand="0" w:evenVBand="0" w:oddHBand="1" w:evenHBand="0" w:firstRowFirstColumn="0" w:firstRowLastColumn="0" w:lastRowFirstColumn="0" w:lastRowLastColumn="0"/>
              <w:rPr>
                <w:sz w:val="18"/>
                <w:szCs w:val="18"/>
                <w:lang w:val="en-GB"/>
              </w:rPr>
            </w:pPr>
            <w:del w:id="2352" w:author="ONOPTCHENKO Xavier" w:date="2019-10-10T13:18:00Z">
              <w:r w:rsidRPr="008E6B3D" w:rsidDel="000453D6">
                <w:rPr>
                  <w:sz w:val="18"/>
                  <w:szCs w:val="18"/>
                </w:rPr>
                <w:fldChar w:fldCharType="begin">
                  <w:ffData>
                    <w:name w:val=""/>
                    <w:enabled/>
                    <w:calcOnExit w:val="0"/>
                    <w:checkBox>
                      <w:sizeAuto/>
                      <w:default w:val="0"/>
                    </w:checkBox>
                  </w:ffData>
                </w:fldChar>
              </w:r>
              <w:r w:rsidRPr="008E6B3D" w:rsidDel="000453D6">
                <w:rPr>
                  <w:sz w:val="18"/>
                  <w:szCs w:val="18"/>
                </w:rPr>
                <w:delInstrText xml:space="preserve"> FORMCHECKBOX </w:delInstrText>
              </w:r>
              <w:r w:rsidR="0029207F">
                <w:rPr>
                  <w:sz w:val="18"/>
                  <w:szCs w:val="18"/>
                  <w:rPrChange w:id="2353" w:author="ONOPTCHENKO Xavier" w:date="2019-10-11T16:08:00Z">
                    <w:rPr>
                      <w:sz w:val="18"/>
                      <w:szCs w:val="18"/>
                    </w:rPr>
                  </w:rPrChange>
                </w:rPr>
              </w:r>
              <w:r w:rsidR="0029207F">
                <w:rPr>
                  <w:sz w:val="18"/>
                  <w:szCs w:val="18"/>
                  <w:rPrChange w:id="2354" w:author="ONOPTCHENKO Xavier" w:date="2019-10-11T16:08:00Z">
                    <w:rPr>
                      <w:sz w:val="18"/>
                      <w:szCs w:val="18"/>
                    </w:rPr>
                  </w:rPrChange>
                </w:rPr>
                <w:fldChar w:fldCharType="separate"/>
              </w:r>
              <w:r w:rsidRPr="008E6B3D" w:rsidDel="000453D6">
                <w:rPr>
                  <w:sz w:val="18"/>
                  <w:szCs w:val="18"/>
                  <w:rPrChange w:id="2355" w:author="ONOPTCHENKO Xavier" w:date="2019-10-11T16:08:00Z">
                    <w:rPr>
                      <w:sz w:val="18"/>
                      <w:szCs w:val="18"/>
                    </w:rPr>
                  </w:rPrChange>
                </w:rPr>
                <w:fldChar w:fldCharType="end"/>
              </w:r>
            </w:del>
          </w:p>
        </w:tc>
        <w:tc>
          <w:tcPr>
            <w:tcW w:w="1250" w:type="dxa"/>
            <w:tcPrChange w:id="2356" w:author="ONOPTCHENKO Xavier" w:date="2019-10-11T16:10:00Z">
              <w:tcPr>
                <w:tcW w:w="1250" w:type="dxa"/>
                <w:gridSpan w:val="2"/>
              </w:tcPr>
            </w:tcPrChange>
          </w:tcPr>
          <w:p w14:paraId="606FD0C2" w14:textId="04778CCA" w:rsidR="00793141" w:rsidRPr="008E6B3D" w:rsidDel="00793141" w:rsidRDefault="00793141">
            <w:pPr>
              <w:tabs>
                <w:tab w:val="left" w:pos="983"/>
              </w:tabs>
              <w:cnfStyle w:val="000000100000" w:firstRow="0" w:lastRow="0" w:firstColumn="0" w:lastColumn="0" w:oddVBand="0" w:evenVBand="0" w:oddHBand="1" w:evenHBand="0" w:firstRowFirstColumn="0" w:firstRowLastColumn="0" w:lastRowFirstColumn="0" w:lastRowLastColumn="0"/>
              <w:rPr>
                <w:del w:id="2357" w:author="ONOPTCHENKO Xavier" w:date="2019-10-10T13:20:00Z"/>
                <w:sz w:val="18"/>
                <w:szCs w:val="18"/>
                <w:lang w:val="en-GB"/>
              </w:rPr>
            </w:pPr>
            <w:r w:rsidRPr="008E6B3D">
              <w:rPr>
                <w:sz w:val="18"/>
                <w:szCs w:val="18"/>
              </w:rPr>
              <w:fldChar w:fldCharType="begin">
                <w:ffData>
                  <w:name w:val=""/>
                  <w:enabled/>
                  <w:calcOnExit w:val="0"/>
                  <w:checkBox>
                    <w:sizeAuto/>
                    <w:default w:val="0"/>
                  </w:checkBox>
                </w:ffData>
              </w:fldChar>
            </w:r>
            <w:r w:rsidRPr="008E6B3D">
              <w:rPr>
                <w:sz w:val="18"/>
                <w:szCs w:val="18"/>
              </w:rPr>
              <w:instrText xml:space="preserve"> FORMCHECKBOX </w:instrText>
            </w:r>
            <w:r w:rsidR="0029207F">
              <w:rPr>
                <w:sz w:val="18"/>
                <w:szCs w:val="18"/>
                <w:rPrChange w:id="2358" w:author="ONOPTCHENKO Xavier" w:date="2019-10-11T16:08:00Z">
                  <w:rPr>
                    <w:sz w:val="18"/>
                    <w:szCs w:val="18"/>
                  </w:rPr>
                </w:rPrChange>
              </w:rPr>
            </w:r>
            <w:r w:rsidR="0029207F">
              <w:rPr>
                <w:sz w:val="18"/>
                <w:szCs w:val="18"/>
                <w:rPrChange w:id="2359" w:author="ONOPTCHENKO Xavier" w:date="2019-10-11T16:08:00Z">
                  <w:rPr>
                    <w:sz w:val="18"/>
                    <w:szCs w:val="18"/>
                  </w:rPr>
                </w:rPrChange>
              </w:rPr>
              <w:fldChar w:fldCharType="separate"/>
            </w:r>
            <w:r w:rsidRPr="008E6B3D">
              <w:rPr>
                <w:sz w:val="18"/>
                <w:szCs w:val="18"/>
                <w:rPrChange w:id="2360" w:author="ONOPTCHENKO Xavier" w:date="2019-10-11T16:08:00Z">
                  <w:rPr>
                    <w:sz w:val="18"/>
                    <w:szCs w:val="18"/>
                  </w:rPr>
                </w:rPrChange>
              </w:rPr>
              <w:fldChar w:fldCharType="end"/>
            </w:r>
          </w:p>
          <w:p w14:paraId="28866FA3" w14:textId="3CA89F88" w:rsidR="00793141" w:rsidRPr="008E6B3D" w:rsidRDefault="00793141">
            <w:pPr>
              <w:tabs>
                <w:tab w:val="left" w:pos="983"/>
              </w:tabs>
              <w:cnfStyle w:val="000000100000" w:firstRow="0" w:lastRow="0" w:firstColumn="0" w:lastColumn="0" w:oddVBand="0" w:evenVBand="0" w:oddHBand="1" w:evenHBand="0" w:firstRowFirstColumn="0" w:firstRowLastColumn="0" w:lastRowFirstColumn="0" w:lastRowLastColumn="0"/>
              <w:rPr>
                <w:sz w:val="18"/>
                <w:szCs w:val="18"/>
                <w:lang w:val="en-GB"/>
              </w:rPr>
            </w:pPr>
            <w:del w:id="2361" w:author="ONOPTCHENKO Xavier" w:date="2019-10-10T13:18:00Z">
              <w:r w:rsidRPr="008E6B3D" w:rsidDel="000453D6">
                <w:rPr>
                  <w:sz w:val="18"/>
                  <w:szCs w:val="18"/>
                </w:rPr>
                <w:fldChar w:fldCharType="begin">
                  <w:ffData>
                    <w:name w:val=""/>
                    <w:enabled/>
                    <w:calcOnExit w:val="0"/>
                    <w:checkBox>
                      <w:sizeAuto/>
                      <w:default w:val="0"/>
                    </w:checkBox>
                  </w:ffData>
                </w:fldChar>
              </w:r>
              <w:r w:rsidRPr="008E6B3D" w:rsidDel="000453D6">
                <w:rPr>
                  <w:sz w:val="18"/>
                  <w:szCs w:val="18"/>
                </w:rPr>
                <w:delInstrText xml:space="preserve"> FORMCHECKBOX </w:delInstrText>
              </w:r>
              <w:r w:rsidR="0029207F">
                <w:rPr>
                  <w:sz w:val="18"/>
                  <w:szCs w:val="18"/>
                  <w:rPrChange w:id="2362" w:author="ONOPTCHENKO Xavier" w:date="2019-10-11T16:08:00Z">
                    <w:rPr>
                      <w:sz w:val="18"/>
                      <w:szCs w:val="18"/>
                    </w:rPr>
                  </w:rPrChange>
                </w:rPr>
              </w:r>
              <w:r w:rsidR="0029207F">
                <w:rPr>
                  <w:sz w:val="18"/>
                  <w:szCs w:val="18"/>
                  <w:rPrChange w:id="2363" w:author="ONOPTCHENKO Xavier" w:date="2019-10-11T16:08:00Z">
                    <w:rPr>
                      <w:sz w:val="18"/>
                      <w:szCs w:val="18"/>
                    </w:rPr>
                  </w:rPrChange>
                </w:rPr>
                <w:fldChar w:fldCharType="separate"/>
              </w:r>
              <w:r w:rsidRPr="008E6B3D" w:rsidDel="000453D6">
                <w:rPr>
                  <w:sz w:val="18"/>
                  <w:szCs w:val="18"/>
                  <w:rPrChange w:id="2364" w:author="ONOPTCHENKO Xavier" w:date="2019-10-11T16:08:00Z">
                    <w:rPr>
                      <w:sz w:val="18"/>
                      <w:szCs w:val="18"/>
                    </w:rPr>
                  </w:rPrChange>
                </w:rPr>
                <w:fldChar w:fldCharType="end"/>
              </w:r>
            </w:del>
          </w:p>
        </w:tc>
        <w:tc>
          <w:tcPr>
            <w:tcW w:w="928" w:type="dxa"/>
            <w:tcPrChange w:id="2365" w:author="ONOPTCHENKO Xavier" w:date="2019-10-11T16:10:00Z">
              <w:tcPr>
                <w:tcW w:w="928" w:type="dxa"/>
              </w:tcPr>
            </w:tcPrChange>
          </w:tcPr>
          <w:p w14:paraId="45247083" w14:textId="2E6EF98A" w:rsidR="00793141" w:rsidRPr="008E6B3D" w:rsidDel="00793141" w:rsidRDefault="00793141">
            <w:pPr>
              <w:tabs>
                <w:tab w:val="left" w:pos="983"/>
              </w:tabs>
              <w:cnfStyle w:val="000000100000" w:firstRow="0" w:lastRow="0" w:firstColumn="0" w:lastColumn="0" w:oddVBand="0" w:evenVBand="0" w:oddHBand="1" w:evenHBand="0" w:firstRowFirstColumn="0" w:firstRowLastColumn="0" w:lastRowFirstColumn="0" w:lastRowLastColumn="0"/>
              <w:rPr>
                <w:del w:id="2366" w:author="ONOPTCHENKO Xavier" w:date="2019-10-10T13:20:00Z"/>
                <w:sz w:val="18"/>
                <w:szCs w:val="18"/>
                <w:lang w:val="en-GB"/>
              </w:rPr>
            </w:pPr>
            <w:r w:rsidRPr="008E6B3D">
              <w:rPr>
                <w:sz w:val="18"/>
                <w:szCs w:val="18"/>
              </w:rPr>
              <w:fldChar w:fldCharType="begin">
                <w:ffData>
                  <w:name w:val=""/>
                  <w:enabled/>
                  <w:calcOnExit w:val="0"/>
                  <w:checkBox>
                    <w:sizeAuto/>
                    <w:default w:val="0"/>
                  </w:checkBox>
                </w:ffData>
              </w:fldChar>
            </w:r>
            <w:r w:rsidRPr="008E6B3D">
              <w:rPr>
                <w:sz w:val="18"/>
                <w:szCs w:val="18"/>
              </w:rPr>
              <w:instrText xml:space="preserve"> FORMCHECKBOX </w:instrText>
            </w:r>
            <w:r w:rsidR="0029207F">
              <w:rPr>
                <w:sz w:val="18"/>
                <w:szCs w:val="18"/>
                <w:rPrChange w:id="2367" w:author="ONOPTCHENKO Xavier" w:date="2019-10-11T16:08:00Z">
                  <w:rPr>
                    <w:sz w:val="18"/>
                    <w:szCs w:val="18"/>
                  </w:rPr>
                </w:rPrChange>
              </w:rPr>
            </w:r>
            <w:r w:rsidR="0029207F">
              <w:rPr>
                <w:sz w:val="18"/>
                <w:szCs w:val="18"/>
                <w:rPrChange w:id="2368" w:author="ONOPTCHENKO Xavier" w:date="2019-10-11T16:08:00Z">
                  <w:rPr>
                    <w:sz w:val="18"/>
                    <w:szCs w:val="18"/>
                  </w:rPr>
                </w:rPrChange>
              </w:rPr>
              <w:fldChar w:fldCharType="separate"/>
            </w:r>
            <w:r w:rsidRPr="008E6B3D">
              <w:rPr>
                <w:sz w:val="18"/>
                <w:szCs w:val="18"/>
                <w:rPrChange w:id="2369" w:author="ONOPTCHENKO Xavier" w:date="2019-10-11T16:08:00Z">
                  <w:rPr>
                    <w:sz w:val="18"/>
                    <w:szCs w:val="18"/>
                  </w:rPr>
                </w:rPrChange>
              </w:rPr>
              <w:fldChar w:fldCharType="end"/>
            </w:r>
          </w:p>
          <w:p w14:paraId="4875891F" w14:textId="21FD2104" w:rsidR="00793141" w:rsidRPr="008E6B3D" w:rsidRDefault="00793141">
            <w:pPr>
              <w:tabs>
                <w:tab w:val="left" w:pos="983"/>
              </w:tabs>
              <w:cnfStyle w:val="000000100000" w:firstRow="0" w:lastRow="0" w:firstColumn="0" w:lastColumn="0" w:oddVBand="0" w:evenVBand="0" w:oddHBand="1" w:evenHBand="0" w:firstRowFirstColumn="0" w:firstRowLastColumn="0" w:lastRowFirstColumn="0" w:lastRowLastColumn="0"/>
              <w:rPr>
                <w:sz w:val="18"/>
                <w:szCs w:val="18"/>
                <w:lang w:val="en-GB"/>
              </w:rPr>
            </w:pPr>
            <w:del w:id="2370" w:author="ONOPTCHENKO Xavier" w:date="2019-10-10T13:18:00Z">
              <w:r w:rsidRPr="008E6B3D" w:rsidDel="00512727">
                <w:rPr>
                  <w:sz w:val="18"/>
                  <w:szCs w:val="18"/>
                </w:rPr>
                <w:fldChar w:fldCharType="begin">
                  <w:ffData>
                    <w:name w:val=""/>
                    <w:enabled/>
                    <w:calcOnExit w:val="0"/>
                    <w:checkBox>
                      <w:sizeAuto/>
                      <w:default w:val="0"/>
                    </w:checkBox>
                  </w:ffData>
                </w:fldChar>
              </w:r>
              <w:r w:rsidRPr="008E6B3D" w:rsidDel="00512727">
                <w:rPr>
                  <w:sz w:val="18"/>
                  <w:szCs w:val="18"/>
                </w:rPr>
                <w:delInstrText xml:space="preserve"> FORMCHECKBOX </w:delInstrText>
              </w:r>
              <w:r w:rsidR="0029207F">
                <w:rPr>
                  <w:sz w:val="18"/>
                  <w:szCs w:val="18"/>
                  <w:rPrChange w:id="2371" w:author="ONOPTCHENKO Xavier" w:date="2019-10-11T16:08:00Z">
                    <w:rPr>
                      <w:sz w:val="18"/>
                      <w:szCs w:val="18"/>
                    </w:rPr>
                  </w:rPrChange>
                </w:rPr>
              </w:r>
              <w:r w:rsidR="0029207F">
                <w:rPr>
                  <w:sz w:val="18"/>
                  <w:szCs w:val="18"/>
                  <w:rPrChange w:id="2372" w:author="ONOPTCHENKO Xavier" w:date="2019-10-11T16:08:00Z">
                    <w:rPr>
                      <w:sz w:val="18"/>
                      <w:szCs w:val="18"/>
                    </w:rPr>
                  </w:rPrChange>
                </w:rPr>
                <w:fldChar w:fldCharType="separate"/>
              </w:r>
              <w:r w:rsidRPr="008E6B3D" w:rsidDel="00512727">
                <w:rPr>
                  <w:sz w:val="18"/>
                  <w:szCs w:val="18"/>
                  <w:rPrChange w:id="2373" w:author="ONOPTCHENKO Xavier" w:date="2019-10-11T16:08:00Z">
                    <w:rPr>
                      <w:sz w:val="18"/>
                      <w:szCs w:val="18"/>
                    </w:rPr>
                  </w:rPrChange>
                </w:rPr>
                <w:fldChar w:fldCharType="end"/>
              </w:r>
            </w:del>
          </w:p>
        </w:tc>
        <w:tc>
          <w:tcPr>
            <w:tcW w:w="1741" w:type="dxa"/>
            <w:tcPrChange w:id="2374" w:author="ONOPTCHENKO Xavier" w:date="2019-10-11T16:10:00Z">
              <w:tcPr>
                <w:tcW w:w="2978" w:type="dxa"/>
                <w:gridSpan w:val="4"/>
              </w:tcPr>
            </w:tcPrChange>
          </w:tcPr>
          <w:p w14:paraId="601A39FC" w14:textId="37607475" w:rsidR="00793141" w:rsidRPr="008E6B3D" w:rsidRDefault="008E6B3D" w:rsidP="005920B8">
            <w:pPr>
              <w:tabs>
                <w:tab w:val="left" w:pos="983"/>
              </w:tabs>
              <w:jc w:val="left"/>
              <w:cnfStyle w:val="000000100000" w:firstRow="0" w:lastRow="0" w:firstColumn="0" w:lastColumn="0" w:oddVBand="0" w:evenVBand="0" w:oddHBand="1" w:evenHBand="0" w:firstRowFirstColumn="0" w:firstRowLastColumn="0" w:lastRowFirstColumn="0" w:lastRowLastColumn="0"/>
              <w:rPr>
                <w:sz w:val="18"/>
                <w:szCs w:val="18"/>
                <w:lang w:val="en-GB"/>
              </w:rPr>
            </w:pPr>
            <w:ins w:id="2375" w:author="ONOPTCHENKO Xavier" w:date="2019-10-11T16:05:00Z">
              <w:r w:rsidRPr="008E6B3D">
                <w:rPr>
                  <w:sz w:val="18"/>
                  <w:szCs w:val="18"/>
                  <w:lang w:val="en-GB"/>
                </w:rPr>
                <w:t>Traitement de l</w:t>
              </w:r>
            </w:ins>
            <w:ins w:id="2376" w:author="ONOPTCHENKO Xavier" w:date="2019-10-11T16:06:00Z">
              <w:r w:rsidRPr="008E6B3D">
                <w:rPr>
                  <w:sz w:val="18"/>
                  <w:szCs w:val="18"/>
                  <w:lang w:val="en-GB"/>
                </w:rPr>
                <w:t>’obsolescence.</w:t>
              </w:r>
            </w:ins>
          </w:p>
        </w:tc>
      </w:tr>
      <w:tr w:rsidR="008E6B3D" w:rsidRPr="00AE29E7" w14:paraId="262953DC" w14:textId="77777777" w:rsidTr="008E6B3D">
        <w:trPr>
          <w:gridAfter w:val="1"/>
          <w:cnfStyle w:val="000000010000" w:firstRow="0" w:lastRow="0" w:firstColumn="0" w:lastColumn="0" w:oddVBand="0" w:evenVBand="0" w:oddHBand="0" w:evenHBand="1" w:firstRowFirstColumn="0" w:firstRowLastColumn="0" w:lastRowFirstColumn="0" w:lastRowLastColumn="0"/>
          <w:wAfter w:w="53" w:type="dxa"/>
          <w:trHeight w:val="877"/>
          <w:ins w:id="2377" w:author="ONOPTCHENKO Xavier" w:date="2019-10-11T16:03:00Z"/>
        </w:trPr>
        <w:tc>
          <w:tcPr>
            <w:cnfStyle w:val="001000000000" w:firstRow="0" w:lastRow="0" w:firstColumn="1" w:lastColumn="0" w:oddVBand="0" w:evenVBand="0" w:oddHBand="0" w:evenHBand="0" w:firstRowFirstColumn="0" w:firstRowLastColumn="0" w:lastRowFirstColumn="0" w:lastRowLastColumn="0"/>
            <w:tcW w:w="1550" w:type="dxa"/>
          </w:tcPr>
          <w:p w14:paraId="7C800C09" w14:textId="47DE2CDC" w:rsidR="008E6B3D" w:rsidRPr="008E6B3D" w:rsidDel="00793141" w:rsidRDefault="008E6B3D" w:rsidP="008E6B3D">
            <w:pPr>
              <w:tabs>
                <w:tab w:val="left" w:pos="983"/>
              </w:tabs>
              <w:jc w:val="left"/>
              <w:rPr>
                <w:ins w:id="2378" w:author="ONOPTCHENKO Xavier" w:date="2019-10-11T16:03:00Z"/>
                <w:b w:val="0"/>
                <w:i/>
                <w:sz w:val="18"/>
                <w:szCs w:val="18"/>
                <w:rPrChange w:id="2379" w:author="ONOPTCHENKO Xavier" w:date="2019-10-11T16:08:00Z">
                  <w:rPr>
                    <w:ins w:id="2380" w:author="ONOPTCHENKO Xavier" w:date="2019-10-11T16:03:00Z"/>
                    <w:b w:val="0"/>
                    <w:i/>
                  </w:rPr>
                </w:rPrChange>
              </w:rPr>
            </w:pPr>
            <w:ins w:id="2381" w:author="ONOPTCHENKO Xavier" w:date="2019-10-11T16:03:00Z">
              <w:r w:rsidRPr="008E6B3D">
                <w:rPr>
                  <w:i/>
                  <w:sz w:val="18"/>
                  <w:szCs w:val="18"/>
                  <w:rPrChange w:id="2382" w:author="ONOPTCHENKO Xavier" w:date="2019-10-11T16:08:00Z">
                    <w:rPr>
                      <w:i/>
                    </w:rPr>
                  </w:rPrChange>
                </w:rPr>
                <w:t>ESB</w:t>
              </w:r>
            </w:ins>
          </w:p>
        </w:tc>
        <w:tc>
          <w:tcPr>
            <w:tcW w:w="1559" w:type="dxa"/>
          </w:tcPr>
          <w:p w14:paraId="575AA284" w14:textId="6D783060" w:rsidR="008E6B3D" w:rsidRPr="008E6B3D" w:rsidDel="00793141" w:rsidRDefault="008E6B3D" w:rsidP="008E6B3D">
            <w:pPr>
              <w:tabs>
                <w:tab w:val="left" w:pos="983"/>
              </w:tabs>
              <w:jc w:val="left"/>
              <w:cnfStyle w:val="000000010000" w:firstRow="0" w:lastRow="0" w:firstColumn="0" w:lastColumn="0" w:oddVBand="0" w:evenVBand="0" w:oddHBand="0" w:evenHBand="1" w:firstRowFirstColumn="0" w:firstRowLastColumn="0" w:lastRowFirstColumn="0" w:lastRowLastColumn="0"/>
              <w:rPr>
                <w:ins w:id="2383" w:author="ONOPTCHENKO Xavier" w:date="2019-10-11T16:03:00Z"/>
                <w:i/>
                <w:sz w:val="18"/>
                <w:szCs w:val="18"/>
                <w:rPrChange w:id="2384" w:author="ONOPTCHENKO Xavier" w:date="2019-10-11T16:08:00Z">
                  <w:rPr>
                    <w:ins w:id="2385" w:author="ONOPTCHENKO Xavier" w:date="2019-10-11T16:03:00Z"/>
                    <w:i/>
                  </w:rPr>
                </w:rPrChange>
              </w:rPr>
            </w:pPr>
            <w:ins w:id="2386" w:author="ONOPTCHENKO Xavier" w:date="2019-10-11T16:03:00Z">
              <w:r w:rsidRPr="008E6B3D">
                <w:rPr>
                  <w:i/>
                  <w:sz w:val="18"/>
                  <w:szCs w:val="18"/>
                  <w:rPrChange w:id="2387" w:author="ONOPTCHENKO Xavier" w:date="2019-10-11T16:08:00Z">
                    <w:rPr>
                      <w:b/>
                      <w:i/>
                    </w:rPr>
                  </w:rPrChange>
                </w:rPr>
                <w:t>ESB Moteur service intranet et extranet</w:t>
              </w:r>
            </w:ins>
          </w:p>
        </w:tc>
        <w:tc>
          <w:tcPr>
            <w:tcW w:w="2551" w:type="dxa"/>
          </w:tcPr>
          <w:p w14:paraId="4B19757F" w14:textId="2919F7D7" w:rsidR="008E6B3D" w:rsidRPr="008E6B3D" w:rsidRDefault="008E6B3D">
            <w:pPr>
              <w:tabs>
                <w:tab w:val="left" w:pos="983"/>
              </w:tabs>
              <w:jc w:val="left"/>
              <w:cnfStyle w:val="000000010000" w:firstRow="0" w:lastRow="0" w:firstColumn="0" w:lastColumn="0" w:oddVBand="0" w:evenVBand="0" w:oddHBand="0" w:evenHBand="1" w:firstRowFirstColumn="0" w:firstRowLastColumn="0" w:lastRowFirstColumn="0" w:lastRowLastColumn="0"/>
              <w:rPr>
                <w:ins w:id="2388" w:author="ONOPTCHENKO Xavier" w:date="2019-10-11T16:03:00Z"/>
                <w:sz w:val="18"/>
                <w:szCs w:val="18"/>
              </w:rPr>
            </w:pPr>
            <w:ins w:id="2389" w:author="ONOPTCHENKO Xavier" w:date="2019-10-11T16:05:00Z">
              <w:r w:rsidRPr="008E6B3D">
                <w:rPr>
                  <w:sz w:val="18"/>
                  <w:szCs w:val="18"/>
                </w:rPr>
                <w:t>ESB (Enterprise Service Bus) est une application de structuration et de communication entre applications hétérogènes.</w:t>
              </w:r>
            </w:ins>
            <w:ins w:id="2390" w:author="ONOPTCHENKO Xavier" w:date="2019-10-11T16:09:00Z">
              <w:r>
                <w:rPr>
                  <w:sz w:val="18"/>
                  <w:szCs w:val="18"/>
                </w:rPr>
                <w:t xml:space="preserve"> </w:t>
              </w:r>
            </w:ins>
            <w:ins w:id="2391" w:author="ONOPTCHENKO Xavier" w:date="2019-10-11T16:05:00Z">
              <w:r w:rsidRPr="008E6B3D">
                <w:rPr>
                  <w:sz w:val="18"/>
                  <w:szCs w:val="18"/>
                </w:rPr>
                <w:t>Il apporte l’urbanisation des échanges ("Moteur TIBCO BW").</w:t>
              </w:r>
            </w:ins>
          </w:p>
        </w:tc>
        <w:tc>
          <w:tcPr>
            <w:tcW w:w="1175" w:type="dxa"/>
          </w:tcPr>
          <w:p w14:paraId="2ABD7748" w14:textId="2177F0BE" w:rsidR="008E6B3D" w:rsidRPr="008E6B3D" w:rsidDel="00793141" w:rsidRDefault="008E6B3D" w:rsidP="008E6B3D">
            <w:pPr>
              <w:tabs>
                <w:tab w:val="left" w:pos="983"/>
              </w:tabs>
              <w:jc w:val="left"/>
              <w:cnfStyle w:val="000000010000" w:firstRow="0" w:lastRow="0" w:firstColumn="0" w:lastColumn="0" w:oddVBand="0" w:evenVBand="0" w:oddHBand="0" w:evenHBand="1" w:firstRowFirstColumn="0" w:firstRowLastColumn="0" w:lastRowFirstColumn="0" w:lastRowLastColumn="0"/>
              <w:rPr>
                <w:ins w:id="2392" w:author="ONOPTCHENKO Xavier" w:date="2019-10-11T16:03:00Z"/>
                <w:sz w:val="18"/>
                <w:szCs w:val="18"/>
              </w:rPr>
            </w:pPr>
            <w:ins w:id="2393" w:author="ONOPTCHENKO Xavier" w:date="2019-10-11T16:05:00Z">
              <w:r w:rsidRPr="008E6B3D">
                <w:rPr>
                  <w:sz w:val="18"/>
                  <w:szCs w:val="18"/>
                </w:rPr>
                <w:t>U</w:t>
              </w:r>
            </w:ins>
          </w:p>
        </w:tc>
        <w:tc>
          <w:tcPr>
            <w:tcW w:w="951" w:type="dxa"/>
          </w:tcPr>
          <w:p w14:paraId="4195DF72" w14:textId="5E2E771B" w:rsidR="008E6B3D" w:rsidRPr="008E6B3D" w:rsidDel="00793141" w:rsidRDefault="008E6B3D" w:rsidP="008E6B3D">
            <w:pPr>
              <w:tabs>
                <w:tab w:val="left" w:pos="983"/>
              </w:tabs>
              <w:jc w:val="left"/>
              <w:cnfStyle w:val="000000010000" w:firstRow="0" w:lastRow="0" w:firstColumn="0" w:lastColumn="0" w:oddVBand="0" w:evenVBand="0" w:oddHBand="0" w:evenHBand="1" w:firstRowFirstColumn="0" w:firstRowLastColumn="0" w:lastRowFirstColumn="0" w:lastRowLastColumn="0"/>
              <w:rPr>
                <w:ins w:id="2394" w:author="ONOPTCHENKO Xavier" w:date="2019-10-11T16:03:00Z"/>
                <w:i/>
                <w:sz w:val="18"/>
                <w:szCs w:val="18"/>
                <w:rPrChange w:id="2395" w:author="ONOPTCHENKO Xavier" w:date="2019-10-11T16:09:00Z">
                  <w:rPr>
                    <w:ins w:id="2396" w:author="ONOPTCHENKO Xavier" w:date="2019-10-11T16:03:00Z"/>
                    <w:rFonts w:ascii="Verdana" w:hAnsi="Verdana"/>
                    <w:i/>
                    <w:sz w:val="16"/>
                    <w:szCs w:val="16"/>
                    <w:lang w:val="en-GB"/>
                  </w:rPr>
                </w:rPrChange>
              </w:rPr>
            </w:pPr>
            <w:ins w:id="2397" w:author="ONOPTCHENKO Xavier" w:date="2019-10-11T16:05:00Z">
              <w:r w:rsidRPr="008E6B3D">
                <w:rPr>
                  <w:i/>
                  <w:sz w:val="18"/>
                  <w:szCs w:val="18"/>
                  <w:rPrChange w:id="2398" w:author="ONOPTCHENKO Xavier" w:date="2019-10-11T16:09:00Z">
                    <w:rPr>
                      <w:rFonts w:ascii="Verdana" w:hAnsi="Verdana"/>
                      <w:i/>
                      <w:sz w:val="16"/>
                      <w:szCs w:val="16"/>
                    </w:rPr>
                  </w:rPrChange>
                </w:rPr>
                <w:t>Target</w:t>
              </w:r>
            </w:ins>
          </w:p>
        </w:tc>
        <w:tc>
          <w:tcPr>
            <w:tcW w:w="1134" w:type="dxa"/>
          </w:tcPr>
          <w:p w14:paraId="2DA9ED89" w14:textId="6738B895" w:rsidR="008E6B3D" w:rsidRPr="008E6B3D" w:rsidRDefault="008E6B3D" w:rsidP="008E6B3D">
            <w:pPr>
              <w:tabs>
                <w:tab w:val="left" w:pos="983"/>
              </w:tabs>
              <w:cnfStyle w:val="000000010000" w:firstRow="0" w:lastRow="0" w:firstColumn="0" w:lastColumn="0" w:oddVBand="0" w:evenVBand="0" w:oddHBand="0" w:evenHBand="1" w:firstRowFirstColumn="0" w:firstRowLastColumn="0" w:lastRowFirstColumn="0" w:lastRowLastColumn="0"/>
              <w:rPr>
                <w:ins w:id="2399" w:author="ONOPTCHENKO Xavier" w:date="2019-10-11T16:03:00Z"/>
                <w:sz w:val="18"/>
                <w:szCs w:val="18"/>
              </w:rPr>
            </w:pPr>
            <w:ins w:id="2400" w:author="ONOPTCHENKO Xavier" w:date="2019-10-11T16:05:00Z">
              <w:r w:rsidRPr="008E6B3D">
                <w:rPr>
                  <w:sz w:val="18"/>
                  <w:szCs w:val="18"/>
                </w:rPr>
                <w:fldChar w:fldCharType="begin">
                  <w:ffData>
                    <w:name w:val=""/>
                    <w:enabled/>
                    <w:calcOnExit w:val="0"/>
                    <w:checkBox>
                      <w:sizeAuto/>
                      <w:default w:val="0"/>
                    </w:checkBox>
                  </w:ffData>
                </w:fldChar>
              </w:r>
              <w:r w:rsidRPr="008E6B3D">
                <w:rPr>
                  <w:sz w:val="18"/>
                  <w:szCs w:val="18"/>
                </w:rPr>
                <w:instrText xml:space="preserve"> FORMCHECKBOX </w:instrText>
              </w:r>
              <w:r w:rsidR="0029207F">
                <w:rPr>
                  <w:sz w:val="18"/>
                  <w:szCs w:val="18"/>
                  <w:rPrChange w:id="2401" w:author="ONOPTCHENKO Xavier" w:date="2019-10-11T16:08:00Z">
                    <w:rPr>
                      <w:sz w:val="18"/>
                      <w:szCs w:val="18"/>
                    </w:rPr>
                  </w:rPrChange>
                </w:rPr>
              </w:r>
              <w:r w:rsidR="0029207F">
                <w:rPr>
                  <w:sz w:val="18"/>
                  <w:szCs w:val="18"/>
                  <w:rPrChange w:id="2402" w:author="ONOPTCHENKO Xavier" w:date="2019-10-11T16:08:00Z">
                    <w:rPr>
                      <w:sz w:val="18"/>
                      <w:szCs w:val="18"/>
                    </w:rPr>
                  </w:rPrChange>
                </w:rPr>
                <w:fldChar w:fldCharType="separate"/>
              </w:r>
              <w:r w:rsidRPr="008E6B3D">
                <w:rPr>
                  <w:sz w:val="18"/>
                  <w:szCs w:val="18"/>
                  <w:rPrChange w:id="2403" w:author="ONOPTCHENKO Xavier" w:date="2019-10-11T16:08:00Z">
                    <w:rPr>
                      <w:sz w:val="18"/>
                      <w:szCs w:val="18"/>
                    </w:rPr>
                  </w:rPrChange>
                </w:rPr>
                <w:fldChar w:fldCharType="end"/>
              </w:r>
            </w:ins>
          </w:p>
        </w:tc>
        <w:tc>
          <w:tcPr>
            <w:tcW w:w="1159" w:type="dxa"/>
          </w:tcPr>
          <w:p w14:paraId="6B0A616E" w14:textId="060E1F39" w:rsidR="008E6B3D" w:rsidRPr="008E6B3D" w:rsidRDefault="008E6B3D" w:rsidP="008E6B3D">
            <w:pPr>
              <w:tabs>
                <w:tab w:val="left" w:pos="983"/>
              </w:tabs>
              <w:cnfStyle w:val="000000010000" w:firstRow="0" w:lastRow="0" w:firstColumn="0" w:lastColumn="0" w:oddVBand="0" w:evenVBand="0" w:oddHBand="0" w:evenHBand="1" w:firstRowFirstColumn="0" w:firstRowLastColumn="0" w:lastRowFirstColumn="0" w:lastRowLastColumn="0"/>
              <w:rPr>
                <w:ins w:id="2404" w:author="ONOPTCHENKO Xavier" w:date="2019-10-11T16:03:00Z"/>
                <w:sz w:val="18"/>
                <w:szCs w:val="18"/>
              </w:rPr>
            </w:pPr>
            <w:ins w:id="2405" w:author="ONOPTCHENKO Xavier" w:date="2019-10-11T16:05:00Z">
              <w:r w:rsidRPr="008E6B3D">
                <w:rPr>
                  <w:sz w:val="18"/>
                  <w:szCs w:val="18"/>
                </w:rPr>
                <w:fldChar w:fldCharType="begin">
                  <w:ffData>
                    <w:name w:val=""/>
                    <w:enabled/>
                    <w:calcOnExit w:val="0"/>
                    <w:checkBox>
                      <w:sizeAuto/>
                      <w:default w:val="0"/>
                    </w:checkBox>
                  </w:ffData>
                </w:fldChar>
              </w:r>
              <w:r w:rsidRPr="008E6B3D">
                <w:rPr>
                  <w:sz w:val="18"/>
                  <w:szCs w:val="18"/>
                </w:rPr>
                <w:instrText xml:space="preserve"> FORMCHECKBOX </w:instrText>
              </w:r>
              <w:r w:rsidR="0029207F">
                <w:rPr>
                  <w:sz w:val="18"/>
                  <w:szCs w:val="18"/>
                  <w:rPrChange w:id="2406" w:author="ONOPTCHENKO Xavier" w:date="2019-10-11T16:08:00Z">
                    <w:rPr>
                      <w:sz w:val="18"/>
                      <w:szCs w:val="18"/>
                    </w:rPr>
                  </w:rPrChange>
                </w:rPr>
              </w:r>
              <w:r w:rsidR="0029207F">
                <w:rPr>
                  <w:sz w:val="18"/>
                  <w:szCs w:val="18"/>
                  <w:rPrChange w:id="2407" w:author="ONOPTCHENKO Xavier" w:date="2019-10-11T16:08:00Z">
                    <w:rPr>
                      <w:sz w:val="18"/>
                      <w:szCs w:val="18"/>
                    </w:rPr>
                  </w:rPrChange>
                </w:rPr>
                <w:fldChar w:fldCharType="separate"/>
              </w:r>
              <w:r w:rsidRPr="008E6B3D">
                <w:rPr>
                  <w:sz w:val="18"/>
                  <w:szCs w:val="18"/>
                  <w:rPrChange w:id="2408" w:author="ONOPTCHENKO Xavier" w:date="2019-10-11T16:08:00Z">
                    <w:rPr>
                      <w:sz w:val="18"/>
                      <w:szCs w:val="18"/>
                    </w:rPr>
                  </w:rPrChange>
                </w:rPr>
                <w:fldChar w:fldCharType="end"/>
              </w:r>
            </w:ins>
          </w:p>
        </w:tc>
        <w:tc>
          <w:tcPr>
            <w:tcW w:w="1250" w:type="dxa"/>
          </w:tcPr>
          <w:p w14:paraId="0848AFCD" w14:textId="1A3F98F5" w:rsidR="008E6B3D" w:rsidRPr="008E6B3D" w:rsidRDefault="008E6B3D" w:rsidP="008E6B3D">
            <w:pPr>
              <w:tabs>
                <w:tab w:val="left" w:pos="983"/>
              </w:tabs>
              <w:cnfStyle w:val="000000010000" w:firstRow="0" w:lastRow="0" w:firstColumn="0" w:lastColumn="0" w:oddVBand="0" w:evenVBand="0" w:oddHBand="0" w:evenHBand="1" w:firstRowFirstColumn="0" w:firstRowLastColumn="0" w:lastRowFirstColumn="0" w:lastRowLastColumn="0"/>
              <w:rPr>
                <w:ins w:id="2409" w:author="ONOPTCHENKO Xavier" w:date="2019-10-11T16:03:00Z"/>
                <w:sz w:val="18"/>
                <w:szCs w:val="18"/>
              </w:rPr>
            </w:pPr>
            <w:ins w:id="2410" w:author="ONOPTCHENKO Xavier" w:date="2019-10-11T16:05:00Z">
              <w:r w:rsidRPr="008E6B3D">
                <w:rPr>
                  <w:sz w:val="18"/>
                  <w:szCs w:val="18"/>
                </w:rPr>
                <w:fldChar w:fldCharType="begin">
                  <w:ffData>
                    <w:name w:val=""/>
                    <w:enabled/>
                    <w:calcOnExit w:val="0"/>
                    <w:checkBox>
                      <w:sizeAuto/>
                      <w:default w:val="1"/>
                    </w:checkBox>
                  </w:ffData>
                </w:fldChar>
              </w:r>
              <w:r w:rsidRPr="008E6B3D">
                <w:rPr>
                  <w:sz w:val="18"/>
                  <w:szCs w:val="18"/>
                </w:rPr>
                <w:instrText xml:space="preserve"> FORMCHECKBOX </w:instrText>
              </w:r>
            </w:ins>
            <w:r w:rsidR="0029207F">
              <w:rPr>
                <w:sz w:val="18"/>
                <w:szCs w:val="18"/>
              </w:rPr>
            </w:r>
            <w:r w:rsidR="0029207F">
              <w:rPr>
                <w:sz w:val="18"/>
                <w:szCs w:val="18"/>
              </w:rPr>
              <w:fldChar w:fldCharType="separate"/>
            </w:r>
            <w:ins w:id="2411" w:author="ONOPTCHENKO Xavier" w:date="2019-10-11T16:05:00Z">
              <w:r w:rsidRPr="008E6B3D">
                <w:rPr>
                  <w:sz w:val="18"/>
                  <w:szCs w:val="18"/>
                  <w:rPrChange w:id="2412" w:author="ONOPTCHENKO Xavier" w:date="2019-10-11T16:08:00Z">
                    <w:rPr>
                      <w:sz w:val="18"/>
                      <w:szCs w:val="18"/>
                    </w:rPr>
                  </w:rPrChange>
                </w:rPr>
                <w:fldChar w:fldCharType="end"/>
              </w:r>
            </w:ins>
          </w:p>
        </w:tc>
        <w:tc>
          <w:tcPr>
            <w:tcW w:w="928" w:type="dxa"/>
          </w:tcPr>
          <w:p w14:paraId="678D023E" w14:textId="67F8B9BE" w:rsidR="008E6B3D" w:rsidRPr="008E6B3D" w:rsidRDefault="008E6B3D" w:rsidP="008E6B3D">
            <w:pPr>
              <w:tabs>
                <w:tab w:val="left" w:pos="983"/>
              </w:tabs>
              <w:cnfStyle w:val="000000010000" w:firstRow="0" w:lastRow="0" w:firstColumn="0" w:lastColumn="0" w:oddVBand="0" w:evenVBand="0" w:oddHBand="0" w:evenHBand="1" w:firstRowFirstColumn="0" w:firstRowLastColumn="0" w:lastRowFirstColumn="0" w:lastRowLastColumn="0"/>
              <w:rPr>
                <w:ins w:id="2413" w:author="ONOPTCHENKO Xavier" w:date="2019-10-11T16:03:00Z"/>
                <w:sz w:val="18"/>
                <w:szCs w:val="18"/>
              </w:rPr>
            </w:pPr>
            <w:ins w:id="2414" w:author="ONOPTCHENKO Xavier" w:date="2019-10-11T16:05:00Z">
              <w:r w:rsidRPr="008E6B3D">
                <w:rPr>
                  <w:sz w:val="18"/>
                  <w:szCs w:val="18"/>
                </w:rPr>
                <w:fldChar w:fldCharType="begin">
                  <w:ffData>
                    <w:name w:val=""/>
                    <w:enabled/>
                    <w:calcOnExit w:val="0"/>
                    <w:checkBox>
                      <w:sizeAuto/>
                      <w:default w:val="0"/>
                    </w:checkBox>
                  </w:ffData>
                </w:fldChar>
              </w:r>
              <w:r w:rsidRPr="008E6B3D">
                <w:rPr>
                  <w:sz w:val="18"/>
                  <w:szCs w:val="18"/>
                </w:rPr>
                <w:instrText xml:space="preserve"> FORMCHECKBOX </w:instrText>
              </w:r>
              <w:r w:rsidR="0029207F">
                <w:rPr>
                  <w:sz w:val="18"/>
                  <w:szCs w:val="18"/>
                  <w:rPrChange w:id="2415" w:author="ONOPTCHENKO Xavier" w:date="2019-10-11T16:08:00Z">
                    <w:rPr>
                      <w:sz w:val="18"/>
                      <w:szCs w:val="18"/>
                    </w:rPr>
                  </w:rPrChange>
                </w:rPr>
              </w:r>
              <w:r w:rsidR="0029207F">
                <w:rPr>
                  <w:sz w:val="18"/>
                  <w:szCs w:val="18"/>
                  <w:rPrChange w:id="2416" w:author="ONOPTCHENKO Xavier" w:date="2019-10-11T16:08:00Z">
                    <w:rPr>
                      <w:sz w:val="18"/>
                      <w:szCs w:val="18"/>
                    </w:rPr>
                  </w:rPrChange>
                </w:rPr>
                <w:fldChar w:fldCharType="separate"/>
              </w:r>
              <w:r w:rsidRPr="008E6B3D">
                <w:rPr>
                  <w:sz w:val="18"/>
                  <w:szCs w:val="18"/>
                  <w:rPrChange w:id="2417" w:author="ONOPTCHENKO Xavier" w:date="2019-10-11T16:08:00Z">
                    <w:rPr>
                      <w:sz w:val="18"/>
                      <w:szCs w:val="18"/>
                    </w:rPr>
                  </w:rPrChange>
                </w:rPr>
                <w:fldChar w:fldCharType="end"/>
              </w:r>
            </w:ins>
          </w:p>
        </w:tc>
        <w:tc>
          <w:tcPr>
            <w:tcW w:w="1741" w:type="dxa"/>
          </w:tcPr>
          <w:p w14:paraId="279BFC43" w14:textId="50F376DD" w:rsidR="008E6B3D" w:rsidRPr="008E6B3D" w:rsidRDefault="008E6B3D">
            <w:pPr>
              <w:tabs>
                <w:tab w:val="left" w:pos="983"/>
              </w:tabs>
              <w:jc w:val="left"/>
              <w:cnfStyle w:val="000000010000" w:firstRow="0" w:lastRow="0" w:firstColumn="0" w:lastColumn="0" w:oddVBand="0" w:evenVBand="0" w:oddHBand="0" w:evenHBand="1" w:firstRowFirstColumn="0" w:firstRowLastColumn="0" w:lastRowFirstColumn="0" w:lastRowLastColumn="0"/>
              <w:rPr>
                <w:ins w:id="2418" w:author="ONOPTCHENKO Xavier" w:date="2019-10-11T16:03:00Z"/>
                <w:sz w:val="18"/>
                <w:szCs w:val="18"/>
                <w:rPrChange w:id="2419" w:author="ONOPTCHENKO Xavier" w:date="2019-10-11T16:08:00Z">
                  <w:rPr>
                    <w:ins w:id="2420" w:author="ONOPTCHENKO Xavier" w:date="2019-10-11T16:03:00Z"/>
                    <w:sz w:val="18"/>
                    <w:szCs w:val="18"/>
                    <w:lang w:val="en-GB"/>
                  </w:rPr>
                </w:rPrChange>
              </w:rPr>
            </w:pPr>
            <w:ins w:id="2421" w:author="ONOPTCHENKO Xavier" w:date="2019-10-11T16:06:00Z">
              <w:r w:rsidRPr="008E6B3D">
                <w:rPr>
                  <w:sz w:val="18"/>
                  <w:szCs w:val="18"/>
                </w:rPr>
                <w:t>Déplacement des données de monitoring.</w:t>
              </w:r>
            </w:ins>
            <w:ins w:id="2422" w:author="ONOPTCHENKO Xavier" w:date="2019-10-11T16:09:00Z">
              <w:r>
                <w:rPr>
                  <w:sz w:val="18"/>
                  <w:szCs w:val="18"/>
                </w:rPr>
                <w:t xml:space="preserve"> </w:t>
              </w:r>
            </w:ins>
            <w:ins w:id="2423" w:author="ONOPTCHENKO Xavier" w:date="2019-10-11T16:06:00Z">
              <w:r w:rsidRPr="008E6B3D">
                <w:rPr>
                  <w:sz w:val="18"/>
                  <w:szCs w:val="18"/>
                </w:rPr>
                <w:t>Relivraison du module d’alerting / monitoring.</w:t>
              </w:r>
            </w:ins>
          </w:p>
        </w:tc>
      </w:tr>
      <w:tr w:rsidR="008E6B3D" w:rsidRPr="00AE29E7" w:rsidDel="00793141" w14:paraId="7574E5A2" w14:textId="15DF4129" w:rsidTr="008E6B3D">
        <w:trPr>
          <w:gridAfter w:val="1"/>
          <w:cnfStyle w:val="000000100000" w:firstRow="0" w:lastRow="0" w:firstColumn="0" w:lastColumn="0" w:oddVBand="0" w:evenVBand="0" w:oddHBand="1" w:evenHBand="0" w:firstRowFirstColumn="0" w:firstRowLastColumn="0" w:lastRowFirstColumn="0" w:lastRowLastColumn="0"/>
          <w:wAfter w:w="53" w:type="dxa"/>
          <w:del w:id="2424" w:author="ONOPTCHENKO Xavier" w:date="2019-10-10T13:15:00Z"/>
        </w:trPr>
        <w:tc>
          <w:tcPr>
            <w:cnfStyle w:val="001000000000" w:firstRow="0" w:lastRow="0" w:firstColumn="1" w:lastColumn="0" w:oddVBand="0" w:evenVBand="0" w:oddHBand="0" w:evenHBand="0" w:firstRowFirstColumn="0" w:firstRowLastColumn="0" w:lastRowFirstColumn="0" w:lastRowLastColumn="0"/>
            <w:tcW w:w="1550" w:type="dxa"/>
          </w:tcPr>
          <w:p w14:paraId="6DE9FF64" w14:textId="310ED199" w:rsidR="008E6B3D" w:rsidRPr="00F23887" w:rsidDel="00793141" w:rsidRDefault="008E6B3D" w:rsidP="008E6B3D">
            <w:pPr>
              <w:tabs>
                <w:tab w:val="left" w:pos="983"/>
              </w:tabs>
              <w:jc w:val="left"/>
              <w:rPr>
                <w:del w:id="2425" w:author="ONOPTCHENKO Xavier" w:date="2019-10-10T13:15:00Z"/>
                <w:bCs w:val="0"/>
                <w:i/>
              </w:rPr>
            </w:pPr>
            <w:del w:id="2426" w:author="ONOPTCHENKO Xavier" w:date="2019-10-10T13:15:00Z">
              <w:r w:rsidDel="00793141">
                <w:rPr>
                  <w:b w:val="0"/>
                  <w:i/>
                </w:rPr>
                <w:delText>Application 2</w:delText>
              </w:r>
              <w:bookmarkStart w:id="2427" w:name="_Toc21697814"/>
              <w:bookmarkEnd w:id="2427"/>
            </w:del>
          </w:p>
          <w:p w14:paraId="44F784B5" w14:textId="208BB46C" w:rsidR="008E6B3D" w:rsidRPr="00F23887" w:rsidDel="00793141" w:rsidRDefault="008E6B3D" w:rsidP="008E6B3D">
            <w:pPr>
              <w:tabs>
                <w:tab w:val="left" w:pos="983"/>
              </w:tabs>
              <w:jc w:val="left"/>
              <w:rPr>
                <w:del w:id="2428" w:author="ONOPTCHENKO Xavier" w:date="2019-10-10T13:15:00Z"/>
                <w:b w:val="0"/>
                <w:i/>
              </w:rPr>
            </w:pPr>
            <w:bookmarkStart w:id="2429" w:name="_Toc21697815"/>
            <w:bookmarkEnd w:id="2429"/>
          </w:p>
        </w:tc>
        <w:tc>
          <w:tcPr>
            <w:tcW w:w="1559" w:type="dxa"/>
          </w:tcPr>
          <w:p w14:paraId="66AAE473" w14:textId="7803CF1E" w:rsidR="008E6B3D" w:rsidRPr="00F23887" w:rsidDel="00793141" w:rsidRDefault="008E6B3D" w:rsidP="008E6B3D">
            <w:pPr>
              <w:tabs>
                <w:tab w:val="left" w:pos="983"/>
              </w:tabs>
              <w:jc w:val="left"/>
              <w:cnfStyle w:val="000000100000" w:firstRow="0" w:lastRow="0" w:firstColumn="0" w:lastColumn="0" w:oddVBand="0" w:evenVBand="0" w:oddHBand="1" w:evenHBand="0" w:firstRowFirstColumn="0" w:firstRowLastColumn="0" w:lastRowFirstColumn="0" w:lastRowLastColumn="0"/>
              <w:rPr>
                <w:del w:id="2430" w:author="ONOPTCHENKO Xavier" w:date="2019-10-10T13:15:00Z"/>
                <w:sz w:val="18"/>
                <w:szCs w:val="18"/>
                <w:lang w:val="en-GB"/>
              </w:rPr>
            </w:pPr>
            <w:bookmarkStart w:id="2431" w:name="_Toc21697816"/>
            <w:ins w:id="2432" w:author="ONOPTCHENKO Xavier" w:date="2019-10-10T13:18:00Z">
              <w:r w:rsidRPr="00F23887" w:rsidDel="00793141">
                <w:rPr>
                  <w:b/>
                  <w:i/>
                </w:rPr>
                <w:t xml:space="preserve">Application component </w:t>
              </w:r>
              <w:r w:rsidDel="00793141">
                <w:rPr>
                  <w:b/>
                  <w:i/>
                </w:rPr>
                <w:t>4</w:t>
              </w:r>
            </w:ins>
            <w:bookmarkEnd w:id="2431"/>
            <w:del w:id="2433" w:author="ONOPTCHENKO Xavier" w:date="2019-10-10T13:15:00Z">
              <w:r w:rsidRPr="00F23887" w:rsidDel="00793141">
                <w:rPr>
                  <w:b/>
                  <w:i/>
                </w:rPr>
                <w:delText>Application component 3</w:delText>
              </w:r>
            </w:del>
          </w:p>
        </w:tc>
        <w:tc>
          <w:tcPr>
            <w:tcW w:w="2551" w:type="dxa"/>
          </w:tcPr>
          <w:p w14:paraId="450B01AB" w14:textId="62E021B5" w:rsidR="008E6B3D" w:rsidRPr="00F23887" w:rsidDel="00793141" w:rsidRDefault="008E6B3D" w:rsidP="008E6B3D">
            <w:pPr>
              <w:tabs>
                <w:tab w:val="left" w:pos="983"/>
              </w:tabs>
              <w:jc w:val="left"/>
              <w:cnfStyle w:val="000000100000" w:firstRow="0" w:lastRow="0" w:firstColumn="0" w:lastColumn="0" w:oddVBand="0" w:evenVBand="0" w:oddHBand="1" w:evenHBand="0" w:firstRowFirstColumn="0" w:firstRowLastColumn="0" w:lastRowFirstColumn="0" w:lastRowLastColumn="0"/>
              <w:rPr>
                <w:del w:id="2434" w:author="ONOPTCHENKO Xavier" w:date="2019-10-10T13:15:00Z"/>
                <w:sz w:val="18"/>
                <w:szCs w:val="18"/>
                <w:lang w:val="en-GB"/>
              </w:rPr>
            </w:pPr>
            <w:bookmarkStart w:id="2435" w:name="_Toc21697817"/>
            <w:bookmarkEnd w:id="2435"/>
          </w:p>
        </w:tc>
        <w:tc>
          <w:tcPr>
            <w:tcW w:w="1175" w:type="dxa"/>
          </w:tcPr>
          <w:p w14:paraId="524BDA8E" w14:textId="4B7A0EDF" w:rsidR="008E6B3D" w:rsidRPr="00F23887" w:rsidDel="00793141" w:rsidRDefault="008E6B3D" w:rsidP="008E6B3D">
            <w:pPr>
              <w:tabs>
                <w:tab w:val="left" w:pos="983"/>
              </w:tabs>
              <w:jc w:val="left"/>
              <w:cnfStyle w:val="000000100000" w:firstRow="0" w:lastRow="0" w:firstColumn="0" w:lastColumn="0" w:oddVBand="0" w:evenVBand="0" w:oddHBand="1" w:evenHBand="0" w:firstRowFirstColumn="0" w:firstRowLastColumn="0" w:lastRowFirstColumn="0" w:lastRowLastColumn="0"/>
              <w:rPr>
                <w:del w:id="2436" w:author="ONOPTCHENKO Xavier" w:date="2019-10-10T13:15:00Z"/>
                <w:sz w:val="18"/>
                <w:szCs w:val="18"/>
                <w:lang w:val="en-GB"/>
              </w:rPr>
            </w:pPr>
            <w:del w:id="2437" w:author="ONOPTCHENKO Xavier" w:date="2019-10-10T13:15:00Z">
              <w:r w:rsidRPr="00F23887" w:rsidDel="00793141">
                <w:rPr>
                  <w:sz w:val="18"/>
                  <w:szCs w:val="18"/>
                  <w:lang w:val="en-GB"/>
                </w:rPr>
                <w:delText>U</w:delText>
              </w:r>
              <w:bookmarkStart w:id="2438" w:name="_Toc21697818"/>
              <w:bookmarkEnd w:id="2438"/>
            </w:del>
          </w:p>
        </w:tc>
        <w:tc>
          <w:tcPr>
            <w:tcW w:w="951" w:type="dxa"/>
          </w:tcPr>
          <w:p w14:paraId="430C66D5" w14:textId="021CA38B" w:rsidR="008E6B3D" w:rsidRPr="00926542" w:rsidDel="00793141" w:rsidRDefault="008E6B3D" w:rsidP="008E6B3D">
            <w:pPr>
              <w:tabs>
                <w:tab w:val="left" w:pos="983"/>
              </w:tabs>
              <w:cnfStyle w:val="000000100000" w:firstRow="0" w:lastRow="0" w:firstColumn="0" w:lastColumn="0" w:oddVBand="0" w:evenVBand="0" w:oddHBand="1" w:evenHBand="0" w:firstRowFirstColumn="0" w:firstRowLastColumn="0" w:lastRowFirstColumn="0" w:lastRowLastColumn="0"/>
              <w:rPr>
                <w:del w:id="2439" w:author="ONOPTCHENKO Xavier" w:date="2019-10-10T13:15:00Z"/>
                <w:sz w:val="18"/>
                <w:szCs w:val="18"/>
              </w:rPr>
            </w:pPr>
            <w:bookmarkStart w:id="2440" w:name="_Toc21697819"/>
            <w:ins w:id="2441" w:author="ONOPTCHENKO Xavier" w:date="2019-10-10T13:18:00Z">
              <w:r w:rsidDel="00793141">
                <w:rPr>
                  <w:sz w:val="18"/>
                  <w:szCs w:val="18"/>
                </w:rPr>
                <w:t>N/a</w:t>
              </w:r>
            </w:ins>
            <w:bookmarkEnd w:id="2440"/>
            <w:del w:id="2442" w:author="ONOPTCHENKO Xavier" w:date="2019-10-10T13:15:00Z">
              <w:r w:rsidRPr="00926542" w:rsidDel="00793141">
                <w:rPr>
                  <w:rFonts w:ascii="Verdana" w:hAnsi="Verdana"/>
                  <w:i/>
                  <w:sz w:val="16"/>
                  <w:szCs w:val="16"/>
                  <w:lang w:val="en-GB"/>
                </w:rPr>
                <w:delText>target</w:delText>
              </w:r>
            </w:del>
          </w:p>
        </w:tc>
        <w:tc>
          <w:tcPr>
            <w:tcW w:w="1134" w:type="dxa"/>
          </w:tcPr>
          <w:p w14:paraId="4DD1CCC6" w14:textId="5931D428" w:rsidR="008E6B3D" w:rsidRPr="007301D1" w:rsidDel="00793141" w:rsidRDefault="008E6B3D" w:rsidP="008E6B3D">
            <w:pPr>
              <w:tabs>
                <w:tab w:val="left" w:pos="983"/>
              </w:tabs>
              <w:cnfStyle w:val="000000100000" w:firstRow="0" w:lastRow="0" w:firstColumn="0" w:lastColumn="0" w:oddVBand="0" w:evenVBand="0" w:oddHBand="1" w:evenHBand="0" w:firstRowFirstColumn="0" w:firstRowLastColumn="0" w:lastRowFirstColumn="0" w:lastRowLastColumn="0"/>
              <w:rPr>
                <w:del w:id="2443" w:author="ONOPTCHENKO Xavier" w:date="2019-10-10T13:15:00Z"/>
                <w:i/>
                <w:sz w:val="18"/>
                <w:szCs w:val="18"/>
                <w:lang w:val="en-GB"/>
              </w:rPr>
            </w:pPr>
            <w:ins w:id="2444" w:author="ONOPTCHENKO Xavier" w:date="2019-10-10T13:18:00Z">
              <w:r w:rsidRPr="007301D1" w:rsidDel="00793141">
                <w:rPr>
                  <w:sz w:val="18"/>
                  <w:szCs w:val="18"/>
                </w:rPr>
                <w:fldChar w:fldCharType="begin">
                  <w:ffData>
                    <w:name w:val=""/>
                    <w:enabled/>
                    <w:calcOnExit w:val="0"/>
                    <w:checkBox>
                      <w:sizeAuto/>
                      <w:default w:val="0"/>
                    </w:checkBox>
                  </w:ffData>
                </w:fldChar>
              </w:r>
              <w:r w:rsidRPr="007301D1" w:rsidDel="00793141">
                <w:rPr>
                  <w:sz w:val="18"/>
                  <w:szCs w:val="18"/>
                </w:rPr>
                <w:instrText xml:space="preserve"> FORMCHECKBOX </w:instrText>
              </w:r>
              <w:r w:rsidR="0029207F">
                <w:rPr>
                  <w:sz w:val="18"/>
                  <w:szCs w:val="18"/>
                </w:rPr>
              </w:r>
              <w:r w:rsidR="0029207F">
                <w:rPr>
                  <w:sz w:val="18"/>
                  <w:szCs w:val="18"/>
                </w:rPr>
                <w:fldChar w:fldCharType="separate"/>
              </w:r>
              <w:bookmarkStart w:id="2445" w:name="_Toc21697820"/>
              <w:r w:rsidRPr="007301D1" w:rsidDel="00793141">
                <w:rPr>
                  <w:sz w:val="18"/>
                  <w:szCs w:val="18"/>
                </w:rPr>
                <w:fldChar w:fldCharType="end"/>
              </w:r>
            </w:ins>
            <w:bookmarkEnd w:id="2445"/>
            <w:del w:id="2446" w:author="ONOPTCHENKO Xavier" w:date="2019-10-10T13:15:00Z">
              <w:r w:rsidRPr="007301D1" w:rsidDel="00793141">
                <w:rPr>
                  <w:sz w:val="18"/>
                  <w:szCs w:val="18"/>
                </w:rPr>
                <w:fldChar w:fldCharType="begin">
                  <w:ffData>
                    <w:name w:val=""/>
                    <w:enabled/>
                    <w:calcOnExit w:val="0"/>
                    <w:checkBox>
                      <w:sizeAuto/>
                      <w:default w:val="0"/>
                    </w:checkBox>
                  </w:ffData>
                </w:fldChar>
              </w:r>
              <w:r w:rsidRPr="007301D1" w:rsidDel="00793141">
                <w:rPr>
                  <w:sz w:val="18"/>
                  <w:szCs w:val="18"/>
                </w:rPr>
                <w:delInstrText xml:space="preserve"> FORMCHECKBOX </w:delInstrText>
              </w:r>
              <w:r w:rsidR="0029207F">
                <w:rPr>
                  <w:sz w:val="18"/>
                  <w:szCs w:val="18"/>
                </w:rPr>
              </w:r>
              <w:r w:rsidR="0029207F">
                <w:rPr>
                  <w:sz w:val="18"/>
                  <w:szCs w:val="18"/>
                </w:rPr>
                <w:fldChar w:fldCharType="separate"/>
              </w:r>
              <w:r w:rsidRPr="007301D1" w:rsidDel="00793141">
                <w:rPr>
                  <w:sz w:val="18"/>
                  <w:szCs w:val="18"/>
                </w:rPr>
                <w:fldChar w:fldCharType="end"/>
              </w:r>
            </w:del>
          </w:p>
        </w:tc>
        <w:tc>
          <w:tcPr>
            <w:tcW w:w="1159" w:type="dxa"/>
          </w:tcPr>
          <w:p w14:paraId="04A9A824" w14:textId="3DF9D3E7" w:rsidR="008E6B3D" w:rsidRPr="007301D1" w:rsidDel="00793141" w:rsidRDefault="008E6B3D" w:rsidP="008E6B3D">
            <w:pPr>
              <w:tabs>
                <w:tab w:val="left" w:pos="983"/>
              </w:tabs>
              <w:cnfStyle w:val="000000100000" w:firstRow="0" w:lastRow="0" w:firstColumn="0" w:lastColumn="0" w:oddVBand="0" w:evenVBand="0" w:oddHBand="1" w:evenHBand="0" w:firstRowFirstColumn="0" w:firstRowLastColumn="0" w:lastRowFirstColumn="0" w:lastRowLastColumn="0"/>
              <w:rPr>
                <w:del w:id="2447" w:author="ONOPTCHENKO Xavier" w:date="2019-10-10T13:15:00Z"/>
                <w:i/>
                <w:sz w:val="18"/>
                <w:szCs w:val="18"/>
                <w:lang w:val="en-GB"/>
              </w:rPr>
            </w:pPr>
            <w:ins w:id="2448" w:author="ONOPTCHENKO Xavier" w:date="2019-10-10T13:18:00Z">
              <w:r w:rsidRPr="007301D1" w:rsidDel="00793141">
                <w:rPr>
                  <w:sz w:val="18"/>
                  <w:szCs w:val="18"/>
                </w:rPr>
                <w:fldChar w:fldCharType="begin">
                  <w:ffData>
                    <w:name w:val=""/>
                    <w:enabled/>
                    <w:calcOnExit w:val="0"/>
                    <w:checkBox>
                      <w:sizeAuto/>
                      <w:default w:val="0"/>
                    </w:checkBox>
                  </w:ffData>
                </w:fldChar>
              </w:r>
              <w:r w:rsidRPr="007301D1" w:rsidDel="00793141">
                <w:rPr>
                  <w:sz w:val="18"/>
                  <w:szCs w:val="18"/>
                </w:rPr>
                <w:instrText xml:space="preserve"> FORMCHECKBOX </w:instrText>
              </w:r>
              <w:r w:rsidR="0029207F">
                <w:rPr>
                  <w:sz w:val="18"/>
                  <w:szCs w:val="18"/>
                </w:rPr>
              </w:r>
              <w:r w:rsidR="0029207F">
                <w:rPr>
                  <w:sz w:val="18"/>
                  <w:szCs w:val="18"/>
                </w:rPr>
                <w:fldChar w:fldCharType="separate"/>
              </w:r>
              <w:bookmarkStart w:id="2449" w:name="_Toc21697821"/>
              <w:r w:rsidRPr="007301D1" w:rsidDel="00793141">
                <w:rPr>
                  <w:sz w:val="18"/>
                  <w:szCs w:val="18"/>
                </w:rPr>
                <w:fldChar w:fldCharType="end"/>
              </w:r>
            </w:ins>
            <w:bookmarkEnd w:id="2449"/>
            <w:del w:id="2450" w:author="ONOPTCHENKO Xavier" w:date="2019-10-10T13:15:00Z">
              <w:r w:rsidRPr="007301D1" w:rsidDel="00793141">
                <w:rPr>
                  <w:sz w:val="18"/>
                  <w:szCs w:val="18"/>
                </w:rPr>
                <w:fldChar w:fldCharType="begin">
                  <w:ffData>
                    <w:name w:val=""/>
                    <w:enabled/>
                    <w:calcOnExit w:val="0"/>
                    <w:checkBox>
                      <w:sizeAuto/>
                      <w:default w:val="0"/>
                    </w:checkBox>
                  </w:ffData>
                </w:fldChar>
              </w:r>
              <w:r w:rsidRPr="007301D1" w:rsidDel="00793141">
                <w:rPr>
                  <w:sz w:val="18"/>
                  <w:szCs w:val="18"/>
                </w:rPr>
                <w:delInstrText xml:space="preserve"> FORMCHECKBOX </w:delInstrText>
              </w:r>
              <w:r w:rsidR="0029207F">
                <w:rPr>
                  <w:sz w:val="18"/>
                  <w:szCs w:val="18"/>
                </w:rPr>
              </w:r>
              <w:r w:rsidR="0029207F">
                <w:rPr>
                  <w:sz w:val="18"/>
                  <w:szCs w:val="18"/>
                </w:rPr>
                <w:fldChar w:fldCharType="separate"/>
              </w:r>
              <w:r w:rsidRPr="007301D1" w:rsidDel="00793141">
                <w:rPr>
                  <w:sz w:val="18"/>
                  <w:szCs w:val="18"/>
                </w:rPr>
                <w:fldChar w:fldCharType="end"/>
              </w:r>
            </w:del>
          </w:p>
        </w:tc>
        <w:tc>
          <w:tcPr>
            <w:tcW w:w="1250" w:type="dxa"/>
          </w:tcPr>
          <w:p w14:paraId="7BA4293E" w14:textId="0F197D7A" w:rsidR="008E6B3D" w:rsidRPr="007301D1" w:rsidDel="00793141" w:rsidRDefault="008E6B3D" w:rsidP="008E6B3D">
            <w:pPr>
              <w:tabs>
                <w:tab w:val="left" w:pos="983"/>
              </w:tabs>
              <w:cnfStyle w:val="000000100000" w:firstRow="0" w:lastRow="0" w:firstColumn="0" w:lastColumn="0" w:oddVBand="0" w:evenVBand="0" w:oddHBand="1" w:evenHBand="0" w:firstRowFirstColumn="0" w:firstRowLastColumn="0" w:lastRowFirstColumn="0" w:lastRowLastColumn="0"/>
              <w:rPr>
                <w:del w:id="2451" w:author="ONOPTCHENKO Xavier" w:date="2019-10-10T13:15:00Z"/>
                <w:i/>
                <w:sz w:val="18"/>
                <w:szCs w:val="18"/>
                <w:lang w:val="en-GB"/>
              </w:rPr>
            </w:pPr>
            <w:ins w:id="2452" w:author="ONOPTCHENKO Xavier" w:date="2019-10-10T13:18:00Z">
              <w:r w:rsidRPr="007301D1" w:rsidDel="00793141">
                <w:rPr>
                  <w:sz w:val="18"/>
                  <w:szCs w:val="18"/>
                </w:rPr>
                <w:fldChar w:fldCharType="begin">
                  <w:ffData>
                    <w:name w:val=""/>
                    <w:enabled/>
                    <w:calcOnExit w:val="0"/>
                    <w:checkBox>
                      <w:sizeAuto/>
                      <w:default w:val="0"/>
                    </w:checkBox>
                  </w:ffData>
                </w:fldChar>
              </w:r>
              <w:r w:rsidRPr="007301D1" w:rsidDel="00793141">
                <w:rPr>
                  <w:sz w:val="18"/>
                  <w:szCs w:val="18"/>
                </w:rPr>
                <w:instrText xml:space="preserve"> FORMCHECKBOX </w:instrText>
              </w:r>
              <w:r w:rsidR="0029207F">
                <w:rPr>
                  <w:sz w:val="18"/>
                  <w:szCs w:val="18"/>
                </w:rPr>
              </w:r>
              <w:r w:rsidR="0029207F">
                <w:rPr>
                  <w:sz w:val="18"/>
                  <w:szCs w:val="18"/>
                </w:rPr>
                <w:fldChar w:fldCharType="separate"/>
              </w:r>
              <w:bookmarkStart w:id="2453" w:name="_Toc21697822"/>
              <w:r w:rsidRPr="007301D1" w:rsidDel="00793141">
                <w:rPr>
                  <w:sz w:val="18"/>
                  <w:szCs w:val="18"/>
                </w:rPr>
                <w:fldChar w:fldCharType="end"/>
              </w:r>
            </w:ins>
            <w:bookmarkEnd w:id="2453"/>
            <w:del w:id="2454" w:author="ONOPTCHENKO Xavier" w:date="2019-10-10T13:15:00Z">
              <w:r w:rsidRPr="007301D1" w:rsidDel="00793141">
                <w:rPr>
                  <w:sz w:val="18"/>
                  <w:szCs w:val="18"/>
                </w:rPr>
                <w:fldChar w:fldCharType="begin">
                  <w:ffData>
                    <w:name w:val=""/>
                    <w:enabled/>
                    <w:calcOnExit w:val="0"/>
                    <w:checkBox>
                      <w:sizeAuto/>
                      <w:default w:val="0"/>
                    </w:checkBox>
                  </w:ffData>
                </w:fldChar>
              </w:r>
              <w:r w:rsidRPr="007301D1" w:rsidDel="00793141">
                <w:rPr>
                  <w:sz w:val="18"/>
                  <w:szCs w:val="18"/>
                </w:rPr>
                <w:delInstrText xml:space="preserve"> FORMCHECKBOX </w:delInstrText>
              </w:r>
              <w:r w:rsidR="0029207F">
                <w:rPr>
                  <w:sz w:val="18"/>
                  <w:szCs w:val="18"/>
                </w:rPr>
              </w:r>
              <w:r w:rsidR="0029207F">
                <w:rPr>
                  <w:sz w:val="18"/>
                  <w:szCs w:val="18"/>
                </w:rPr>
                <w:fldChar w:fldCharType="separate"/>
              </w:r>
              <w:r w:rsidRPr="007301D1" w:rsidDel="00793141">
                <w:rPr>
                  <w:sz w:val="18"/>
                  <w:szCs w:val="18"/>
                </w:rPr>
                <w:fldChar w:fldCharType="end"/>
              </w:r>
            </w:del>
          </w:p>
        </w:tc>
        <w:tc>
          <w:tcPr>
            <w:tcW w:w="928" w:type="dxa"/>
          </w:tcPr>
          <w:p w14:paraId="63CF2A41" w14:textId="5FEF767A" w:rsidR="008E6B3D" w:rsidRPr="007301D1" w:rsidDel="00793141" w:rsidRDefault="008E6B3D" w:rsidP="008E6B3D">
            <w:pPr>
              <w:tabs>
                <w:tab w:val="left" w:pos="983"/>
              </w:tabs>
              <w:cnfStyle w:val="000000100000" w:firstRow="0" w:lastRow="0" w:firstColumn="0" w:lastColumn="0" w:oddVBand="0" w:evenVBand="0" w:oddHBand="1" w:evenHBand="0" w:firstRowFirstColumn="0" w:firstRowLastColumn="0" w:lastRowFirstColumn="0" w:lastRowLastColumn="0"/>
              <w:rPr>
                <w:del w:id="2455" w:author="ONOPTCHENKO Xavier" w:date="2019-10-10T13:15:00Z"/>
                <w:i/>
                <w:sz w:val="18"/>
                <w:szCs w:val="18"/>
                <w:lang w:val="en-GB"/>
              </w:rPr>
            </w:pPr>
            <w:ins w:id="2456" w:author="ONOPTCHENKO Xavier" w:date="2019-10-10T13:18:00Z">
              <w:r w:rsidRPr="007301D1" w:rsidDel="00793141">
                <w:rPr>
                  <w:sz w:val="18"/>
                  <w:szCs w:val="18"/>
                </w:rPr>
                <w:fldChar w:fldCharType="begin">
                  <w:ffData>
                    <w:name w:val=""/>
                    <w:enabled/>
                    <w:calcOnExit w:val="0"/>
                    <w:checkBox>
                      <w:sizeAuto/>
                      <w:default w:val="0"/>
                    </w:checkBox>
                  </w:ffData>
                </w:fldChar>
              </w:r>
              <w:r w:rsidRPr="007301D1" w:rsidDel="00793141">
                <w:rPr>
                  <w:sz w:val="18"/>
                  <w:szCs w:val="18"/>
                </w:rPr>
                <w:instrText xml:space="preserve"> FORMCHECKBOX </w:instrText>
              </w:r>
              <w:r w:rsidR="0029207F">
                <w:rPr>
                  <w:sz w:val="18"/>
                  <w:szCs w:val="18"/>
                </w:rPr>
              </w:r>
              <w:r w:rsidR="0029207F">
                <w:rPr>
                  <w:sz w:val="18"/>
                  <w:szCs w:val="18"/>
                </w:rPr>
                <w:fldChar w:fldCharType="separate"/>
              </w:r>
              <w:bookmarkStart w:id="2457" w:name="_Toc21697823"/>
              <w:r w:rsidRPr="007301D1" w:rsidDel="00793141">
                <w:rPr>
                  <w:sz w:val="18"/>
                  <w:szCs w:val="18"/>
                </w:rPr>
                <w:fldChar w:fldCharType="end"/>
              </w:r>
            </w:ins>
            <w:bookmarkEnd w:id="2457"/>
            <w:del w:id="2458" w:author="ONOPTCHENKO Xavier" w:date="2019-10-10T13:15:00Z">
              <w:r w:rsidRPr="007301D1" w:rsidDel="00793141">
                <w:rPr>
                  <w:sz w:val="18"/>
                  <w:szCs w:val="18"/>
                </w:rPr>
                <w:fldChar w:fldCharType="begin">
                  <w:ffData>
                    <w:name w:val=""/>
                    <w:enabled/>
                    <w:calcOnExit w:val="0"/>
                    <w:checkBox>
                      <w:sizeAuto/>
                      <w:default w:val="0"/>
                    </w:checkBox>
                  </w:ffData>
                </w:fldChar>
              </w:r>
              <w:r w:rsidRPr="007301D1" w:rsidDel="00793141">
                <w:rPr>
                  <w:sz w:val="18"/>
                  <w:szCs w:val="18"/>
                </w:rPr>
                <w:delInstrText xml:space="preserve"> FORMCHECKBOX </w:delInstrText>
              </w:r>
              <w:r w:rsidR="0029207F">
                <w:rPr>
                  <w:sz w:val="18"/>
                  <w:szCs w:val="18"/>
                </w:rPr>
              </w:r>
              <w:r w:rsidR="0029207F">
                <w:rPr>
                  <w:sz w:val="18"/>
                  <w:szCs w:val="18"/>
                </w:rPr>
                <w:fldChar w:fldCharType="separate"/>
              </w:r>
              <w:r w:rsidRPr="007301D1" w:rsidDel="00793141">
                <w:rPr>
                  <w:sz w:val="18"/>
                  <w:szCs w:val="18"/>
                </w:rPr>
                <w:fldChar w:fldCharType="end"/>
              </w:r>
            </w:del>
          </w:p>
        </w:tc>
        <w:tc>
          <w:tcPr>
            <w:tcW w:w="1741" w:type="dxa"/>
          </w:tcPr>
          <w:p w14:paraId="1D94EDD6" w14:textId="6587629E" w:rsidR="008E6B3D" w:rsidRPr="007301D1" w:rsidDel="00793141" w:rsidRDefault="008E6B3D" w:rsidP="008E6B3D">
            <w:pPr>
              <w:tabs>
                <w:tab w:val="left" w:pos="983"/>
              </w:tabs>
              <w:cnfStyle w:val="000000100000" w:firstRow="0" w:lastRow="0" w:firstColumn="0" w:lastColumn="0" w:oddVBand="0" w:evenVBand="0" w:oddHBand="1" w:evenHBand="0" w:firstRowFirstColumn="0" w:firstRowLastColumn="0" w:lastRowFirstColumn="0" w:lastRowLastColumn="0"/>
              <w:rPr>
                <w:del w:id="2459" w:author="ONOPTCHENKO Xavier" w:date="2019-10-10T13:15:00Z"/>
                <w:b/>
                <w:sz w:val="18"/>
                <w:szCs w:val="18"/>
                <w:lang w:val="en-GB"/>
              </w:rPr>
            </w:pPr>
            <w:bookmarkStart w:id="2460" w:name="_Toc21697824"/>
            <w:bookmarkEnd w:id="2460"/>
          </w:p>
        </w:tc>
        <w:bookmarkStart w:id="2461" w:name="_Toc21697825"/>
        <w:bookmarkEnd w:id="2461"/>
      </w:tr>
      <w:tr w:rsidR="008E6B3D" w:rsidRPr="00AE29E7" w:rsidDel="00793141" w14:paraId="371461F1" w14:textId="4EDE3D04" w:rsidTr="008E6B3D">
        <w:trPr>
          <w:gridAfter w:val="1"/>
          <w:cnfStyle w:val="000000010000" w:firstRow="0" w:lastRow="0" w:firstColumn="0" w:lastColumn="0" w:oddVBand="0" w:evenVBand="0" w:oddHBand="0" w:evenHBand="1" w:firstRowFirstColumn="0" w:firstRowLastColumn="0" w:lastRowFirstColumn="0" w:lastRowLastColumn="0"/>
          <w:wAfter w:w="53" w:type="dxa"/>
          <w:del w:id="2462" w:author="ONOPTCHENKO Xavier" w:date="2019-10-10T13:15:00Z"/>
        </w:trPr>
        <w:tc>
          <w:tcPr>
            <w:cnfStyle w:val="001000000000" w:firstRow="0" w:lastRow="0" w:firstColumn="1" w:lastColumn="0" w:oddVBand="0" w:evenVBand="0" w:oddHBand="0" w:evenHBand="0" w:firstRowFirstColumn="0" w:firstRowLastColumn="0" w:lastRowFirstColumn="0" w:lastRowLastColumn="0"/>
            <w:tcW w:w="1550" w:type="dxa"/>
          </w:tcPr>
          <w:p w14:paraId="209A6F37" w14:textId="3C3EE431" w:rsidR="008E6B3D" w:rsidRPr="00F23887" w:rsidDel="00793141" w:rsidRDefault="008E6B3D" w:rsidP="008E6B3D">
            <w:pPr>
              <w:tabs>
                <w:tab w:val="left" w:pos="983"/>
              </w:tabs>
              <w:jc w:val="left"/>
              <w:rPr>
                <w:del w:id="2463" w:author="ONOPTCHENKO Xavier" w:date="2019-10-10T13:15:00Z"/>
                <w:bCs w:val="0"/>
                <w:i/>
              </w:rPr>
            </w:pPr>
            <w:del w:id="2464" w:author="ONOPTCHENKO Xavier" w:date="2019-10-10T13:15:00Z">
              <w:r w:rsidDel="00793141">
                <w:rPr>
                  <w:b w:val="0"/>
                  <w:i/>
                </w:rPr>
                <w:delText>Application 3</w:delText>
              </w:r>
              <w:bookmarkStart w:id="2465" w:name="_Toc21697826"/>
              <w:bookmarkEnd w:id="2465"/>
            </w:del>
          </w:p>
          <w:p w14:paraId="5FA95217" w14:textId="53C5002B" w:rsidR="008E6B3D" w:rsidRPr="009B7773" w:rsidDel="00793141" w:rsidRDefault="008E6B3D" w:rsidP="008E6B3D">
            <w:pPr>
              <w:tabs>
                <w:tab w:val="left" w:pos="983"/>
              </w:tabs>
              <w:jc w:val="left"/>
              <w:rPr>
                <w:del w:id="2466" w:author="ONOPTCHENKO Xavier" w:date="2019-10-10T13:15:00Z"/>
              </w:rPr>
            </w:pPr>
            <w:bookmarkStart w:id="2467" w:name="_Toc21697827"/>
            <w:bookmarkEnd w:id="2467"/>
          </w:p>
        </w:tc>
        <w:tc>
          <w:tcPr>
            <w:tcW w:w="1559" w:type="dxa"/>
          </w:tcPr>
          <w:p w14:paraId="7DBF36A3" w14:textId="4AD79900" w:rsidR="008E6B3D" w:rsidDel="00793141" w:rsidRDefault="008E6B3D" w:rsidP="008E6B3D">
            <w:pPr>
              <w:tabs>
                <w:tab w:val="left" w:pos="983"/>
              </w:tabs>
              <w:jc w:val="left"/>
              <w:cnfStyle w:val="000000010000" w:firstRow="0" w:lastRow="0" w:firstColumn="0" w:lastColumn="0" w:oddVBand="0" w:evenVBand="0" w:oddHBand="0" w:evenHBand="1" w:firstRowFirstColumn="0" w:firstRowLastColumn="0" w:lastRowFirstColumn="0" w:lastRowLastColumn="0"/>
              <w:rPr>
                <w:del w:id="2468" w:author="ONOPTCHENKO Xavier" w:date="2019-10-10T13:15:00Z"/>
                <w:b/>
                <w:sz w:val="18"/>
                <w:szCs w:val="18"/>
                <w:lang w:val="en-GB"/>
              </w:rPr>
            </w:pPr>
            <w:del w:id="2469" w:author="ONOPTCHENKO Xavier" w:date="2019-10-10T13:15:00Z">
              <w:r w:rsidRPr="00F23887" w:rsidDel="00793141">
                <w:rPr>
                  <w:b/>
                  <w:i/>
                </w:rPr>
                <w:delText xml:space="preserve">Application component </w:delText>
              </w:r>
              <w:r w:rsidDel="00793141">
                <w:rPr>
                  <w:b/>
                  <w:i/>
                </w:rPr>
                <w:delText>4</w:delText>
              </w:r>
              <w:bookmarkStart w:id="2470" w:name="_Toc21697828"/>
              <w:bookmarkEnd w:id="2470"/>
            </w:del>
          </w:p>
        </w:tc>
        <w:tc>
          <w:tcPr>
            <w:tcW w:w="2551" w:type="dxa"/>
          </w:tcPr>
          <w:p w14:paraId="2B9FF5D7" w14:textId="4C157BA7" w:rsidR="008E6B3D" w:rsidDel="00793141" w:rsidRDefault="008E6B3D" w:rsidP="008E6B3D">
            <w:pPr>
              <w:tabs>
                <w:tab w:val="left" w:pos="983"/>
              </w:tabs>
              <w:jc w:val="left"/>
              <w:cnfStyle w:val="000000010000" w:firstRow="0" w:lastRow="0" w:firstColumn="0" w:lastColumn="0" w:oddVBand="0" w:evenVBand="0" w:oddHBand="0" w:evenHBand="1" w:firstRowFirstColumn="0" w:firstRowLastColumn="0" w:lastRowFirstColumn="0" w:lastRowLastColumn="0"/>
              <w:rPr>
                <w:del w:id="2471" w:author="ONOPTCHENKO Xavier" w:date="2019-10-10T13:15:00Z"/>
                <w:b/>
                <w:sz w:val="18"/>
                <w:szCs w:val="18"/>
                <w:lang w:val="en-GB"/>
              </w:rPr>
            </w:pPr>
            <w:bookmarkStart w:id="2472" w:name="_Toc21697829"/>
            <w:bookmarkEnd w:id="2472"/>
          </w:p>
        </w:tc>
        <w:tc>
          <w:tcPr>
            <w:tcW w:w="1175" w:type="dxa"/>
          </w:tcPr>
          <w:p w14:paraId="32A6FEDD" w14:textId="6F3589A9" w:rsidR="008E6B3D" w:rsidRPr="007301D1" w:rsidDel="00793141" w:rsidRDefault="008E6B3D" w:rsidP="008E6B3D">
            <w:pPr>
              <w:tabs>
                <w:tab w:val="left" w:pos="983"/>
              </w:tabs>
              <w:jc w:val="left"/>
              <w:cnfStyle w:val="000000010000" w:firstRow="0" w:lastRow="0" w:firstColumn="0" w:lastColumn="0" w:oddVBand="0" w:evenVBand="0" w:oddHBand="0" w:evenHBand="1" w:firstRowFirstColumn="0" w:firstRowLastColumn="0" w:lastRowFirstColumn="0" w:lastRowLastColumn="0"/>
              <w:rPr>
                <w:del w:id="2473" w:author="ONOPTCHENKO Xavier" w:date="2019-10-10T13:15:00Z"/>
                <w:b/>
                <w:sz w:val="18"/>
                <w:szCs w:val="18"/>
                <w:lang w:val="en-GB"/>
              </w:rPr>
            </w:pPr>
            <w:bookmarkStart w:id="2474" w:name="_Toc21697830"/>
            <w:bookmarkEnd w:id="2474"/>
          </w:p>
        </w:tc>
        <w:tc>
          <w:tcPr>
            <w:tcW w:w="951" w:type="dxa"/>
          </w:tcPr>
          <w:p w14:paraId="4B8C423F" w14:textId="345EF079" w:rsidR="008E6B3D" w:rsidRPr="007301D1" w:rsidDel="00793141" w:rsidRDefault="008E6B3D" w:rsidP="008E6B3D">
            <w:pPr>
              <w:tabs>
                <w:tab w:val="left" w:pos="983"/>
              </w:tabs>
              <w:cnfStyle w:val="000000010000" w:firstRow="0" w:lastRow="0" w:firstColumn="0" w:lastColumn="0" w:oddVBand="0" w:evenVBand="0" w:oddHBand="0" w:evenHBand="1" w:firstRowFirstColumn="0" w:firstRowLastColumn="0" w:lastRowFirstColumn="0" w:lastRowLastColumn="0"/>
              <w:rPr>
                <w:del w:id="2475" w:author="ONOPTCHENKO Xavier" w:date="2019-10-10T13:15:00Z"/>
                <w:sz w:val="18"/>
                <w:szCs w:val="18"/>
              </w:rPr>
            </w:pPr>
            <w:del w:id="2476" w:author="ONOPTCHENKO Xavier" w:date="2019-10-10T13:15:00Z">
              <w:r w:rsidDel="00793141">
                <w:rPr>
                  <w:sz w:val="18"/>
                  <w:szCs w:val="18"/>
                </w:rPr>
                <w:delText>N/a</w:delText>
              </w:r>
              <w:bookmarkStart w:id="2477" w:name="_Toc21697831"/>
              <w:bookmarkEnd w:id="2477"/>
            </w:del>
          </w:p>
        </w:tc>
        <w:tc>
          <w:tcPr>
            <w:tcW w:w="1134" w:type="dxa"/>
          </w:tcPr>
          <w:p w14:paraId="5ED63C2F" w14:textId="0E19F3DC" w:rsidR="008E6B3D" w:rsidRPr="007301D1" w:rsidDel="00793141" w:rsidRDefault="008E6B3D" w:rsidP="008E6B3D">
            <w:pPr>
              <w:tabs>
                <w:tab w:val="left" w:pos="983"/>
              </w:tabs>
              <w:cnfStyle w:val="000000010000" w:firstRow="0" w:lastRow="0" w:firstColumn="0" w:lastColumn="0" w:oddVBand="0" w:evenVBand="0" w:oddHBand="0" w:evenHBand="1" w:firstRowFirstColumn="0" w:firstRowLastColumn="0" w:lastRowFirstColumn="0" w:lastRowLastColumn="0"/>
              <w:rPr>
                <w:del w:id="2478" w:author="ONOPTCHENKO Xavier" w:date="2019-10-10T13:15:00Z"/>
                <w:i/>
                <w:sz w:val="18"/>
                <w:szCs w:val="18"/>
                <w:lang w:val="en-GB"/>
              </w:rPr>
            </w:pPr>
            <w:del w:id="2479" w:author="ONOPTCHENKO Xavier" w:date="2019-10-10T13:15:00Z">
              <w:r w:rsidRPr="007301D1" w:rsidDel="00793141">
                <w:rPr>
                  <w:sz w:val="18"/>
                  <w:szCs w:val="18"/>
                </w:rPr>
                <w:fldChar w:fldCharType="begin">
                  <w:ffData>
                    <w:name w:val=""/>
                    <w:enabled/>
                    <w:calcOnExit w:val="0"/>
                    <w:checkBox>
                      <w:sizeAuto/>
                      <w:default w:val="0"/>
                    </w:checkBox>
                  </w:ffData>
                </w:fldChar>
              </w:r>
              <w:r w:rsidRPr="007301D1" w:rsidDel="00793141">
                <w:rPr>
                  <w:sz w:val="18"/>
                  <w:szCs w:val="18"/>
                </w:rPr>
                <w:delInstrText xml:space="preserve"> FORMCHECKBOX </w:delInstrText>
              </w:r>
              <w:r w:rsidR="0029207F">
                <w:rPr>
                  <w:sz w:val="18"/>
                  <w:szCs w:val="18"/>
                </w:rPr>
              </w:r>
              <w:r w:rsidR="0029207F">
                <w:rPr>
                  <w:sz w:val="18"/>
                  <w:szCs w:val="18"/>
                </w:rPr>
                <w:fldChar w:fldCharType="separate"/>
              </w:r>
              <w:r w:rsidRPr="007301D1" w:rsidDel="00793141">
                <w:rPr>
                  <w:sz w:val="18"/>
                  <w:szCs w:val="18"/>
                </w:rPr>
                <w:fldChar w:fldCharType="end"/>
              </w:r>
              <w:bookmarkStart w:id="2480" w:name="_Toc21697832"/>
              <w:bookmarkEnd w:id="2480"/>
            </w:del>
          </w:p>
        </w:tc>
        <w:tc>
          <w:tcPr>
            <w:tcW w:w="1159" w:type="dxa"/>
          </w:tcPr>
          <w:p w14:paraId="5BCFB3FC" w14:textId="19D661AF" w:rsidR="008E6B3D" w:rsidRPr="007301D1" w:rsidDel="00793141" w:rsidRDefault="008E6B3D" w:rsidP="008E6B3D">
            <w:pPr>
              <w:tabs>
                <w:tab w:val="left" w:pos="983"/>
              </w:tabs>
              <w:cnfStyle w:val="000000010000" w:firstRow="0" w:lastRow="0" w:firstColumn="0" w:lastColumn="0" w:oddVBand="0" w:evenVBand="0" w:oddHBand="0" w:evenHBand="1" w:firstRowFirstColumn="0" w:firstRowLastColumn="0" w:lastRowFirstColumn="0" w:lastRowLastColumn="0"/>
              <w:rPr>
                <w:del w:id="2481" w:author="ONOPTCHENKO Xavier" w:date="2019-10-10T13:15:00Z"/>
                <w:i/>
                <w:sz w:val="18"/>
                <w:szCs w:val="18"/>
                <w:lang w:val="en-GB"/>
              </w:rPr>
            </w:pPr>
            <w:del w:id="2482" w:author="ONOPTCHENKO Xavier" w:date="2019-10-10T13:15:00Z">
              <w:r w:rsidRPr="007301D1" w:rsidDel="00793141">
                <w:rPr>
                  <w:sz w:val="18"/>
                  <w:szCs w:val="18"/>
                </w:rPr>
                <w:fldChar w:fldCharType="begin">
                  <w:ffData>
                    <w:name w:val=""/>
                    <w:enabled/>
                    <w:calcOnExit w:val="0"/>
                    <w:checkBox>
                      <w:sizeAuto/>
                      <w:default w:val="0"/>
                    </w:checkBox>
                  </w:ffData>
                </w:fldChar>
              </w:r>
              <w:r w:rsidRPr="007301D1" w:rsidDel="00793141">
                <w:rPr>
                  <w:sz w:val="18"/>
                  <w:szCs w:val="18"/>
                </w:rPr>
                <w:delInstrText xml:space="preserve"> FORMCHECKBOX </w:delInstrText>
              </w:r>
              <w:r w:rsidR="0029207F">
                <w:rPr>
                  <w:sz w:val="18"/>
                  <w:szCs w:val="18"/>
                </w:rPr>
              </w:r>
              <w:r w:rsidR="0029207F">
                <w:rPr>
                  <w:sz w:val="18"/>
                  <w:szCs w:val="18"/>
                </w:rPr>
                <w:fldChar w:fldCharType="separate"/>
              </w:r>
              <w:r w:rsidRPr="007301D1" w:rsidDel="00793141">
                <w:rPr>
                  <w:sz w:val="18"/>
                  <w:szCs w:val="18"/>
                </w:rPr>
                <w:fldChar w:fldCharType="end"/>
              </w:r>
              <w:bookmarkStart w:id="2483" w:name="_Toc21697833"/>
              <w:bookmarkEnd w:id="2483"/>
            </w:del>
          </w:p>
        </w:tc>
        <w:tc>
          <w:tcPr>
            <w:tcW w:w="1250" w:type="dxa"/>
          </w:tcPr>
          <w:p w14:paraId="4A38AD61" w14:textId="0D779110" w:rsidR="008E6B3D" w:rsidRPr="007301D1" w:rsidDel="00793141" w:rsidRDefault="008E6B3D" w:rsidP="008E6B3D">
            <w:pPr>
              <w:tabs>
                <w:tab w:val="left" w:pos="983"/>
              </w:tabs>
              <w:cnfStyle w:val="000000010000" w:firstRow="0" w:lastRow="0" w:firstColumn="0" w:lastColumn="0" w:oddVBand="0" w:evenVBand="0" w:oddHBand="0" w:evenHBand="1" w:firstRowFirstColumn="0" w:firstRowLastColumn="0" w:lastRowFirstColumn="0" w:lastRowLastColumn="0"/>
              <w:rPr>
                <w:del w:id="2484" w:author="ONOPTCHENKO Xavier" w:date="2019-10-10T13:15:00Z"/>
                <w:i/>
                <w:sz w:val="18"/>
                <w:szCs w:val="18"/>
                <w:lang w:val="en-GB"/>
              </w:rPr>
            </w:pPr>
            <w:del w:id="2485" w:author="ONOPTCHENKO Xavier" w:date="2019-10-10T13:15:00Z">
              <w:r w:rsidRPr="007301D1" w:rsidDel="00793141">
                <w:rPr>
                  <w:sz w:val="18"/>
                  <w:szCs w:val="18"/>
                </w:rPr>
                <w:fldChar w:fldCharType="begin">
                  <w:ffData>
                    <w:name w:val=""/>
                    <w:enabled/>
                    <w:calcOnExit w:val="0"/>
                    <w:checkBox>
                      <w:sizeAuto/>
                      <w:default w:val="0"/>
                    </w:checkBox>
                  </w:ffData>
                </w:fldChar>
              </w:r>
              <w:r w:rsidRPr="007301D1" w:rsidDel="00793141">
                <w:rPr>
                  <w:sz w:val="18"/>
                  <w:szCs w:val="18"/>
                </w:rPr>
                <w:delInstrText xml:space="preserve"> FORMCHECKBOX </w:delInstrText>
              </w:r>
              <w:r w:rsidR="0029207F">
                <w:rPr>
                  <w:sz w:val="18"/>
                  <w:szCs w:val="18"/>
                </w:rPr>
              </w:r>
              <w:r w:rsidR="0029207F">
                <w:rPr>
                  <w:sz w:val="18"/>
                  <w:szCs w:val="18"/>
                </w:rPr>
                <w:fldChar w:fldCharType="separate"/>
              </w:r>
              <w:r w:rsidRPr="007301D1" w:rsidDel="00793141">
                <w:rPr>
                  <w:sz w:val="18"/>
                  <w:szCs w:val="18"/>
                </w:rPr>
                <w:fldChar w:fldCharType="end"/>
              </w:r>
              <w:bookmarkStart w:id="2486" w:name="_Toc21697834"/>
              <w:bookmarkEnd w:id="2486"/>
            </w:del>
          </w:p>
        </w:tc>
        <w:tc>
          <w:tcPr>
            <w:tcW w:w="928" w:type="dxa"/>
          </w:tcPr>
          <w:p w14:paraId="7B602C1D" w14:textId="5B0E6DDE" w:rsidR="008E6B3D" w:rsidRPr="007301D1" w:rsidDel="00793141" w:rsidRDefault="008E6B3D" w:rsidP="008E6B3D">
            <w:pPr>
              <w:tabs>
                <w:tab w:val="left" w:pos="983"/>
              </w:tabs>
              <w:cnfStyle w:val="000000010000" w:firstRow="0" w:lastRow="0" w:firstColumn="0" w:lastColumn="0" w:oddVBand="0" w:evenVBand="0" w:oddHBand="0" w:evenHBand="1" w:firstRowFirstColumn="0" w:firstRowLastColumn="0" w:lastRowFirstColumn="0" w:lastRowLastColumn="0"/>
              <w:rPr>
                <w:del w:id="2487" w:author="ONOPTCHENKO Xavier" w:date="2019-10-10T13:15:00Z"/>
                <w:i/>
                <w:sz w:val="18"/>
                <w:szCs w:val="18"/>
                <w:lang w:val="en-GB"/>
              </w:rPr>
            </w:pPr>
            <w:del w:id="2488" w:author="ONOPTCHENKO Xavier" w:date="2019-10-10T13:15:00Z">
              <w:r w:rsidRPr="007301D1" w:rsidDel="00793141">
                <w:rPr>
                  <w:sz w:val="18"/>
                  <w:szCs w:val="18"/>
                </w:rPr>
                <w:fldChar w:fldCharType="begin">
                  <w:ffData>
                    <w:name w:val=""/>
                    <w:enabled/>
                    <w:calcOnExit w:val="0"/>
                    <w:checkBox>
                      <w:sizeAuto/>
                      <w:default w:val="0"/>
                    </w:checkBox>
                  </w:ffData>
                </w:fldChar>
              </w:r>
              <w:r w:rsidRPr="007301D1" w:rsidDel="00793141">
                <w:rPr>
                  <w:sz w:val="18"/>
                  <w:szCs w:val="18"/>
                </w:rPr>
                <w:delInstrText xml:space="preserve"> FORMCHECKBOX </w:delInstrText>
              </w:r>
              <w:r w:rsidR="0029207F">
                <w:rPr>
                  <w:sz w:val="18"/>
                  <w:szCs w:val="18"/>
                </w:rPr>
              </w:r>
              <w:r w:rsidR="0029207F">
                <w:rPr>
                  <w:sz w:val="18"/>
                  <w:szCs w:val="18"/>
                </w:rPr>
                <w:fldChar w:fldCharType="separate"/>
              </w:r>
              <w:r w:rsidRPr="007301D1" w:rsidDel="00793141">
                <w:rPr>
                  <w:sz w:val="18"/>
                  <w:szCs w:val="18"/>
                </w:rPr>
                <w:fldChar w:fldCharType="end"/>
              </w:r>
              <w:bookmarkStart w:id="2489" w:name="_Toc21697835"/>
              <w:bookmarkEnd w:id="2489"/>
            </w:del>
          </w:p>
        </w:tc>
        <w:tc>
          <w:tcPr>
            <w:tcW w:w="1741" w:type="dxa"/>
          </w:tcPr>
          <w:p w14:paraId="3389587C" w14:textId="5399D070" w:rsidR="008E6B3D" w:rsidRPr="007301D1" w:rsidDel="00793141" w:rsidRDefault="008E6B3D" w:rsidP="008E6B3D">
            <w:pPr>
              <w:tabs>
                <w:tab w:val="left" w:pos="983"/>
              </w:tabs>
              <w:cnfStyle w:val="000000010000" w:firstRow="0" w:lastRow="0" w:firstColumn="0" w:lastColumn="0" w:oddVBand="0" w:evenVBand="0" w:oddHBand="0" w:evenHBand="1" w:firstRowFirstColumn="0" w:firstRowLastColumn="0" w:lastRowFirstColumn="0" w:lastRowLastColumn="0"/>
              <w:rPr>
                <w:del w:id="2490" w:author="ONOPTCHENKO Xavier" w:date="2019-10-10T13:15:00Z"/>
                <w:b/>
                <w:sz w:val="18"/>
                <w:szCs w:val="18"/>
                <w:lang w:val="en-GB"/>
              </w:rPr>
            </w:pPr>
            <w:bookmarkStart w:id="2491" w:name="_Toc21697836"/>
            <w:bookmarkEnd w:id="2491"/>
          </w:p>
        </w:tc>
        <w:bookmarkStart w:id="2492" w:name="_Toc21697837"/>
        <w:bookmarkEnd w:id="2492"/>
      </w:tr>
      <w:tr w:rsidR="008E6B3D" w:rsidRPr="00AE29E7" w:rsidDel="00793141" w14:paraId="386DA460" w14:textId="6DB14D68" w:rsidTr="008E6B3D">
        <w:trPr>
          <w:gridAfter w:val="1"/>
          <w:cnfStyle w:val="000000100000" w:firstRow="0" w:lastRow="0" w:firstColumn="0" w:lastColumn="0" w:oddVBand="0" w:evenVBand="0" w:oddHBand="1" w:evenHBand="0" w:firstRowFirstColumn="0" w:firstRowLastColumn="0" w:lastRowFirstColumn="0" w:lastRowLastColumn="0"/>
          <w:wAfter w:w="53" w:type="dxa"/>
          <w:del w:id="2493" w:author="ONOPTCHENKO Xavier" w:date="2019-10-10T13:15:00Z"/>
        </w:trPr>
        <w:tc>
          <w:tcPr>
            <w:cnfStyle w:val="001000000000" w:firstRow="0" w:lastRow="0" w:firstColumn="1" w:lastColumn="0" w:oddVBand="0" w:evenVBand="0" w:oddHBand="0" w:evenHBand="0" w:firstRowFirstColumn="0" w:firstRowLastColumn="0" w:lastRowFirstColumn="0" w:lastRowLastColumn="0"/>
            <w:tcW w:w="1550" w:type="dxa"/>
          </w:tcPr>
          <w:p w14:paraId="23FE2CAD" w14:textId="71D2CC8F" w:rsidR="008E6B3D" w:rsidRPr="009B7773" w:rsidDel="00793141" w:rsidRDefault="008E6B3D" w:rsidP="008E6B3D">
            <w:pPr>
              <w:tabs>
                <w:tab w:val="left" w:pos="983"/>
              </w:tabs>
              <w:jc w:val="left"/>
              <w:rPr>
                <w:del w:id="2494" w:author="ONOPTCHENKO Xavier" w:date="2019-10-10T13:15:00Z"/>
              </w:rPr>
            </w:pPr>
            <w:del w:id="2495" w:author="ONOPTCHENKO Xavier" w:date="2019-10-10T13:15:00Z">
              <w:r w:rsidDel="00793141">
                <w:delText>….</w:delText>
              </w:r>
              <w:bookmarkStart w:id="2496" w:name="_Toc21697838"/>
              <w:bookmarkEnd w:id="2496"/>
            </w:del>
          </w:p>
        </w:tc>
        <w:tc>
          <w:tcPr>
            <w:tcW w:w="1559" w:type="dxa"/>
          </w:tcPr>
          <w:p w14:paraId="69049F51" w14:textId="3EFE8CA0" w:rsidR="008E6B3D" w:rsidDel="00793141" w:rsidRDefault="008E6B3D" w:rsidP="008E6B3D">
            <w:pPr>
              <w:tabs>
                <w:tab w:val="left" w:pos="983"/>
              </w:tabs>
              <w:jc w:val="left"/>
              <w:cnfStyle w:val="000000100000" w:firstRow="0" w:lastRow="0" w:firstColumn="0" w:lastColumn="0" w:oddVBand="0" w:evenVBand="0" w:oddHBand="1" w:evenHBand="0" w:firstRowFirstColumn="0" w:firstRowLastColumn="0" w:lastRowFirstColumn="0" w:lastRowLastColumn="0"/>
              <w:rPr>
                <w:del w:id="2497" w:author="ONOPTCHENKO Xavier" w:date="2019-10-10T13:15:00Z"/>
                <w:sz w:val="18"/>
                <w:szCs w:val="18"/>
              </w:rPr>
            </w:pPr>
            <w:bookmarkStart w:id="2498" w:name="_Toc21697839"/>
            <w:bookmarkEnd w:id="2498"/>
          </w:p>
        </w:tc>
        <w:tc>
          <w:tcPr>
            <w:tcW w:w="2551" w:type="dxa"/>
          </w:tcPr>
          <w:p w14:paraId="7160E8A6" w14:textId="4665A792" w:rsidR="008E6B3D" w:rsidRPr="007301D1" w:rsidDel="00793141" w:rsidRDefault="008E6B3D" w:rsidP="008E6B3D">
            <w:pPr>
              <w:tabs>
                <w:tab w:val="left" w:pos="983"/>
              </w:tabs>
              <w:jc w:val="left"/>
              <w:cnfStyle w:val="000000100000" w:firstRow="0" w:lastRow="0" w:firstColumn="0" w:lastColumn="0" w:oddVBand="0" w:evenVBand="0" w:oddHBand="1" w:evenHBand="0" w:firstRowFirstColumn="0" w:firstRowLastColumn="0" w:lastRowFirstColumn="0" w:lastRowLastColumn="0"/>
              <w:rPr>
                <w:del w:id="2499" w:author="ONOPTCHENKO Xavier" w:date="2019-10-10T13:15:00Z"/>
                <w:sz w:val="18"/>
                <w:szCs w:val="18"/>
              </w:rPr>
            </w:pPr>
            <w:bookmarkStart w:id="2500" w:name="_Toc21697840"/>
            <w:bookmarkEnd w:id="2500"/>
          </w:p>
        </w:tc>
        <w:tc>
          <w:tcPr>
            <w:tcW w:w="1175" w:type="dxa"/>
          </w:tcPr>
          <w:p w14:paraId="2DCA1CAB" w14:textId="44DA76E3" w:rsidR="008E6B3D" w:rsidRPr="007301D1" w:rsidDel="00793141" w:rsidRDefault="008E6B3D" w:rsidP="008E6B3D">
            <w:pPr>
              <w:tabs>
                <w:tab w:val="left" w:pos="983"/>
              </w:tabs>
              <w:jc w:val="left"/>
              <w:cnfStyle w:val="000000100000" w:firstRow="0" w:lastRow="0" w:firstColumn="0" w:lastColumn="0" w:oddVBand="0" w:evenVBand="0" w:oddHBand="1" w:evenHBand="0" w:firstRowFirstColumn="0" w:firstRowLastColumn="0" w:lastRowFirstColumn="0" w:lastRowLastColumn="0"/>
              <w:rPr>
                <w:del w:id="2501" w:author="ONOPTCHENKO Xavier" w:date="2019-10-10T13:15:00Z"/>
                <w:sz w:val="18"/>
                <w:szCs w:val="18"/>
              </w:rPr>
            </w:pPr>
            <w:bookmarkStart w:id="2502" w:name="_Toc21697841"/>
            <w:bookmarkEnd w:id="2502"/>
          </w:p>
        </w:tc>
        <w:tc>
          <w:tcPr>
            <w:tcW w:w="951" w:type="dxa"/>
          </w:tcPr>
          <w:p w14:paraId="3DBAA968" w14:textId="0C0FBD0F" w:rsidR="008E6B3D" w:rsidRPr="007301D1" w:rsidDel="00793141" w:rsidRDefault="008E6B3D" w:rsidP="008E6B3D">
            <w:pPr>
              <w:tabs>
                <w:tab w:val="left" w:pos="983"/>
              </w:tabs>
              <w:cnfStyle w:val="000000100000" w:firstRow="0" w:lastRow="0" w:firstColumn="0" w:lastColumn="0" w:oddVBand="0" w:evenVBand="0" w:oddHBand="1" w:evenHBand="0" w:firstRowFirstColumn="0" w:firstRowLastColumn="0" w:lastRowFirstColumn="0" w:lastRowLastColumn="0"/>
              <w:rPr>
                <w:del w:id="2503" w:author="ONOPTCHENKO Xavier" w:date="2019-10-10T13:15:00Z"/>
                <w:i/>
                <w:sz w:val="18"/>
                <w:szCs w:val="18"/>
                <w:lang w:val="en-GB"/>
              </w:rPr>
            </w:pPr>
            <w:bookmarkStart w:id="2504" w:name="_Toc21697842"/>
            <w:bookmarkEnd w:id="2504"/>
          </w:p>
        </w:tc>
        <w:tc>
          <w:tcPr>
            <w:tcW w:w="1134" w:type="dxa"/>
          </w:tcPr>
          <w:p w14:paraId="3D01DA17" w14:textId="52D48CB7" w:rsidR="008E6B3D" w:rsidRPr="007301D1" w:rsidDel="00793141" w:rsidRDefault="008E6B3D" w:rsidP="008E6B3D">
            <w:pPr>
              <w:tabs>
                <w:tab w:val="left" w:pos="983"/>
              </w:tabs>
              <w:cnfStyle w:val="000000100000" w:firstRow="0" w:lastRow="0" w:firstColumn="0" w:lastColumn="0" w:oddVBand="0" w:evenVBand="0" w:oddHBand="1" w:evenHBand="0" w:firstRowFirstColumn="0" w:firstRowLastColumn="0" w:lastRowFirstColumn="0" w:lastRowLastColumn="0"/>
              <w:rPr>
                <w:del w:id="2505" w:author="ONOPTCHENKO Xavier" w:date="2019-10-10T13:15:00Z"/>
                <w:i/>
                <w:sz w:val="18"/>
                <w:szCs w:val="18"/>
                <w:lang w:val="en-GB"/>
              </w:rPr>
            </w:pPr>
            <w:bookmarkStart w:id="2506" w:name="_Toc21697843"/>
            <w:bookmarkEnd w:id="2506"/>
          </w:p>
        </w:tc>
        <w:tc>
          <w:tcPr>
            <w:tcW w:w="1159" w:type="dxa"/>
          </w:tcPr>
          <w:p w14:paraId="0B187FFF" w14:textId="3F271F06" w:rsidR="008E6B3D" w:rsidRPr="007301D1" w:rsidDel="00793141" w:rsidRDefault="008E6B3D" w:rsidP="008E6B3D">
            <w:pPr>
              <w:tabs>
                <w:tab w:val="left" w:pos="983"/>
              </w:tabs>
              <w:cnfStyle w:val="000000100000" w:firstRow="0" w:lastRow="0" w:firstColumn="0" w:lastColumn="0" w:oddVBand="0" w:evenVBand="0" w:oddHBand="1" w:evenHBand="0" w:firstRowFirstColumn="0" w:firstRowLastColumn="0" w:lastRowFirstColumn="0" w:lastRowLastColumn="0"/>
              <w:rPr>
                <w:del w:id="2507" w:author="ONOPTCHENKO Xavier" w:date="2019-10-10T13:15:00Z"/>
                <w:i/>
                <w:sz w:val="18"/>
                <w:szCs w:val="18"/>
                <w:lang w:val="en-GB"/>
              </w:rPr>
            </w:pPr>
            <w:bookmarkStart w:id="2508" w:name="_Toc21697844"/>
            <w:bookmarkEnd w:id="2508"/>
          </w:p>
        </w:tc>
        <w:tc>
          <w:tcPr>
            <w:tcW w:w="1250" w:type="dxa"/>
          </w:tcPr>
          <w:p w14:paraId="45F312BB" w14:textId="5ADDFB26" w:rsidR="008E6B3D" w:rsidRPr="007301D1" w:rsidDel="00793141" w:rsidRDefault="008E6B3D" w:rsidP="008E6B3D">
            <w:pPr>
              <w:tabs>
                <w:tab w:val="left" w:pos="983"/>
              </w:tabs>
              <w:cnfStyle w:val="000000100000" w:firstRow="0" w:lastRow="0" w:firstColumn="0" w:lastColumn="0" w:oddVBand="0" w:evenVBand="0" w:oddHBand="1" w:evenHBand="0" w:firstRowFirstColumn="0" w:firstRowLastColumn="0" w:lastRowFirstColumn="0" w:lastRowLastColumn="0"/>
              <w:rPr>
                <w:del w:id="2509" w:author="ONOPTCHENKO Xavier" w:date="2019-10-10T13:15:00Z"/>
                <w:i/>
                <w:sz w:val="18"/>
                <w:szCs w:val="18"/>
                <w:lang w:val="en-GB"/>
              </w:rPr>
            </w:pPr>
            <w:bookmarkStart w:id="2510" w:name="_Toc21697845"/>
            <w:bookmarkEnd w:id="2510"/>
          </w:p>
        </w:tc>
        <w:tc>
          <w:tcPr>
            <w:tcW w:w="928" w:type="dxa"/>
          </w:tcPr>
          <w:p w14:paraId="19227983" w14:textId="10F8D612" w:rsidR="008E6B3D" w:rsidRPr="007301D1" w:rsidDel="00793141" w:rsidRDefault="008E6B3D" w:rsidP="008E6B3D">
            <w:pPr>
              <w:tabs>
                <w:tab w:val="left" w:pos="983"/>
              </w:tabs>
              <w:cnfStyle w:val="000000100000" w:firstRow="0" w:lastRow="0" w:firstColumn="0" w:lastColumn="0" w:oddVBand="0" w:evenVBand="0" w:oddHBand="1" w:evenHBand="0" w:firstRowFirstColumn="0" w:firstRowLastColumn="0" w:lastRowFirstColumn="0" w:lastRowLastColumn="0"/>
              <w:rPr>
                <w:del w:id="2511" w:author="ONOPTCHENKO Xavier" w:date="2019-10-10T13:15:00Z"/>
                <w:i/>
                <w:sz w:val="18"/>
                <w:szCs w:val="18"/>
                <w:lang w:val="en-GB"/>
              </w:rPr>
            </w:pPr>
            <w:bookmarkStart w:id="2512" w:name="_Toc21697846"/>
            <w:bookmarkEnd w:id="2512"/>
          </w:p>
        </w:tc>
        <w:tc>
          <w:tcPr>
            <w:tcW w:w="1741" w:type="dxa"/>
          </w:tcPr>
          <w:p w14:paraId="5A9C4771" w14:textId="35392E48" w:rsidR="008E6B3D" w:rsidRPr="007301D1" w:rsidDel="00793141" w:rsidRDefault="008E6B3D" w:rsidP="008E6B3D">
            <w:pPr>
              <w:tabs>
                <w:tab w:val="left" w:pos="983"/>
              </w:tabs>
              <w:cnfStyle w:val="000000100000" w:firstRow="0" w:lastRow="0" w:firstColumn="0" w:lastColumn="0" w:oddVBand="0" w:evenVBand="0" w:oddHBand="1" w:evenHBand="0" w:firstRowFirstColumn="0" w:firstRowLastColumn="0" w:lastRowFirstColumn="0" w:lastRowLastColumn="0"/>
              <w:rPr>
                <w:del w:id="2513" w:author="ONOPTCHENKO Xavier" w:date="2019-10-10T13:15:00Z"/>
                <w:i/>
                <w:sz w:val="18"/>
                <w:szCs w:val="18"/>
                <w:lang w:val="en-GB"/>
              </w:rPr>
            </w:pPr>
            <w:bookmarkStart w:id="2514" w:name="_Toc21697847"/>
            <w:bookmarkEnd w:id="2514"/>
          </w:p>
        </w:tc>
        <w:bookmarkStart w:id="2515" w:name="_Toc21697848"/>
        <w:bookmarkEnd w:id="2515"/>
      </w:tr>
      <w:tr w:rsidR="008E6B3D" w:rsidRPr="00AE29E7" w:rsidDel="00793141" w14:paraId="24837DB1" w14:textId="6A7C9ED3" w:rsidTr="008E6B3D">
        <w:trPr>
          <w:gridAfter w:val="1"/>
          <w:cnfStyle w:val="000000010000" w:firstRow="0" w:lastRow="0" w:firstColumn="0" w:lastColumn="0" w:oddVBand="0" w:evenVBand="0" w:oddHBand="0" w:evenHBand="1" w:firstRowFirstColumn="0" w:firstRowLastColumn="0" w:lastRowFirstColumn="0" w:lastRowLastColumn="0"/>
          <w:wAfter w:w="53" w:type="dxa"/>
          <w:del w:id="2516" w:author="ONOPTCHENKO Xavier" w:date="2019-10-10T13:15:00Z"/>
        </w:trPr>
        <w:tc>
          <w:tcPr>
            <w:cnfStyle w:val="001000000000" w:firstRow="0" w:lastRow="0" w:firstColumn="1" w:lastColumn="0" w:oddVBand="0" w:evenVBand="0" w:oddHBand="0" w:evenHBand="0" w:firstRowFirstColumn="0" w:firstRowLastColumn="0" w:lastRowFirstColumn="0" w:lastRowLastColumn="0"/>
            <w:tcW w:w="1550" w:type="dxa"/>
          </w:tcPr>
          <w:p w14:paraId="6147C70C" w14:textId="45F37309" w:rsidR="008E6B3D" w:rsidRPr="007301D1" w:rsidDel="00793141" w:rsidRDefault="008E6B3D" w:rsidP="008E6B3D">
            <w:pPr>
              <w:tabs>
                <w:tab w:val="left" w:pos="983"/>
              </w:tabs>
              <w:rPr>
                <w:del w:id="2517" w:author="ONOPTCHENKO Xavier" w:date="2019-10-10T13:15:00Z"/>
                <w:rFonts w:ascii="Verdana" w:hAnsi="Verdana"/>
                <w:sz w:val="18"/>
                <w:szCs w:val="18"/>
                <w:lang w:val="en-GB"/>
              </w:rPr>
            </w:pPr>
            <w:del w:id="2518" w:author="ONOPTCHENKO Xavier" w:date="2019-10-10T13:15:00Z">
              <w:r w:rsidRPr="007301D1" w:rsidDel="00793141">
                <w:rPr>
                  <w:rFonts w:ascii="Verdana" w:hAnsi="Verdana"/>
                  <w:sz w:val="18"/>
                  <w:szCs w:val="18"/>
                  <w:lang w:val="en-GB"/>
                </w:rPr>
                <w:delText>…</w:delText>
              </w:r>
              <w:bookmarkStart w:id="2519" w:name="_Toc21697849"/>
              <w:bookmarkEnd w:id="2519"/>
            </w:del>
          </w:p>
        </w:tc>
        <w:tc>
          <w:tcPr>
            <w:tcW w:w="1559" w:type="dxa"/>
          </w:tcPr>
          <w:p w14:paraId="19ABFED7" w14:textId="2790FB9C" w:rsidR="008E6B3D" w:rsidDel="00793141" w:rsidRDefault="008E6B3D" w:rsidP="008E6B3D">
            <w:pPr>
              <w:tabs>
                <w:tab w:val="left" w:pos="983"/>
              </w:tabs>
              <w:jc w:val="left"/>
              <w:cnfStyle w:val="000000010000" w:firstRow="0" w:lastRow="0" w:firstColumn="0" w:lastColumn="0" w:oddVBand="0" w:evenVBand="0" w:oddHBand="0" w:evenHBand="1" w:firstRowFirstColumn="0" w:firstRowLastColumn="0" w:lastRowFirstColumn="0" w:lastRowLastColumn="0"/>
              <w:rPr>
                <w:del w:id="2520" w:author="ONOPTCHENKO Xavier" w:date="2019-10-10T13:15:00Z"/>
                <w:sz w:val="18"/>
                <w:szCs w:val="18"/>
              </w:rPr>
            </w:pPr>
            <w:bookmarkStart w:id="2521" w:name="_Toc21697850"/>
            <w:bookmarkEnd w:id="2521"/>
          </w:p>
        </w:tc>
        <w:tc>
          <w:tcPr>
            <w:tcW w:w="2551" w:type="dxa"/>
          </w:tcPr>
          <w:p w14:paraId="765C2BA9" w14:textId="00115343" w:rsidR="008E6B3D" w:rsidRPr="007301D1" w:rsidDel="00793141" w:rsidRDefault="008E6B3D" w:rsidP="008E6B3D">
            <w:pPr>
              <w:tabs>
                <w:tab w:val="left" w:pos="983"/>
              </w:tabs>
              <w:jc w:val="left"/>
              <w:cnfStyle w:val="000000010000" w:firstRow="0" w:lastRow="0" w:firstColumn="0" w:lastColumn="0" w:oddVBand="0" w:evenVBand="0" w:oddHBand="0" w:evenHBand="1" w:firstRowFirstColumn="0" w:firstRowLastColumn="0" w:lastRowFirstColumn="0" w:lastRowLastColumn="0"/>
              <w:rPr>
                <w:del w:id="2522" w:author="ONOPTCHENKO Xavier" w:date="2019-10-10T13:15:00Z"/>
                <w:sz w:val="18"/>
                <w:szCs w:val="18"/>
              </w:rPr>
            </w:pPr>
            <w:bookmarkStart w:id="2523" w:name="_Toc21697851"/>
            <w:bookmarkEnd w:id="2523"/>
          </w:p>
        </w:tc>
        <w:tc>
          <w:tcPr>
            <w:tcW w:w="1175" w:type="dxa"/>
          </w:tcPr>
          <w:p w14:paraId="4903DD04" w14:textId="33B3DEAC" w:rsidR="008E6B3D" w:rsidRPr="007301D1" w:rsidDel="00793141" w:rsidRDefault="008E6B3D" w:rsidP="008E6B3D">
            <w:pPr>
              <w:tabs>
                <w:tab w:val="left" w:pos="983"/>
              </w:tabs>
              <w:jc w:val="left"/>
              <w:cnfStyle w:val="000000010000" w:firstRow="0" w:lastRow="0" w:firstColumn="0" w:lastColumn="0" w:oddVBand="0" w:evenVBand="0" w:oddHBand="0" w:evenHBand="1" w:firstRowFirstColumn="0" w:firstRowLastColumn="0" w:lastRowFirstColumn="0" w:lastRowLastColumn="0"/>
              <w:rPr>
                <w:del w:id="2524" w:author="ONOPTCHENKO Xavier" w:date="2019-10-10T13:15:00Z"/>
                <w:sz w:val="18"/>
                <w:szCs w:val="18"/>
              </w:rPr>
            </w:pPr>
            <w:bookmarkStart w:id="2525" w:name="_Toc21697852"/>
            <w:bookmarkEnd w:id="2525"/>
          </w:p>
        </w:tc>
        <w:tc>
          <w:tcPr>
            <w:tcW w:w="951" w:type="dxa"/>
          </w:tcPr>
          <w:p w14:paraId="3442CE93" w14:textId="16724235" w:rsidR="008E6B3D" w:rsidDel="00793141" w:rsidRDefault="008E6B3D" w:rsidP="008E6B3D">
            <w:pPr>
              <w:tabs>
                <w:tab w:val="left" w:pos="983"/>
              </w:tabs>
              <w:cnfStyle w:val="000000010000" w:firstRow="0" w:lastRow="0" w:firstColumn="0" w:lastColumn="0" w:oddVBand="0" w:evenVBand="0" w:oddHBand="0" w:evenHBand="1" w:firstRowFirstColumn="0" w:firstRowLastColumn="0" w:lastRowFirstColumn="0" w:lastRowLastColumn="0"/>
              <w:rPr>
                <w:del w:id="2526" w:author="ONOPTCHENKO Xavier" w:date="2019-10-10T13:15:00Z"/>
                <w:i/>
                <w:sz w:val="18"/>
                <w:szCs w:val="18"/>
                <w:lang w:val="en-GB"/>
              </w:rPr>
            </w:pPr>
            <w:bookmarkStart w:id="2527" w:name="_Toc21697853"/>
            <w:bookmarkEnd w:id="2527"/>
          </w:p>
        </w:tc>
        <w:tc>
          <w:tcPr>
            <w:tcW w:w="1134" w:type="dxa"/>
          </w:tcPr>
          <w:p w14:paraId="01FBBB5E" w14:textId="3862A493" w:rsidR="008E6B3D" w:rsidRPr="007301D1" w:rsidDel="00793141" w:rsidRDefault="008E6B3D" w:rsidP="008E6B3D">
            <w:pPr>
              <w:tabs>
                <w:tab w:val="left" w:pos="983"/>
              </w:tabs>
              <w:cnfStyle w:val="000000010000" w:firstRow="0" w:lastRow="0" w:firstColumn="0" w:lastColumn="0" w:oddVBand="0" w:evenVBand="0" w:oddHBand="0" w:evenHBand="1" w:firstRowFirstColumn="0" w:firstRowLastColumn="0" w:lastRowFirstColumn="0" w:lastRowLastColumn="0"/>
              <w:rPr>
                <w:del w:id="2528" w:author="ONOPTCHENKO Xavier" w:date="2019-10-10T13:15:00Z"/>
                <w:i/>
                <w:sz w:val="18"/>
                <w:szCs w:val="18"/>
                <w:lang w:val="en-GB"/>
              </w:rPr>
            </w:pPr>
            <w:bookmarkStart w:id="2529" w:name="_Toc21697854"/>
            <w:bookmarkEnd w:id="2529"/>
          </w:p>
        </w:tc>
        <w:tc>
          <w:tcPr>
            <w:tcW w:w="1159" w:type="dxa"/>
          </w:tcPr>
          <w:p w14:paraId="314FB015" w14:textId="3B507385" w:rsidR="008E6B3D" w:rsidRPr="007301D1" w:rsidDel="00793141" w:rsidRDefault="008E6B3D" w:rsidP="008E6B3D">
            <w:pPr>
              <w:tabs>
                <w:tab w:val="left" w:pos="983"/>
              </w:tabs>
              <w:cnfStyle w:val="000000010000" w:firstRow="0" w:lastRow="0" w:firstColumn="0" w:lastColumn="0" w:oddVBand="0" w:evenVBand="0" w:oddHBand="0" w:evenHBand="1" w:firstRowFirstColumn="0" w:firstRowLastColumn="0" w:lastRowFirstColumn="0" w:lastRowLastColumn="0"/>
              <w:rPr>
                <w:del w:id="2530" w:author="ONOPTCHENKO Xavier" w:date="2019-10-10T13:15:00Z"/>
                <w:i/>
                <w:sz w:val="18"/>
                <w:szCs w:val="18"/>
                <w:lang w:val="en-GB"/>
              </w:rPr>
            </w:pPr>
            <w:bookmarkStart w:id="2531" w:name="_Toc21697855"/>
            <w:bookmarkEnd w:id="2531"/>
          </w:p>
        </w:tc>
        <w:tc>
          <w:tcPr>
            <w:tcW w:w="1250" w:type="dxa"/>
          </w:tcPr>
          <w:p w14:paraId="5922F28B" w14:textId="186C802C" w:rsidR="008E6B3D" w:rsidRPr="007301D1" w:rsidDel="00793141" w:rsidRDefault="008E6B3D" w:rsidP="008E6B3D">
            <w:pPr>
              <w:tabs>
                <w:tab w:val="left" w:pos="983"/>
              </w:tabs>
              <w:cnfStyle w:val="000000010000" w:firstRow="0" w:lastRow="0" w:firstColumn="0" w:lastColumn="0" w:oddVBand="0" w:evenVBand="0" w:oddHBand="0" w:evenHBand="1" w:firstRowFirstColumn="0" w:firstRowLastColumn="0" w:lastRowFirstColumn="0" w:lastRowLastColumn="0"/>
              <w:rPr>
                <w:del w:id="2532" w:author="ONOPTCHENKO Xavier" w:date="2019-10-10T13:15:00Z"/>
                <w:i/>
                <w:sz w:val="18"/>
                <w:szCs w:val="18"/>
                <w:lang w:val="en-GB"/>
              </w:rPr>
            </w:pPr>
            <w:bookmarkStart w:id="2533" w:name="_Toc21697856"/>
            <w:bookmarkEnd w:id="2533"/>
          </w:p>
        </w:tc>
        <w:tc>
          <w:tcPr>
            <w:tcW w:w="928" w:type="dxa"/>
          </w:tcPr>
          <w:p w14:paraId="2CBF91F8" w14:textId="157DDD12" w:rsidR="008E6B3D" w:rsidRPr="007301D1" w:rsidDel="00793141" w:rsidRDefault="008E6B3D" w:rsidP="008E6B3D">
            <w:pPr>
              <w:tabs>
                <w:tab w:val="left" w:pos="983"/>
              </w:tabs>
              <w:cnfStyle w:val="000000010000" w:firstRow="0" w:lastRow="0" w:firstColumn="0" w:lastColumn="0" w:oddVBand="0" w:evenVBand="0" w:oddHBand="0" w:evenHBand="1" w:firstRowFirstColumn="0" w:firstRowLastColumn="0" w:lastRowFirstColumn="0" w:lastRowLastColumn="0"/>
              <w:rPr>
                <w:del w:id="2534" w:author="ONOPTCHENKO Xavier" w:date="2019-10-10T13:15:00Z"/>
                <w:i/>
                <w:sz w:val="18"/>
                <w:szCs w:val="18"/>
                <w:lang w:val="en-GB"/>
              </w:rPr>
            </w:pPr>
            <w:bookmarkStart w:id="2535" w:name="_Toc21697857"/>
            <w:bookmarkEnd w:id="2535"/>
          </w:p>
        </w:tc>
        <w:tc>
          <w:tcPr>
            <w:tcW w:w="1741" w:type="dxa"/>
          </w:tcPr>
          <w:p w14:paraId="4C4F97E8" w14:textId="1896C126" w:rsidR="008E6B3D" w:rsidRPr="007301D1" w:rsidDel="00793141" w:rsidRDefault="008E6B3D" w:rsidP="008E6B3D">
            <w:pPr>
              <w:tabs>
                <w:tab w:val="left" w:pos="983"/>
              </w:tabs>
              <w:cnfStyle w:val="000000010000" w:firstRow="0" w:lastRow="0" w:firstColumn="0" w:lastColumn="0" w:oddVBand="0" w:evenVBand="0" w:oddHBand="0" w:evenHBand="1" w:firstRowFirstColumn="0" w:firstRowLastColumn="0" w:lastRowFirstColumn="0" w:lastRowLastColumn="0"/>
              <w:rPr>
                <w:del w:id="2536" w:author="ONOPTCHENKO Xavier" w:date="2019-10-10T13:15:00Z"/>
                <w:i/>
                <w:sz w:val="18"/>
                <w:szCs w:val="18"/>
                <w:lang w:val="en-GB"/>
              </w:rPr>
            </w:pPr>
            <w:bookmarkStart w:id="2537" w:name="_Toc21697858"/>
            <w:bookmarkEnd w:id="2537"/>
          </w:p>
        </w:tc>
        <w:bookmarkStart w:id="2538" w:name="_Toc21697859"/>
        <w:bookmarkEnd w:id="2538"/>
      </w:tr>
    </w:tbl>
    <w:p w14:paraId="6379C40B" w14:textId="67EECB01" w:rsidR="00926542" w:rsidDel="00793141" w:rsidRDefault="00926542" w:rsidP="00926542">
      <w:pPr>
        <w:pStyle w:val="BI-Normal"/>
        <w:rPr>
          <w:del w:id="2539" w:author="ONOPTCHENKO Xavier" w:date="2019-10-10T13:20:00Z"/>
        </w:rPr>
      </w:pPr>
      <w:bookmarkStart w:id="2540" w:name="_Toc21697860"/>
      <w:bookmarkEnd w:id="2540"/>
    </w:p>
    <w:p w14:paraId="5162C48B" w14:textId="23E16541" w:rsidR="00926542" w:rsidDel="00793141" w:rsidRDefault="00926542" w:rsidP="00926542">
      <w:pPr>
        <w:pStyle w:val="BI-Normal"/>
        <w:rPr>
          <w:del w:id="2541" w:author="ONOPTCHENKO Xavier" w:date="2019-10-10T13:20:00Z"/>
        </w:rPr>
      </w:pPr>
      <w:bookmarkStart w:id="2542" w:name="_Toc21697861"/>
      <w:bookmarkEnd w:id="2542"/>
    </w:p>
    <w:p w14:paraId="551AED93" w14:textId="77777777" w:rsidR="00DF209B" w:rsidRPr="00926542" w:rsidRDefault="00DF209B" w:rsidP="00DF209B">
      <w:pPr>
        <w:pStyle w:val="Titre2"/>
      </w:pPr>
      <w:bookmarkStart w:id="2543" w:name="_Toc21697862"/>
      <w:r w:rsidRPr="00926542">
        <w:t>CIAT security requirements</w:t>
      </w:r>
      <w:bookmarkEnd w:id="2543"/>
    </w:p>
    <w:p w14:paraId="0518FB85" w14:textId="77777777" w:rsidR="00DF209B" w:rsidRPr="0059130C" w:rsidRDefault="00DF209B" w:rsidP="00DF209B">
      <w:pPr>
        <w:rPr>
          <w:highlight w:val="yellow"/>
        </w:rPr>
      </w:pPr>
    </w:p>
    <w:tbl>
      <w:tblPr>
        <w:tblStyle w:val="Grilleclaire-Accent5"/>
        <w:tblW w:w="0" w:type="auto"/>
        <w:tblLayout w:type="fixed"/>
        <w:tblLook w:val="04A0" w:firstRow="1" w:lastRow="0" w:firstColumn="1" w:lastColumn="0" w:noHBand="0" w:noVBand="1"/>
        <w:tblPrChange w:id="2544" w:author="ONOPTCHENKO Xavier" w:date="2019-10-11T16:03:00Z">
          <w:tblPr>
            <w:tblStyle w:val="Grilleclaire-Accent5"/>
            <w:tblW w:w="0" w:type="auto"/>
            <w:tblLayout w:type="fixed"/>
            <w:tblLook w:val="04A0" w:firstRow="1" w:lastRow="0" w:firstColumn="1" w:lastColumn="0" w:noHBand="0" w:noVBand="1"/>
          </w:tblPr>
        </w:tblPrChange>
      </w:tblPr>
      <w:tblGrid>
        <w:gridCol w:w="3392"/>
        <w:gridCol w:w="1417"/>
        <w:gridCol w:w="851"/>
        <w:gridCol w:w="1134"/>
        <w:gridCol w:w="1276"/>
        <w:gridCol w:w="3087"/>
        <w:gridCol w:w="12"/>
        <w:tblGridChange w:id="2545">
          <w:tblGrid>
            <w:gridCol w:w="1526"/>
            <w:gridCol w:w="1299"/>
            <w:gridCol w:w="118"/>
            <w:gridCol w:w="851"/>
            <w:gridCol w:w="448"/>
            <w:gridCol w:w="686"/>
            <w:gridCol w:w="165"/>
            <w:gridCol w:w="1111"/>
            <w:gridCol w:w="23"/>
            <w:gridCol w:w="1276"/>
            <w:gridCol w:w="1785"/>
            <w:gridCol w:w="1302"/>
          </w:tblGrid>
        </w:tblGridChange>
      </w:tblGrid>
      <w:tr w:rsidR="00DF209B" w:rsidRPr="0029207F" w14:paraId="041FD5B3" w14:textId="77777777" w:rsidTr="002C1E2D">
        <w:trPr>
          <w:cnfStyle w:val="100000000000" w:firstRow="1" w:lastRow="0" w:firstColumn="0" w:lastColumn="0" w:oddVBand="0" w:evenVBand="0" w:oddHBand="0" w:evenHBand="0" w:firstRowFirstColumn="0" w:firstRowLastColumn="0" w:lastRowFirstColumn="0" w:lastRowLastColumn="0"/>
          <w:trHeight w:val="610"/>
          <w:trPrChange w:id="2546" w:author="ONOPTCHENKO Xavier" w:date="2019-10-11T16:03:00Z">
            <w:trPr>
              <w:gridAfter w:val="0"/>
              <w:trHeight w:val="610"/>
            </w:trPr>
          </w:trPrChange>
        </w:trPr>
        <w:tc>
          <w:tcPr>
            <w:cnfStyle w:val="001000000000" w:firstRow="0" w:lastRow="0" w:firstColumn="1" w:lastColumn="0" w:oddVBand="0" w:evenVBand="0" w:oddHBand="0" w:evenHBand="0" w:firstRowFirstColumn="0" w:firstRowLastColumn="0" w:lastRowFirstColumn="0" w:lastRowLastColumn="0"/>
            <w:tcW w:w="11169" w:type="dxa"/>
            <w:gridSpan w:val="7"/>
            <w:tcPrChange w:id="2547" w:author="ONOPTCHENKO Xavier" w:date="2019-10-11T16:03:00Z">
              <w:tcPr>
                <w:tcW w:w="9288" w:type="dxa"/>
                <w:gridSpan w:val="11"/>
              </w:tcPr>
            </w:tcPrChange>
          </w:tcPr>
          <w:p w14:paraId="2A75CC00" w14:textId="77777777" w:rsidR="00DF209B" w:rsidRPr="008E6B3D" w:rsidRDefault="00DF209B" w:rsidP="002C0F13">
            <w:pPr>
              <w:cnfStyle w:val="101000000000" w:firstRow="1" w:lastRow="0" w:firstColumn="1" w:lastColumn="0" w:oddVBand="0" w:evenVBand="0" w:oddHBand="0" w:evenHBand="0" w:firstRowFirstColumn="0" w:firstRowLastColumn="0" w:lastRowFirstColumn="0" w:lastRowLastColumn="0"/>
              <w:rPr>
                <w:sz w:val="18"/>
                <w:szCs w:val="18"/>
                <w:lang w:val="en-GB"/>
                <w:rPrChange w:id="2548" w:author="ONOPTCHENKO Xavier" w:date="2019-10-11T16:10:00Z">
                  <w:rPr>
                    <w:lang w:val="en-GB"/>
                  </w:rPr>
                </w:rPrChange>
              </w:rPr>
            </w:pPr>
            <w:r w:rsidRPr="008E6B3D">
              <w:rPr>
                <w:sz w:val="18"/>
                <w:szCs w:val="18"/>
                <w:lang w:val="en-GB"/>
                <w:rPrChange w:id="2549" w:author="ONOPTCHENKO Xavier" w:date="2019-10-11T16:10:00Z">
                  <w:rPr>
                    <w:lang w:val="en-GB"/>
                  </w:rPr>
                </w:rPrChange>
              </w:rPr>
              <w:t>Security /sensitivity levels by asset</w:t>
            </w:r>
          </w:p>
        </w:tc>
      </w:tr>
      <w:tr w:rsidR="00DF209B" w:rsidRPr="00A27BE1" w14:paraId="21F4393D" w14:textId="77777777" w:rsidTr="002C1E2D">
        <w:trPr>
          <w:gridAfter w:val="1"/>
          <w:cnfStyle w:val="000000100000" w:firstRow="0" w:lastRow="0" w:firstColumn="0" w:lastColumn="0" w:oddVBand="0" w:evenVBand="0" w:oddHBand="1" w:evenHBand="0" w:firstRowFirstColumn="0" w:firstRowLastColumn="0" w:lastRowFirstColumn="0" w:lastRowLastColumn="0"/>
          <w:wAfter w:w="12" w:type="dxa"/>
          <w:trHeight w:val="610"/>
          <w:trPrChange w:id="2550" w:author="ONOPTCHENKO Xavier" w:date="2019-10-11T16:03:00Z">
            <w:trPr>
              <w:gridAfter w:val="1"/>
              <w:trHeight w:val="610"/>
            </w:trPr>
          </w:trPrChange>
        </w:trPr>
        <w:tc>
          <w:tcPr>
            <w:cnfStyle w:val="001000000000" w:firstRow="0" w:lastRow="0" w:firstColumn="1" w:lastColumn="0" w:oddVBand="0" w:evenVBand="0" w:oddHBand="0" w:evenHBand="0" w:firstRowFirstColumn="0" w:firstRowLastColumn="0" w:lastRowFirstColumn="0" w:lastRowLastColumn="0"/>
            <w:tcW w:w="3392" w:type="dxa"/>
            <w:tcPrChange w:id="2551" w:author="ONOPTCHENKO Xavier" w:date="2019-10-11T16:03:00Z">
              <w:tcPr>
                <w:tcW w:w="1526" w:type="dxa"/>
              </w:tcPr>
            </w:tcPrChange>
          </w:tcPr>
          <w:p w14:paraId="5455E242" w14:textId="77777777" w:rsidR="00DF209B" w:rsidRPr="008E6B3D" w:rsidRDefault="00F23887" w:rsidP="002C0F13">
            <w:pPr>
              <w:tabs>
                <w:tab w:val="left" w:pos="983"/>
              </w:tabs>
              <w:jc w:val="left"/>
              <w:cnfStyle w:val="001000100000" w:firstRow="0" w:lastRow="0" w:firstColumn="1" w:lastColumn="0" w:oddVBand="0" w:evenVBand="0" w:oddHBand="1" w:evenHBand="0" w:firstRowFirstColumn="0" w:firstRowLastColumn="0" w:lastRowFirstColumn="0" w:lastRowLastColumn="0"/>
              <w:rPr>
                <w:sz w:val="18"/>
                <w:szCs w:val="18"/>
                <w:rPrChange w:id="2552" w:author="ONOPTCHENKO Xavier" w:date="2019-10-11T16:10:00Z">
                  <w:rPr/>
                </w:rPrChange>
              </w:rPr>
            </w:pPr>
            <w:r w:rsidRPr="008E6B3D">
              <w:rPr>
                <w:sz w:val="18"/>
                <w:szCs w:val="18"/>
                <w:rPrChange w:id="2553" w:author="ONOPTCHENKO Xavier" w:date="2019-10-11T16:10:00Z">
                  <w:rPr/>
                </w:rPrChange>
              </w:rPr>
              <w:t xml:space="preserve">Application component </w:t>
            </w:r>
            <w:r w:rsidR="00DF209B" w:rsidRPr="008E6B3D">
              <w:rPr>
                <w:sz w:val="18"/>
                <w:szCs w:val="18"/>
                <w:rPrChange w:id="2554" w:author="ONOPTCHENKO Xavier" w:date="2019-10-11T16:10:00Z">
                  <w:rPr/>
                </w:rPrChange>
              </w:rPr>
              <w:t>name</w:t>
            </w:r>
          </w:p>
        </w:tc>
        <w:tc>
          <w:tcPr>
            <w:tcW w:w="1417" w:type="dxa"/>
            <w:tcPrChange w:id="2555" w:author="ONOPTCHENKO Xavier" w:date="2019-10-11T16:03:00Z">
              <w:tcPr>
                <w:tcW w:w="1417" w:type="dxa"/>
                <w:gridSpan w:val="2"/>
              </w:tcPr>
            </w:tcPrChange>
          </w:tcPr>
          <w:p w14:paraId="7DD5DA96" w14:textId="77777777" w:rsidR="00DF209B" w:rsidRPr="008E6B3D" w:rsidRDefault="00DF209B" w:rsidP="002C0F13">
            <w:pPr>
              <w:tabs>
                <w:tab w:val="left" w:pos="983"/>
              </w:tabs>
              <w:jc w:val="center"/>
              <w:cnfStyle w:val="000000100000" w:firstRow="0" w:lastRow="0" w:firstColumn="0" w:lastColumn="0" w:oddVBand="0" w:evenVBand="0" w:oddHBand="1" w:evenHBand="0" w:firstRowFirstColumn="0" w:firstRowLastColumn="0" w:lastRowFirstColumn="0" w:lastRowLastColumn="0"/>
              <w:rPr>
                <w:sz w:val="18"/>
                <w:szCs w:val="18"/>
                <w:rPrChange w:id="2556" w:author="ONOPTCHENKO Xavier" w:date="2019-10-11T16:10:00Z">
                  <w:rPr/>
                </w:rPrChange>
              </w:rPr>
            </w:pPr>
            <w:r w:rsidRPr="008E6B3D">
              <w:rPr>
                <w:sz w:val="18"/>
                <w:szCs w:val="18"/>
                <w:rPrChange w:id="2557" w:author="ONOPTCHENKO Xavier" w:date="2019-10-11T16:10:00Z">
                  <w:rPr/>
                </w:rPrChange>
              </w:rPr>
              <w:t>confidentiality</w:t>
            </w:r>
          </w:p>
        </w:tc>
        <w:tc>
          <w:tcPr>
            <w:tcW w:w="851" w:type="dxa"/>
            <w:tcPrChange w:id="2558" w:author="ONOPTCHENKO Xavier" w:date="2019-10-11T16:03:00Z">
              <w:tcPr>
                <w:tcW w:w="851" w:type="dxa"/>
              </w:tcPr>
            </w:tcPrChange>
          </w:tcPr>
          <w:p w14:paraId="102F99D1" w14:textId="77777777" w:rsidR="00DF209B" w:rsidRPr="008E6B3D" w:rsidRDefault="00DF209B" w:rsidP="002C0F13">
            <w:pPr>
              <w:tabs>
                <w:tab w:val="left" w:pos="983"/>
              </w:tabs>
              <w:jc w:val="center"/>
              <w:cnfStyle w:val="000000100000" w:firstRow="0" w:lastRow="0" w:firstColumn="0" w:lastColumn="0" w:oddVBand="0" w:evenVBand="0" w:oddHBand="1" w:evenHBand="0" w:firstRowFirstColumn="0" w:firstRowLastColumn="0" w:lastRowFirstColumn="0" w:lastRowLastColumn="0"/>
              <w:rPr>
                <w:sz w:val="18"/>
                <w:szCs w:val="18"/>
                <w:rPrChange w:id="2559" w:author="ONOPTCHENKO Xavier" w:date="2019-10-11T16:10:00Z">
                  <w:rPr/>
                </w:rPrChange>
              </w:rPr>
            </w:pPr>
            <w:r w:rsidRPr="008E6B3D">
              <w:rPr>
                <w:sz w:val="18"/>
                <w:szCs w:val="18"/>
                <w:rPrChange w:id="2560" w:author="ONOPTCHENKO Xavier" w:date="2019-10-11T16:10:00Z">
                  <w:rPr/>
                </w:rPrChange>
              </w:rPr>
              <w:t>integrity</w:t>
            </w:r>
          </w:p>
        </w:tc>
        <w:tc>
          <w:tcPr>
            <w:tcW w:w="1134" w:type="dxa"/>
            <w:tcPrChange w:id="2561" w:author="ONOPTCHENKO Xavier" w:date="2019-10-11T16:03:00Z">
              <w:tcPr>
                <w:tcW w:w="1134" w:type="dxa"/>
                <w:gridSpan w:val="2"/>
              </w:tcPr>
            </w:tcPrChange>
          </w:tcPr>
          <w:p w14:paraId="0D2C9B01" w14:textId="77777777" w:rsidR="00DF209B" w:rsidRPr="008E6B3D" w:rsidRDefault="00DF209B" w:rsidP="002C0F13">
            <w:pPr>
              <w:tabs>
                <w:tab w:val="left" w:pos="983"/>
              </w:tabs>
              <w:cnfStyle w:val="000000100000" w:firstRow="0" w:lastRow="0" w:firstColumn="0" w:lastColumn="0" w:oddVBand="0" w:evenVBand="0" w:oddHBand="1" w:evenHBand="0" w:firstRowFirstColumn="0" w:firstRowLastColumn="0" w:lastRowFirstColumn="0" w:lastRowLastColumn="0"/>
              <w:rPr>
                <w:b/>
                <w:sz w:val="18"/>
                <w:szCs w:val="18"/>
                <w:rPrChange w:id="2562" w:author="ONOPTCHENKO Xavier" w:date="2019-10-11T16:10:00Z">
                  <w:rPr>
                    <w:b/>
                  </w:rPr>
                </w:rPrChange>
              </w:rPr>
            </w:pPr>
            <w:r w:rsidRPr="008E6B3D">
              <w:rPr>
                <w:sz w:val="18"/>
                <w:szCs w:val="18"/>
                <w:rPrChange w:id="2563" w:author="ONOPTCHENKO Xavier" w:date="2019-10-11T16:10:00Z">
                  <w:rPr/>
                </w:rPrChange>
              </w:rPr>
              <w:t>Availability</w:t>
            </w:r>
          </w:p>
        </w:tc>
        <w:tc>
          <w:tcPr>
            <w:tcW w:w="1276" w:type="dxa"/>
            <w:tcPrChange w:id="2564" w:author="ONOPTCHENKO Xavier" w:date="2019-10-11T16:03:00Z">
              <w:tcPr>
                <w:tcW w:w="1276" w:type="dxa"/>
                <w:gridSpan w:val="2"/>
              </w:tcPr>
            </w:tcPrChange>
          </w:tcPr>
          <w:p w14:paraId="0343320F" w14:textId="77777777" w:rsidR="00DF209B" w:rsidRPr="008E6B3D" w:rsidRDefault="00DF209B" w:rsidP="002C0F13">
            <w:pPr>
              <w:tabs>
                <w:tab w:val="left" w:pos="983"/>
              </w:tabs>
              <w:jc w:val="center"/>
              <w:cnfStyle w:val="000000100000" w:firstRow="0" w:lastRow="0" w:firstColumn="0" w:lastColumn="0" w:oddVBand="0" w:evenVBand="0" w:oddHBand="1" w:evenHBand="0" w:firstRowFirstColumn="0" w:firstRowLastColumn="0" w:lastRowFirstColumn="0" w:lastRowLastColumn="0"/>
              <w:rPr>
                <w:b/>
                <w:sz w:val="18"/>
                <w:szCs w:val="18"/>
                <w:rPrChange w:id="2565" w:author="ONOPTCHENKO Xavier" w:date="2019-10-11T16:10:00Z">
                  <w:rPr>
                    <w:b/>
                  </w:rPr>
                </w:rPrChange>
              </w:rPr>
            </w:pPr>
            <w:r w:rsidRPr="008E6B3D">
              <w:rPr>
                <w:sz w:val="18"/>
                <w:szCs w:val="18"/>
                <w:rPrChange w:id="2566" w:author="ONOPTCHENKO Xavier" w:date="2019-10-11T16:10:00Z">
                  <w:rPr/>
                </w:rPrChange>
              </w:rPr>
              <w:t xml:space="preserve">Traceability </w:t>
            </w:r>
          </w:p>
        </w:tc>
        <w:tc>
          <w:tcPr>
            <w:tcW w:w="3087" w:type="dxa"/>
            <w:tcPrChange w:id="2567" w:author="ONOPTCHENKO Xavier" w:date="2019-10-11T16:03:00Z">
              <w:tcPr>
                <w:tcW w:w="3084" w:type="dxa"/>
                <w:gridSpan w:val="3"/>
              </w:tcPr>
            </w:tcPrChange>
          </w:tcPr>
          <w:p w14:paraId="43E421DF" w14:textId="77777777" w:rsidR="00DF209B" w:rsidRPr="008E6B3D" w:rsidRDefault="00DF209B" w:rsidP="002C0F13">
            <w:pPr>
              <w:tabs>
                <w:tab w:val="left" w:pos="983"/>
              </w:tabs>
              <w:cnfStyle w:val="000000100000" w:firstRow="0" w:lastRow="0" w:firstColumn="0" w:lastColumn="0" w:oddVBand="0" w:evenVBand="0" w:oddHBand="1" w:evenHBand="0" w:firstRowFirstColumn="0" w:firstRowLastColumn="0" w:lastRowFirstColumn="0" w:lastRowLastColumn="0"/>
              <w:rPr>
                <w:b/>
                <w:sz w:val="18"/>
                <w:szCs w:val="18"/>
                <w:rPrChange w:id="2568" w:author="ONOPTCHENKO Xavier" w:date="2019-10-11T16:10:00Z">
                  <w:rPr>
                    <w:b/>
                  </w:rPr>
                </w:rPrChange>
              </w:rPr>
            </w:pPr>
            <w:r w:rsidRPr="008E6B3D">
              <w:rPr>
                <w:sz w:val="18"/>
                <w:szCs w:val="18"/>
                <w:rPrChange w:id="2569" w:author="ONOPTCHENKO Xavier" w:date="2019-10-11T16:10:00Z">
                  <w:rPr/>
                </w:rPrChange>
              </w:rPr>
              <w:t>Comment</w:t>
            </w:r>
          </w:p>
        </w:tc>
      </w:tr>
      <w:tr w:rsidR="00DF209B" w:rsidRPr="00F675F8" w14:paraId="3C239B8D" w14:textId="77777777" w:rsidTr="002C1E2D">
        <w:trPr>
          <w:gridAfter w:val="1"/>
          <w:cnfStyle w:val="000000010000" w:firstRow="0" w:lastRow="0" w:firstColumn="0" w:lastColumn="0" w:oddVBand="0" w:evenVBand="0" w:oddHBand="0" w:evenHBand="1" w:firstRowFirstColumn="0" w:firstRowLastColumn="0" w:lastRowFirstColumn="0" w:lastRowLastColumn="0"/>
          <w:wAfter w:w="12" w:type="dxa"/>
          <w:trPrChange w:id="2570" w:author="ONOPTCHENKO Xavier" w:date="2019-10-11T16:03:00Z">
            <w:trPr>
              <w:gridAfter w:val="1"/>
            </w:trPr>
          </w:trPrChange>
        </w:trPr>
        <w:tc>
          <w:tcPr>
            <w:cnfStyle w:val="001000000000" w:firstRow="0" w:lastRow="0" w:firstColumn="1" w:lastColumn="0" w:oddVBand="0" w:evenVBand="0" w:oddHBand="0" w:evenHBand="0" w:firstRowFirstColumn="0" w:firstRowLastColumn="0" w:lastRowFirstColumn="0" w:lastRowLastColumn="0"/>
            <w:tcW w:w="3392" w:type="dxa"/>
            <w:tcPrChange w:id="2571" w:author="ONOPTCHENKO Xavier" w:date="2019-10-11T16:03:00Z">
              <w:tcPr>
                <w:tcW w:w="1526" w:type="dxa"/>
              </w:tcPr>
            </w:tcPrChange>
          </w:tcPr>
          <w:p w14:paraId="31449FBE" w14:textId="55B30445" w:rsidR="00DF209B" w:rsidRPr="008E6B3D" w:rsidRDefault="00866F38" w:rsidP="002C0F13">
            <w:pPr>
              <w:cnfStyle w:val="001000010000" w:firstRow="0" w:lastRow="0" w:firstColumn="1" w:lastColumn="0" w:oddVBand="0" w:evenVBand="0" w:oddHBand="0" w:evenHBand="1" w:firstRowFirstColumn="0" w:firstRowLastColumn="0" w:lastRowFirstColumn="0" w:lastRowLastColumn="0"/>
              <w:rPr>
                <w:i/>
                <w:sz w:val="18"/>
                <w:szCs w:val="18"/>
                <w:lang w:val="en-GB"/>
                <w:rPrChange w:id="2572" w:author="ONOPTCHENKO Xavier" w:date="2019-10-11T16:10:00Z">
                  <w:rPr>
                    <w:i/>
                    <w:lang w:val="en-GB"/>
                  </w:rPr>
                </w:rPrChange>
              </w:rPr>
            </w:pPr>
            <w:ins w:id="2573" w:author="ONOPTCHENKO Xavier" w:date="2019-10-10T13:21:00Z">
              <w:r w:rsidRPr="008E6B3D">
                <w:rPr>
                  <w:i/>
                  <w:sz w:val="18"/>
                  <w:szCs w:val="18"/>
                  <w:rPrChange w:id="2574" w:author="ONOPTCHENKO Xavier" w:date="2019-10-11T16:10:00Z">
                    <w:rPr>
                      <w:i/>
                    </w:rPr>
                  </w:rPrChange>
                </w:rPr>
                <w:t>ESB Administration et suivi</w:t>
              </w:r>
            </w:ins>
            <w:del w:id="2575" w:author="ONOPTCHENKO Xavier" w:date="2019-10-10T13:21:00Z">
              <w:r w:rsidR="00DF209B" w:rsidRPr="008E6B3D" w:rsidDel="00866F38">
                <w:rPr>
                  <w:i/>
                  <w:sz w:val="18"/>
                  <w:szCs w:val="18"/>
                  <w:lang w:val="en-GB"/>
                  <w:rPrChange w:id="2576" w:author="ONOPTCHENKO Xavier" w:date="2019-10-11T16:10:00Z">
                    <w:rPr>
                      <w:i/>
                      <w:lang w:val="en-GB"/>
                    </w:rPr>
                  </w:rPrChange>
                </w:rPr>
                <w:delText>xxxx</w:delText>
              </w:r>
            </w:del>
          </w:p>
        </w:tc>
        <w:tc>
          <w:tcPr>
            <w:tcW w:w="1417" w:type="dxa"/>
            <w:tcPrChange w:id="2577" w:author="ONOPTCHENKO Xavier" w:date="2019-10-11T16:03:00Z">
              <w:tcPr>
                <w:tcW w:w="1417" w:type="dxa"/>
                <w:gridSpan w:val="2"/>
              </w:tcPr>
            </w:tcPrChange>
          </w:tcPr>
          <w:p w14:paraId="30B119E9" w14:textId="1634470D" w:rsidR="00DF209B" w:rsidRPr="008E6B3D" w:rsidRDefault="00537A77" w:rsidP="002C0F13">
            <w:pPr>
              <w:tabs>
                <w:tab w:val="left" w:pos="983"/>
              </w:tabs>
              <w:jc w:val="center"/>
              <w:cnfStyle w:val="000000010000" w:firstRow="0" w:lastRow="0" w:firstColumn="0" w:lastColumn="0" w:oddVBand="0" w:evenVBand="0" w:oddHBand="0" w:evenHBand="1" w:firstRowFirstColumn="0" w:firstRowLastColumn="0" w:lastRowFirstColumn="0" w:lastRowLastColumn="0"/>
              <w:rPr>
                <w:i/>
                <w:sz w:val="18"/>
                <w:szCs w:val="18"/>
                <w:lang w:val="en-GB"/>
                <w:rPrChange w:id="2578" w:author="ONOPTCHENKO Xavier" w:date="2019-10-11T16:10:00Z">
                  <w:rPr>
                    <w:b/>
                    <w:i/>
                    <w:lang w:val="en-GB"/>
                  </w:rPr>
                </w:rPrChange>
              </w:rPr>
            </w:pPr>
            <w:ins w:id="2579" w:author="ONOPTCHENKO Xavier" w:date="2019-10-14T16:06:00Z">
              <w:r>
                <w:rPr>
                  <w:i/>
                  <w:sz w:val="18"/>
                  <w:szCs w:val="18"/>
                  <w:lang w:val="en-GB"/>
                </w:rPr>
                <w:t>3</w:t>
              </w:r>
            </w:ins>
          </w:p>
        </w:tc>
        <w:tc>
          <w:tcPr>
            <w:tcW w:w="851" w:type="dxa"/>
            <w:tcPrChange w:id="2580" w:author="ONOPTCHENKO Xavier" w:date="2019-10-11T16:03:00Z">
              <w:tcPr>
                <w:tcW w:w="851" w:type="dxa"/>
              </w:tcPr>
            </w:tcPrChange>
          </w:tcPr>
          <w:p w14:paraId="153BC9FA" w14:textId="566893DF" w:rsidR="00DF209B" w:rsidRPr="008E6B3D" w:rsidRDefault="002C1E2D" w:rsidP="002C0F13">
            <w:pPr>
              <w:tabs>
                <w:tab w:val="left" w:pos="983"/>
              </w:tabs>
              <w:jc w:val="center"/>
              <w:cnfStyle w:val="000000010000" w:firstRow="0" w:lastRow="0" w:firstColumn="0" w:lastColumn="0" w:oddVBand="0" w:evenVBand="0" w:oddHBand="0" w:evenHBand="1" w:firstRowFirstColumn="0" w:firstRowLastColumn="0" w:lastRowFirstColumn="0" w:lastRowLastColumn="0"/>
              <w:rPr>
                <w:i/>
                <w:sz w:val="18"/>
                <w:szCs w:val="18"/>
                <w:lang w:val="en-GB"/>
                <w:rPrChange w:id="2581" w:author="ONOPTCHENKO Xavier" w:date="2019-10-11T16:10:00Z">
                  <w:rPr>
                    <w:b/>
                    <w:i/>
                    <w:lang w:val="en-GB"/>
                  </w:rPr>
                </w:rPrChange>
              </w:rPr>
            </w:pPr>
            <w:ins w:id="2582" w:author="ONOPTCHENKO Xavier" w:date="2019-10-11T16:01:00Z">
              <w:r w:rsidRPr="008E6B3D">
                <w:rPr>
                  <w:i/>
                  <w:sz w:val="18"/>
                  <w:szCs w:val="18"/>
                  <w:lang w:val="en-GB"/>
                  <w:rPrChange w:id="2583" w:author="ONOPTCHENKO Xavier" w:date="2019-10-11T16:10:00Z">
                    <w:rPr>
                      <w:b/>
                      <w:i/>
                      <w:lang w:val="en-GB"/>
                    </w:rPr>
                  </w:rPrChange>
                </w:rPr>
                <w:t>2</w:t>
              </w:r>
            </w:ins>
          </w:p>
        </w:tc>
        <w:tc>
          <w:tcPr>
            <w:tcW w:w="1134" w:type="dxa"/>
            <w:tcPrChange w:id="2584" w:author="ONOPTCHENKO Xavier" w:date="2019-10-11T16:03:00Z">
              <w:tcPr>
                <w:tcW w:w="1134" w:type="dxa"/>
                <w:gridSpan w:val="2"/>
              </w:tcPr>
            </w:tcPrChange>
          </w:tcPr>
          <w:p w14:paraId="31C0367E" w14:textId="5EDD104D" w:rsidR="00DF209B" w:rsidRPr="008E6B3D" w:rsidRDefault="00537A77" w:rsidP="002C0F13">
            <w:pPr>
              <w:tabs>
                <w:tab w:val="left" w:pos="983"/>
              </w:tabs>
              <w:jc w:val="center"/>
              <w:cnfStyle w:val="000000010000" w:firstRow="0" w:lastRow="0" w:firstColumn="0" w:lastColumn="0" w:oddVBand="0" w:evenVBand="0" w:oddHBand="0" w:evenHBand="1" w:firstRowFirstColumn="0" w:firstRowLastColumn="0" w:lastRowFirstColumn="0" w:lastRowLastColumn="0"/>
              <w:rPr>
                <w:i/>
                <w:sz w:val="18"/>
                <w:szCs w:val="18"/>
                <w:lang w:val="en-GB"/>
                <w:rPrChange w:id="2585" w:author="ONOPTCHENKO Xavier" w:date="2019-10-11T16:10:00Z">
                  <w:rPr>
                    <w:b/>
                    <w:i/>
                    <w:lang w:val="en-GB"/>
                  </w:rPr>
                </w:rPrChange>
              </w:rPr>
            </w:pPr>
            <w:ins w:id="2586" w:author="ONOPTCHENKO Xavier" w:date="2019-10-14T16:06:00Z">
              <w:r>
                <w:rPr>
                  <w:i/>
                  <w:sz w:val="18"/>
                  <w:szCs w:val="18"/>
                  <w:lang w:val="en-GB"/>
                </w:rPr>
                <w:t>2</w:t>
              </w:r>
            </w:ins>
          </w:p>
        </w:tc>
        <w:tc>
          <w:tcPr>
            <w:tcW w:w="1276" w:type="dxa"/>
            <w:tcPrChange w:id="2587" w:author="ONOPTCHENKO Xavier" w:date="2019-10-11T16:03:00Z">
              <w:tcPr>
                <w:tcW w:w="1276" w:type="dxa"/>
                <w:gridSpan w:val="2"/>
              </w:tcPr>
            </w:tcPrChange>
          </w:tcPr>
          <w:p w14:paraId="35F73BDE" w14:textId="2401F4DF" w:rsidR="00DF209B" w:rsidRPr="008E6B3D" w:rsidRDefault="00537A77" w:rsidP="002C0F13">
            <w:pPr>
              <w:tabs>
                <w:tab w:val="left" w:pos="983"/>
              </w:tabs>
              <w:jc w:val="center"/>
              <w:cnfStyle w:val="000000010000" w:firstRow="0" w:lastRow="0" w:firstColumn="0" w:lastColumn="0" w:oddVBand="0" w:evenVBand="0" w:oddHBand="0" w:evenHBand="1" w:firstRowFirstColumn="0" w:firstRowLastColumn="0" w:lastRowFirstColumn="0" w:lastRowLastColumn="0"/>
              <w:rPr>
                <w:i/>
                <w:sz w:val="18"/>
                <w:szCs w:val="18"/>
                <w:lang w:val="en-GB"/>
                <w:rPrChange w:id="2588" w:author="ONOPTCHENKO Xavier" w:date="2019-10-11T16:10:00Z">
                  <w:rPr>
                    <w:i/>
                    <w:lang w:val="en-GB"/>
                  </w:rPr>
                </w:rPrChange>
              </w:rPr>
            </w:pPr>
            <w:ins w:id="2589" w:author="ONOPTCHENKO Xavier" w:date="2019-10-14T16:06:00Z">
              <w:r>
                <w:rPr>
                  <w:i/>
                  <w:sz w:val="18"/>
                  <w:szCs w:val="18"/>
                  <w:lang w:val="en-GB"/>
                </w:rPr>
                <w:t>3</w:t>
              </w:r>
            </w:ins>
          </w:p>
        </w:tc>
        <w:tc>
          <w:tcPr>
            <w:tcW w:w="3087" w:type="dxa"/>
            <w:tcPrChange w:id="2590" w:author="ONOPTCHENKO Xavier" w:date="2019-10-11T16:03:00Z">
              <w:tcPr>
                <w:tcW w:w="3084" w:type="dxa"/>
                <w:gridSpan w:val="3"/>
              </w:tcPr>
            </w:tcPrChange>
          </w:tcPr>
          <w:p w14:paraId="68C0810C" w14:textId="77777777" w:rsidR="00DF209B" w:rsidRPr="008E6B3D" w:rsidRDefault="00DF209B" w:rsidP="002C0F13">
            <w:pPr>
              <w:tabs>
                <w:tab w:val="left" w:pos="983"/>
              </w:tabs>
              <w:cnfStyle w:val="000000010000" w:firstRow="0" w:lastRow="0" w:firstColumn="0" w:lastColumn="0" w:oddVBand="0" w:evenVBand="0" w:oddHBand="0" w:evenHBand="1" w:firstRowFirstColumn="0" w:firstRowLastColumn="0" w:lastRowFirstColumn="0" w:lastRowLastColumn="0"/>
              <w:rPr>
                <w:i/>
                <w:sz w:val="18"/>
                <w:szCs w:val="18"/>
                <w:lang w:val="en-GB"/>
                <w:rPrChange w:id="2591" w:author="ONOPTCHENKO Xavier" w:date="2019-10-11T16:10:00Z">
                  <w:rPr>
                    <w:i/>
                    <w:lang w:val="en-GB"/>
                  </w:rPr>
                </w:rPrChange>
              </w:rPr>
            </w:pPr>
          </w:p>
        </w:tc>
      </w:tr>
      <w:tr w:rsidR="002C1E2D" w:rsidRPr="00F675F8" w14:paraId="3EDED751" w14:textId="77777777" w:rsidTr="002C1E2D">
        <w:trPr>
          <w:gridAfter w:val="1"/>
          <w:cnfStyle w:val="000000100000" w:firstRow="0" w:lastRow="0" w:firstColumn="0" w:lastColumn="0" w:oddVBand="0" w:evenVBand="0" w:oddHBand="1" w:evenHBand="0" w:firstRowFirstColumn="0" w:firstRowLastColumn="0" w:lastRowFirstColumn="0" w:lastRowLastColumn="0"/>
          <w:wAfter w:w="12" w:type="dxa"/>
          <w:ins w:id="2592" w:author="ONOPTCHENKO Xavier" w:date="2019-10-11T15:53:00Z"/>
        </w:trPr>
        <w:tc>
          <w:tcPr>
            <w:cnfStyle w:val="001000000000" w:firstRow="0" w:lastRow="0" w:firstColumn="1" w:lastColumn="0" w:oddVBand="0" w:evenVBand="0" w:oddHBand="0" w:evenHBand="0" w:firstRowFirstColumn="0" w:firstRowLastColumn="0" w:lastRowFirstColumn="0" w:lastRowLastColumn="0"/>
            <w:tcW w:w="3392" w:type="dxa"/>
            <w:tcPrChange w:id="2593" w:author="ONOPTCHENKO Xavier" w:date="2019-10-11T16:03:00Z">
              <w:tcPr>
                <w:tcW w:w="2825" w:type="dxa"/>
                <w:gridSpan w:val="2"/>
              </w:tcPr>
            </w:tcPrChange>
          </w:tcPr>
          <w:p w14:paraId="5C89C465" w14:textId="47B0A71A" w:rsidR="002C1E2D" w:rsidRPr="008E6B3D" w:rsidRDefault="002C1E2D" w:rsidP="002C0F13">
            <w:pPr>
              <w:cnfStyle w:val="001000100000" w:firstRow="0" w:lastRow="0" w:firstColumn="1" w:lastColumn="0" w:oddVBand="0" w:evenVBand="0" w:oddHBand="1" w:evenHBand="0" w:firstRowFirstColumn="0" w:firstRowLastColumn="0" w:lastRowFirstColumn="0" w:lastRowLastColumn="0"/>
              <w:rPr>
                <w:ins w:id="2594" w:author="ONOPTCHENKO Xavier" w:date="2019-10-11T15:53:00Z"/>
                <w:b w:val="0"/>
                <w:i/>
                <w:sz w:val="18"/>
                <w:szCs w:val="18"/>
                <w:rPrChange w:id="2595" w:author="ONOPTCHENKO Xavier" w:date="2019-10-11T16:10:00Z">
                  <w:rPr>
                    <w:ins w:id="2596" w:author="ONOPTCHENKO Xavier" w:date="2019-10-11T15:53:00Z"/>
                    <w:b w:val="0"/>
                    <w:i/>
                  </w:rPr>
                </w:rPrChange>
              </w:rPr>
            </w:pPr>
            <w:ins w:id="2597" w:author="ONOPTCHENKO Xavier" w:date="2019-10-11T15:53:00Z">
              <w:r w:rsidRPr="008E6B3D">
                <w:rPr>
                  <w:i/>
                  <w:sz w:val="18"/>
                  <w:szCs w:val="18"/>
                  <w:rPrChange w:id="2598" w:author="ONOPTCHENKO Xavier" w:date="2019-10-11T16:10:00Z">
                    <w:rPr>
                      <w:i/>
                    </w:rPr>
                  </w:rPrChange>
                </w:rPr>
                <w:t>ESB</w:t>
              </w:r>
            </w:ins>
            <w:ins w:id="2599" w:author="ONOPTCHENKO Xavier" w:date="2019-10-11T15:56:00Z">
              <w:r w:rsidRPr="008E6B3D">
                <w:rPr>
                  <w:i/>
                  <w:sz w:val="18"/>
                  <w:szCs w:val="18"/>
                  <w:rPrChange w:id="2600" w:author="ONOPTCHENKO Xavier" w:date="2019-10-11T16:10:00Z">
                    <w:rPr>
                      <w:i/>
                    </w:rPr>
                  </w:rPrChange>
                </w:rPr>
                <w:t xml:space="preserve"> Moteur service intranet et extranet</w:t>
              </w:r>
            </w:ins>
          </w:p>
        </w:tc>
        <w:tc>
          <w:tcPr>
            <w:tcW w:w="1417" w:type="dxa"/>
            <w:tcPrChange w:id="2601" w:author="ONOPTCHENKO Xavier" w:date="2019-10-11T16:03:00Z">
              <w:tcPr>
                <w:tcW w:w="1417" w:type="dxa"/>
                <w:gridSpan w:val="3"/>
              </w:tcPr>
            </w:tcPrChange>
          </w:tcPr>
          <w:p w14:paraId="2C402F68" w14:textId="6AFFB31C" w:rsidR="002C1E2D" w:rsidRPr="008E6B3D" w:rsidRDefault="002C1E2D" w:rsidP="002C0F13">
            <w:pPr>
              <w:tabs>
                <w:tab w:val="left" w:pos="983"/>
              </w:tabs>
              <w:jc w:val="center"/>
              <w:cnfStyle w:val="000000100000" w:firstRow="0" w:lastRow="0" w:firstColumn="0" w:lastColumn="0" w:oddVBand="0" w:evenVBand="0" w:oddHBand="1" w:evenHBand="0" w:firstRowFirstColumn="0" w:firstRowLastColumn="0" w:lastRowFirstColumn="0" w:lastRowLastColumn="0"/>
              <w:rPr>
                <w:ins w:id="2602" w:author="ONOPTCHENKO Xavier" w:date="2019-10-11T15:53:00Z"/>
                <w:i/>
                <w:sz w:val="18"/>
                <w:szCs w:val="18"/>
                <w:rPrChange w:id="2603" w:author="ONOPTCHENKO Xavier" w:date="2019-10-11T16:10:00Z">
                  <w:rPr>
                    <w:ins w:id="2604" w:author="ONOPTCHENKO Xavier" w:date="2019-10-11T15:53:00Z"/>
                    <w:b/>
                    <w:i/>
                    <w:lang w:val="en-GB"/>
                  </w:rPr>
                </w:rPrChange>
              </w:rPr>
            </w:pPr>
            <w:ins w:id="2605" w:author="ONOPTCHENKO Xavier" w:date="2019-10-11T16:01:00Z">
              <w:r w:rsidRPr="008E6B3D">
                <w:rPr>
                  <w:i/>
                  <w:sz w:val="18"/>
                  <w:szCs w:val="18"/>
                  <w:rPrChange w:id="2606" w:author="ONOPTCHENKO Xavier" w:date="2019-10-11T16:10:00Z">
                    <w:rPr>
                      <w:b/>
                      <w:i/>
                    </w:rPr>
                  </w:rPrChange>
                </w:rPr>
                <w:t>3</w:t>
              </w:r>
            </w:ins>
          </w:p>
        </w:tc>
        <w:tc>
          <w:tcPr>
            <w:tcW w:w="851" w:type="dxa"/>
            <w:tcPrChange w:id="2607" w:author="ONOPTCHENKO Xavier" w:date="2019-10-11T16:03:00Z">
              <w:tcPr>
                <w:tcW w:w="851" w:type="dxa"/>
                <w:gridSpan w:val="2"/>
              </w:tcPr>
            </w:tcPrChange>
          </w:tcPr>
          <w:p w14:paraId="35678505" w14:textId="74D51519" w:rsidR="002C1E2D" w:rsidRPr="008E6B3D" w:rsidRDefault="002C1E2D" w:rsidP="002C0F13">
            <w:pPr>
              <w:tabs>
                <w:tab w:val="left" w:pos="983"/>
              </w:tabs>
              <w:jc w:val="center"/>
              <w:cnfStyle w:val="000000100000" w:firstRow="0" w:lastRow="0" w:firstColumn="0" w:lastColumn="0" w:oddVBand="0" w:evenVBand="0" w:oddHBand="1" w:evenHBand="0" w:firstRowFirstColumn="0" w:firstRowLastColumn="0" w:lastRowFirstColumn="0" w:lastRowLastColumn="0"/>
              <w:rPr>
                <w:ins w:id="2608" w:author="ONOPTCHENKO Xavier" w:date="2019-10-11T15:53:00Z"/>
                <w:i/>
                <w:sz w:val="18"/>
                <w:szCs w:val="18"/>
                <w:rPrChange w:id="2609" w:author="ONOPTCHENKO Xavier" w:date="2019-10-11T16:10:00Z">
                  <w:rPr>
                    <w:ins w:id="2610" w:author="ONOPTCHENKO Xavier" w:date="2019-10-11T15:53:00Z"/>
                    <w:b/>
                    <w:i/>
                    <w:lang w:val="en-GB"/>
                  </w:rPr>
                </w:rPrChange>
              </w:rPr>
            </w:pPr>
            <w:ins w:id="2611" w:author="ONOPTCHENKO Xavier" w:date="2019-10-11T16:01:00Z">
              <w:r w:rsidRPr="008E6B3D">
                <w:rPr>
                  <w:i/>
                  <w:sz w:val="18"/>
                  <w:szCs w:val="18"/>
                  <w:rPrChange w:id="2612" w:author="ONOPTCHENKO Xavier" w:date="2019-10-11T16:10:00Z">
                    <w:rPr>
                      <w:b/>
                      <w:i/>
                    </w:rPr>
                  </w:rPrChange>
                </w:rPr>
                <w:t>3</w:t>
              </w:r>
            </w:ins>
          </w:p>
        </w:tc>
        <w:tc>
          <w:tcPr>
            <w:tcW w:w="1134" w:type="dxa"/>
            <w:tcPrChange w:id="2613" w:author="ONOPTCHENKO Xavier" w:date="2019-10-11T16:03:00Z">
              <w:tcPr>
                <w:tcW w:w="1134" w:type="dxa"/>
                <w:gridSpan w:val="2"/>
              </w:tcPr>
            </w:tcPrChange>
          </w:tcPr>
          <w:p w14:paraId="5F66DB4B" w14:textId="06BBA2CE" w:rsidR="002C1E2D" w:rsidRPr="008E6B3D" w:rsidRDefault="002C1E2D" w:rsidP="002C0F13">
            <w:pPr>
              <w:tabs>
                <w:tab w:val="left" w:pos="983"/>
              </w:tabs>
              <w:jc w:val="center"/>
              <w:cnfStyle w:val="000000100000" w:firstRow="0" w:lastRow="0" w:firstColumn="0" w:lastColumn="0" w:oddVBand="0" w:evenVBand="0" w:oddHBand="1" w:evenHBand="0" w:firstRowFirstColumn="0" w:firstRowLastColumn="0" w:lastRowFirstColumn="0" w:lastRowLastColumn="0"/>
              <w:rPr>
                <w:ins w:id="2614" w:author="ONOPTCHENKO Xavier" w:date="2019-10-11T15:53:00Z"/>
                <w:i/>
                <w:sz w:val="18"/>
                <w:szCs w:val="18"/>
                <w:rPrChange w:id="2615" w:author="ONOPTCHENKO Xavier" w:date="2019-10-11T16:10:00Z">
                  <w:rPr>
                    <w:ins w:id="2616" w:author="ONOPTCHENKO Xavier" w:date="2019-10-11T15:53:00Z"/>
                    <w:b/>
                    <w:i/>
                    <w:lang w:val="en-GB"/>
                  </w:rPr>
                </w:rPrChange>
              </w:rPr>
            </w:pPr>
            <w:ins w:id="2617" w:author="ONOPTCHENKO Xavier" w:date="2019-10-11T16:01:00Z">
              <w:r w:rsidRPr="008E6B3D">
                <w:rPr>
                  <w:i/>
                  <w:sz w:val="18"/>
                  <w:szCs w:val="18"/>
                  <w:rPrChange w:id="2618" w:author="ONOPTCHENKO Xavier" w:date="2019-10-11T16:10:00Z">
                    <w:rPr>
                      <w:b/>
                      <w:i/>
                    </w:rPr>
                  </w:rPrChange>
                </w:rPr>
                <w:t>4</w:t>
              </w:r>
            </w:ins>
          </w:p>
        </w:tc>
        <w:tc>
          <w:tcPr>
            <w:tcW w:w="1276" w:type="dxa"/>
            <w:tcPrChange w:id="2619" w:author="ONOPTCHENKO Xavier" w:date="2019-10-11T16:03:00Z">
              <w:tcPr>
                <w:tcW w:w="1276" w:type="dxa"/>
              </w:tcPr>
            </w:tcPrChange>
          </w:tcPr>
          <w:p w14:paraId="07F7BB38" w14:textId="4F23AF16" w:rsidR="002C1E2D" w:rsidRPr="008E6B3D" w:rsidRDefault="002C1E2D" w:rsidP="002C0F13">
            <w:pPr>
              <w:tabs>
                <w:tab w:val="left" w:pos="983"/>
              </w:tabs>
              <w:jc w:val="center"/>
              <w:cnfStyle w:val="000000100000" w:firstRow="0" w:lastRow="0" w:firstColumn="0" w:lastColumn="0" w:oddVBand="0" w:evenVBand="0" w:oddHBand="1" w:evenHBand="0" w:firstRowFirstColumn="0" w:firstRowLastColumn="0" w:lastRowFirstColumn="0" w:lastRowLastColumn="0"/>
              <w:rPr>
                <w:ins w:id="2620" w:author="ONOPTCHENKO Xavier" w:date="2019-10-11T15:53:00Z"/>
                <w:i/>
                <w:sz w:val="18"/>
                <w:szCs w:val="18"/>
                <w:rPrChange w:id="2621" w:author="ONOPTCHENKO Xavier" w:date="2019-10-11T16:10:00Z">
                  <w:rPr>
                    <w:ins w:id="2622" w:author="ONOPTCHENKO Xavier" w:date="2019-10-11T15:53:00Z"/>
                    <w:i/>
                    <w:lang w:val="en-GB"/>
                  </w:rPr>
                </w:rPrChange>
              </w:rPr>
            </w:pPr>
            <w:ins w:id="2623" w:author="ONOPTCHENKO Xavier" w:date="2019-10-11T16:01:00Z">
              <w:r w:rsidRPr="008E6B3D">
                <w:rPr>
                  <w:i/>
                  <w:sz w:val="18"/>
                  <w:szCs w:val="18"/>
                  <w:rPrChange w:id="2624" w:author="ONOPTCHENKO Xavier" w:date="2019-10-11T16:10:00Z">
                    <w:rPr>
                      <w:i/>
                    </w:rPr>
                  </w:rPrChange>
                </w:rPr>
                <w:t>4</w:t>
              </w:r>
            </w:ins>
          </w:p>
        </w:tc>
        <w:tc>
          <w:tcPr>
            <w:tcW w:w="3087" w:type="dxa"/>
            <w:tcPrChange w:id="2625" w:author="ONOPTCHENKO Xavier" w:date="2019-10-11T16:03:00Z">
              <w:tcPr>
                <w:tcW w:w="3087" w:type="dxa"/>
                <w:gridSpan w:val="2"/>
              </w:tcPr>
            </w:tcPrChange>
          </w:tcPr>
          <w:p w14:paraId="45D60732" w14:textId="77777777" w:rsidR="002C1E2D" w:rsidRPr="008E6B3D" w:rsidRDefault="002C1E2D" w:rsidP="002C0F13">
            <w:pPr>
              <w:tabs>
                <w:tab w:val="left" w:pos="983"/>
              </w:tabs>
              <w:cnfStyle w:val="000000100000" w:firstRow="0" w:lastRow="0" w:firstColumn="0" w:lastColumn="0" w:oddVBand="0" w:evenVBand="0" w:oddHBand="1" w:evenHBand="0" w:firstRowFirstColumn="0" w:firstRowLastColumn="0" w:lastRowFirstColumn="0" w:lastRowLastColumn="0"/>
              <w:rPr>
                <w:ins w:id="2626" w:author="ONOPTCHENKO Xavier" w:date="2019-10-11T15:53:00Z"/>
                <w:i/>
                <w:sz w:val="18"/>
                <w:szCs w:val="18"/>
                <w:rPrChange w:id="2627" w:author="ONOPTCHENKO Xavier" w:date="2019-10-11T16:10:00Z">
                  <w:rPr>
                    <w:ins w:id="2628" w:author="ONOPTCHENKO Xavier" w:date="2019-10-11T15:53:00Z"/>
                    <w:i/>
                    <w:lang w:val="en-GB"/>
                  </w:rPr>
                </w:rPrChange>
              </w:rPr>
            </w:pPr>
          </w:p>
        </w:tc>
      </w:tr>
      <w:tr w:rsidR="00DF209B" w:rsidRPr="00F675F8" w:rsidDel="00866F38" w14:paraId="4DBD3599" w14:textId="79F2CC77" w:rsidTr="002C1E2D">
        <w:trPr>
          <w:gridAfter w:val="1"/>
          <w:cnfStyle w:val="000000010000" w:firstRow="0" w:lastRow="0" w:firstColumn="0" w:lastColumn="0" w:oddVBand="0" w:evenVBand="0" w:oddHBand="0" w:evenHBand="1" w:firstRowFirstColumn="0" w:firstRowLastColumn="0" w:lastRowFirstColumn="0" w:lastRowLastColumn="0"/>
          <w:wAfter w:w="12" w:type="dxa"/>
          <w:del w:id="2629" w:author="ONOPTCHENKO Xavier" w:date="2019-10-10T13:22:00Z"/>
          <w:trPrChange w:id="2630" w:author="ONOPTCHENKO Xavier" w:date="2019-10-11T16:03:00Z">
            <w:trPr>
              <w:gridAfter w:val="1"/>
            </w:trPr>
          </w:trPrChange>
        </w:trPr>
        <w:tc>
          <w:tcPr>
            <w:cnfStyle w:val="001000000000" w:firstRow="0" w:lastRow="0" w:firstColumn="1" w:lastColumn="0" w:oddVBand="0" w:evenVBand="0" w:oddHBand="0" w:evenHBand="0" w:firstRowFirstColumn="0" w:firstRowLastColumn="0" w:lastRowFirstColumn="0" w:lastRowLastColumn="0"/>
            <w:tcW w:w="3392" w:type="dxa"/>
            <w:tcPrChange w:id="2631" w:author="ONOPTCHENKO Xavier" w:date="2019-10-11T16:03:00Z">
              <w:tcPr>
                <w:tcW w:w="1526" w:type="dxa"/>
              </w:tcPr>
            </w:tcPrChange>
          </w:tcPr>
          <w:p w14:paraId="3D13432B" w14:textId="4F753A37" w:rsidR="00DF209B" w:rsidRPr="002C1E2D" w:rsidDel="00866F38" w:rsidRDefault="00DF209B" w:rsidP="002C0F13">
            <w:pPr>
              <w:tabs>
                <w:tab w:val="left" w:pos="983"/>
              </w:tabs>
              <w:cnfStyle w:val="001000010000" w:firstRow="0" w:lastRow="0" w:firstColumn="1" w:lastColumn="0" w:oddVBand="0" w:evenVBand="0" w:oddHBand="0" w:evenHBand="1" w:firstRowFirstColumn="0" w:firstRowLastColumn="0" w:lastRowFirstColumn="0" w:lastRowLastColumn="0"/>
              <w:rPr>
                <w:del w:id="2632" w:author="ONOPTCHENKO Xavier" w:date="2019-10-10T13:22:00Z"/>
                <w:b w:val="0"/>
                <w:rPrChange w:id="2633" w:author="ONOPTCHENKO Xavier" w:date="2019-10-11T15:56:00Z">
                  <w:rPr>
                    <w:del w:id="2634" w:author="ONOPTCHENKO Xavier" w:date="2019-10-10T13:22:00Z"/>
                    <w:b w:val="0"/>
                    <w:lang w:val="en-GB"/>
                  </w:rPr>
                </w:rPrChange>
              </w:rPr>
            </w:pPr>
            <w:del w:id="2635" w:author="ONOPTCHENKO Xavier" w:date="2019-10-10T13:22:00Z">
              <w:r w:rsidRPr="002C1E2D" w:rsidDel="00866F38">
                <w:rPr>
                  <w:rPrChange w:id="2636" w:author="ONOPTCHENKO Xavier" w:date="2019-10-11T15:56:00Z">
                    <w:rPr>
                      <w:lang w:val="en-GB"/>
                    </w:rPr>
                  </w:rPrChange>
                </w:rPr>
                <w:delText>xxx</w:delText>
              </w:r>
            </w:del>
          </w:p>
        </w:tc>
        <w:tc>
          <w:tcPr>
            <w:tcW w:w="1417" w:type="dxa"/>
            <w:tcPrChange w:id="2637" w:author="ONOPTCHENKO Xavier" w:date="2019-10-11T16:03:00Z">
              <w:tcPr>
                <w:tcW w:w="1417" w:type="dxa"/>
                <w:gridSpan w:val="2"/>
              </w:tcPr>
            </w:tcPrChange>
          </w:tcPr>
          <w:p w14:paraId="2704A562" w14:textId="5F473D00" w:rsidR="00DF209B" w:rsidRPr="002C1E2D" w:rsidDel="00866F38" w:rsidRDefault="00DF209B" w:rsidP="002C0F13">
            <w:pPr>
              <w:tabs>
                <w:tab w:val="left" w:pos="983"/>
              </w:tabs>
              <w:jc w:val="center"/>
              <w:cnfStyle w:val="000000010000" w:firstRow="0" w:lastRow="0" w:firstColumn="0" w:lastColumn="0" w:oddVBand="0" w:evenVBand="0" w:oddHBand="0" w:evenHBand="1" w:firstRowFirstColumn="0" w:firstRowLastColumn="0" w:lastRowFirstColumn="0" w:lastRowLastColumn="0"/>
              <w:rPr>
                <w:del w:id="2638" w:author="ONOPTCHENKO Xavier" w:date="2019-10-10T13:22:00Z"/>
                <w:b/>
                <w:i/>
                <w:rPrChange w:id="2639" w:author="ONOPTCHENKO Xavier" w:date="2019-10-11T15:56:00Z">
                  <w:rPr>
                    <w:del w:id="2640" w:author="ONOPTCHENKO Xavier" w:date="2019-10-10T13:22:00Z"/>
                    <w:b/>
                    <w:i/>
                    <w:lang w:val="en-GB"/>
                  </w:rPr>
                </w:rPrChange>
              </w:rPr>
            </w:pPr>
          </w:p>
        </w:tc>
        <w:tc>
          <w:tcPr>
            <w:tcW w:w="851" w:type="dxa"/>
            <w:tcPrChange w:id="2641" w:author="ONOPTCHENKO Xavier" w:date="2019-10-11T16:03:00Z">
              <w:tcPr>
                <w:tcW w:w="851" w:type="dxa"/>
              </w:tcPr>
            </w:tcPrChange>
          </w:tcPr>
          <w:p w14:paraId="7849757E" w14:textId="4AFC0DDA" w:rsidR="00DF209B" w:rsidRPr="002C1E2D" w:rsidDel="00866F38" w:rsidRDefault="00DF209B" w:rsidP="002C0F13">
            <w:pPr>
              <w:tabs>
                <w:tab w:val="left" w:pos="983"/>
              </w:tabs>
              <w:jc w:val="center"/>
              <w:cnfStyle w:val="000000010000" w:firstRow="0" w:lastRow="0" w:firstColumn="0" w:lastColumn="0" w:oddVBand="0" w:evenVBand="0" w:oddHBand="0" w:evenHBand="1" w:firstRowFirstColumn="0" w:firstRowLastColumn="0" w:lastRowFirstColumn="0" w:lastRowLastColumn="0"/>
              <w:rPr>
                <w:del w:id="2642" w:author="ONOPTCHENKO Xavier" w:date="2019-10-10T13:22:00Z"/>
                <w:b/>
                <w:i/>
                <w:rPrChange w:id="2643" w:author="ONOPTCHENKO Xavier" w:date="2019-10-11T15:56:00Z">
                  <w:rPr>
                    <w:del w:id="2644" w:author="ONOPTCHENKO Xavier" w:date="2019-10-10T13:22:00Z"/>
                    <w:b/>
                    <w:i/>
                    <w:lang w:val="en-GB"/>
                  </w:rPr>
                </w:rPrChange>
              </w:rPr>
            </w:pPr>
          </w:p>
        </w:tc>
        <w:tc>
          <w:tcPr>
            <w:tcW w:w="1134" w:type="dxa"/>
            <w:tcPrChange w:id="2645" w:author="ONOPTCHENKO Xavier" w:date="2019-10-11T16:03:00Z">
              <w:tcPr>
                <w:tcW w:w="1134" w:type="dxa"/>
                <w:gridSpan w:val="2"/>
              </w:tcPr>
            </w:tcPrChange>
          </w:tcPr>
          <w:p w14:paraId="352D5B42" w14:textId="42AC50C4" w:rsidR="00DF209B" w:rsidRPr="002C1E2D" w:rsidDel="00866F38" w:rsidRDefault="00DF209B" w:rsidP="002C0F13">
            <w:pPr>
              <w:tabs>
                <w:tab w:val="left" w:pos="983"/>
              </w:tabs>
              <w:jc w:val="center"/>
              <w:cnfStyle w:val="000000010000" w:firstRow="0" w:lastRow="0" w:firstColumn="0" w:lastColumn="0" w:oddVBand="0" w:evenVBand="0" w:oddHBand="0" w:evenHBand="1" w:firstRowFirstColumn="0" w:firstRowLastColumn="0" w:lastRowFirstColumn="0" w:lastRowLastColumn="0"/>
              <w:rPr>
                <w:del w:id="2646" w:author="ONOPTCHENKO Xavier" w:date="2019-10-10T13:22:00Z"/>
                <w:b/>
                <w:i/>
                <w:rPrChange w:id="2647" w:author="ONOPTCHENKO Xavier" w:date="2019-10-11T15:56:00Z">
                  <w:rPr>
                    <w:del w:id="2648" w:author="ONOPTCHENKO Xavier" w:date="2019-10-10T13:22:00Z"/>
                    <w:b/>
                    <w:i/>
                    <w:lang w:val="en-GB"/>
                  </w:rPr>
                </w:rPrChange>
              </w:rPr>
            </w:pPr>
          </w:p>
        </w:tc>
        <w:tc>
          <w:tcPr>
            <w:tcW w:w="1276" w:type="dxa"/>
            <w:tcPrChange w:id="2649" w:author="ONOPTCHENKO Xavier" w:date="2019-10-11T16:03:00Z">
              <w:tcPr>
                <w:tcW w:w="1276" w:type="dxa"/>
                <w:gridSpan w:val="2"/>
              </w:tcPr>
            </w:tcPrChange>
          </w:tcPr>
          <w:p w14:paraId="2812CFD1" w14:textId="67A3509C" w:rsidR="00DF209B" w:rsidRPr="002C1E2D" w:rsidDel="00866F38" w:rsidRDefault="00DF209B" w:rsidP="002C0F13">
            <w:pPr>
              <w:tabs>
                <w:tab w:val="left" w:pos="983"/>
              </w:tabs>
              <w:jc w:val="center"/>
              <w:cnfStyle w:val="000000010000" w:firstRow="0" w:lastRow="0" w:firstColumn="0" w:lastColumn="0" w:oddVBand="0" w:evenVBand="0" w:oddHBand="0" w:evenHBand="1" w:firstRowFirstColumn="0" w:firstRowLastColumn="0" w:lastRowFirstColumn="0" w:lastRowLastColumn="0"/>
              <w:rPr>
                <w:del w:id="2650" w:author="ONOPTCHENKO Xavier" w:date="2019-10-10T13:22:00Z"/>
                <w:b/>
                <w:rPrChange w:id="2651" w:author="ONOPTCHENKO Xavier" w:date="2019-10-11T15:56:00Z">
                  <w:rPr>
                    <w:del w:id="2652" w:author="ONOPTCHENKO Xavier" w:date="2019-10-10T13:22:00Z"/>
                    <w:b/>
                    <w:lang w:val="en-GB"/>
                  </w:rPr>
                </w:rPrChange>
              </w:rPr>
            </w:pPr>
          </w:p>
        </w:tc>
        <w:tc>
          <w:tcPr>
            <w:tcW w:w="3087" w:type="dxa"/>
            <w:tcPrChange w:id="2653" w:author="ONOPTCHENKO Xavier" w:date="2019-10-11T16:03:00Z">
              <w:tcPr>
                <w:tcW w:w="3084" w:type="dxa"/>
                <w:gridSpan w:val="3"/>
              </w:tcPr>
            </w:tcPrChange>
          </w:tcPr>
          <w:p w14:paraId="74BB3A6C" w14:textId="7F584F9A" w:rsidR="00DF209B" w:rsidRPr="002C1E2D" w:rsidDel="00866F38" w:rsidRDefault="00DF209B" w:rsidP="002C0F13">
            <w:pPr>
              <w:tabs>
                <w:tab w:val="left" w:pos="983"/>
              </w:tabs>
              <w:cnfStyle w:val="000000010000" w:firstRow="0" w:lastRow="0" w:firstColumn="0" w:lastColumn="0" w:oddVBand="0" w:evenVBand="0" w:oddHBand="0" w:evenHBand="1" w:firstRowFirstColumn="0" w:firstRowLastColumn="0" w:lastRowFirstColumn="0" w:lastRowLastColumn="0"/>
              <w:rPr>
                <w:del w:id="2654" w:author="ONOPTCHENKO Xavier" w:date="2019-10-10T13:22:00Z"/>
                <w:b/>
                <w:rPrChange w:id="2655" w:author="ONOPTCHENKO Xavier" w:date="2019-10-11T15:56:00Z">
                  <w:rPr>
                    <w:del w:id="2656" w:author="ONOPTCHENKO Xavier" w:date="2019-10-10T13:22:00Z"/>
                    <w:b/>
                    <w:lang w:val="en-GB"/>
                  </w:rPr>
                </w:rPrChange>
              </w:rPr>
            </w:pPr>
          </w:p>
        </w:tc>
      </w:tr>
      <w:tr w:rsidR="00DF209B" w:rsidRPr="00F675F8" w:rsidDel="00866F38" w14:paraId="711021E5" w14:textId="69562BE0" w:rsidTr="002C1E2D">
        <w:trPr>
          <w:gridAfter w:val="1"/>
          <w:cnfStyle w:val="000000100000" w:firstRow="0" w:lastRow="0" w:firstColumn="0" w:lastColumn="0" w:oddVBand="0" w:evenVBand="0" w:oddHBand="1" w:evenHBand="0" w:firstRowFirstColumn="0" w:firstRowLastColumn="0" w:lastRowFirstColumn="0" w:lastRowLastColumn="0"/>
          <w:wAfter w:w="12" w:type="dxa"/>
          <w:del w:id="2657" w:author="ONOPTCHENKO Xavier" w:date="2019-10-10T13:22:00Z"/>
          <w:trPrChange w:id="2658" w:author="ONOPTCHENKO Xavier" w:date="2019-10-11T16:03:00Z">
            <w:trPr>
              <w:gridAfter w:val="1"/>
            </w:trPr>
          </w:trPrChange>
        </w:trPr>
        <w:tc>
          <w:tcPr>
            <w:cnfStyle w:val="001000000000" w:firstRow="0" w:lastRow="0" w:firstColumn="1" w:lastColumn="0" w:oddVBand="0" w:evenVBand="0" w:oddHBand="0" w:evenHBand="0" w:firstRowFirstColumn="0" w:firstRowLastColumn="0" w:lastRowFirstColumn="0" w:lastRowLastColumn="0"/>
            <w:tcW w:w="3392" w:type="dxa"/>
            <w:tcPrChange w:id="2659" w:author="ONOPTCHENKO Xavier" w:date="2019-10-11T16:03:00Z">
              <w:tcPr>
                <w:tcW w:w="1526" w:type="dxa"/>
              </w:tcPr>
            </w:tcPrChange>
          </w:tcPr>
          <w:p w14:paraId="6EBE0BDD" w14:textId="3B6115C4" w:rsidR="00DF209B" w:rsidRPr="002C1E2D" w:rsidDel="00866F38" w:rsidRDefault="00DF209B" w:rsidP="002C0F13">
            <w:pPr>
              <w:tabs>
                <w:tab w:val="left" w:pos="983"/>
              </w:tabs>
              <w:cnfStyle w:val="001000100000" w:firstRow="0" w:lastRow="0" w:firstColumn="1" w:lastColumn="0" w:oddVBand="0" w:evenVBand="0" w:oddHBand="1" w:evenHBand="0" w:firstRowFirstColumn="0" w:firstRowLastColumn="0" w:lastRowFirstColumn="0" w:lastRowLastColumn="0"/>
              <w:rPr>
                <w:del w:id="2660" w:author="ONOPTCHENKO Xavier" w:date="2019-10-10T13:22:00Z"/>
                <w:b w:val="0"/>
                <w:rPrChange w:id="2661" w:author="ONOPTCHENKO Xavier" w:date="2019-10-11T15:56:00Z">
                  <w:rPr>
                    <w:del w:id="2662" w:author="ONOPTCHENKO Xavier" w:date="2019-10-10T13:22:00Z"/>
                    <w:b w:val="0"/>
                    <w:lang w:val="en-GB"/>
                  </w:rPr>
                </w:rPrChange>
              </w:rPr>
            </w:pPr>
            <w:del w:id="2663" w:author="ONOPTCHENKO Xavier" w:date="2019-10-10T13:22:00Z">
              <w:r w:rsidRPr="002C1E2D" w:rsidDel="00866F38">
                <w:rPr>
                  <w:rPrChange w:id="2664" w:author="ONOPTCHENKO Xavier" w:date="2019-10-11T15:56:00Z">
                    <w:rPr>
                      <w:lang w:val="en-GB"/>
                    </w:rPr>
                  </w:rPrChange>
                </w:rPr>
                <w:delText>xxxx</w:delText>
              </w:r>
            </w:del>
          </w:p>
        </w:tc>
        <w:tc>
          <w:tcPr>
            <w:tcW w:w="1417" w:type="dxa"/>
            <w:tcPrChange w:id="2665" w:author="ONOPTCHENKO Xavier" w:date="2019-10-11T16:03:00Z">
              <w:tcPr>
                <w:tcW w:w="1417" w:type="dxa"/>
                <w:gridSpan w:val="2"/>
              </w:tcPr>
            </w:tcPrChange>
          </w:tcPr>
          <w:p w14:paraId="0BDA22F6" w14:textId="168CC178" w:rsidR="00DF209B" w:rsidRPr="002C1E2D" w:rsidDel="00866F38" w:rsidRDefault="00DF209B" w:rsidP="002C0F13">
            <w:pPr>
              <w:tabs>
                <w:tab w:val="left" w:pos="983"/>
              </w:tabs>
              <w:jc w:val="center"/>
              <w:cnfStyle w:val="000000100000" w:firstRow="0" w:lastRow="0" w:firstColumn="0" w:lastColumn="0" w:oddVBand="0" w:evenVBand="0" w:oddHBand="1" w:evenHBand="0" w:firstRowFirstColumn="0" w:firstRowLastColumn="0" w:lastRowFirstColumn="0" w:lastRowLastColumn="0"/>
              <w:rPr>
                <w:del w:id="2666" w:author="ONOPTCHENKO Xavier" w:date="2019-10-10T13:22:00Z"/>
                <w:b/>
                <w:i/>
                <w:rPrChange w:id="2667" w:author="ONOPTCHENKO Xavier" w:date="2019-10-11T15:56:00Z">
                  <w:rPr>
                    <w:del w:id="2668" w:author="ONOPTCHENKO Xavier" w:date="2019-10-10T13:22:00Z"/>
                    <w:b/>
                    <w:i/>
                    <w:lang w:val="en-GB"/>
                  </w:rPr>
                </w:rPrChange>
              </w:rPr>
            </w:pPr>
          </w:p>
        </w:tc>
        <w:tc>
          <w:tcPr>
            <w:tcW w:w="851" w:type="dxa"/>
            <w:tcPrChange w:id="2669" w:author="ONOPTCHENKO Xavier" w:date="2019-10-11T16:03:00Z">
              <w:tcPr>
                <w:tcW w:w="851" w:type="dxa"/>
              </w:tcPr>
            </w:tcPrChange>
          </w:tcPr>
          <w:p w14:paraId="4A7BECA4" w14:textId="30E6D417" w:rsidR="00DF209B" w:rsidRPr="002C1E2D" w:rsidDel="00866F38" w:rsidRDefault="00DF209B" w:rsidP="002C0F13">
            <w:pPr>
              <w:tabs>
                <w:tab w:val="left" w:pos="983"/>
              </w:tabs>
              <w:jc w:val="center"/>
              <w:cnfStyle w:val="000000100000" w:firstRow="0" w:lastRow="0" w:firstColumn="0" w:lastColumn="0" w:oddVBand="0" w:evenVBand="0" w:oddHBand="1" w:evenHBand="0" w:firstRowFirstColumn="0" w:firstRowLastColumn="0" w:lastRowFirstColumn="0" w:lastRowLastColumn="0"/>
              <w:rPr>
                <w:del w:id="2670" w:author="ONOPTCHENKO Xavier" w:date="2019-10-10T13:22:00Z"/>
                <w:b/>
                <w:i/>
                <w:rPrChange w:id="2671" w:author="ONOPTCHENKO Xavier" w:date="2019-10-11T15:56:00Z">
                  <w:rPr>
                    <w:del w:id="2672" w:author="ONOPTCHENKO Xavier" w:date="2019-10-10T13:22:00Z"/>
                    <w:b/>
                    <w:i/>
                    <w:lang w:val="en-GB"/>
                  </w:rPr>
                </w:rPrChange>
              </w:rPr>
            </w:pPr>
          </w:p>
        </w:tc>
        <w:tc>
          <w:tcPr>
            <w:tcW w:w="1134" w:type="dxa"/>
            <w:tcPrChange w:id="2673" w:author="ONOPTCHENKO Xavier" w:date="2019-10-11T16:03:00Z">
              <w:tcPr>
                <w:tcW w:w="1134" w:type="dxa"/>
                <w:gridSpan w:val="2"/>
              </w:tcPr>
            </w:tcPrChange>
          </w:tcPr>
          <w:p w14:paraId="0F322F0A" w14:textId="22633260" w:rsidR="00DF209B" w:rsidRPr="002C1E2D" w:rsidDel="00866F38" w:rsidRDefault="00DF209B" w:rsidP="002C0F13">
            <w:pPr>
              <w:tabs>
                <w:tab w:val="left" w:pos="983"/>
              </w:tabs>
              <w:jc w:val="center"/>
              <w:cnfStyle w:val="000000100000" w:firstRow="0" w:lastRow="0" w:firstColumn="0" w:lastColumn="0" w:oddVBand="0" w:evenVBand="0" w:oddHBand="1" w:evenHBand="0" w:firstRowFirstColumn="0" w:firstRowLastColumn="0" w:lastRowFirstColumn="0" w:lastRowLastColumn="0"/>
              <w:rPr>
                <w:del w:id="2674" w:author="ONOPTCHENKO Xavier" w:date="2019-10-10T13:22:00Z"/>
                <w:b/>
                <w:i/>
                <w:rPrChange w:id="2675" w:author="ONOPTCHENKO Xavier" w:date="2019-10-11T15:56:00Z">
                  <w:rPr>
                    <w:del w:id="2676" w:author="ONOPTCHENKO Xavier" w:date="2019-10-10T13:22:00Z"/>
                    <w:b/>
                    <w:i/>
                    <w:lang w:val="en-GB"/>
                  </w:rPr>
                </w:rPrChange>
              </w:rPr>
            </w:pPr>
          </w:p>
        </w:tc>
        <w:tc>
          <w:tcPr>
            <w:tcW w:w="1276" w:type="dxa"/>
            <w:tcPrChange w:id="2677" w:author="ONOPTCHENKO Xavier" w:date="2019-10-11T16:03:00Z">
              <w:tcPr>
                <w:tcW w:w="1276" w:type="dxa"/>
                <w:gridSpan w:val="2"/>
              </w:tcPr>
            </w:tcPrChange>
          </w:tcPr>
          <w:p w14:paraId="134355D9" w14:textId="5290534F" w:rsidR="00DF209B" w:rsidRPr="002C1E2D" w:rsidDel="00866F38" w:rsidRDefault="00DF209B" w:rsidP="002C0F13">
            <w:pPr>
              <w:tabs>
                <w:tab w:val="left" w:pos="983"/>
              </w:tabs>
              <w:jc w:val="center"/>
              <w:cnfStyle w:val="000000100000" w:firstRow="0" w:lastRow="0" w:firstColumn="0" w:lastColumn="0" w:oddVBand="0" w:evenVBand="0" w:oddHBand="1" w:evenHBand="0" w:firstRowFirstColumn="0" w:firstRowLastColumn="0" w:lastRowFirstColumn="0" w:lastRowLastColumn="0"/>
              <w:rPr>
                <w:del w:id="2678" w:author="ONOPTCHENKO Xavier" w:date="2019-10-10T13:22:00Z"/>
                <w:b/>
                <w:rPrChange w:id="2679" w:author="ONOPTCHENKO Xavier" w:date="2019-10-11T15:56:00Z">
                  <w:rPr>
                    <w:del w:id="2680" w:author="ONOPTCHENKO Xavier" w:date="2019-10-10T13:22:00Z"/>
                    <w:b/>
                    <w:lang w:val="en-GB"/>
                  </w:rPr>
                </w:rPrChange>
              </w:rPr>
            </w:pPr>
          </w:p>
        </w:tc>
        <w:tc>
          <w:tcPr>
            <w:tcW w:w="3087" w:type="dxa"/>
            <w:tcPrChange w:id="2681" w:author="ONOPTCHENKO Xavier" w:date="2019-10-11T16:03:00Z">
              <w:tcPr>
                <w:tcW w:w="3084" w:type="dxa"/>
                <w:gridSpan w:val="3"/>
              </w:tcPr>
            </w:tcPrChange>
          </w:tcPr>
          <w:p w14:paraId="194116B0" w14:textId="05D8CDA7" w:rsidR="00DF209B" w:rsidRPr="002C1E2D" w:rsidDel="00866F38" w:rsidRDefault="00DF209B" w:rsidP="002C0F13">
            <w:pPr>
              <w:tabs>
                <w:tab w:val="left" w:pos="983"/>
              </w:tabs>
              <w:cnfStyle w:val="000000100000" w:firstRow="0" w:lastRow="0" w:firstColumn="0" w:lastColumn="0" w:oddVBand="0" w:evenVBand="0" w:oddHBand="1" w:evenHBand="0" w:firstRowFirstColumn="0" w:firstRowLastColumn="0" w:lastRowFirstColumn="0" w:lastRowLastColumn="0"/>
              <w:rPr>
                <w:del w:id="2682" w:author="ONOPTCHENKO Xavier" w:date="2019-10-10T13:22:00Z"/>
                <w:b/>
                <w:rPrChange w:id="2683" w:author="ONOPTCHENKO Xavier" w:date="2019-10-11T15:56:00Z">
                  <w:rPr>
                    <w:del w:id="2684" w:author="ONOPTCHENKO Xavier" w:date="2019-10-10T13:22:00Z"/>
                    <w:b/>
                    <w:lang w:val="en-GB"/>
                  </w:rPr>
                </w:rPrChange>
              </w:rPr>
            </w:pPr>
          </w:p>
        </w:tc>
      </w:tr>
      <w:tr w:rsidR="00DF209B" w:rsidRPr="00F675F8" w:rsidDel="00866F38" w14:paraId="56E671FF" w14:textId="7012144D" w:rsidTr="002C1E2D">
        <w:trPr>
          <w:gridAfter w:val="1"/>
          <w:cnfStyle w:val="000000010000" w:firstRow="0" w:lastRow="0" w:firstColumn="0" w:lastColumn="0" w:oddVBand="0" w:evenVBand="0" w:oddHBand="0" w:evenHBand="1" w:firstRowFirstColumn="0" w:firstRowLastColumn="0" w:lastRowFirstColumn="0" w:lastRowLastColumn="0"/>
          <w:wAfter w:w="12" w:type="dxa"/>
          <w:del w:id="2685" w:author="ONOPTCHENKO Xavier" w:date="2019-10-10T13:22:00Z"/>
          <w:trPrChange w:id="2686" w:author="ONOPTCHENKO Xavier" w:date="2019-10-11T16:03:00Z">
            <w:trPr>
              <w:gridAfter w:val="1"/>
            </w:trPr>
          </w:trPrChange>
        </w:trPr>
        <w:tc>
          <w:tcPr>
            <w:cnfStyle w:val="001000000000" w:firstRow="0" w:lastRow="0" w:firstColumn="1" w:lastColumn="0" w:oddVBand="0" w:evenVBand="0" w:oddHBand="0" w:evenHBand="0" w:firstRowFirstColumn="0" w:firstRowLastColumn="0" w:lastRowFirstColumn="0" w:lastRowLastColumn="0"/>
            <w:tcW w:w="3392" w:type="dxa"/>
            <w:tcPrChange w:id="2687" w:author="ONOPTCHENKO Xavier" w:date="2019-10-11T16:03:00Z">
              <w:tcPr>
                <w:tcW w:w="1526" w:type="dxa"/>
              </w:tcPr>
            </w:tcPrChange>
          </w:tcPr>
          <w:p w14:paraId="12F144BB" w14:textId="4731E688" w:rsidR="00DF209B" w:rsidRPr="002C1E2D" w:rsidDel="00866F38" w:rsidRDefault="00DF209B" w:rsidP="002C0F13">
            <w:pPr>
              <w:tabs>
                <w:tab w:val="left" w:pos="983"/>
              </w:tabs>
              <w:cnfStyle w:val="001000010000" w:firstRow="0" w:lastRow="0" w:firstColumn="1" w:lastColumn="0" w:oddVBand="0" w:evenVBand="0" w:oddHBand="0" w:evenHBand="1" w:firstRowFirstColumn="0" w:firstRowLastColumn="0" w:lastRowFirstColumn="0" w:lastRowLastColumn="0"/>
              <w:rPr>
                <w:del w:id="2688" w:author="ONOPTCHENKO Xavier" w:date="2019-10-10T13:22:00Z"/>
                <w:b w:val="0"/>
                <w:rPrChange w:id="2689" w:author="ONOPTCHENKO Xavier" w:date="2019-10-11T15:56:00Z">
                  <w:rPr>
                    <w:del w:id="2690" w:author="ONOPTCHENKO Xavier" w:date="2019-10-10T13:22:00Z"/>
                    <w:b w:val="0"/>
                    <w:lang w:val="en-GB"/>
                  </w:rPr>
                </w:rPrChange>
              </w:rPr>
            </w:pPr>
            <w:del w:id="2691" w:author="ONOPTCHENKO Xavier" w:date="2019-10-10T13:22:00Z">
              <w:r w:rsidRPr="002C1E2D" w:rsidDel="00866F38">
                <w:rPr>
                  <w:rPrChange w:id="2692" w:author="ONOPTCHENKO Xavier" w:date="2019-10-11T15:56:00Z">
                    <w:rPr>
                      <w:lang w:val="en-GB"/>
                    </w:rPr>
                  </w:rPrChange>
                </w:rPr>
                <w:delText>xxxx</w:delText>
              </w:r>
            </w:del>
          </w:p>
        </w:tc>
        <w:tc>
          <w:tcPr>
            <w:tcW w:w="1417" w:type="dxa"/>
            <w:tcPrChange w:id="2693" w:author="ONOPTCHENKO Xavier" w:date="2019-10-11T16:03:00Z">
              <w:tcPr>
                <w:tcW w:w="1417" w:type="dxa"/>
                <w:gridSpan w:val="2"/>
              </w:tcPr>
            </w:tcPrChange>
          </w:tcPr>
          <w:p w14:paraId="4CE67B32" w14:textId="6065BFA7" w:rsidR="00DF209B" w:rsidRPr="002C1E2D" w:rsidDel="00866F38" w:rsidRDefault="00DF209B" w:rsidP="002C0F13">
            <w:pPr>
              <w:tabs>
                <w:tab w:val="left" w:pos="983"/>
              </w:tabs>
              <w:cnfStyle w:val="000000010000" w:firstRow="0" w:lastRow="0" w:firstColumn="0" w:lastColumn="0" w:oddVBand="0" w:evenVBand="0" w:oddHBand="0" w:evenHBand="1" w:firstRowFirstColumn="0" w:firstRowLastColumn="0" w:lastRowFirstColumn="0" w:lastRowLastColumn="0"/>
              <w:rPr>
                <w:del w:id="2694" w:author="ONOPTCHENKO Xavier" w:date="2019-10-10T13:22:00Z"/>
                <w:b/>
                <w:rPrChange w:id="2695" w:author="ONOPTCHENKO Xavier" w:date="2019-10-11T15:56:00Z">
                  <w:rPr>
                    <w:del w:id="2696" w:author="ONOPTCHENKO Xavier" w:date="2019-10-10T13:22:00Z"/>
                    <w:b/>
                    <w:lang w:val="en-GB"/>
                  </w:rPr>
                </w:rPrChange>
              </w:rPr>
            </w:pPr>
          </w:p>
        </w:tc>
        <w:tc>
          <w:tcPr>
            <w:tcW w:w="851" w:type="dxa"/>
            <w:tcPrChange w:id="2697" w:author="ONOPTCHENKO Xavier" w:date="2019-10-11T16:03:00Z">
              <w:tcPr>
                <w:tcW w:w="851" w:type="dxa"/>
              </w:tcPr>
            </w:tcPrChange>
          </w:tcPr>
          <w:p w14:paraId="41110F05" w14:textId="3A76581D" w:rsidR="00DF209B" w:rsidRPr="002C1E2D" w:rsidDel="00866F38" w:rsidRDefault="00DF209B" w:rsidP="002C0F13">
            <w:pPr>
              <w:tabs>
                <w:tab w:val="left" w:pos="983"/>
              </w:tabs>
              <w:cnfStyle w:val="000000010000" w:firstRow="0" w:lastRow="0" w:firstColumn="0" w:lastColumn="0" w:oddVBand="0" w:evenVBand="0" w:oddHBand="0" w:evenHBand="1" w:firstRowFirstColumn="0" w:firstRowLastColumn="0" w:lastRowFirstColumn="0" w:lastRowLastColumn="0"/>
              <w:rPr>
                <w:del w:id="2698" w:author="ONOPTCHENKO Xavier" w:date="2019-10-10T13:22:00Z"/>
                <w:b/>
                <w:rPrChange w:id="2699" w:author="ONOPTCHENKO Xavier" w:date="2019-10-11T15:56:00Z">
                  <w:rPr>
                    <w:del w:id="2700" w:author="ONOPTCHENKO Xavier" w:date="2019-10-10T13:22:00Z"/>
                    <w:b/>
                    <w:lang w:val="en-GB"/>
                  </w:rPr>
                </w:rPrChange>
              </w:rPr>
            </w:pPr>
          </w:p>
        </w:tc>
        <w:tc>
          <w:tcPr>
            <w:tcW w:w="1134" w:type="dxa"/>
            <w:tcPrChange w:id="2701" w:author="ONOPTCHENKO Xavier" w:date="2019-10-11T16:03:00Z">
              <w:tcPr>
                <w:tcW w:w="1134" w:type="dxa"/>
                <w:gridSpan w:val="2"/>
              </w:tcPr>
            </w:tcPrChange>
          </w:tcPr>
          <w:p w14:paraId="467A1532" w14:textId="691F2055" w:rsidR="00DF209B" w:rsidRPr="002C1E2D" w:rsidDel="00866F38" w:rsidRDefault="00DF209B" w:rsidP="002C0F13">
            <w:pPr>
              <w:tabs>
                <w:tab w:val="left" w:pos="983"/>
              </w:tabs>
              <w:cnfStyle w:val="000000010000" w:firstRow="0" w:lastRow="0" w:firstColumn="0" w:lastColumn="0" w:oddVBand="0" w:evenVBand="0" w:oddHBand="0" w:evenHBand="1" w:firstRowFirstColumn="0" w:firstRowLastColumn="0" w:lastRowFirstColumn="0" w:lastRowLastColumn="0"/>
              <w:rPr>
                <w:del w:id="2702" w:author="ONOPTCHENKO Xavier" w:date="2019-10-10T13:22:00Z"/>
                <w:b/>
                <w:rPrChange w:id="2703" w:author="ONOPTCHENKO Xavier" w:date="2019-10-11T15:56:00Z">
                  <w:rPr>
                    <w:del w:id="2704" w:author="ONOPTCHENKO Xavier" w:date="2019-10-10T13:22:00Z"/>
                    <w:b/>
                    <w:lang w:val="en-GB"/>
                  </w:rPr>
                </w:rPrChange>
              </w:rPr>
            </w:pPr>
          </w:p>
        </w:tc>
        <w:tc>
          <w:tcPr>
            <w:tcW w:w="1276" w:type="dxa"/>
            <w:tcPrChange w:id="2705" w:author="ONOPTCHENKO Xavier" w:date="2019-10-11T16:03:00Z">
              <w:tcPr>
                <w:tcW w:w="1276" w:type="dxa"/>
                <w:gridSpan w:val="2"/>
              </w:tcPr>
            </w:tcPrChange>
          </w:tcPr>
          <w:p w14:paraId="548C0BF6" w14:textId="6A2847E0" w:rsidR="00DF209B" w:rsidRPr="002C1E2D" w:rsidDel="00866F38" w:rsidRDefault="00DF209B" w:rsidP="002C0F13">
            <w:pPr>
              <w:tabs>
                <w:tab w:val="left" w:pos="983"/>
              </w:tabs>
              <w:cnfStyle w:val="000000010000" w:firstRow="0" w:lastRow="0" w:firstColumn="0" w:lastColumn="0" w:oddVBand="0" w:evenVBand="0" w:oddHBand="0" w:evenHBand="1" w:firstRowFirstColumn="0" w:firstRowLastColumn="0" w:lastRowFirstColumn="0" w:lastRowLastColumn="0"/>
              <w:rPr>
                <w:del w:id="2706" w:author="ONOPTCHENKO Xavier" w:date="2019-10-10T13:22:00Z"/>
                <w:b/>
                <w:rPrChange w:id="2707" w:author="ONOPTCHENKO Xavier" w:date="2019-10-11T15:56:00Z">
                  <w:rPr>
                    <w:del w:id="2708" w:author="ONOPTCHENKO Xavier" w:date="2019-10-10T13:22:00Z"/>
                    <w:b/>
                    <w:lang w:val="en-GB"/>
                  </w:rPr>
                </w:rPrChange>
              </w:rPr>
            </w:pPr>
          </w:p>
        </w:tc>
        <w:tc>
          <w:tcPr>
            <w:tcW w:w="3087" w:type="dxa"/>
            <w:tcPrChange w:id="2709" w:author="ONOPTCHENKO Xavier" w:date="2019-10-11T16:03:00Z">
              <w:tcPr>
                <w:tcW w:w="3084" w:type="dxa"/>
                <w:gridSpan w:val="3"/>
              </w:tcPr>
            </w:tcPrChange>
          </w:tcPr>
          <w:p w14:paraId="1BB3AC51" w14:textId="265A44E7" w:rsidR="00DF209B" w:rsidRPr="002C1E2D" w:rsidDel="00866F38" w:rsidRDefault="00DF209B" w:rsidP="002C0F13">
            <w:pPr>
              <w:tabs>
                <w:tab w:val="left" w:pos="983"/>
              </w:tabs>
              <w:cnfStyle w:val="000000010000" w:firstRow="0" w:lastRow="0" w:firstColumn="0" w:lastColumn="0" w:oddVBand="0" w:evenVBand="0" w:oddHBand="0" w:evenHBand="1" w:firstRowFirstColumn="0" w:firstRowLastColumn="0" w:lastRowFirstColumn="0" w:lastRowLastColumn="0"/>
              <w:rPr>
                <w:del w:id="2710" w:author="ONOPTCHENKO Xavier" w:date="2019-10-10T13:22:00Z"/>
                <w:b/>
                <w:rPrChange w:id="2711" w:author="ONOPTCHENKO Xavier" w:date="2019-10-11T15:56:00Z">
                  <w:rPr>
                    <w:del w:id="2712" w:author="ONOPTCHENKO Xavier" w:date="2019-10-10T13:22:00Z"/>
                    <w:b/>
                    <w:lang w:val="en-GB"/>
                  </w:rPr>
                </w:rPrChange>
              </w:rPr>
            </w:pPr>
          </w:p>
        </w:tc>
      </w:tr>
    </w:tbl>
    <w:p w14:paraId="61B023EB" w14:textId="3E124A74" w:rsidR="00250DFD" w:rsidDel="00866F38" w:rsidRDefault="00250DFD">
      <w:pPr>
        <w:spacing w:before="0" w:after="160" w:line="259" w:lineRule="auto"/>
        <w:jc w:val="left"/>
        <w:rPr>
          <w:del w:id="2713" w:author="ONOPTCHENKO Xavier" w:date="2019-10-10T13:23:00Z"/>
        </w:rPr>
      </w:pPr>
    </w:p>
    <w:p w14:paraId="3D5ED7DF" w14:textId="77777777" w:rsidR="00250DFD" w:rsidRDefault="00250DFD" w:rsidP="00250DFD">
      <w:pPr>
        <w:spacing w:before="0" w:after="160" w:line="259" w:lineRule="auto"/>
        <w:jc w:val="left"/>
      </w:pPr>
    </w:p>
    <w:p w14:paraId="7A8C5642" w14:textId="77777777" w:rsidR="00250DFD" w:rsidRPr="00C80251" w:rsidRDefault="00250DFD" w:rsidP="00250DFD">
      <w:pPr>
        <w:spacing w:before="0" w:after="160" w:line="259" w:lineRule="auto"/>
        <w:jc w:val="left"/>
        <w:sectPr w:rsidR="00250DFD" w:rsidRPr="00C80251" w:rsidSect="005902D1">
          <w:pgSz w:w="16838" w:h="11906" w:orient="landscape"/>
          <w:pgMar w:top="1417" w:right="1417" w:bottom="1417" w:left="1417" w:header="708" w:footer="708" w:gutter="0"/>
          <w:cols w:space="708"/>
          <w:docGrid w:linePitch="360"/>
        </w:sectPr>
      </w:pPr>
    </w:p>
    <w:p w14:paraId="74D6106B" w14:textId="77777777" w:rsidR="007848CD" w:rsidRDefault="007848CD" w:rsidP="001F7B71">
      <w:pPr>
        <w:pStyle w:val="Titre2"/>
        <w:rPr>
          <w:lang w:val="en-GB"/>
        </w:rPr>
      </w:pPr>
      <w:bookmarkStart w:id="2714" w:name="_Toc21697863"/>
      <w:r w:rsidRPr="0082652B">
        <w:t>Global</w:t>
      </w:r>
      <w:r>
        <w:rPr>
          <w:lang w:val="en-GB"/>
        </w:rPr>
        <w:t xml:space="preserve"> Application Map</w:t>
      </w:r>
      <w:bookmarkEnd w:id="2714"/>
    </w:p>
    <w:p w14:paraId="5340CF2F" w14:textId="77777777" w:rsidR="005575A7" w:rsidRDefault="005575A7" w:rsidP="007848CD">
      <w:pPr>
        <w:tabs>
          <w:tab w:val="left" w:pos="983"/>
        </w:tabs>
        <w:rPr>
          <w:lang w:val="en-GB"/>
        </w:rPr>
      </w:pPr>
    </w:p>
    <w:p w14:paraId="785910B8" w14:textId="77777777" w:rsidR="007848CD" w:rsidRDefault="007848CD" w:rsidP="007848CD">
      <w:pPr>
        <w:tabs>
          <w:tab w:val="left" w:pos="983"/>
        </w:tabs>
        <w:rPr>
          <w:lang w:val="en-GB"/>
        </w:rPr>
      </w:pPr>
    </w:p>
    <w:p w14:paraId="0BE34A19" w14:textId="06B9BE90" w:rsidR="000433DA" w:rsidRDefault="000433DA" w:rsidP="007848CD">
      <w:pPr>
        <w:tabs>
          <w:tab w:val="left" w:pos="983"/>
        </w:tabs>
        <w:rPr>
          <w:lang w:val="en-GB"/>
        </w:rPr>
      </w:pPr>
      <w:del w:id="2715" w:author="ONOPTCHENKO Xavier" w:date="2019-10-11T16:10:00Z">
        <w:r w:rsidDel="008E6B3D">
          <w:rPr>
            <w:noProof/>
          </w:rPr>
          <w:drawing>
            <wp:inline distT="0" distB="0" distL="0" distR="0" wp14:anchorId="4FB23F7C" wp14:editId="1ED03FB4">
              <wp:extent cx="4852670" cy="603250"/>
              <wp:effectExtent l="0" t="0" r="508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2670" cy="603250"/>
                      </a:xfrm>
                      <a:prstGeom prst="rect">
                        <a:avLst/>
                      </a:prstGeom>
                      <a:noFill/>
                    </pic:spPr>
                  </pic:pic>
                </a:graphicData>
              </a:graphic>
            </wp:inline>
          </w:drawing>
        </w:r>
      </w:del>
    </w:p>
    <w:p w14:paraId="299E6040" w14:textId="445CEC28" w:rsidR="007848CD" w:rsidRDefault="00CC1A7E" w:rsidP="007848CD">
      <w:pPr>
        <w:tabs>
          <w:tab w:val="left" w:pos="983"/>
        </w:tabs>
        <w:rPr>
          <w:lang w:val="en-GB"/>
        </w:rPr>
      </w:pPr>
      <w:r>
        <w:rPr>
          <w:lang w:val="en-GB"/>
        </w:rPr>
        <w:t xml:space="preserve">Neutral codification </w:t>
      </w:r>
      <w:r w:rsidR="003A29D7">
        <w:rPr>
          <w:lang w:val="en-GB"/>
        </w:rPr>
        <w:t xml:space="preserve"> C create / U uptades / R reused</w:t>
      </w:r>
    </w:p>
    <w:p w14:paraId="3BDF2F72" w14:textId="534ACBB8" w:rsidR="007848CD" w:rsidDel="00DA1896" w:rsidRDefault="00882FDA" w:rsidP="007848CD">
      <w:pPr>
        <w:tabs>
          <w:tab w:val="left" w:pos="983"/>
        </w:tabs>
        <w:rPr>
          <w:del w:id="2716" w:author="ONOPTCHENKO Xavier" w:date="2019-10-10T13:34:00Z"/>
          <w:lang w:val="en-GB"/>
        </w:rPr>
      </w:pPr>
      <w:del w:id="2717" w:author="ONOPTCHENKO Xavier" w:date="2019-10-10T13:34:00Z">
        <w:r w:rsidDel="00DA1896">
          <w:rPr>
            <w:noProof/>
          </w:rPr>
          <mc:AlternateContent>
            <mc:Choice Requires="wps">
              <w:drawing>
                <wp:anchor distT="0" distB="0" distL="114300" distR="114300" simplePos="0" relativeHeight="251830272" behindDoc="0" locked="0" layoutInCell="1" allowOverlap="1" wp14:anchorId="1385B70A" wp14:editId="26D54715">
                  <wp:simplePos x="0" y="0"/>
                  <wp:positionH relativeFrom="column">
                    <wp:posOffset>3852859</wp:posOffset>
                  </wp:positionH>
                  <wp:positionV relativeFrom="paragraph">
                    <wp:posOffset>176341</wp:posOffset>
                  </wp:positionV>
                  <wp:extent cx="830911" cy="275320"/>
                  <wp:effectExtent l="0" t="0" r="26670" b="10795"/>
                  <wp:wrapNone/>
                  <wp:docPr id="293" name="Rectangle à coins arrondis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911" cy="275320"/>
                          </a:xfrm>
                          <a:prstGeom prst="roundRect">
                            <a:avLst>
                              <a:gd name="adj" fmla="val 16667"/>
                            </a:avLst>
                          </a:prstGeom>
                          <a:solidFill>
                            <a:schemeClr val="bg1">
                              <a:lumMod val="85000"/>
                            </a:schemeClr>
                          </a:solidFill>
                          <a:ln w="9525">
                            <a:solidFill>
                              <a:srgbClr val="000000"/>
                            </a:solidFill>
                            <a:round/>
                            <a:headEnd/>
                            <a:tailEnd/>
                          </a:ln>
                        </wps:spPr>
                        <wps:txbx>
                          <w:txbxContent>
                            <w:p w14:paraId="1D60E77C" w14:textId="33D2324D" w:rsidR="00A013EE" w:rsidRPr="003A29D7" w:rsidRDefault="00A013EE" w:rsidP="003A29D7">
                              <w:pPr>
                                <w:rPr>
                                  <w:b/>
                                  <w:sz w:val="16"/>
                                  <w:szCs w:val="18"/>
                                </w:rPr>
                              </w:pPr>
                              <w:r>
                                <w:rPr>
                                  <w:sz w:val="16"/>
                                  <w:szCs w:val="18"/>
                                </w:rPr>
                                <w:t xml:space="preserve">App Comp  /  </w:t>
                              </w:r>
                              <w:r w:rsidRPr="003A29D7">
                                <w:rPr>
                                  <w:b/>
                                  <w:sz w:val="16"/>
                                  <w:szCs w:val="18"/>
                                </w:rPr>
                                <w:t>R</w:t>
                              </w:r>
                            </w:p>
                          </w:txbxContent>
                        </wps:txbx>
                        <wps:bodyPr rot="0" vert="horz" wrap="square" lIns="91440" tIns="0" rIns="91440" bIns="45720" anchor="t" anchorCtr="0" upright="1">
                          <a:noAutofit/>
                        </wps:bodyPr>
                      </wps:wsp>
                    </a:graphicData>
                  </a:graphic>
                </wp:anchor>
              </w:drawing>
            </mc:Choice>
            <mc:Fallback>
              <w:pict>
                <v:roundrect w14:anchorId="1385B70A" id="Rectangle à coins arrondis 293" o:spid="_x0000_s1026" style="position:absolute;left:0;text-align:left;margin-left:303.35pt;margin-top:13.9pt;width:65.45pt;height:21.7pt;z-index:25183027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" fillcolor="#d8d8d8 [2732]">
                  <v:textbox inset=",0">
                    <w:txbxContent>
                      <w:p w14:paraId="1D60E77C" w14:textId="33D2324D" w:rsidR="00A013EE" w:rsidRPr="003A29D7" w:rsidRDefault="00A013EE" w:rsidP="003A29D7">
                        <w:pPr>
                          <w:rPr>
                            <w:b/>
                            <w:sz w:val="16"/>
                            <w:szCs w:val="18"/>
                          </w:rPr>
                        </w:pPr>
                        <w:r>
                          <w:rPr>
                            <w:sz w:val="16"/>
                            <w:szCs w:val="18"/>
                          </w:rPr>
                          <w:t xml:space="preserve">App Comp  /  </w:t>
                        </w:r>
                        <w:r w:rsidRPr="003A29D7">
                          <w:rPr>
                            <w:b/>
                            <w:sz w:val="16"/>
                            <w:szCs w:val="18"/>
                          </w:rPr>
                          <w:t>R</w:t>
                        </w:r>
                      </w:p>
                    </w:txbxContent>
                  </v:textbox>
                </v:roundrect>
              </w:pict>
            </mc:Fallback>
          </mc:AlternateContent>
        </w:r>
        <w:r w:rsidR="003A29D7" w:rsidDel="00DA1896">
          <w:rPr>
            <w:noProof/>
          </w:rPr>
          <mc:AlternateContent>
            <mc:Choice Requires="wps">
              <w:drawing>
                <wp:anchor distT="0" distB="0" distL="114300" distR="114300" simplePos="0" relativeHeight="251828224" behindDoc="0" locked="0" layoutInCell="1" allowOverlap="1" wp14:anchorId="41D5FBCC" wp14:editId="655E0EFE">
                  <wp:simplePos x="0" y="0"/>
                  <wp:positionH relativeFrom="column">
                    <wp:posOffset>2806411</wp:posOffset>
                  </wp:positionH>
                  <wp:positionV relativeFrom="paragraph">
                    <wp:posOffset>176373</wp:posOffset>
                  </wp:positionV>
                  <wp:extent cx="830911" cy="275320"/>
                  <wp:effectExtent l="0" t="0" r="26670" b="10795"/>
                  <wp:wrapNone/>
                  <wp:docPr id="14379" name="Rectangle à coins arrondis 14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911" cy="275320"/>
                          </a:xfrm>
                          <a:prstGeom prst="roundRect">
                            <a:avLst>
                              <a:gd name="adj" fmla="val 16667"/>
                            </a:avLst>
                          </a:prstGeom>
                          <a:solidFill>
                            <a:schemeClr val="bg1">
                              <a:lumMod val="85000"/>
                            </a:schemeClr>
                          </a:solidFill>
                          <a:ln w="9525">
                            <a:solidFill>
                              <a:srgbClr val="000000"/>
                            </a:solidFill>
                            <a:round/>
                            <a:headEnd/>
                            <a:tailEnd/>
                          </a:ln>
                        </wps:spPr>
                        <wps:txbx>
                          <w:txbxContent>
                            <w:p w14:paraId="1DF4DA6F" w14:textId="7F6036AB" w:rsidR="00A013EE" w:rsidRPr="003A29D7" w:rsidRDefault="00A013EE" w:rsidP="00CC1A7E">
                              <w:pPr>
                                <w:rPr>
                                  <w:b/>
                                  <w:sz w:val="16"/>
                                  <w:szCs w:val="18"/>
                                </w:rPr>
                              </w:pPr>
                              <w:r>
                                <w:rPr>
                                  <w:sz w:val="16"/>
                                  <w:szCs w:val="18"/>
                                </w:rPr>
                                <w:t xml:space="preserve">App Comp / </w:t>
                              </w:r>
                              <w:r w:rsidRPr="003A29D7">
                                <w:rPr>
                                  <w:b/>
                                  <w:sz w:val="16"/>
                                  <w:szCs w:val="18"/>
                                </w:rPr>
                                <w:t>U</w:t>
                              </w:r>
                            </w:p>
                          </w:txbxContent>
                        </wps:txbx>
                        <wps:bodyPr rot="0" vert="horz" wrap="square" lIns="91440" tIns="0" rIns="91440" bIns="45720" anchor="t" anchorCtr="0" upright="1">
                          <a:noAutofit/>
                        </wps:bodyPr>
                      </wps:wsp>
                    </a:graphicData>
                  </a:graphic>
                </wp:anchor>
              </w:drawing>
            </mc:Choice>
            <mc:Fallback>
              <w:pict>
                <v:roundrect w14:anchorId="41D5FBCC" id="Rectangle à coins arrondis 14379" o:spid="_x0000_s1027" style="position:absolute;left:0;text-align:left;margin-left:221pt;margin-top:13.9pt;width:65.45pt;height:21.7pt;z-index:25182822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" fillcolor="#d8d8d8 [2732]">
                  <v:textbox inset=",0">
                    <w:txbxContent>
                      <w:p w14:paraId="1DF4DA6F" w14:textId="7F6036AB" w:rsidR="00A013EE" w:rsidRPr="003A29D7" w:rsidRDefault="00A013EE" w:rsidP="00CC1A7E">
                        <w:pPr>
                          <w:rPr>
                            <w:b/>
                            <w:sz w:val="16"/>
                            <w:szCs w:val="18"/>
                          </w:rPr>
                        </w:pPr>
                        <w:r>
                          <w:rPr>
                            <w:sz w:val="16"/>
                            <w:szCs w:val="18"/>
                          </w:rPr>
                          <w:t xml:space="preserve">App Comp / </w:t>
                        </w:r>
                        <w:r w:rsidRPr="003A29D7">
                          <w:rPr>
                            <w:b/>
                            <w:sz w:val="16"/>
                            <w:szCs w:val="18"/>
                          </w:rPr>
                          <w:t>U</w:t>
                        </w:r>
                      </w:p>
                    </w:txbxContent>
                  </v:textbox>
                </v:roundrect>
              </w:pict>
            </mc:Fallback>
          </mc:AlternateContent>
        </w:r>
        <w:r w:rsidR="003A29D7" w:rsidDel="00DA1896">
          <w:rPr>
            <w:noProof/>
          </w:rPr>
          <mc:AlternateContent>
            <mc:Choice Requires="wps">
              <w:drawing>
                <wp:anchor distT="0" distB="0" distL="114300" distR="114300" simplePos="0" relativeHeight="251826176" behindDoc="0" locked="0" layoutInCell="1" allowOverlap="1" wp14:anchorId="3FF36C65" wp14:editId="6DB08571">
                  <wp:simplePos x="0" y="0"/>
                  <wp:positionH relativeFrom="column">
                    <wp:posOffset>1739693</wp:posOffset>
                  </wp:positionH>
                  <wp:positionV relativeFrom="paragraph">
                    <wp:posOffset>163442</wp:posOffset>
                  </wp:positionV>
                  <wp:extent cx="830911" cy="275320"/>
                  <wp:effectExtent l="0" t="0" r="26670" b="10795"/>
                  <wp:wrapNone/>
                  <wp:docPr id="14376" name="Rectangle à coins arrondis 14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911" cy="275320"/>
                          </a:xfrm>
                          <a:prstGeom prst="roundRect">
                            <a:avLst>
                              <a:gd name="adj" fmla="val 16667"/>
                            </a:avLst>
                          </a:prstGeom>
                          <a:solidFill>
                            <a:schemeClr val="bg1">
                              <a:lumMod val="85000"/>
                            </a:schemeClr>
                          </a:solidFill>
                          <a:ln w="9525">
                            <a:solidFill>
                              <a:srgbClr val="000000"/>
                            </a:solidFill>
                            <a:round/>
                            <a:headEnd/>
                            <a:tailEnd/>
                          </a:ln>
                        </wps:spPr>
                        <wps:txbx>
                          <w:txbxContent>
                            <w:p w14:paraId="17B617E8" w14:textId="249CF90E" w:rsidR="00A013EE" w:rsidRPr="007309C7" w:rsidRDefault="00A013EE" w:rsidP="00CC1A7E">
                              <w:pPr>
                                <w:rPr>
                                  <w:sz w:val="16"/>
                                  <w:szCs w:val="18"/>
                                </w:rPr>
                              </w:pPr>
                              <w:r>
                                <w:rPr>
                                  <w:sz w:val="16"/>
                                  <w:szCs w:val="18"/>
                                </w:rPr>
                                <w:t xml:space="preserve">App Comp  /   </w:t>
                              </w:r>
                              <w:r w:rsidRPr="003A29D7">
                                <w:rPr>
                                  <w:b/>
                                  <w:sz w:val="16"/>
                                  <w:szCs w:val="18"/>
                                </w:rPr>
                                <w:t>C</w:t>
                              </w:r>
                            </w:p>
                          </w:txbxContent>
                        </wps:txbx>
                        <wps:bodyPr rot="0" vert="horz" wrap="square" lIns="91440" tIns="0" rIns="91440" bIns="45720" anchor="t" anchorCtr="0" upright="1">
                          <a:noAutofit/>
                        </wps:bodyPr>
                      </wps:wsp>
                    </a:graphicData>
                  </a:graphic>
                </wp:anchor>
              </w:drawing>
            </mc:Choice>
            <mc:Fallback>
              <w:pict>
                <v:roundrect w14:anchorId="3FF36C65" id="Rectangle à coins arrondis 14376" o:spid="_x0000_s1028" style="position:absolute;left:0;text-align:left;margin-left:137pt;margin-top:12.85pt;width:65.45pt;height:21.7pt;z-index:25182617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" fillcolor="#d8d8d8 [2732]">
                  <v:textbox inset=",0">
                    <w:txbxContent>
                      <w:p w14:paraId="17B617E8" w14:textId="249CF90E" w:rsidR="00A013EE" w:rsidRPr="007309C7" w:rsidRDefault="00A013EE" w:rsidP="00CC1A7E">
                        <w:pPr>
                          <w:rPr>
                            <w:sz w:val="16"/>
                            <w:szCs w:val="18"/>
                          </w:rPr>
                        </w:pPr>
                        <w:r>
                          <w:rPr>
                            <w:sz w:val="16"/>
                            <w:szCs w:val="18"/>
                          </w:rPr>
                          <w:t xml:space="preserve">App Comp  /   </w:t>
                        </w:r>
                        <w:r w:rsidRPr="003A29D7">
                          <w:rPr>
                            <w:b/>
                            <w:sz w:val="16"/>
                            <w:szCs w:val="18"/>
                          </w:rPr>
                          <w:t>C</w:t>
                        </w:r>
                      </w:p>
                    </w:txbxContent>
                  </v:textbox>
                </v:roundrect>
              </w:pict>
            </mc:Fallback>
          </mc:AlternateContent>
        </w:r>
      </w:del>
    </w:p>
    <w:p w14:paraId="51AE0F94" w14:textId="6DF78569" w:rsidR="007848CD" w:rsidRDefault="000F0EFC" w:rsidP="007848CD">
      <w:pPr>
        <w:tabs>
          <w:tab w:val="left" w:pos="983"/>
        </w:tabs>
        <w:rPr>
          <w:lang w:val="en-GB"/>
        </w:rPr>
      </w:pPr>
      <w:r w:rsidRPr="000F0EFC">
        <w:t xml:space="preserve"> </w:t>
      </w:r>
    </w:p>
    <w:p w14:paraId="1D9875A9" w14:textId="41851EC1" w:rsidR="007848CD" w:rsidRDefault="008E6B3D" w:rsidP="007848CD">
      <w:pPr>
        <w:tabs>
          <w:tab w:val="left" w:pos="983"/>
        </w:tabs>
        <w:rPr>
          <w:lang w:val="en-GB"/>
        </w:rPr>
      </w:pPr>
      <w:ins w:id="2718" w:author="ONOPTCHENKO Xavier" w:date="2019-10-11T16:10:00Z">
        <w:r>
          <w:rPr>
            <w:noProof/>
          </w:rPr>
          <mc:AlternateContent>
            <mc:Choice Requires="wps">
              <w:drawing>
                <wp:anchor distT="0" distB="0" distL="114300" distR="114300" simplePos="0" relativeHeight="251850752" behindDoc="0" locked="0" layoutInCell="1" allowOverlap="1" wp14:anchorId="2AF99B52" wp14:editId="42B28E63">
                  <wp:simplePos x="0" y="0"/>
                  <wp:positionH relativeFrom="column">
                    <wp:posOffset>-120429</wp:posOffset>
                  </wp:positionH>
                  <wp:positionV relativeFrom="paragraph">
                    <wp:posOffset>2923706</wp:posOffset>
                  </wp:positionV>
                  <wp:extent cx="540689" cy="286247"/>
                  <wp:effectExtent l="0" t="0" r="12065" b="19050"/>
                  <wp:wrapNone/>
                  <wp:docPr id="5" name="Rectangle à coins arrondi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689" cy="286247"/>
                          </a:xfrm>
                          <a:prstGeom prst="roundRect">
                            <a:avLst>
                              <a:gd name="adj" fmla="val 16667"/>
                            </a:avLst>
                          </a:prstGeom>
                          <a:solidFill>
                            <a:schemeClr val="bg1">
                              <a:lumMod val="85000"/>
                            </a:schemeClr>
                          </a:solidFill>
                          <a:ln w="9525">
                            <a:solidFill>
                              <a:srgbClr val="000000"/>
                            </a:solidFill>
                            <a:round/>
                            <a:headEnd/>
                            <a:tailEnd/>
                          </a:ln>
                        </wps:spPr>
                        <wps:txbx>
                          <w:txbxContent>
                            <w:p w14:paraId="6A58CBF0" w14:textId="705B95B8" w:rsidR="00A013EE" w:rsidRPr="007309C7" w:rsidRDefault="00A013EE" w:rsidP="008E6B3D">
                              <w:pPr>
                                <w:rPr>
                                  <w:sz w:val="16"/>
                                  <w:szCs w:val="18"/>
                                </w:rPr>
                              </w:pPr>
                              <w:del w:id="2719" w:author="ONOPTCHENKO Xavier" w:date="2019-10-10T13:24:00Z">
                                <w:r w:rsidDel="00866F38">
                                  <w:rPr>
                                    <w:sz w:val="16"/>
                                    <w:szCs w:val="18"/>
                                  </w:rPr>
                                  <w:delText>App Comp</w:delText>
                                </w:r>
                              </w:del>
                              <w:ins w:id="2720" w:author="ONOPTCHENKO Xavier" w:date="2019-10-10T13:24:00Z">
                                <w:r>
                                  <w:rPr>
                                    <w:sz w:val="16"/>
                                    <w:szCs w:val="18"/>
                                  </w:rPr>
                                  <w:t>ESB</w:t>
                                </w:r>
                              </w:ins>
                              <w:del w:id="2721" w:author="ONOPTCHENKO Xavier" w:date="2019-10-11T16:10:00Z">
                                <w:r w:rsidDel="008E6B3D">
                                  <w:rPr>
                                    <w:sz w:val="16"/>
                                    <w:szCs w:val="18"/>
                                  </w:rPr>
                                  <w:delText xml:space="preserve"> </w:delText>
                                </w:r>
                              </w:del>
                              <w:r>
                                <w:rPr>
                                  <w:sz w:val="16"/>
                                  <w:szCs w:val="18"/>
                                </w:rPr>
                                <w:t xml:space="preserve"> / </w:t>
                              </w:r>
                              <w:del w:id="2722" w:author="ONOPTCHENKO Xavier" w:date="2019-10-10T13:25:00Z">
                                <w:r w:rsidDel="00866F38">
                                  <w:rPr>
                                    <w:sz w:val="16"/>
                                    <w:szCs w:val="18"/>
                                  </w:rPr>
                                  <w:delText xml:space="preserve">  </w:delText>
                                </w:r>
                              </w:del>
                              <w:del w:id="2723" w:author="ONOPTCHENKO Xavier" w:date="2019-10-10T13:24:00Z">
                                <w:r w:rsidRPr="003A29D7" w:rsidDel="00866F38">
                                  <w:rPr>
                                    <w:b/>
                                    <w:sz w:val="16"/>
                                    <w:szCs w:val="18"/>
                                  </w:rPr>
                                  <w:delText>C</w:delText>
                                </w:r>
                              </w:del>
                              <w:ins w:id="2724" w:author="ONOPTCHENKO Xavier" w:date="2019-10-10T13:24:00Z">
                                <w:r>
                                  <w:rPr>
                                    <w:b/>
                                    <w:sz w:val="16"/>
                                    <w:szCs w:val="18"/>
                                  </w:rPr>
                                  <w:t>U</w:t>
                                </w:r>
                              </w:ins>
                            </w:p>
                          </w:txbxContent>
                        </wps:txbx>
                        <wps:bodyPr rot="0" vert="horz" wrap="square" lIns="91440" tIns="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AF99B52" id="Rectangle à coins arrondis 5" o:spid="_x0000_s1029" style="position:absolute;left:0;text-align:left;margin-left:-9.5pt;margin-top:230.2pt;width:42.55pt;height:22.5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" fillcolor="#d8d8d8 [2732]">
                  <v:textbox inset=",0">
                    <w:txbxContent>
                      <w:p w14:paraId="6A58CBF0" w14:textId="705B95B8" w:rsidR="00A013EE" w:rsidRPr="007309C7" w:rsidRDefault="00A013EE" w:rsidP="008E6B3D">
                        <w:pPr>
                          <w:rPr>
                            <w:sz w:val="16"/>
                            <w:szCs w:val="18"/>
                          </w:rPr>
                        </w:pPr>
                        <w:del w:id="2725" w:author="ONOPTCHENKO Xavier" w:date="2019-10-10T13:24:00Z">
                          <w:r w:rsidDel="00866F38">
                            <w:rPr>
                              <w:sz w:val="16"/>
                              <w:szCs w:val="18"/>
                            </w:rPr>
                            <w:delText>App Comp</w:delText>
                          </w:r>
                        </w:del>
                        <w:ins w:id="2726" w:author="ONOPTCHENKO Xavier" w:date="2019-10-10T13:24:00Z">
                          <w:r>
                            <w:rPr>
                              <w:sz w:val="16"/>
                              <w:szCs w:val="18"/>
                            </w:rPr>
                            <w:t>ESB</w:t>
                          </w:r>
                        </w:ins>
                        <w:del w:id="2727" w:author="ONOPTCHENKO Xavier" w:date="2019-10-11T16:10:00Z">
                          <w:r w:rsidDel="008E6B3D">
                            <w:rPr>
                              <w:sz w:val="16"/>
                              <w:szCs w:val="18"/>
                            </w:rPr>
                            <w:delText xml:space="preserve"> </w:delText>
                          </w:r>
                        </w:del>
                        <w:r>
                          <w:rPr>
                            <w:sz w:val="16"/>
                            <w:szCs w:val="18"/>
                          </w:rPr>
                          <w:t xml:space="preserve"> / </w:t>
                        </w:r>
                        <w:del w:id="2728" w:author="ONOPTCHENKO Xavier" w:date="2019-10-10T13:25:00Z">
                          <w:r w:rsidDel="00866F38">
                            <w:rPr>
                              <w:sz w:val="16"/>
                              <w:szCs w:val="18"/>
                            </w:rPr>
                            <w:delText xml:space="preserve">  </w:delText>
                          </w:r>
                        </w:del>
                        <w:del w:id="2729" w:author="ONOPTCHENKO Xavier" w:date="2019-10-10T13:24:00Z">
                          <w:r w:rsidRPr="003A29D7" w:rsidDel="00866F38">
                            <w:rPr>
                              <w:b/>
                              <w:sz w:val="16"/>
                              <w:szCs w:val="18"/>
                            </w:rPr>
                            <w:delText>C</w:delText>
                          </w:r>
                        </w:del>
                        <w:ins w:id="2730" w:author="ONOPTCHENKO Xavier" w:date="2019-10-10T13:24:00Z">
                          <w:r>
                            <w:rPr>
                              <w:b/>
                              <w:sz w:val="16"/>
                              <w:szCs w:val="18"/>
                            </w:rPr>
                            <w:t>U</w:t>
                          </w:r>
                        </w:ins>
                      </w:p>
                    </w:txbxContent>
                  </v:textbox>
                </v:roundrect>
              </w:pict>
            </mc:Fallback>
          </mc:AlternateContent>
        </w:r>
      </w:ins>
      <w:r w:rsidR="003A29D7">
        <w:rPr>
          <w:noProof/>
        </w:rPr>
        <mc:AlternateContent>
          <mc:Choice Requires="wps">
            <w:drawing>
              <wp:anchor distT="0" distB="0" distL="114300" distR="114300" simplePos="0" relativeHeight="251832320" behindDoc="0" locked="0" layoutInCell="1" allowOverlap="1" wp14:anchorId="6526CA88" wp14:editId="53079BA4">
                <wp:simplePos x="0" y="0"/>
                <wp:positionH relativeFrom="column">
                  <wp:posOffset>-263111</wp:posOffset>
                </wp:positionH>
                <wp:positionV relativeFrom="paragraph">
                  <wp:posOffset>3802049</wp:posOffset>
                </wp:positionV>
                <wp:extent cx="779228" cy="556591"/>
                <wp:effectExtent l="0" t="0" r="20955" b="15240"/>
                <wp:wrapNone/>
                <wp:docPr id="294" name="Rectangle à coins arrondis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228" cy="556591"/>
                        </a:xfrm>
                        <a:prstGeom prst="roundRect">
                          <a:avLst>
                            <a:gd name="adj" fmla="val 16667"/>
                          </a:avLst>
                        </a:prstGeom>
                        <a:solidFill>
                          <a:schemeClr val="bg1">
                            <a:lumMod val="85000"/>
                          </a:schemeClr>
                        </a:solidFill>
                        <a:ln w="9525">
                          <a:solidFill>
                            <a:srgbClr val="000000"/>
                          </a:solidFill>
                          <a:round/>
                          <a:headEnd/>
                          <a:tailEnd/>
                        </a:ln>
                      </wps:spPr>
                      <wps:txbx>
                        <w:txbxContent>
                          <w:p w14:paraId="58F023ED" w14:textId="7139A10E" w:rsidR="00A013EE" w:rsidRPr="007309C7" w:rsidRDefault="00A013EE" w:rsidP="003A29D7">
                            <w:pPr>
                              <w:rPr>
                                <w:sz w:val="16"/>
                                <w:szCs w:val="18"/>
                              </w:rPr>
                            </w:pPr>
                            <w:del w:id="2731" w:author="ONOPTCHENKO Xavier" w:date="2019-10-10T13:24:00Z">
                              <w:r w:rsidDel="00866F38">
                                <w:rPr>
                                  <w:sz w:val="16"/>
                                  <w:szCs w:val="18"/>
                                </w:rPr>
                                <w:delText>App Comp</w:delText>
                              </w:r>
                            </w:del>
                            <w:ins w:id="2732" w:author="ONOPTCHENKO Xavier" w:date="2019-10-10T13:24:00Z">
                              <w:r>
                                <w:rPr>
                                  <w:sz w:val="16"/>
                                  <w:szCs w:val="18"/>
                                </w:rPr>
                                <w:t>ESB Administration et suivi</w:t>
                              </w:r>
                            </w:ins>
                            <w:r>
                              <w:rPr>
                                <w:sz w:val="16"/>
                                <w:szCs w:val="18"/>
                              </w:rPr>
                              <w:t xml:space="preserve">  / </w:t>
                            </w:r>
                            <w:del w:id="2733" w:author="ONOPTCHENKO Xavier" w:date="2019-10-10T13:25:00Z">
                              <w:r w:rsidDel="00866F38">
                                <w:rPr>
                                  <w:sz w:val="16"/>
                                  <w:szCs w:val="18"/>
                                </w:rPr>
                                <w:delText xml:space="preserve">  </w:delText>
                              </w:r>
                            </w:del>
                            <w:del w:id="2734" w:author="ONOPTCHENKO Xavier" w:date="2019-10-10T13:24:00Z">
                              <w:r w:rsidRPr="003A29D7" w:rsidDel="00866F38">
                                <w:rPr>
                                  <w:b/>
                                  <w:sz w:val="16"/>
                                  <w:szCs w:val="18"/>
                                </w:rPr>
                                <w:delText>C</w:delText>
                              </w:r>
                            </w:del>
                            <w:ins w:id="2735" w:author="ONOPTCHENKO Xavier" w:date="2019-10-10T13:24:00Z">
                              <w:r>
                                <w:rPr>
                                  <w:b/>
                                  <w:sz w:val="16"/>
                                  <w:szCs w:val="18"/>
                                </w:rPr>
                                <w:t>U</w:t>
                              </w:r>
                            </w:ins>
                          </w:p>
                        </w:txbxContent>
                      </wps:txbx>
                      <wps:bodyPr rot="0" vert="horz" wrap="square" lIns="91440" tIns="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526CA88" id="Rectangle à coins arrondis 294" o:spid="_x0000_s1030" style="position:absolute;left:0;text-align:left;margin-left:-20.7pt;margin-top:299.35pt;width:61.35pt;height:43.8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" fillcolor="#d8d8d8 [2732]">
                <v:textbox inset=",0">
                  <w:txbxContent>
                    <w:p w14:paraId="58F023ED" w14:textId="7139A10E" w:rsidR="00A013EE" w:rsidRPr="007309C7" w:rsidRDefault="00A013EE" w:rsidP="003A29D7">
                      <w:pPr>
                        <w:rPr>
                          <w:sz w:val="16"/>
                          <w:szCs w:val="18"/>
                        </w:rPr>
                      </w:pPr>
                      <w:del w:id="2736" w:author="ONOPTCHENKO Xavier" w:date="2019-10-10T13:24:00Z">
                        <w:r w:rsidDel="00866F38">
                          <w:rPr>
                            <w:sz w:val="16"/>
                            <w:szCs w:val="18"/>
                          </w:rPr>
                          <w:delText>App Comp</w:delText>
                        </w:r>
                      </w:del>
                      <w:ins w:id="2737" w:author="ONOPTCHENKO Xavier" w:date="2019-10-10T13:24:00Z">
                        <w:r>
                          <w:rPr>
                            <w:sz w:val="16"/>
                            <w:szCs w:val="18"/>
                          </w:rPr>
                          <w:t>ESB Administration et suivi</w:t>
                        </w:r>
                      </w:ins>
                      <w:r>
                        <w:rPr>
                          <w:sz w:val="16"/>
                          <w:szCs w:val="18"/>
                        </w:rPr>
                        <w:t xml:space="preserve">  / </w:t>
                      </w:r>
                      <w:del w:id="2738" w:author="ONOPTCHENKO Xavier" w:date="2019-10-10T13:25:00Z">
                        <w:r w:rsidDel="00866F38">
                          <w:rPr>
                            <w:sz w:val="16"/>
                            <w:szCs w:val="18"/>
                          </w:rPr>
                          <w:delText xml:space="preserve">  </w:delText>
                        </w:r>
                      </w:del>
                      <w:del w:id="2739" w:author="ONOPTCHENKO Xavier" w:date="2019-10-10T13:24:00Z">
                        <w:r w:rsidRPr="003A29D7" w:rsidDel="00866F38">
                          <w:rPr>
                            <w:b/>
                            <w:sz w:val="16"/>
                            <w:szCs w:val="18"/>
                          </w:rPr>
                          <w:delText>C</w:delText>
                        </w:r>
                      </w:del>
                      <w:ins w:id="2740" w:author="ONOPTCHENKO Xavier" w:date="2019-10-10T13:24:00Z">
                        <w:r>
                          <w:rPr>
                            <w:b/>
                            <w:sz w:val="16"/>
                            <w:szCs w:val="18"/>
                          </w:rPr>
                          <w:t>U</w:t>
                        </w:r>
                      </w:ins>
                    </w:p>
                  </w:txbxContent>
                </v:textbox>
              </v:roundrect>
            </w:pict>
          </mc:Fallback>
        </mc:AlternateContent>
      </w:r>
      <w:r w:rsidR="00F04425">
        <w:rPr>
          <w:noProof/>
        </w:rPr>
        <w:drawing>
          <wp:inline distT="0" distB="0" distL="0" distR="0" wp14:anchorId="56E24F50" wp14:editId="78A45A9F">
            <wp:extent cx="5760720" cy="398716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987165"/>
                    </a:xfrm>
                    <a:prstGeom prst="rect">
                      <a:avLst/>
                    </a:prstGeom>
                  </pic:spPr>
                </pic:pic>
              </a:graphicData>
            </a:graphic>
          </wp:inline>
        </w:drawing>
      </w:r>
    </w:p>
    <w:p w14:paraId="7CE6A683" w14:textId="77777777" w:rsidR="007848CD" w:rsidRDefault="007848CD" w:rsidP="007848CD">
      <w:pPr>
        <w:tabs>
          <w:tab w:val="left" w:pos="983"/>
        </w:tabs>
        <w:rPr>
          <w:lang w:val="en-GB"/>
        </w:rPr>
      </w:pPr>
    </w:p>
    <w:p w14:paraId="378EF2CA" w14:textId="77777777" w:rsidR="007848CD" w:rsidRDefault="007848CD" w:rsidP="007848CD">
      <w:pPr>
        <w:spacing w:after="200"/>
        <w:rPr>
          <w:lang w:val="en-GB"/>
        </w:rPr>
      </w:pPr>
    </w:p>
    <w:p w14:paraId="02050B53" w14:textId="77777777" w:rsidR="007848CD" w:rsidRDefault="007848CD" w:rsidP="007848CD">
      <w:pPr>
        <w:spacing w:after="200"/>
        <w:rPr>
          <w:lang w:val="en-GB"/>
        </w:rPr>
      </w:pPr>
      <w:r>
        <w:rPr>
          <w:lang w:val="en-GB"/>
        </w:rPr>
        <w:br w:type="page"/>
      </w:r>
    </w:p>
    <w:p w14:paraId="16901DC3" w14:textId="77777777" w:rsidR="007848CD" w:rsidRDefault="007848CD" w:rsidP="001F7B71">
      <w:pPr>
        <w:pStyle w:val="Titre2"/>
        <w:rPr>
          <w:lang w:val="en-GB"/>
        </w:rPr>
      </w:pPr>
      <w:bookmarkStart w:id="2741" w:name="_Toc21697864"/>
      <w:r>
        <w:t xml:space="preserve">Application components : </w:t>
      </w:r>
      <w:r w:rsidRPr="0082652B">
        <w:t>Functional</w:t>
      </w:r>
      <w:r>
        <w:rPr>
          <w:lang w:val="en-GB"/>
        </w:rPr>
        <w:t xml:space="preserve"> coverage</w:t>
      </w:r>
      <w:bookmarkEnd w:id="2741"/>
      <w:r>
        <w:rPr>
          <w:lang w:val="en-GB"/>
        </w:rPr>
        <w:t xml:space="preserve"> </w:t>
      </w:r>
    </w:p>
    <w:p w14:paraId="31D27492" w14:textId="3964F198" w:rsidR="00A103E0" w:rsidDel="002F34B9" w:rsidRDefault="00A103E0" w:rsidP="004B3081">
      <w:pPr>
        <w:tabs>
          <w:tab w:val="left" w:pos="983"/>
        </w:tabs>
        <w:rPr>
          <w:del w:id="2742" w:author="ONOPTCHENKO Xavier" w:date="2019-10-10T15:02:00Z"/>
          <w:lang w:val="en-GB"/>
        </w:rPr>
      </w:pPr>
    </w:p>
    <w:p w14:paraId="71CECE64" w14:textId="709514E1" w:rsidR="00A103E0" w:rsidDel="002F34B9" w:rsidRDefault="00A103E0" w:rsidP="004B3081">
      <w:pPr>
        <w:tabs>
          <w:tab w:val="left" w:pos="983"/>
        </w:tabs>
        <w:rPr>
          <w:del w:id="2743" w:author="ONOPTCHENKO Xavier" w:date="2019-10-10T15:02:00Z"/>
          <w:lang w:val="en-GB"/>
        </w:rPr>
      </w:pPr>
      <w:del w:id="2744" w:author="ONOPTCHENKO Xavier" w:date="2019-10-10T15:02:00Z">
        <w:r w:rsidDel="002F34B9">
          <w:rPr>
            <w:noProof/>
          </w:rPr>
          <w:drawing>
            <wp:inline distT="0" distB="0" distL="0" distR="0" wp14:anchorId="6C2AF792" wp14:editId="2D684D8D">
              <wp:extent cx="4852670" cy="105473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2670" cy="1054735"/>
                      </a:xfrm>
                      <a:prstGeom prst="rect">
                        <a:avLst/>
                      </a:prstGeom>
                      <a:noFill/>
                    </pic:spPr>
                  </pic:pic>
                </a:graphicData>
              </a:graphic>
            </wp:inline>
          </w:drawing>
        </w:r>
      </w:del>
    </w:p>
    <w:p w14:paraId="25D0CBDD" w14:textId="224EF294" w:rsidR="002C0F13" w:rsidDel="002F34B9" w:rsidRDefault="002C0F13" w:rsidP="007848CD">
      <w:pPr>
        <w:tabs>
          <w:tab w:val="left" w:pos="983"/>
        </w:tabs>
        <w:rPr>
          <w:del w:id="2745" w:author="ONOPTCHENKO Xavier" w:date="2019-10-10T15:02:00Z"/>
        </w:rPr>
      </w:pPr>
    </w:p>
    <w:p w14:paraId="5629A8BD" w14:textId="75001D45" w:rsidR="007848CD" w:rsidRPr="00551035" w:rsidDel="002F34B9" w:rsidRDefault="00AB7E2C" w:rsidP="007848CD">
      <w:pPr>
        <w:tabs>
          <w:tab w:val="left" w:pos="983"/>
        </w:tabs>
        <w:rPr>
          <w:del w:id="2746" w:author="ONOPTCHENKO Xavier" w:date="2019-10-10T15:02:00Z"/>
          <w:lang w:val="en-GB"/>
        </w:rPr>
      </w:pPr>
      <w:del w:id="2747" w:author="ONOPTCHENKO Xavier" w:date="2019-10-10T15:02:00Z">
        <w:r w:rsidDel="002F34B9">
          <w:fldChar w:fldCharType="begin"/>
        </w:r>
        <w:r w:rsidRPr="00087000" w:rsidDel="002F34B9">
          <w:rPr>
            <w:lang w:val="en-US"/>
          </w:rPr>
          <w:delInstrText xml:space="preserve"> HYPERLINK \l "_Function_list" </w:delInstrText>
        </w:r>
        <w:r w:rsidDel="002F34B9">
          <w:fldChar w:fldCharType="separate"/>
        </w:r>
        <w:r w:rsidR="007848CD" w:rsidRPr="00551035" w:rsidDel="002F34B9">
          <w:rPr>
            <w:rStyle w:val="Lienhypertexte"/>
            <w:lang w:val="en-GB"/>
          </w:rPr>
          <w:delText>Fill up</w:delText>
        </w:r>
        <w:r w:rsidR="00551035" w:rsidRPr="00551035" w:rsidDel="002F34B9">
          <w:rPr>
            <w:rStyle w:val="Lienhypertexte"/>
            <w:lang w:val="en-GB"/>
          </w:rPr>
          <w:delText xml:space="preserve"> the application component names in the</w:delText>
        </w:r>
        <w:r w:rsidR="007848CD" w:rsidRPr="00551035" w:rsidDel="002F34B9">
          <w:rPr>
            <w:rStyle w:val="Lienhypertexte"/>
            <w:lang w:val="en-GB"/>
          </w:rPr>
          <w:delText xml:space="preserve"> columns K and M</w:delText>
        </w:r>
        <w:r w:rsidR="00551035" w:rsidRPr="00551035" w:rsidDel="002F34B9">
          <w:rPr>
            <w:rStyle w:val="Lienhypertexte"/>
            <w:lang w:val="en-GB"/>
          </w:rPr>
          <w:delText xml:space="preserve"> in the excel file tab</w:delText>
        </w:r>
        <w:r w:rsidR="000B07DB" w:rsidRPr="00551035" w:rsidDel="002F34B9">
          <w:rPr>
            <w:rStyle w:val="Lienhypertexte"/>
            <w:lang w:val="en-GB"/>
          </w:rPr>
          <w:delText xml:space="preserve"> </w:delText>
        </w:r>
        <w:r w:rsidR="00551035" w:rsidRPr="00551035" w:rsidDel="002F34B9">
          <w:rPr>
            <w:rStyle w:val="Lienhypertexte"/>
            <w:lang w:val="en-GB"/>
          </w:rPr>
          <w:delText>“Func &amp; app coverage”</w:delText>
        </w:r>
        <w:r w:rsidDel="002F34B9">
          <w:rPr>
            <w:rStyle w:val="Lienhypertexte"/>
            <w:lang w:val="en-GB"/>
          </w:rPr>
          <w:fldChar w:fldCharType="end"/>
        </w:r>
        <w:r w:rsidR="00551035" w:rsidDel="002F34B9">
          <w:rPr>
            <w:lang w:val="en-GB"/>
          </w:rPr>
          <w:delText xml:space="preserve"> </w:delText>
        </w:r>
      </w:del>
    </w:p>
    <w:p w14:paraId="173B3121" w14:textId="206FD256" w:rsidR="00551035" w:rsidDel="002F34B9" w:rsidRDefault="00551035" w:rsidP="007848CD">
      <w:pPr>
        <w:tabs>
          <w:tab w:val="left" w:pos="983"/>
        </w:tabs>
        <w:rPr>
          <w:del w:id="2748" w:author="ONOPTCHENKO Xavier" w:date="2019-10-10T15:02:00Z"/>
          <w:highlight w:val="yellow"/>
          <w:lang w:val="en-GB"/>
        </w:rPr>
      </w:pPr>
    </w:p>
    <w:p w14:paraId="54D889FE" w14:textId="7CE4E0DD" w:rsidR="00551035" w:rsidDel="002F34B9" w:rsidRDefault="00551035" w:rsidP="007848CD">
      <w:pPr>
        <w:tabs>
          <w:tab w:val="left" w:pos="983"/>
        </w:tabs>
        <w:rPr>
          <w:del w:id="2749" w:author="ONOPTCHENKO Xavier" w:date="2019-10-10T15:02:00Z"/>
          <w:highlight w:val="yellow"/>
          <w:lang w:val="en-GB"/>
        </w:rPr>
      </w:pPr>
    </w:p>
    <w:p w14:paraId="1232A84C" w14:textId="1C4A5B44" w:rsidR="00551035" w:rsidRPr="00E44257" w:rsidRDefault="002F34B9" w:rsidP="007848CD">
      <w:pPr>
        <w:tabs>
          <w:tab w:val="left" w:pos="983"/>
        </w:tabs>
        <w:rPr>
          <w:lang w:val="en-GB"/>
        </w:rPr>
      </w:pPr>
      <w:ins w:id="2750" w:author="ONOPTCHENKO Xavier" w:date="2019-10-10T15:02:00Z">
        <w:r w:rsidRPr="002F34B9">
          <w:rPr>
            <w:noProof/>
          </w:rPr>
          <w:drawing>
            <wp:inline distT="0" distB="0" distL="0" distR="0" wp14:anchorId="4439AD1A" wp14:editId="0621FDC5">
              <wp:extent cx="5760720" cy="74858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748581"/>
                      </a:xfrm>
                      <a:prstGeom prst="rect">
                        <a:avLst/>
                      </a:prstGeom>
                      <a:noFill/>
                      <a:ln>
                        <a:noFill/>
                      </a:ln>
                    </pic:spPr>
                  </pic:pic>
                </a:graphicData>
              </a:graphic>
            </wp:inline>
          </w:drawing>
        </w:r>
      </w:ins>
    </w:p>
    <w:p w14:paraId="3C6F28FA" w14:textId="77777777" w:rsidR="007848CD" w:rsidRPr="00926542" w:rsidRDefault="007848CD" w:rsidP="001F7B71">
      <w:pPr>
        <w:pStyle w:val="Titre2"/>
        <w:rPr>
          <w:lang w:val="en-GB"/>
        </w:rPr>
      </w:pPr>
      <w:bookmarkStart w:id="2751" w:name="_Toc21697865"/>
      <w:r w:rsidRPr="00926542">
        <w:rPr>
          <w:lang w:val="en-GB"/>
        </w:rPr>
        <w:t>Application Environment diagram</w:t>
      </w:r>
      <w:bookmarkEnd w:id="2751"/>
    </w:p>
    <w:p w14:paraId="0F83CF99" w14:textId="79BDDF3D" w:rsidR="00030542" w:rsidDel="002F34B9" w:rsidRDefault="00030542" w:rsidP="00030542">
      <w:pPr>
        <w:tabs>
          <w:tab w:val="left" w:pos="983"/>
        </w:tabs>
        <w:rPr>
          <w:del w:id="2752" w:author="ONOPTCHENKO Xavier" w:date="2019-10-10T15:02:00Z"/>
          <w:lang w:val="en-GB"/>
        </w:rPr>
      </w:pPr>
    </w:p>
    <w:p w14:paraId="4EBFCCB7" w14:textId="5FF88F52" w:rsidR="006007D5" w:rsidDel="002F34B9" w:rsidRDefault="006007D5" w:rsidP="00030542">
      <w:pPr>
        <w:tabs>
          <w:tab w:val="left" w:pos="983"/>
        </w:tabs>
        <w:rPr>
          <w:del w:id="2753" w:author="ONOPTCHENKO Xavier" w:date="2019-10-10T15:02:00Z"/>
          <w:lang w:val="en-GB"/>
        </w:rPr>
      </w:pPr>
      <w:del w:id="2754" w:author="ONOPTCHENKO Xavier" w:date="2019-10-10T15:02:00Z">
        <w:r w:rsidDel="002F34B9">
          <w:rPr>
            <w:noProof/>
          </w:rPr>
          <w:drawing>
            <wp:inline distT="0" distB="0" distL="0" distR="0" wp14:anchorId="1216B585" wp14:editId="0C3E64D2">
              <wp:extent cx="5695950" cy="1381125"/>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95950" cy="1381125"/>
                      </a:xfrm>
                      <a:prstGeom prst="rect">
                        <a:avLst/>
                      </a:prstGeom>
                    </pic:spPr>
                  </pic:pic>
                </a:graphicData>
              </a:graphic>
            </wp:inline>
          </w:drawing>
        </w:r>
      </w:del>
    </w:p>
    <w:p w14:paraId="1EEF1DB0" w14:textId="26997E02" w:rsidR="007453EE" w:rsidRPr="00F46087" w:rsidDel="002F34B9" w:rsidRDefault="007453EE" w:rsidP="007453EE">
      <w:pPr>
        <w:tabs>
          <w:tab w:val="left" w:pos="983"/>
        </w:tabs>
        <w:rPr>
          <w:del w:id="2755" w:author="ONOPTCHENKO Xavier" w:date="2019-10-10T15:02:00Z"/>
          <w:b/>
          <w:lang w:val="en-GB"/>
        </w:rPr>
      </w:pPr>
      <w:del w:id="2756" w:author="ONOPTCHENKO Xavier" w:date="2019-10-10T15:02:00Z">
        <w:r w:rsidDel="002F34B9">
          <w:rPr>
            <w:lang w:val="en-GB"/>
          </w:rPr>
          <w:delText xml:space="preserve">                        </w:delText>
        </w:r>
        <w:r w:rsidRPr="00F46087" w:rsidDel="002F34B9">
          <w:rPr>
            <w:b/>
            <w:lang w:val="en-GB"/>
          </w:rPr>
          <w:delText xml:space="preserve">Neutral codification :  C new flow  / U  uptades flow </w:delText>
        </w:r>
      </w:del>
    </w:p>
    <w:p w14:paraId="2F1D61CC" w14:textId="6983CAB2" w:rsidR="007F1FBF" w:rsidRPr="007453EE" w:rsidDel="002F34B9" w:rsidRDefault="007F1FBF" w:rsidP="00030542">
      <w:pPr>
        <w:tabs>
          <w:tab w:val="left" w:pos="983"/>
        </w:tabs>
        <w:rPr>
          <w:del w:id="2757" w:author="ONOPTCHENKO Xavier" w:date="2019-10-10T15:02:00Z"/>
          <w:lang w:val="en-US"/>
        </w:rPr>
      </w:pPr>
    </w:p>
    <w:tbl>
      <w:tblPr>
        <w:tblStyle w:val="Grilledutableau"/>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6804"/>
      </w:tblGrid>
      <w:tr w:rsidR="00764531" w:rsidDel="002F34B9" w14:paraId="011005C9" w14:textId="6B9186AD" w:rsidTr="006007D5">
        <w:trPr>
          <w:del w:id="2758" w:author="ONOPTCHENKO Xavier" w:date="2019-10-10T15:02:00Z"/>
        </w:trPr>
        <w:tc>
          <w:tcPr>
            <w:tcW w:w="850" w:type="dxa"/>
          </w:tcPr>
          <w:p w14:paraId="153D965E" w14:textId="34EC6125" w:rsidR="00764531" w:rsidRPr="007453EE" w:rsidDel="002F34B9" w:rsidRDefault="00764531" w:rsidP="00030542">
            <w:pPr>
              <w:tabs>
                <w:tab w:val="left" w:pos="983"/>
              </w:tabs>
              <w:rPr>
                <w:del w:id="2759" w:author="ONOPTCHENKO Xavier" w:date="2019-10-10T15:02:00Z"/>
                <w:lang w:val="en-US"/>
              </w:rPr>
            </w:pPr>
            <w:del w:id="2760" w:author="ONOPTCHENKO Xavier" w:date="2019-10-10T15:02:00Z">
              <w:r w:rsidDel="002F34B9">
                <w:rPr>
                  <w:noProof/>
                </w:rPr>
                <mc:AlternateContent>
                  <mc:Choice Requires="wps">
                    <w:drawing>
                      <wp:anchor distT="0" distB="0" distL="114300" distR="114300" simplePos="0" relativeHeight="251771904" behindDoc="0" locked="0" layoutInCell="1" allowOverlap="1" wp14:anchorId="50AE73ED" wp14:editId="4FA2284F">
                        <wp:simplePos x="0" y="0"/>
                        <wp:positionH relativeFrom="column">
                          <wp:posOffset>113665</wp:posOffset>
                        </wp:positionH>
                        <wp:positionV relativeFrom="paragraph">
                          <wp:posOffset>39531</wp:posOffset>
                        </wp:positionV>
                        <wp:extent cx="177165" cy="108585"/>
                        <wp:effectExtent l="0" t="0" r="13335" b="24765"/>
                        <wp:wrapNone/>
                        <wp:docPr id="14340" name="Rectangle 14340"/>
                        <wp:cNvGraphicFramePr/>
                        <a:graphic xmlns:a="http://schemas.openxmlformats.org/drawingml/2006/main">
                          <a:graphicData uri="http://schemas.microsoft.com/office/word/2010/wordprocessingShape">
                            <wps:wsp>
                              <wps:cNvSpPr/>
                              <wps:spPr>
                                <a:xfrm>
                                  <a:off x="0" y="0"/>
                                  <a:ext cx="177165" cy="108585"/>
                                </a:xfrm>
                                <a:prstGeom prst="rect">
                                  <a:avLst/>
                                </a:prstGeom>
                                <a:solidFill>
                                  <a:srgbClr val="00B0F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0B7014" id="Rectangle 14340" o:spid="_x0000_s1026" style="position:absolute;margin-left:8.95pt;margin-top:3.1pt;width:13.95pt;height:8.5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" fillcolor="#00b0f0" strokecolor="red" strokeweight="1pt"/>
                    </w:pict>
                  </mc:Fallback>
                </mc:AlternateContent>
              </w:r>
            </w:del>
          </w:p>
        </w:tc>
        <w:tc>
          <w:tcPr>
            <w:tcW w:w="6804" w:type="dxa"/>
          </w:tcPr>
          <w:p w14:paraId="76BE6405" w14:textId="0939056B" w:rsidR="00764531" w:rsidDel="002F34B9" w:rsidRDefault="00764531" w:rsidP="00030542">
            <w:pPr>
              <w:tabs>
                <w:tab w:val="left" w:pos="983"/>
              </w:tabs>
              <w:rPr>
                <w:del w:id="2761" w:author="ONOPTCHENKO Xavier" w:date="2019-10-10T15:02:00Z"/>
                <w:lang w:val="en-GB"/>
              </w:rPr>
            </w:pPr>
            <w:del w:id="2762" w:author="ONOPTCHENKO Xavier" w:date="2019-10-10T15:02:00Z">
              <w:r w:rsidDel="002F34B9">
                <w:rPr>
                  <w:lang w:val="en-GB"/>
                </w:rPr>
                <w:delText>Personal data stored</w:delText>
              </w:r>
            </w:del>
          </w:p>
        </w:tc>
      </w:tr>
      <w:tr w:rsidR="00764531" w:rsidRPr="00087000" w:rsidDel="002F34B9" w14:paraId="22E37687" w14:textId="27DCB398" w:rsidTr="006007D5">
        <w:trPr>
          <w:del w:id="2763" w:author="ONOPTCHENKO Xavier" w:date="2019-10-10T15:02:00Z"/>
        </w:trPr>
        <w:tc>
          <w:tcPr>
            <w:tcW w:w="850" w:type="dxa"/>
          </w:tcPr>
          <w:p w14:paraId="5EBAAE22" w14:textId="1C636C90" w:rsidR="00764531" w:rsidDel="002F34B9" w:rsidRDefault="00764531" w:rsidP="00030542">
            <w:pPr>
              <w:tabs>
                <w:tab w:val="left" w:pos="983"/>
              </w:tabs>
              <w:rPr>
                <w:del w:id="2764" w:author="ONOPTCHENKO Xavier" w:date="2019-10-10T15:02:00Z"/>
                <w:lang w:val="en-GB"/>
              </w:rPr>
            </w:pPr>
            <w:del w:id="2765" w:author="ONOPTCHENKO Xavier" w:date="2019-10-10T15:02:00Z">
              <w:r w:rsidDel="002F34B9">
                <w:rPr>
                  <w:noProof/>
                </w:rPr>
                <mc:AlternateContent>
                  <mc:Choice Requires="wps">
                    <w:drawing>
                      <wp:anchor distT="0" distB="0" distL="114300" distR="114300" simplePos="0" relativeHeight="251770880" behindDoc="0" locked="0" layoutInCell="1" allowOverlap="1" wp14:anchorId="1AF1370B" wp14:editId="32D95A64">
                        <wp:simplePos x="0" y="0"/>
                        <wp:positionH relativeFrom="column">
                          <wp:posOffset>144780</wp:posOffset>
                        </wp:positionH>
                        <wp:positionV relativeFrom="paragraph">
                          <wp:posOffset>33655</wp:posOffset>
                        </wp:positionV>
                        <wp:extent cx="96520" cy="111125"/>
                        <wp:effectExtent l="0" t="0" r="17780" b="22225"/>
                        <wp:wrapNone/>
                        <wp:docPr id="14355" name="Ellipse 14355"/>
                        <wp:cNvGraphicFramePr/>
                        <a:graphic xmlns:a="http://schemas.openxmlformats.org/drawingml/2006/main">
                          <a:graphicData uri="http://schemas.microsoft.com/office/word/2010/wordprocessingShape">
                            <wps:wsp>
                              <wps:cNvSpPr/>
                              <wps:spPr>
                                <a:xfrm>
                                  <a:off x="0" y="0"/>
                                  <a:ext cx="96520" cy="111125"/>
                                </a:xfrm>
                                <a:prstGeom prst="ellipse">
                                  <a:avLst/>
                                </a:prstGeom>
                                <a:solidFill>
                                  <a:srgbClr val="00B0F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004EC9" id="Ellipse 14355" o:spid="_x0000_s1026" style="position:absolute;margin-left:11.4pt;margin-top:2.65pt;width:7.6pt;height:8.7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" fillcolor="#00b0f0" strokecolor="red" strokeweight="1pt">
                        <v:stroke joinstyle="miter"/>
                      </v:oval>
                    </w:pict>
                  </mc:Fallback>
                </mc:AlternateContent>
              </w:r>
            </w:del>
          </w:p>
        </w:tc>
        <w:tc>
          <w:tcPr>
            <w:tcW w:w="6804" w:type="dxa"/>
          </w:tcPr>
          <w:p w14:paraId="3AB73E72" w14:textId="5A55C7BE" w:rsidR="00764531" w:rsidDel="002F34B9" w:rsidRDefault="00764531" w:rsidP="00030542">
            <w:pPr>
              <w:tabs>
                <w:tab w:val="left" w:pos="983"/>
              </w:tabs>
              <w:rPr>
                <w:del w:id="2766" w:author="ONOPTCHENKO Xavier" w:date="2019-10-10T15:02:00Z"/>
                <w:lang w:val="en-GB"/>
              </w:rPr>
            </w:pPr>
            <w:del w:id="2767" w:author="ONOPTCHENKO Xavier" w:date="2019-10-10T15:02:00Z">
              <w:r w:rsidDel="002F34B9">
                <w:rPr>
                  <w:lang w:val="en-GB"/>
                </w:rPr>
                <w:delText xml:space="preserve">Personnal data </w:delText>
              </w:r>
              <w:r w:rsidR="006007D5" w:rsidDel="002F34B9">
                <w:rPr>
                  <w:lang w:val="en-GB"/>
                </w:rPr>
                <w:delText>carry by</w:delText>
              </w:r>
              <w:r w:rsidDel="002F34B9">
                <w:rPr>
                  <w:lang w:val="en-GB"/>
                </w:rPr>
                <w:delText xml:space="preserve"> the flow</w:delText>
              </w:r>
            </w:del>
          </w:p>
        </w:tc>
      </w:tr>
      <w:tr w:rsidR="00764531" w:rsidDel="002F34B9" w14:paraId="20DDA152" w14:textId="2E6AD3B8" w:rsidTr="006007D5">
        <w:trPr>
          <w:del w:id="2768" w:author="ONOPTCHENKO Xavier" w:date="2019-10-10T15:02:00Z"/>
        </w:trPr>
        <w:tc>
          <w:tcPr>
            <w:tcW w:w="850" w:type="dxa"/>
          </w:tcPr>
          <w:p w14:paraId="0B46EE17" w14:textId="58E29374" w:rsidR="00764531" w:rsidDel="002F34B9" w:rsidRDefault="00764531" w:rsidP="00030542">
            <w:pPr>
              <w:tabs>
                <w:tab w:val="left" w:pos="983"/>
              </w:tabs>
              <w:rPr>
                <w:del w:id="2769" w:author="ONOPTCHENKO Xavier" w:date="2019-10-10T15:02:00Z"/>
                <w:lang w:val="en-GB"/>
              </w:rPr>
            </w:pPr>
          </w:p>
        </w:tc>
        <w:tc>
          <w:tcPr>
            <w:tcW w:w="6804" w:type="dxa"/>
          </w:tcPr>
          <w:p w14:paraId="3B28A20D" w14:textId="073F9CB1" w:rsidR="00764531" w:rsidDel="002F34B9" w:rsidRDefault="00764531" w:rsidP="00030542">
            <w:pPr>
              <w:tabs>
                <w:tab w:val="left" w:pos="983"/>
              </w:tabs>
              <w:rPr>
                <w:del w:id="2770" w:author="ONOPTCHENKO Xavier" w:date="2019-10-10T15:02:00Z"/>
                <w:lang w:val="en-GB"/>
              </w:rPr>
            </w:pPr>
            <w:del w:id="2771" w:author="ONOPTCHENKO Xavier" w:date="2019-10-10T15:02:00Z">
              <w:r w:rsidDel="002F34B9">
                <w:rPr>
                  <w:lang w:val="en-GB"/>
                </w:rPr>
                <w:delText>New flow</w:delText>
              </w:r>
            </w:del>
          </w:p>
        </w:tc>
      </w:tr>
      <w:tr w:rsidR="00764531" w:rsidDel="002F34B9" w14:paraId="46740E4B" w14:textId="5DF4AF9E" w:rsidTr="006007D5">
        <w:trPr>
          <w:trHeight w:val="410"/>
          <w:del w:id="2772" w:author="ONOPTCHENKO Xavier" w:date="2019-10-10T15:02:00Z"/>
        </w:trPr>
        <w:tc>
          <w:tcPr>
            <w:tcW w:w="850" w:type="dxa"/>
          </w:tcPr>
          <w:p w14:paraId="71827D09" w14:textId="53491422" w:rsidR="00764531" w:rsidDel="002F34B9" w:rsidRDefault="00764531" w:rsidP="00030542">
            <w:pPr>
              <w:tabs>
                <w:tab w:val="left" w:pos="983"/>
              </w:tabs>
              <w:rPr>
                <w:del w:id="2773" w:author="ONOPTCHENKO Xavier" w:date="2019-10-10T15:02:00Z"/>
                <w:lang w:val="en-GB"/>
              </w:rPr>
            </w:pPr>
          </w:p>
        </w:tc>
        <w:tc>
          <w:tcPr>
            <w:tcW w:w="6804" w:type="dxa"/>
          </w:tcPr>
          <w:p w14:paraId="3603AF97" w14:textId="35963179" w:rsidR="00764531" w:rsidDel="002F34B9" w:rsidRDefault="00764531" w:rsidP="00030542">
            <w:pPr>
              <w:tabs>
                <w:tab w:val="left" w:pos="983"/>
              </w:tabs>
              <w:rPr>
                <w:del w:id="2774" w:author="ONOPTCHENKO Xavier" w:date="2019-10-10T15:02:00Z"/>
                <w:lang w:val="en-GB"/>
              </w:rPr>
            </w:pPr>
          </w:p>
        </w:tc>
      </w:tr>
      <w:tr w:rsidR="00764531" w:rsidDel="002F34B9" w14:paraId="1D3D11C7" w14:textId="24CF4375" w:rsidTr="006007D5">
        <w:trPr>
          <w:trHeight w:val="513"/>
          <w:del w:id="2775" w:author="ONOPTCHENKO Xavier" w:date="2019-10-10T15:02:00Z"/>
        </w:trPr>
        <w:tc>
          <w:tcPr>
            <w:tcW w:w="850" w:type="dxa"/>
          </w:tcPr>
          <w:p w14:paraId="6D55364D" w14:textId="0F02373D" w:rsidR="00764531" w:rsidDel="002F34B9" w:rsidRDefault="00764531" w:rsidP="00030542">
            <w:pPr>
              <w:tabs>
                <w:tab w:val="left" w:pos="983"/>
              </w:tabs>
              <w:rPr>
                <w:del w:id="2776" w:author="ONOPTCHENKO Xavier" w:date="2019-10-10T15:02:00Z"/>
                <w:lang w:val="en-GB"/>
              </w:rPr>
            </w:pPr>
          </w:p>
        </w:tc>
        <w:tc>
          <w:tcPr>
            <w:tcW w:w="6804" w:type="dxa"/>
          </w:tcPr>
          <w:p w14:paraId="791106C1" w14:textId="630DD5C8" w:rsidR="00764531" w:rsidDel="002F34B9" w:rsidRDefault="00764531" w:rsidP="00030542">
            <w:pPr>
              <w:tabs>
                <w:tab w:val="left" w:pos="983"/>
              </w:tabs>
              <w:rPr>
                <w:del w:id="2777" w:author="ONOPTCHENKO Xavier" w:date="2019-10-10T15:02:00Z"/>
                <w:lang w:val="en-GB"/>
              </w:rPr>
            </w:pPr>
          </w:p>
        </w:tc>
      </w:tr>
    </w:tbl>
    <w:p w14:paraId="4ADFB5EA" w14:textId="3E5BA543" w:rsidR="00030542" w:rsidDel="002F34B9" w:rsidRDefault="00030542" w:rsidP="00030542">
      <w:pPr>
        <w:tabs>
          <w:tab w:val="left" w:pos="983"/>
        </w:tabs>
        <w:rPr>
          <w:del w:id="2778" w:author="ONOPTCHENKO Xavier" w:date="2019-10-10T15:02:00Z"/>
          <w:lang w:val="en-GB"/>
        </w:rPr>
      </w:pPr>
    </w:p>
    <w:p w14:paraId="0352BBD0" w14:textId="2DA90FFA" w:rsidR="00030542" w:rsidDel="0052294E" w:rsidRDefault="007453EE" w:rsidP="00030542">
      <w:pPr>
        <w:tabs>
          <w:tab w:val="left" w:pos="983"/>
        </w:tabs>
        <w:rPr>
          <w:del w:id="2779" w:author="ONOPTCHENKO Xavier" w:date="2019-10-10T15:04:00Z"/>
          <w:lang w:val="en-GB"/>
        </w:rPr>
      </w:pPr>
      <w:del w:id="2780" w:author="ONOPTCHENKO Xavier" w:date="2019-10-10T15:03:00Z">
        <w:r w:rsidDel="0052294E">
          <w:rPr>
            <w:noProof/>
          </w:rPr>
          <mc:AlternateContent>
            <mc:Choice Requires="wps">
              <w:drawing>
                <wp:anchor distT="0" distB="0" distL="114300" distR="114300" simplePos="0" relativeHeight="251845632" behindDoc="0" locked="0" layoutInCell="1" allowOverlap="1" wp14:anchorId="3FCFBF6F" wp14:editId="06BE62EF">
                  <wp:simplePos x="0" y="0"/>
                  <wp:positionH relativeFrom="column">
                    <wp:posOffset>3124893</wp:posOffset>
                  </wp:positionH>
                  <wp:positionV relativeFrom="paragraph">
                    <wp:posOffset>2022475</wp:posOffset>
                  </wp:positionV>
                  <wp:extent cx="914400" cy="361860"/>
                  <wp:effectExtent l="0" t="0" r="0" b="0"/>
                  <wp:wrapNone/>
                  <wp:docPr id="303" name="Zone de texte 303"/>
                  <wp:cNvGraphicFramePr/>
                  <a:graphic xmlns:a="http://schemas.openxmlformats.org/drawingml/2006/main">
                    <a:graphicData uri="http://schemas.microsoft.com/office/word/2010/wordprocessingShape">
                      <wps:wsp>
                        <wps:cNvSpPr txBox="1"/>
                        <wps:spPr>
                          <a:xfrm>
                            <a:off x="0" y="0"/>
                            <a:ext cx="914400" cy="361860"/>
                          </a:xfrm>
                          <a:prstGeom prst="rect">
                            <a:avLst/>
                          </a:prstGeom>
                          <a:noFill/>
                          <a:ln w="6350">
                            <a:noFill/>
                          </a:ln>
                        </wps:spPr>
                        <wps:txbx>
                          <w:txbxContent>
                            <w:p w14:paraId="5418B700" w14:textId="77777777" w:rsidR="00A013EE" w:rsidRPr="007453EE" w:rsidRDefault="00A013EE" w:rsidP="007453EE">
                              <w:pP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none" lIns="91440" tIns="45720" rIns="91440" bIns="45720" numCol="1" spcCol="0" rtlCol="0" fromWordArt="0" anchor="t" anchorCtr="0" forceAA="0" upright="1" compatLnSpc="1">
                          <a:prstTxWarp prst="textNoShape">
                            <a:avLst/>
                          </a:prstTxWarp>
                          <a:spAutoFit/>
                        </wps:bodyPr>
                      </wps:wsp>
                    </a:graphicData>
                  </a:graphic>
                  <wp14:sizeRelV relativeFrom="margin">
                    <wp14:pctHeight>0</wp14:pctHeight>
                  </wp14:sizeRelV>
                </wp:anchor>
              </w:drawing>
            </mc:Choice>
            <mc:Fallback>
              <w:pict>
                <v:shapetype w14:anchorId="3FCFBF6F" id="_x0000_t202" coordsize="21600,21600" o:spt="202" path="m,l,21600r21600,l21600,xe">
                  <v:stroke joinstyle="miter"/>
                  <v:path gradientshapeok="t" o:connecttype="rect"/>
                </v:shapetype>
                <v:shape id="Zone de texte 303" o:spid="_x0000_s1031" type="#_x0000_t202" style="position:absolute;left:0;text-align:left;margin-left:246.05pt;margin-top:159.25pt;width:1in;height:28.5pt;z-index:251845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" filled="f" stroked="f" strokeweight=".5pt">
                  <v:textbox style="mso-fit-shape-to-text:t">
                    <w:txbxContent>
                      <w:p w14:paraId="5418B700" w14:textId="77777777" w:rsidR="00A013EE" w:rsidRPr="007453EE" w:rsidRDefault="00A013EE" w:rsidP="007453EE">
                        <w:pP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c</w:t>
                        </w:r>
                      </w:p>
                    </w:txbxContent>
                  </v:textbox>
                </v:shape>
              </w:pict>
            </mc:Fallback>
          </mc:AlternateContent>
        </w:r>
      </w:del>
      <w:del w:id="2781" w:author="ONOPTCHENKO Xavier" w:date="2019-10-10T15:04:00Z">
        <w:r w:rsidDel="0052294E">
          <w:rPr>
            <w:noProof/>
          </w:rPr>
          <mc:AlternateContent>
            <mc:Choice Requires="wps">
              <w:drawing>
                <wp:anchor distT="0" distB="0" distL="114300" distR="114300" simplePos="0" relativeHeight="251843584" behindDoc="0" locked="0" layoutInCell="1" allowOverlap="1" wp14:anchorId="245480C4" wp14:editId="30B43FC7">
                  <wp:simplePos x="0" y="0"/>
                  <wp:positionH relativeFrom="column">
                    <wp:posOffset>2018805</wp:posOffset>
                  </wp:positionH>
                  <wp:positionV relativeFrom="paragraph">
                    <wp:posOffset>2030400</wp:posOffset>
                  </wp:positionV>
                  <wp:extent cx="914400" cy="361860"/>
                  <wp:effectExtent l="0" t="0" r="0" b="0"/>
                  <wp:wrapNone/>
                  <wp:docPr id="302" name="Zone de texte 302"/>
                  <wp:cNvGraphicFramePr/>
                  <a:graphic xmlns:a="http://schemas.openxmlformats.org/drawingml/2006/main">
                    <a:graphicData uri="http://schemas.microsoft.com/office/word/2010/wordprocessingShape">
                      <wps:wsp>
                        <wps:cNvSpPr txBox="1"/>
                        <wps:spPr>
                          <a:xfrm>
                            <a:off x="0" y="0"/>
                            <a:ext cx="914400" cy="361860"/>
                          </a:xfrm>
                          <a:prstGeom prst="rect">
                            <a:avLst/>
                          </a:prstGeom>
                          <a:noFill/>
                          <a:ln w="6350">
                            <a:noFill/>
                          </a:ln>
                        </wps:spPr>
                        <wps:txbx>
                          <w:txbxContent>
                            <w:p w14:paraId="7A5A8937" w14:textId="0908C8FE" w:rsidR="00A013EE" w:rsidRPr="007453EE" w:rsidRDefault="00A013EE" w:rsidP="007453EE">
                              <w:pP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none" lIns="91440" tIns="45720" rIns="91440" bIns="45720" numCol="1" spcCol="0" rtlCol="0" fromWordArt="0" anchor="t" anchorCtr="0" forceAA="0" upright="1" compatLnSpc="1">
                          <a:prstTxWarp prst="textNoShape">
                            <a:avLst/>
                          </a:prstTxWarp>
                          <a:spAutoFit/>
                        </wps:bodyPr>
                      </wps:wsp>
                    </a:graphicData>
                  </a:graphic>
                  <wp14:sizeRelV relativeFrom="margin">
                    <wp14:pctHeight>0</wp14:pctHeight>
                  </wp14:sizeRelV>
                </wp:anchor>
              </w:drawing>
            </mc:Choice>
            <mc:Fallback>
              <w:pict>
                <v:shape w14:anchorId="245480C4" id="Zone de texte 302" o:spid="_x0000_s1032" type="#_x0000_t202" style="position:absolute;left:0;text-align:left;margin-left:158.95pt;margin-top:159.85pt;width:1in;height:28.5pt;z-index:251843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" filled="f" stroked="f" strokeweight=".5pt">
                  <v:textbox style="mso-fit-shape-to-text:t">
                    <w:txbxContent>
                      <w:p w14:paraId="7A5A8937" w14:textId="0908C8FE" w:rsidR="00A013EE" w:rsidRPr="007453EE" w:rsidRDefault="00A013EE" w:rsidP="007453EE">
                        <w:pP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c</w:t>
                        </w:r>
                      </w:p>
                    </w:txbxContent>
                  </v:textbox>
                </v:shape>
              </w:pict>
            </mc:Fallback>
          </mc:AlternateContent>
        </w:r>
      </w:del>
      <w:del w:id="2782" w:author="ONOPTCHENKO Xavier" w:date="2019-10-10T15:03:00Z">
        <w:r w:rsidDel="002F34B9">
          <w:rPr>
            <w:noProof/>
          </w:rPr>
          <mc:AlternateContent>
            <mc:Choice Requires="wps">
              <w:drawing>
                <wp:anchor distT="0" distB="0" distL="114300" distR="114300" simplePos="0" relativeHeight="251841536" behindDoc="0" locked="0" layoutInCell="1" allowOverlap="1" wp14:anchorId="3B16015F" wp14:editId="65935B41">
                  <wp:simplePos x="0" y="0"/>
                  <wp:positionH relativeFrom="column">
                    <wp:posOffset>3093522</wp:posOffset>
                  </wp:positionH>
                  <wp:positionV relativeFrom="paragraph">
                    <wp:posOffset>973497</wp:posOffset>
                  </wp:positionV>
                  <wp:extent cx="914400" cy="361860"/>
                  <wp:effectExtent l="0" t="0" r="0" b="0"/>
                  <wp:wrapNone/>
                  <wp:docPr id="301" name="Zone de texte 301"/>
                  <wp:cNvGraphicFramePr/>
                  <a:graphic xmlns:a="http://schemas.openxmlformats.org/drawingml/2006/main">
                    <a:graphicData uri="http://schemas.microsoft.com/office/word/2010/wordprocessingShape">
                      <wps:wsp>
                        <wps:cNvSpPr txBox="1"/>
                        <wps:spPr>
                          <a:xfrm>
                            <a:off x="0" y="0"/>
                            <a:ext cx="914400" cy="361860"/>
                          </a:xfrm>
                          <a:prstGeom prst="rect">
                            <a:avLst/>
                          </a:prstGeom>
                          <a:noFill/>
                          <a:ln w="6350">
                            <a:noFill/>
                          </a:ln>
                        </wps:spPr>
                        <wps:txbx>
                          <w:txbxContent>
                            <w:p w14:paraId="550FE517" w14:textId="77777777" w:rsidR="00A013EE" w:rsidRPr="007453EE" w:rsidRDefault="00A013EE" w:rsidP="007453EE">
                              <w:pPr>
                                <w:rPr>
                                  <w14:textOutline w14:w="9525" w14:cap="rnd" w14:cmpd="sng" w14:algn="ctr">
                                    <w14:solidFill>
                                      <w14:schemeClr w14:val="tx1"/>
                                    </w14:solidFill>
                                    <w14:prstDash w14:val="solid"/>
                                    <w14:bevel/>
                                  </w14:textOutline>
                                </w:rPr>
                              </w:pPr>
                              <w:r w:rsidRPr="007453EE">
                                <w:rPr>
                                  <w14:textOutline w14:w="9525" w14:cap="rnd" w14:cmpd="sng" w14:algn="ctr">
                                    <w14:solidFill>
                                      <w14:schemeClr w14:val="tx1"/>
                                    </w14:solidFill>
                                    <w14:prstDash w14:val="solid"/>
                                    <w14:bevel/>
                                  </w14:textOutline>
                                </w:rPr>
                                <w:t>u</w:t>
                              </w:r>
                            </w:p>
                          </w:txbxContent>
                        </wps:txbx>
                        <wps:bodyPr rot="0" spcFirstLastPara="0" vertOverflow="overflow" horzOverflow="overflow" vert="horz" wrap="none" lIns="91440" tIns="45720" rIns="91440" bIns="45720" numCol="1" spcCol="0" rtlCol="0" fromWordArt="0" anchor="t" anchorCtr="0" forceAA="0" upright="1" compatLnSpc="1">
                          <a:prstTxWarp prst="textNoShape">
                            <a:avLst/>
                          </a:prstTxWarp>
                          <a:spAutoFit/>
                        </wps:bodyPr>
                      </wps:wsp>
                    </a:graphicData>
                  </a:graphic>
                  <wp14:sizeRelV relativeFrom="margin">
                    <wp14:pctHeight>0</wp14:pctHeight>
                  </wp14:sizeRelV>
                </wp:anchor>
              </w:drawing>
            </mc:Choice>
            <mc:Fallback>
              <w:pict>
                <v:shape w14:anchorId="3B16015F" id="Zone de texte 301" o:spid="_x0000_s1033" type="#_x0000_t202" style="position:absolute;left:0;text-align:left;margin-left:243.6pt;margin-top:76.65pt;width:1in;height:28.5pt;z-index:251841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" filled="f" stroked="f" strokeweight=".5pt">
                  <v:textbox style="mso-fit-shape-to-text:t">
                    <w:txbxContent>
                      <w:p w14:paraId="550FE517" w14:textId="77777777" w:rsidR="00A013EE" w:rsidRPr="007453EE" w:rsidRDefault="00A013EE" w:rsidP="007453EE">
                        <w:pPr>
                          <w:rPr>
                            <w14:textOutline w14:w="9525" w14:cap="rnd" w14:cmpd="sng" w14:algn="ctr">
                              <w14:solidFill>
                                <w14:schemeClr w14:val="tx1"/>
                              </w14:solidFill>
                              <w14:prstDash w14:val="solid"/>
                              <w14:bevel/>
                            </w14:textOutline>
                          </w:rPr>
                        </w:pPr>
                        <w:r w:rsidRPr="007453EE">
                          <w:rPr>
                            <w14:textOutline w14:w="9525" w14:cap="rnd" w14:cmpd="sng" w14:algn="ctr">
                              <w14:solidFill>
                                <w14:schemeClr w14:val="tx1"/>
                              </w14:solidFill>
                              <w14:prstDash w14:val="solid"/>
                              <w14:bevel/>
                            </w14:textOutline>
                          </w:rPr>
                          <w:t>u</w:t>
                        </w:r>
                      </w:p>
                    </w:txbxContent>
                  </v:textbox>
                </v:shape>
              </w:pict>
            </mc:Fallback>
          </mc:AlternateContent>
        </w:r>
        <w:r w:rsidDel="002F34B9">
          <w:rPr>
            <w:noProof/>
          </w:rPr>
          <mc:AlternateContent>
            <mc:Choice Requires="wps">
              <w:drawing>
                <wp:anchor distT="0" distB="0" distL="114300" distR="114300" simplePos="0" relativeHeight="251839488" behindDoc="0" locked="0" layoutInCell="1" allowOverlap="1" wp14:anchorId="40DFEF10" wp14:editId="79F368CE">
                  <wp:simplePos x="0" y="0"/>
                  <wp:positionH relativeFrom="column">
                    <wp:posOffset>1670990</wp:posOffset>
                  </wp:positionH>
                  <wp:positionV relativeFrom="paragraph">
                    <wp:posOffset>971838</wp:posOffset>
                  </wp:positionV>
                  <wp:extent cx="914400" cy="361860"/>
                  <wp:effectExtent l="0" t="0" r="0" b="0"/>
                  <wp:wrapNone/>
                  <wp:docPr id="300" name="Zone de texte 300"/>
                  <wp:cNvGraphicFramePr/>
                  <a:graphic xmlns:a="http://schemas.openxmlformats.org/drawingml/2006/main">
                    <a:graphicData uri="http://schemas.microsoft.com/office/word/2010/wordprocessingShape">
                      <wps:wsp>
                        <wps:cNvSpPr txBox="1"/>
                        <wps:spPr>
                          <a:xfrm>
                            <a:off x="0" y="0"/>
                            <a:ext cx="914400" cy="361860"/>
                          </a:xfrm>
                          <a:prstGeom prst="rect">
                            <a:avLst/>
                          </a:prstGeom>
                          <a:noFill/>
                          <a:ln w="6350">
                            <a:noFill/>
                          </a:ln>
                        </wps:spPr>
                        <wps:txbx>
                          <w:txbxContent>
                            <w:p w14:paraId="68285B2A" w14:textId="77777777" w:rsidR="00A013EE" w:rsidRPr="007453EE" w:rsidRDefault="00A013EE" w:rsidP="007453EE">
                              <w:pPr>
                                <w:rPr>
                                  <w14:textOutline w14:w="9525" w14:cap="rnd" w14:cmpd="sng" w14:algn="ctr">
                                    <w14:solidFill>
                                      <w14:schemeClr w14:val="tx1"/>
                                    </w14:solidFill>
                                    <w14:prstDash w14:val="solid"/>
                                    <w14:bevel/>
                                  </w14:textOutline>
                                </w:rPr>
                              </w:pPr>
                              <w:r w:rsidRPr="007453EE">
                                <w:rPr>
                                  <w14:textOutline w14:w="9525" w14:cap="rnd" w14:cmpd="sng" w14:algn="ctr">
                                    <w14:solidFill>
                                      <w14:schemeClr w14:val="tx1"/>
                                    </w14:solidFill>
                                    <w14:prstDash w14:val="solid"/>
                                    <w14:bevel/>
                                  </w14:textOutline>
                                </w:rPr>
                                <w:t>u</w:t>
                              </w:r>
                            </w:p>
                          </w:txbxContent>
                        </wps:txbx>
                        <wps:bodyPr rot="0" spcFirstLastPara="0" vertOverflow="overflow" horzOverflow="overflow" vert="horz" wrap="none" lIns="91440" tIns="45720" rIns="91440" bIns="45720" numCol="1" spcCol="0" rtlCol="0" fromWordArt="0" anchor="t" anchorCtr="0" forceAA="0" upright="1" compatLnSpc="1">
                          <a:prstTxWarp prst="textNoShape">
                            <a:avLst/>
                          </a:prstTxWarp>
                          <a:spAutoFit/>
                        </wps:bodyPr>
                      </wps:wsp>
                    </a:graphicData>
                  </a:graphic>
                  <wp14:sizeRelV relativeFrom="margin">
                    <wp14:pctHeight>0</wp14:pctHeight>
                  </wp14:sizeRelV>
                </wp:anchor>
              </w:drawing>
            </mc:Choice>
            <mc:Fallback>
              <w:pict>
                <v:shape w14:anchorId="40DFEF10" id="Zone de texte 300" o:spid="_x0000_s1034" type="#_x0000_t202" style="position:absolute;left:0;text-align:left;margin-left:131.55pt;margin-top:76.5pt;width:1in;height:28.5pt;z-index:251839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" filled="f" stroked="f" strokeweight=".5pt">
                  <v:textbox style="mso-fit-shape-to-text:t">
                    <w:txbxContent>
                      <w:p w14:paraId="68285B2A" w14:textId="77777777" w:rsidR="00A013EE" w:rsidRPr="007453EE" w:rsidRDefault="00A013EE" w:rsidP="007453EE">
                        <w:pPr>
                          <w:rPr>
                            <w14:textOutline w14:w="9525" w14:cap="rnd" w14:cmpd="sng" w14:algn="ctr">
                              <w14:solidFill>
                                <w14:schemeClr w14:val="tx1"/>
                              </w14:solidFill>
                              <w14:prstDash w14:val="solid"/>
                              <w14:bevel/>
                            </w14:textOutline>
                          </w:rPr>
                        </w:pPr>
                        <w:r w:rsidRPr="007453EE">
                          <w:rPr>
                            <w14:textOutline w14:w="9525" w14:cap="rnd" w14:cmpd="sng" w14:algn="ctr">
                              <w14:solidFill>
                                <w14:schemeClr w14:val="tx1"/>
                              </w14:solidFill>
                              <w14:prstDash w14:val="solid"/>
                              <w14:bevel/>
                            </w14:textOutline>
                          </w:rPr>
                          <w:t>u</w:t>
                        </w:r>
                      </w:p>
                    </w:txbxContent>
                  </v:textbox>
                </v:shape>
              </w:pict>
            </mc:Fallback>
          </mc:AlternateContent>
        </w:r>
        <w:r w:rsidDel="002F34B9">
          <w:rPr>
            <w:noProof/>
          </w:rPr>
          <mc:AlternateContent>
            <mc:Choice Requires="wps">
              <w:drawing>
                <wp:anchor distT="0" distB="0" distL="114300" distR="114300" simplePos="0" relativeHeight="251833344" behindDoc="0" locked="0" layoutInCell="1" allowOverlap="1" wp14:anchorId="330F6BEA" wp14:editId="4F8D2D25">
                  <wp:simplePos x="0" y="0"/>
                  <wp:positionH relativeFrom="column">
                    <wp:posOffset>4248158</wp:posOffset>
                  </wp:positionH>
                  <wp:positionV relativeFrom="paragraph">
                    <wp:posOffset>1767651</wp:posOffset>
                  </wp:positionV>
                  <wp:extent cx="914400" cy="361860"/>
                  <wp:effectExtent l="0" t="0" r="0" b="0"/>
                  <wp:wrapNone/>
                  <wp:docPr id="295" name="Zone de texte 295"/>
                  <wp:cNvGraphicFramePr/>
                  <a:graphic xmlns:a="http://schemas.openxmlformats.org/drawingml/2006/main">
                    <a:graphicData uri="http://schemas.microsoft.com/office/word/2010/wordprocessingShape">
                      <wps:wsp>
                        <wps:cNvSpPr txBox="1"/>
                        <wps:spPr>
                          <a:xfrm>
                            <a:off x="0" y="0"/>
                            <a:ext cx="914400" cy="361860"/>
                          </a:xfrm>
                          <a:prstGeom prst="rect">
                            <a:avLst/>
                          </a:prstGeom>
                          <a:noFill/>
                          <a:ln w="6350">
                            <a:noFill/>
                          </a:ln>
                        </wps:spPr>
                        <wps:txbx>
                          <w:txbxContent>
                            <w:p w14:paraId="660EFB03" w14:textId="291FDD06" w:rsidR="00A013EE" w:rsidRPr="007453EE" w:rsidRDefault="00A013EE">
                              <w:pPr>
                                <w:rPr>
                                  <w14:textOutline w14:w="9525" w14:cap="rnd" w14:cmpd="sng" w14:algn="ctr">
                                    <w14:solidFill>
                                      <w14:schemeClr w14:val="tx1"/>
                                    </w14:solidFill>
                                    <w14:prstDash w14:val="solid"/>
                                    <w14:bevel/>
                                  </w14:textOutline>
                                </w:rPr>
                              </w:pPr>
                              <w:r w:rsidRPr="007453EE">
                                <w:rPr>
                                  <w14:textOutline w14:w="9525" w14:cap="rnd" w14:cmpd="sng" w14:algn="ctr">
                                    <w14:solidFill>
                                      <w14:schemeClr w14:val="tx1"/>
                                    </w14:solidFill>
                                    <w14:prstDash w14:val="solid"/>
                                    <w14:bevel/>
                                  </w14:textOutline>
                                </w:rPr>
                                <w:t>u</w:t>
                              </w:r>
                            </w:p>
                          </w:txbxContent>
                        </wps:txbx>
                        <wps:bodyPr rot="0" spcFirstLastPara="0" vertOverflow="overflow" horzOverflow="overflow" vert="horz" wrap="none" lIns="91440" tIns="45720" rIns="91440" bIns="45720" numCol="1" spcCol="0" rtlCol="0" fromWordArt="0" anchor="t" anchorCtr="0" forceAA="0" upright="1" compatLnSpc="1">
                          <a:prstTxWarp prst="textNoShape">
                            <a:avLst/>
                          </a:prstTxWarp>
                          <a:spAutoFit/>
                        </wps:bodyPr>
                      </wps:wsp>
                    </a:graphicData>
                  </a:graphic>
                  <wp14:sizeRelV relativeFrom="margin">
                    <wp14:pctHeight>0</wp14:pctHeight>
                  </wp14:sizeRelV>
                </wp:anchor>
              </w:drawing>
            </mc:Choice>
            <mc:Fallback>
              <w:pict>
                <v:shape w14:anchorId="330F6BEA" id="Zone de texte 295" o:spid="_x0000_s1035" type="#_x0000_t202" style="position:absolute;left:0;text-align:left;margin-left:334.5pt;margin-top:139.2pt;width:1in;height:28.5pt;z-index:251833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" filled="f" stroked="f" strokeweight=".5pt">
                  <v:textbox style="mso-fit-shape-to-text:t">
                    <w:txbxContent>
                      <w:p w14:paraId="660EFB03" w14:textId="291FDD06" w:rsidR="00A013EE" w:rsidRPr="007453EE" w:rsidRDefault="00A013EE">
                        <w:pPr>
                          <w:rPr>
                            <w14:textOutline w14:w="9525" w14:cap="rnd" w14:cmpd="sng" w14:algn="ctr">
                              <w14:solidFill>
                                <w14:schemeClr w14:val="tx1"/>
                              </w14:solidFill>
                              <w14:prstDash w14:val="solid"/>
                              <w14:bevel/>
                            </w14:textOutline>
                          </w:rPr>
                        </w:pPr>
                        <w:r w:rsidRPr="007453EE">
                          <w:rPr>
                            <w14:textOutline w14:w="9525" w14:cap="rnd" w14:cmpd="sng" w14:algn="ctr">
                              <w14:solidFill>
                                <w14:schemeClr w14:val="tx1"/>
                              </w14:solidFill>
                              <w14:prstDash w14:val="solid"/>
                              <w14:bevel/>
                            </w14:textOutline>
                          </w:rPr>
                          <w:t>u</w:t>
                        </w:r>
                      </w:p>
                    </w:txbxContent>
                  </v:textbox>
                </v:shape>
              </w:pict>
            </mc:Fallback>
          </mc:AlternateContent>
        </w:r>
      </w:del>
      <w:del w:id="2783" w:author="ONOPTCHENKO Xavier" w:date="2019-10-10T15:04:00Z">
        <w:r w:rsidR="004D5F2E" w:rsidDel="0052294E">
          <w:rPr>
            <w:noProof/>
          </w:rPr>
          <mc:AlternateContent>
            <mc:Choice Requires="wps">
              <w:drawing>
                <wp:anchor distT="0" distB="0" distL="114300" distR="114300" simplePos="0" relativeHeight="251800576" behindDoc="0" locked="0" layoutInCell="1" allowOverlap="1" wp14:anchorId="7436A62F" wp14:editId="00D86E2A">
                  <wp:simplePos x="0" y="0"/>
                  <wp:positionH relativeFrom="column">
                    <wp:posOffset>1765935</wp:posOffset>
                  </wp:positionH>
                  <wp:positionV relativeFrom="paragraph">
                    <wp:posOffset>1885315</wp:posOffset>
                  </wp:positionV>
                  <wp:extent cx="96520" cy="111125"/>
                  <wp:effectExtent l="0" t="0" r="17780" b="22225"/>
                  <wp:wrapNone/>
                  <wp:docPr id="52" name="Ellipse 52"/>
                  <wp:cNvGraphicFramePr/>
                  <a:graphic xmlns:a="http://schemas.openxmlformats.org/drawingml/2006/main">
                    <a:graphicData uri="http://schemas.microsoft.com/office/word/2010/wordprocessingShape">
                      <wps:wsp>
                        <wps:cNvSpPr/>
                        <wps:spPr>
                          <a:xfrm>
                            <a:off x="0" y="0"/>
                            <a:ext cx="96520" cy="111125"/>
                          </a:xfrm>
                          <a:prstGeom prst="ellipse">
                            <a:avLst/>
                          </a:prstGeom>
                          <a:solidFill>
                            <a:srgbClr val="00B0F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0F792F" id="Ellipse 52" o:spid="_x0000_s1026" style="position:absolute;margin-left:139.05pt;margin-top:148.45pt;width:7.6pt;height:8.7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" fillcolor="#00b0f0" strokecolor="red" strokeweight="1pt">
                  <v:stroke joinstyle="miter"/>
                </v:oval>
              </w:pict>
            </mc:Fallback>
          </mc:AlternateContent>
        </w:r>
        <w:r w:rsidR="004D5F2E" w:rsidDel="0052294E">
          <w:rPr>
            <w:noProof/>
          </w:rPr>
          <mc:AlternateContent>
            <mc:Choice Requires="wps">
              <w:drawing>
                <wp:anchor distT="0" distB="0" distL="114300" distR="114300" simplePos="0" relativeHeight="251798528" behindDoc="0" locked="0" layoutInCell="1" allowOverlap="1" wp14:anchorId="5CFC0497" wp14:editId="444748A8">
                  <wp:simplePos x="0" y="0"/>
                  <wp:positionH relativeFrom="column">
                    <wp:posOffset>533400</wp:posOffset>
                  </wp:positionH>
                  <wp:positionV relativeFrom="paragraph">
                    <wp:posOffset>1718310</wp:posOffset>
                  </wp:positionV>
                  <wp:extent cx="177165" cy="108585"/>
                  <wp:effectExtent l="0" t="0" r="13335" b="24765"/>
                  <wp:wrapNone/>
                  <wp:docPr id="47" name="Rectangle 47"/>
                  <wp:cNvGraphicFramePr/>
                  <a:graphic xmlns:a="http://schemas.openxmlformats.org/drawingml/2006/main">
                    <a:graphicData uri="http://schemas.microsoft.com/office/word/2010/wordprocessingShape">
                      <wps:wsp>
                        <wps:cNvSpPr/>
                        <wps:spPr>
                          <a:xfrm>
                            <a:off x="0" y="0"/>
                            <a:ext cx="177165" cy="108585"/>
                          </a:xfrm>
                          <a:prstGeom prst="rect">
                            <a:avLst/>
                          </a:prstGeom>
                          <a:solidFill>
                            <a:srgbClr val="00B0F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BC1300" id="Rectangle 47" o:spid="_x0000_s1026" style="position:absolute;margin-left:42pt;margin-top:135.3pt;width:13.95pt;height:8.5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" fillcolor="#00b0f0" strokecolor="red" strokeweight="1pt"/>
              </w:pict>
            </mc:Fallback>
          </mc:AlternateContent>
        </w:r>
      </w:del>
      <w:del w:id="2784" w:author="ONOPTCHENKO Xavier" w:date="2019-10-10T15:03:00Z">
        <w:r w:rsidR="00030542" w:rsidDel="002F34B9">
          <w:rPr>
            <w:noProof/>
          </w:rPr>
          <mc:AlternateContent>
            <mc:Choice Requires="wps">
              <w:drawing>
                <wp:anchor distT="0" distB="0" distL="114300" distR="114300" simplePos="0" relativeHeight="251723776" behindDoc="0" locked="0" layoutInCell="1" allowOverlap="1" wp14:anchorId="7CCE6501" wp14:editId="632C765E">
                  <wp:simplePos x="0" y="0"/>
                  <wp:positionH relativeFrom="column">
                    <wp:posOffset>890270</wp:posOffset>
                  </wp:positionH>
                  <wp:positionV relativeFrom="paragraph">
                    <wp:posOffset>241300</wp:posOffset>
                  </wp:positionV>
                  <wp:extent cx="4648200" cy="1828800"/>
                  <wp:effectExtent l="1361440" t="0" r="1304290" b="0"/>
                  <wp:wrapNone/>
                  <wp:docPr id="30" name="Text Box 30"/>
                  <wp:cNvGraphicFramePr/>
                  <a:graphic xmlns:a="http://schemas.openxmlformats.org/drawingml/2006/main">
                    <a:graphicData uri="http://schemas.microsoft.com/office/word/2010/wordprocessingShape">
                      <wps:wsp>
                        <wps:cNvSpPr txBox="1"/>
                        <wps:spPr>
                          <a:xfrm rot="18662570">
                            <a:off x="0" y="0"/>
                            <a:ext cx="4648200" cy="1828800"/>
                          </a:xfrm>
                          <a:prstGeom prst="rect">
                            <a:avLst/>
                          </a:prstGeom>
                          <a:noFill/>
                          <a:ln>
                            <a:noFill/>
                          </a:ln>
                          <a:effectLst/>
                        </wps:spPr>
                        <wps:txbx>
                          <w:txbxContent>
                            <w:p w14:paraId="0B65F109" w14:textId="77777777" w:rsidR="00A013EE" w:rsidRPr="00E46B33" w:rsidRDefault="00A013EE" w:rsidP="00030542">
                              <w:pPr>
                                <w:jc w:val="center"/>
                                <w:rPr>
                                  <w:b/>
                                  <w:outline/>
                                  <w:color w:val="ED7D31"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E46B33">
                                <w:rPr>
                                  <w:b/>
                                  <w:outline/>
                                  <w:color w:val="ED7D31"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CE6501" id="Text Box 30" o:spid="_x0000_s1036" type="#_x0000_t202" style="position:absolute;left:0;text-align:left;margin-left:70.1pt;margin-top:19pt;width:366pt;height:2in;rotation:-3208457fd;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" filled="f" stroked="f">
                  <v:textbox style="mso-fit-shape-to-text:t">
                    <w:txbxContent>
                      <w:p w14:paraId="0B65F109" w14:textId="77777777" w:rsidR="00A013EE" w:rsidRPr="00E46B33" w:rsidRDefault="00A013EE" w:rsidP="00030542">
                        <w:pPr>
                          <w:jc w:val="center"/>
                          <w:rPr>
                            <w:b/>
                            <w:outline/>
                            <w:color w:val="ED7D31"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E46B33">
                          <w:rPr>
                            <w:b/>
                            <w:outline/>
                            <w:color w:val="ED7D31"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Sample</w:t>
                        </w:r>
                      </w:p>
                    </w:txbxContent>
                  </v:textbox>
                </v:shape>
              </w:pict>
            </mc:Fallback>
          </mc:AlternateContent>
        </w:r>
        <w:r w:rsidR="00030542" w:rsidDel="002F34B9">
          <w:rPr>
            <w:noProof/>
          </w:rPr>
          <w:drawing>
            <wp:inline distT="0" distB="0" distL="0" distR="0" wp14:anchorId="1D313BBB" wp14:editId="6A8CC328">
              <wp:extent cx="5760720" cy="3545205"/>
              <wp:effectExtent l="19050" t="19050" r="1143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545205"/>
                      </a:xfrm>
                      <a:prstGeom prst="rect">
                        <a:avLst/>
                      </a:prstGeom>
                      <a:noFill/>
                      <a:ln>
                        <a:solidFill>
                          <a:schemeClr val="tx1"/>
                        </a:solidFill>
                      </a:ln>
                    </pic:spPr>
                  </pic:pic>
                </a:graphicData>
              </a:graphic>
            </wp:inline>
          </w:drawing>
        </w:r>
      </w:del>
    </w:p>
    <w:p w14:paraId="60DC93C0" w14:textId="77777777" w:rsidR="00706C3A" w:rsidRDefault="00706C3A" w:rsidP="007848CD">
      <w:pPr>
        <w:tabs>
          <w:tab w:val="left" w:pos="983"/>
        </w:tabs>
        <w:rPr>
          <w:lang w:val="en-GB"/>
        </w:rPr>
      </w:pPr>
    </w:p>
    <w:p w14:paraId="091D1069" w14:textId="78B3E868" w:rsidR="00DF2511" w:rsidRPr="00413429" w:rsidDel="0052294E" w:rsidRDefault="00DF2511" w:rsidP="00075636">
      <w:pPr>
        <w:spacing w:after="200"/>
        <w:rPr>
          <w:del w:id="2785" w:author="ONOPTCHENKO Xavier" w:date="2019-10-10T15:04:00Z"/>
          <w:color w:val="FF0000"/>
        </w:rPr>
      </w:pPr>
      <w:bookmarkStart w:id="2786" w:name="_Toc21697866"/>
      <w:bookmarkEnd w:id="2786"/>
    </w:p>
    <w:p w14:paraId="3B0B2F96" w14:textId="77777777" w:rsidR="0082652B" w:rsidRDefault="007848CD" w:rsidP="0082652B">
      <w:pPr>
        <w:pStyle w:val="Titre1"/>
        <w:rPr>
          <w:lang w:val="en-GB"/>
        </w:rPr>
      </w:pPr>
      <w:bookmarkStart w:id="2787" w:name="_Toc21697867"/>
      <w:r>
        <w:rPr>
          <w:lang w:val="en-GB"/>
        </w:rPr>
        <w:t>Data</w:t>
      </w:r>
      <w:r w:rsidR="0082652B">
        <w:rPr>
          <w:lang w:val="en-GB"/>
        </w:rPr>
        <w:t xml:space="preserve"> Architecture</w:t>
      </w:r>
      <w:bookmarkEnd w:id="2787"/>
    </w:p>
    <w:p w14:paraId="372D641C" w14:textId="6D1F6B9D" w:rsidR="00F457BE" w:rsidDel="0052294E" w:rsidRDefault="00F457BE" w:rsidP="00C80251">
      <w:pPr>
        <w:rPr>
          <w:del w:id="2788" w:author="ONOPTCHENKO Xavier" w:date="2019-10-10T15:05:00Z"/>
        </w:rPr>
      </w:pPr>
      <w:bookmarkStart w:id="2789" w:name="_Toc21697868"/>
      <w:bookmarkEnd w:id="2789"/>
    </w:p>
    <w:p w14:paraId="63665F1C" w14:textId="4CBECF14" w:rsidR="00F457BE" w:rsidRPr="00EC7BEB" w:rsidDel="0052294E" w:rsidRDefault="00F457BE" w:rsidP="00F457BE">
      <w:pPr>
        <w:pBdr>
          <w:top w:val="single" w:sz="4" w:space="1" w:color="auto"/>
          <w:left w:val="single" w:sz="4" w:space="4" w:color="auto"/>
          <w:bottom w:val="single" w:sz="4" w:space="1" w:color="auto"/>
          <w:right w:val="single" w:sz="4" w:space="4" w:color="auto"/>
        </w:pBdr>
        <w:rPr>
          <w:del w:id="2790" w:author="ONOPTCHENKO Xavier" w:date="2019-10-10T15:05:00Z"/>
          <w:b/>
          <w:color w:val="C00000"/>
          <w:lang w:val="en-GB"/>
        </w:rPr>
      </w:pPr>
      <w:del w:id="2791" w:author="ONOPTCHENKO Xavier" w:date="2019-10-10T15:05:00Z">
        <w:r w:rsidRPr="00EC7BEB" w:rsidDel="0052294E">
          <w:rPr>
            <w:b/>
            <w:color w:val="00B050"/>
            <w:lang w:val="en-GB"/>
          </w:rPr>
          <w:delText>Mandatory for</w:delText>
        </w:r>
        <w:r w:rsidDel="0052294E">
          <w:rPr>
            <w:b/>
            <w:color w:val="00B050"/>
            <w:lang w:val="en-GB"/>
          </w:rPr>
          <w:delText xml:space="preserve"> project types</w:delText>
        </w:r>
        <w:r w:rsidRPr="00EC7BEB" w:rsidDel="0052294E">
          <w:rPr>
            <w:b/>
            <w:color w:val="00B050"/>
            <w:lang w:val="en-GB"/>
          </w:rPr>
          <w:delText>:</w:delText>
        </w:r>
        <w:r w:rsidRPr="00EC7BEB" w:rsidDel="0052294E">
          <w:rPr>
            <w:lang w:val="en-GB"/>
          </w:rPr>
          <w:delText xml:space="preserve"> </w:delText>
        </w:r>
        <w:r w:rsidDel="0052294E">
          <w:rPr>
            <w:b/>
            <w:color w:val="C00000"/>
            <w:lang w:val="en-GB"/>
          </w:rPr>
          <w:delText>Make/remake software, New solution market software package, SaaS solution usage, shared solution integration, Change software</w:delText>
        </w:r>
        <w:bookmarkStart w:id="2792" w:name="_Toc21697869"/>
        <w:bookmarkEnd w:id="2792"/>
      </w:del>
    </w:p>
    <w:p w14:paraId="695BA650" w14:textId="2148D474" w:rsidR="00F457BE" w:rsidRPr="00EC7BEB" w:rsidDel="0052294E" w:rsidRDefault="00F457BE" w:rsidP="00F457BE">
      <w:pPr>
        <w:pBdr>
          <w:top w:val="single" w:sz="4" w:space="1" w:color="auto"/>
          <w:left w:val="single" w:sz="4" w:space="4" w:color="auto"/>
          <w:bottom w:val="single" w:sz="4" w:space="1" w:color="auto"/>
          <w:right w:val="single" w:sz="4" w:space="4" w:color="auto"/>
        </w:pBdr>
        <w:rPr>
          <w:del w:id="2793" w:author="ONOPTCHENKO Xavier" w:date="2019-10-10T15:05:00Z"/>
          <w:lang w:val="en-GB"/>
        </w:rPr>
      </w:pPr>
      <w:del w:id="2794" w:author="ONOPTCHENKO Xavier" w:date="2019-10-10T15:05:00Z">
        <w:r w:rsidDel="0052294E">
          <w:rPr>
            <w:b/>
            <w:color w:val="00B050"/>
            <w:lang w:val="en-GB"/>
          </w:rPr>
          <w:delText>Not mandatory</w:delText>
        </w:r>
        <w:r w:rsidRPr="00EC7BEB" w:rsidDel="0052294E">
          <w:rPr>
            <w:b/>
            <w:color w:val="00B050"/>
            <w:lang w:val="en-GB"/>
          </w:rPr>
          <w:delText xml:space="preserve"> for</w:delText>
        </w:r>
        <w:r w:rsidDel="0052294E">
          <w:rPr>
            <w:b/>
            <w:color w:val="00B050"/>
            <w:lang w:val="en-GB"/>
          </w:rPr>
          <w:delText xml:space="preserve"> project types</w:delText>
        </w:r>
        <w:r w:rsidRPr="00EC7BEB" w:rsidDel="0052294E">
          <w:rPr>
            <w:b/>
            <w:color w:val="00B050"/>
            <w:lang w:val="en-GB"/>
          </w:rPr>
          <w:delText>:</w:delText>
        </w:r>
        <w:r w:rsidRPr="00EC7BEB" w:rsidDel="0052294E">
          <w:rPr>
            <w:b/>
            <w:color w:val="C00000"/>
            <w:lang w:val="en-GB"/>
          </w:rPr>
          <w:delText xml:space="preserve"> </w:delText>
        </w:r>
        <w:r w:rsidDel="0052294E">
          <w:rPr>
            <w:b/>
            <w:color w:val="C00000"/>
            <w:lang w:val="en-GB"/>
          </w:rPr>
          <w:delText>T</w:delText>
        </w:r>
        <w:r w:rsidRPr="00EC7BEB" w:rsidDel="0052294E">
          <w:rPr>
            <w:b/>
            <w:color w:val="C00000"/>
            <w:lang w:val="en-GB"/>
          </w:rPr>
          <w:delText>echnical</w:delText>
        </w:r>
        <w:r w:rsidDel="0052294E">
          <w:rPr>
            <w:b/>
            <w:color w:val="C00000"/>
            <w:lang w:val="en-GB"/>
          </w:rPr>
          <w:delText xml:space="preserve"> obsolescence remediation, infrastructure or production</w:delText>
        </w:r>
        <w:bookmarkStart w:id="2795" w:name="_Toc21697870"/>
        <w:bookmarkEnd w:id="2795"/>
      </w:del>
    </w:p>
    <w:p w14:paraId="7C082F8A" w14:textId="7AD641FA" w:rsidR="00F457BE" w:rsidRPr="00C00A30" w:rsidDel="0052294E" w:rsidRDefault="00F457BE" w:rsidP="00F457BE">
      <w:pPr>
        <w:pBdr>
          <w:top w:val="single" w:sz="4" w:space="1" w:color="auto"/>
          <w:left w:val="single" w:sz="4" w:space="4" w:color="auto"/>
          <w:bottom w:val="single" w:sz="4" w:space="1" w:color="auto"/>
          <w:right w:val="single" w:sz="4" w:space="4" w:color="auto"/>
        </w:pBdr>
        <w:rPr>
          <w:del w:id="2796" w:author="ONOPTCHENKO Xavier" w:date="2019-10-10T15:05:00Z"/>
          <w:b/>
          <w:lang w:val="en-GB"/>
        </w:rPr>
      </w:pPr>
      <w:del w:id="2797" w:author="ONOPTCHENKO Xavier" w:date="2019-10-10T15:05:00Z">
        <w:r w:rsidRPr="00C00A30" w:rsidDel="0052294E">
          <w:rPr>
            <w:b/>
            <w:color w:val="0070C0"/>
            <w:lang w:val="en-GB"/>
          </w:rPr>
          <w:delText>Corporate Architecture training requirements</w:delText>
        </w:r>
        <w:r w:rsidRPr="00C00A30" w:rsidDel="0052294E">
          <w:rPr>
            <w:b/>
            <w:color w:val="8496B0" w:themeColor="text2" w:themeTint="99"/>
            <w:lang w:val="en-GB"/>
          </w:rPr>
          <w:delText xml:space="preserve">: </w:delText>
        </w:r>
        <w:r w:rsidRPr="00D847EA" w:rsidDel="0052294E">
          <w:rPr>
            <w:b/>
            <w:color w:val="C00000"/>
            <w:lang w:val="en-GB"/>
          </w:rPr>
          <w:delText>Functional Architecture / Cardif Functional Model / Cardif Business Data Model</w:delText>
        </w:r>
        <w:bookmarkStart w:id="2798" w:name="_Toc21697871"/>
        <w:bookmarkEnd w:id="2798"/>
      </w:del>
    </w:p>
    <w:p w14:paraId="6114B139" w14:textId="08AE0CE8" w:rsidR="00F457BE" w:rsidRPr="00F457BE" w:rsidDel="0052294E" w:rsidRDefault="00F457BE" w:rsidP="00C80251">
      <w:pPr>
        <w:rPr>
          <w:del w:id="2799" w:author="ONOPTCHENKO Xavier" w:date="2019-10-10T15:05:00Z"/>
          <w:lang w:val="en-GB"/>
        </w:rPr>
      </w:pPr>
      <w:bookmarkStart w:id="2800" w:name="_Toc21697872"/>
      <w:bookmarkEnd w:id="2800"/>
    </w:p>
    <w:p w14:paraId="71DFCDB7" w14:textId="77777777" w:rsidR="009910E9" w:rsidRDefault="009910E9" w:rsidP="00D378D3">
      <w:pPr>
        <w:pStyle w:val="Titre2"/>
        <w:numPr>
          <w:ilvl w:val="1"/>
          <w:numId w:val="5"/>
        </w:numPr>
        <w:rPr>
          <w:lang w:val="en-GB"/>
        </w:rPr>
      </w:pPr>
      <w:bookmarkStart w:id="2801" w:name="_Toc438545268"/>
      <w:bookmarkStart w:id="2802" w:name="_Toc439952738"/>
      <w:bookmarkStart w:id="2803" w:name="_Toc438545274"/>
      <w:bookmarkStart w:id="2804" w:name="_Toc439952744"/>
      <w:bookmarkStart w:id="2805" w:name="_Toc21697873"/>
      <w:bookmarkStart w:id="2806" w:name="_Ref445298405"/>
      <w:bookmarkStart w:id="2807" w:name="_Ref445299062"/>
      <w:bookmarkEnd w:id="2801"/>
      <w:bookmarkEnd w:id="2802"/>
      <w:bookmarkEnd w:id="2803"/>
      <w:bookmarkEnd w:id="2804"/>
      <w:r w:rsidRPr="00926542">
        <w:rPr>
          <w:lang w:val="en-GB"/>
        </w:rPr>
        <w:t xml:space="preserve">Datacentric </w:t>
      </w:r>
      <w:r w:rsidR="00E75FE5" w:rsidRPr="00926542">
        <w:rPr>
          <w:lang w:val="en-GB"/>
        </w:rPr>
        <w:t>target architecture</w:t>
      </w:r>
      <w:r w:rsidRPr="00926542">
        <w:rPr>
          <w:lang w:val="en-GB"/>
        </w:rPr>
        <w:t xml:space="preserve"> contribution</w:t>
      </w:r>
      <w:bookmarkEnd w:id="2805"/>
    </w:p>
    <w:p w14:paraId="31E3E8E8" w14:textId="49252B84" w:rsidR="00926542" w:rsidRPr="0052294E" w:rsidRDefault="0052294E" w:rsidP="00C73EC2">
      <w:pPr>
        <w:rPr>
          <w:rPrChange w:id="2808" w:author="ONOPTCHENKO Xavier" w:date="2019-10-10T15:05:00Z">
            <w:rPr>
              <w:lang w:val="en-GB"/>
            </w:rPr>
          </w:rPrChange>
        </w:rPr>
      </w:pPr>
      <w:ins w:id="2809" w:author="ONOPTCHENKO Xavier" w:date="2019-10-10T15:05:00Z">
        <w:r w:rsidRPr="0052294E">
          <w:rPr>
            <w:rPrChange w:id="2810" w:author="ONOPTCHENKO Xavier" w:date="2019-10-10T15:05:00Z">
              <w:rPr>
                <w:lang w:val="en-GB"/>
              </w:rPr>
            </w:rPrChange>
          </w:rPr>
          <w:t>Données de supervision de plateforme d’</w:t>
        </w:r>
        <w:r>
          <w:t>échanges.</w:t>
        </w:r>
      </w:ins>
      <w:del w:id="2811" w:author="ONOPTCHENKO Xavier" w:date="2019-10-10T15:05:00Z">
        <w:r w:rsidR="009E2842" w:rsidDel="0052294E">
          <w:rPr>
            <w:noProof/>
          </w:rPr>
          <w:drawing>
            <wp:inline distT="0" distB="0" distL="0" distR="0" wp14:anchorId="50E40FAA" wp14:editId="33AD0BE9">
              <wp:extent cx="5343525" cy="10668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43525" cy="1066800"/>
                      </a:xfrm>
                      <a:prstGeom prst="rect">
                        <a:avLst/>
                      </a:prstGeom>
                    </pic:spPr>
                  </pic:pic>
                </a:graphicData>
              </a:graphic>
            </wp:inline>
          </w:drawing>
        </w:r>
      </w:del>
    </w:p>
    <w:p w14:paraId="0F6AD6D7" w14:textId="77777777" w:rsidR="009910E9" w:rsidRDefault="00E75FE5" w:rsidP="00C73EC2">
      <w:pPr>
        <w:rPr>
          <w:lang w:val="en-GB"/>
        </w:rPr>
      </w:pPr>
      <w:r>
        <w:rPr>
          <w:noProof/>
        </w:rPr>
        <w:drawing>
          <wp:inline distT="0" distB="0" distL="0" distR="0" wp14:anchorId="3D3C7978" wp14:editId="540CB946">
            <wp:extent cx="5760720" cy="1719764"/>
            <wp:effectExtent l="0" t="0" r="0" b="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1719764"/>
                    </a:xfrm>
                    <a:prstGeom prst="rect">
                      <a:avLst/>
                    </a:prstGeom>
                  </pic:spPr>
                </pic:pic>
              </a:graphicData>
            </a:graphic>
          </wp:inline>
        </w:drawing>
      </w:r>
    </w:p>
    <w:p w14:paraId="10C09F52" w14:textId="77777777" w:rsidR="009910E9" w:rsidRPr="00C73EC2" w:rsidRDefault="009910E9" w:rsidP="00C73EC2">
      <w:pPr>
        <w:rPr>
          <w:lang w:val="en-GB"/>
        </w:rPr>
      </w:pPr>
    </w:p>
    <w:p w14:paraId="48ACBC85" w14:textId="77777777" w:rsidR="007848CD" w:rsidRDefault="007848CD" w:rsidP="007848CD">
      <w:pPr>
        <w:pStyle w:val="Titre2"/>
        <w:rPr>
          <w:lang w:val="en-GB"/>
        </w:rPr>
      </w:pPr>
      <w:bookmarkStart w:id="2812" w:name="_Toc21697874"/>
      <w:r>
        <w:rPr>
          <w:lang w:val="en-GB"/>
        </w:rPr>
        <w:t xml:space="preserve">Business objects impacted by </w:t>
      </w:r>
      <w:r w:rsidRPr="00216E61">
        <w:rPr>
          <w:lang w:val="en-US"/>
        </w:rPr>
        <w:t>the</w:t>
      </w:r>
      <w:r>
        <w:rPr>
          <w:lang w:val="en-GB"/>
        </w:rPr>
        <w:t xml:space="preserve"> solution</w:t>
      </w:r>
      <w:r w:rsidR="00784DC7">
        <w:rPr>
          <w:lang w:val="en-GB"/>
        </w:rPr>
        <w:t xml:space="preserve"> and Models sharing plan</w:t>
      </w:r>
      <w:bookmarkEnd w:id="2812"/>
    </w:p>
    <w:p w14:paraId="25C908D8" w14:textId="6B2B78FB" w:rsidR="002A3AB8" w:rsidRDefault="002A3AB8" w:rsidP="002A3AB8">
      <w:pPr>
        <w:tabs>
          <w:tab w:val="left" w:pos="983"/>
        </w:tabs>
        <w:rPr>
          <w:lang w:val="en-GB"/>
        </w:rPr>
      </w:pPr>
      <w:del w:id="2813" w:author="ONOPTCHENKO Xavier" w:date="2019-10-10T15:06:00Z">
        <w:r w:rsidDel="0052294E">
          <w:rPr>
            <w:noProof/>
          </w:rPr>
          <w:drawing>
            <wp:inline distT="0" distB="0" distL="0" distR="0" wp14:anchorId="072C939E" wp14:editId="4A38362F">
              <wp:extent cx="5862918" cy="1079413"/>
              <wp:effectExtent l="0" t="0" r="508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882145" cy="1082953"/>
                      </a:xfrm>
                      <a:prstGeom prst="rect">
                        <a:avLst/>
                      </a:prstGeom>
                      <a:noFill/>
                    </pic:spPr>
                  </pic:pic>
                </a:graphicData>
              </a:graphic>
            </wp:inline>
          </w:drawing>
        </w:r>
      </w:del>
      <w:ins w:id="2814" w:author="ONOPTCHENKO Xavier" w:date="2019-10-10T15:06:00Z">
        <w:r w:rsidR="0052294E">
          <w:rPr>
            <w:lang w:val="en-GB"/>
          </w:rPr>
          <w:t>Pas d’objet métier impacté.</w:t>
        </w:r>
      </w:ins>
    </w:p>
    <w:p w14:paraId="2C6507BC" w14:textId="44944665" w:rsidR="002A3AB8" w:rsidRPr="007848CD" w:rsidDel="0052294E" w:rsidRDefault="002A3AB8" w:rsidP="007848CD">
      <w:pPr>
        <w:rPr>
          <w:del w:id="2815" w:author="ONOPTCHENKO Xavier" w:date="2019-10-10T15:06:00Z"/>
          <w:lang w:val="en-GB"/>
        </w:rPr>
      </w:pPr>
    </w:p>
    <w:p w14:paraId="3AE672CA" w14:textId="6E2C9953" w:rsidR="007848CD" w:rsidRDefault="00E50537" w:rsidP="007848CD">
      <w:r>
        <w:rPr>
          <w:noProof/>
        </w:rPr>
        <w:drawing>
          <wp:inline distT="0" distB="0" distL="0" distR="0" wp14:anchorId="4002EB48" wp14:editId="7B7AD6C8">
            <wp:extent cx="5760720" cy="4295140"/>
            <wp:effectExtent l="0" t="0" r="0" b="0"/>
            <wp:docPr id="14366" name="Image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295140"/>
                    </a:xfrm>
                    <a:prstGeom prst="rect">
                      <a:avLst/>
                    </a:prstGeom>
                  </pic:spPr>
                </pic:pic>
              </a:graphicData>
            </a:graphic>
          </wp:inline>
        </w:drawing>
      </w:r>
    </w:p>
    <w:p w14:paraId="35CE91C4" w14:textId="77777777" w:rsidR="007848CD" w:rsidRDefault="007848CD" w:rsidP="007848CD">
      <w:pPr>
        <w:spacing w:before="0" w:after="160" w:line="259" w:lineRule="auto"/>
        <w:jc w:val="left"/>
      </w:pPr>
      <w:r>
        <w:br w:type="page"/>
      </w:r>
    </w:p>
    <w:p w14:paraId="50BAD2A3" w14:textId="77777777" w:rsidR="009A0FD9" w:rsidRDefault="009A0FD9" w:rsidP="007848CD">
      <w:pPr>
        <w:spacing w:before="0" w:after="160" w:line="259" w:lineRule="auto"/>
        <w:jc w:val="left"/>
      </w:pPr>
    </w:p>
    <w:p w14:paraId="2A2F872A" w14:textId="77777777" w:rsidR="007848CD" w:rsidRDefault="007848CD" w:rsidP="007848CD"/>
    <w:tbl>
      <w:tblPr>
        <w:tblStyle w:val="Grilleclaire-Accent5"/>
        <w:tblW w:w="8495" w:type="dxa"/>
        <w:tblLayout w:type="fixed"/>
        <w:tblLook w:val="04A0" w:firstRow="1" w:lastRow="0" w:firstColumn="1" w:lastColumn="0" w:noHBand="0" w:noVBand="1"/>
      </w:tblPr>
      <w:tblGrid>
        <w:gridCol w:w="1408"/>
        <w:gridCol w:w="2835"/>
        <w:gridCol w:w="567"/>
        <w:gridCol w:w="3685"/>
      </w:tblGrid>
      <w:tr w:rsidR="00A67493" w:rsidRPr="0029207F" w14:paraId="2751D56A" w14:textId="77777777" w:rsidTr="00A67493">
        <w:trPr>
          <w:cnfStyle w:val="100000000000" w:firstRow="1" w:lastRow="0" w:firstColumn="0" w:lastColumn="0" w:oddVBand="0" w:evenVBand="0" w:oddHBand="0"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4243" w:type="dxa"/>
            <w:gridSpan w:val="2"/>
            <w:tcBorders>
              <w:bottom w:val="single" w:sz="8" w:space="0" w:color="4472C4" w:themeColor="accent5"/>
            </w:tcBorders>
          </w:tcPr>
          <w:p w14:paraId="140010B6" w14:textId="35D11A0F" w:rsidR="00A67493" w:rsidRDefault="00A67493" w:rsidP="005920B8">
            <w:pPr>
              <w:pStyle w:val="Texteremplacer"/>
              <w:spacing w:before="120"/>
              <w:rPr>
                <w:rFonts w:ascii="Verdana" w:hAnsi="Verdana"/>
                <w:color w:val="auto"/>
                <w:sz w:val="14"/>
                <w:lang w:val="en-GB"/>
              </w:rPr>
            </w:pPr>
            <w:r>
              <w:rPr>
                <w:noProof/>
                <w:lang w:val="fr-FR"/>
              </w:rPr>
              <w:drawing>
                <wp:anchor distT="0" distB="0" distL="114300" distR="114300" simplePos="0" relativeHeight="251824128" behindDoc="1" locked="0" layoutInCell="1" allowOverlap="1" wp14:anchorId="14D50832" wp14:editId="4BA819B7">
                  <wp:simplePos x="0" y="0"/>
                  <wp:positionH relativeFrom="column">
                    <wp:posOffset>1090930</wp:posOffset>
                  </wp:positionH>
                  <wp:positionV relativeFrom="paragraph">
                    <wp:posOffset>0</wp:posOffset>
                  </wp:positionV>
                  <wp:extent cx="856615" cy="643890"/>
                  <wp:effectExtent l="0" t="0" r="635" b="3810"/>
                  <wp:wrapTight wrapText="bothSides">
                    <wp:wrapPolygon edited="0">
                      <wp:start x="0" y="0"/>
                      <wp:lineTo x="0" y="21089"/>
                      <wp:lineTo x="21136" y="21089"/>
                      <wp:lineTo x="21136"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856615" cy="643890"/>
                          </a:xfrm>
                          <a:prstGeom prst="rect">
                            <a:avLst/>
                          </a:prstGeom>
                        </pic:spPr>
                      </pic:pic>
                    </a:graphicData>
                  </a:graphic>
                  <wp14:sizeRelH relativeFrom="margin">
                    <wp14:pctWidth>0</wp14:pctWidth>
                  </wp14:sizeRelH>
                  <wp14:sizeRelV relativeFrom="margin">
                    <wp14:pctHeight>0</wp14:pctHeight>
                  </wp14:sizeRelV>
                </wp:anchor>
              </w:drawing>
            </w:r>
            <w:r w:rsidR="004A2626">
              <w:rPr>
                <w:rFonts w:ascii="Verdana" w:hAnsi="Verdana"/>
                <w:color w:val="auto"/>
                <w:sz w:val="14"/>
                <w:lang w:val="en-GB"/>
              </w:rPr>
              <w:t xml:space="preserve">Wheel </w:t>
            </w:r>
            <w:r>
              <w:rPr>
                <w:rFonts w:ascii="Verdana" w:hAnsi="Verdana"/>
                <w:color w:val="auto"/>
                <w:sz w:val="14"/>
                <w:lang w:val="en-GB"/>
              </w:rPr>
              <w:t xml:space="preserve">Concepts &amp; </w:t>
            </w:r>
          </w:p>
          <w:p w14:paraId="7C6128D3" w14:textId="77777777" w:rsidR="00A67493" w:rsidRPr="00FB29FC" w:rsidRDefault="00A67493" w:rsidP="005920B8">
            <w:pPr>
              <w:pStyle w:val="Texteremplacer"/>
              <w:spacing w:before="120"/>
              <w:rPr>
                <w:rFonts w:ascii="Verdana" w:hAnsi="Verdana"/>
                <w:b w:val="0"/>
                <w:color w:val="auto"/>
                <w:sz w:val="14"/>
                <w:lang w:val="en-GB"/>
              </w:rPr>
            </w:pPr>
            <w:r w:rsidRPr="00FB29FC">
              <w:rPr>
                <w:rFonts w:ascii="Verdana" w:hAnsi="Verdana"/>
                <w:color w:val="auto"/>
                <w:sz w:val="14"/>
                <w:lang w:val="en-GB"/>
              </w:rPr>
              <w:t>Business Object</w:t>
            </w:r>
          </w:p>
          <w:p w14:paraId="36682D4D" w14:textId="77777777" w:rsidR="00A67493" w:rsidRPr="00FB29FC" w:rsidRDefault="00A67493" w:rsidP="005920B8">
            <w:pPr>
              <w:pStyle w:val="Texteremplacer"/>
              <w:spacing w:before="120"/>
              <w:rPr>
                <w:rFonts w:ascii="Verdana" w:hAnsi="Verdana"/>
                <w:b w:val="0"/>
                <w:color w:val="auto"/>
                <w:sz w:val="14"/>
                <w:lang w:val="en-GB"/>
              </w:rPr>
            </w:pPr>
          </w:p>
        </w:tc>
        <w:tc>
          <w:tcPr>
            <w:tcW w:w="567" w:type="dxa"/>
            <w:tcBorders>
              <w:bottom w:val="single" w:sz="8" w:space="0" w:color="4472C4" w:themeColor="accent5"/>
            </w:tcBorders>
            <w:textDirection w:val="btLr"/>
          </w:tcPr>
          <w:p w14:paraId="0132CE6E" w14:textId="667333B9" w:rsidR="00A67493" w:rsidRPr="003206F6" w:rsidRDefault="00777CA4" w:rsidP="005920B8">
            <w:pPr>
              <w:pStyle w:val="Texteremplacer"/>
              <w:spacing w:before="120"/>
              <w:ind w:right="113"/>
              <w:jc w:val="center"/>
              <w:cnfStyle w:val="100000000000" w:firstRow="1" w:lastRow="0" w:firstColumn="0" w:lastColumn="0" w:oddVBand="0" w:evenVBand="0" w:oddHBand="0" w:evenHBand="0" w:firstRowFirstColumn="0" w:firstRowLastColumn="0" w:lastRowFirstColumn="0" w:lastRowLastColumn="0"/>
              <w:rPr>
                <w:rFonts w:ascii="Verdana" w:hAnsi="Verdana"/>
                <w:color w:val="auto"/>
                <w:sz w:val="10"/>
                <w:szCs w:val="10"/>
                <w:lang w:val="en-GB"/>
              </w:rPr>
            </w:pPr>
            <w:r>
              <w:rPr>
                <w:rFonts w:ascii="Verdana" w:hAnsi="Verdana"/>
                <w:color w:val="auto"/>
                <w:sz w:val="10"/>
                <w:szCs w:val="10"/>
                <w:lang w:val="en-GB"/>
              </w:rPr>
              <w:t>Project scope</w:t>
            </w:r>
          </w:p>
        </w:tc>
        <w:tc>
          <w:tcPr>
            <w:tcW w:w="3685" w:type="dxa"/>
            <w:tcBorders>
              <w:bottom w:val="single" w:sz="8" w:space="0" w:color="4472C4" w:themeColor="accent5"/>
            </w:tcBorders>
          </w:tcPr>
          <w:p w14:paraId="15261314" w14:textId="77777777" w:rsidR="00A67493" w:rsidRPr="005B6CA7" w:rsidRDefault="00A67493" w:rsidP="005920B8">
            <w:pPr>
              <w:pStyle w:val="Texteremplacer"/>
              <w:spacing w:before="120"/>
              <w:cnfStyle w:val="100000000000" w:firstRow="1" w:lastRow="0" w:firstColumn="0" w:lastColumn="0" w:oddVBand="0" w:evenVBand="0" w:oddHBand="0" w:evenHBand="0" w:firstRowFirstColumn="0" w:firstRowLastColumn="0" w:lastRowFirstColumn="0" w:lastRowLastColumn="0"/>
              <w:rPr>
                <w:rFonts w:ascii="Verdana" w:hAnsi="Verdana"/>
                <w:color w:val="auto"/>
                <w:sz w:val="22"/>
                <w:szCs w:val="22"/>
                <w:lang w:val="en-GB"/>
              </w:rPr>
            </w:pPr>
            <w:r w:rsidRPr="005B6CA7">
              <w:rPr>
                <w:rFonts w:ascii="Verdana" w:hAnsi="Verdana"/>
                <w:color w:val="auto"/>
                <w:sz w:val="22"/>
                <w:szCs w:val="22"/>
                <w:lang w:val="en-GB"/>
              </w:rPr>
              <w:t>Sharing plan</w:t>
            </w:r>
          </w:p>
          <w:p w14:paraId="70B693D2" w14:textId="0ACAD362" w:rsidR="00A67493" w:rsidRPr="00FB29FC" w:rsidRDefault="0029207F" w:rsidP="005920B8">
            <w:pPr>
              <w:pStyle w:val="Texteremplacer"/>
              <w:spacing w:before="120"/>
              <w:cnfStyle w:val="100000000000" w:firstRow="1" w:lastRow="0" w:firstColumn="0" w:lastColumn="0" w:oddVBand="0" w:evenVBand="0" w:oddHBand="0" w:evenHBand="0" w:firstRowFirstColumn="0" w:firstRowLastColumn="0" w:lastRowFirstColumn="0" w:lastRowLastColumn="0"/>
              <w:rPr>
                <w:rFonts w:ascii="Verdana" w:hAnsi="Verdana"/>
                <w:b w:val="0"/>
                <w:color w:val="auto"/>
                <w:sz w:val="14"/>
                <w:lang w:val="en-GB"/>
              </w:rPr>
            </w:pPr>
            <w:hyperlink w:anchor="_Enterprise_architecture_assets" w:history="1">
              <w:r w:rsidR="00A67493" w:rsidRPr="000B0EC7">
                <w:rPr>
                  <w:rStyle w:val="Lienhypertexte"/>
                  <w:rFonts w:ascii="Verdana" w:hAnsi="Verdana"/>
                  <w:b w:val="0"/>
                  <w:bCs/>
                  <w:sz w:val="14"/>
                  <w:lang w:val="en-GB"/>
                </w:rPr>
                <w:t>Name of EA MODELS</w:t>
              </w:r>
            </w:hyperlink>
            <w:r w:rsidR="00A67493">
              <w:rPr>
                <w:rFonts w:ascii="Verdana" w:hAnsi="Verdana"/>
                <w:color w:val="auto"/>
                <w:sz w:val="14"/>
                <w:lang w:val="en-GB"/>
              </w:rPr>
              <w:t xml:space="preserve"> </w:t>
            </w:r>
          </w:p>
        </w:tc>
      </w:tr>
      <w:tr w:rsidR="00D87B5B" w:rsidRPr="00C82C4C" w14:paraId="1C52419D" w14:textId="77777777" w:rsidTr="00EA16A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val="restart"/>
          </w:tcPr>
          <w:p w14:paraId="097517F5" w14:textId="77777777" w:rsidR="00D87B5B" w:rsidRPr="00D300E8" w:rsidRDefault="00D87B5B" w:rsidP="005920B8">
            <w:pPr>
              <w:pStyle w:val="Texteremplacer"/>
              <w:spacing w:before="120"/>
              <w:rPr>
                <w:rFonts w:ascii="Verdana" w:hAnsi="Verdana"/>
                <w:color w:val="auto"/>
                <w:sz w:val="14"/>
                <w:lang w:val="en-GB"/>
              </w:rPr>
            </w:pPr>
            <w:r w:rsidRPr="00D300E8">
              <w:rPr>
                <w:rFonts w:ascii="Verdana" w:hAnsi="Verdana"/>
                <w:color w:val="auto"/>
                <w:sz w:val="14"/>
                <w:lang w:val="en-GB"/>
              </w:rPr>
              <w:t>AGREEMENT</w:t>
            </w:r>
          </w:p>
        </w:tc>
        <w:tc>
          <w:tcPr>
            <w:tcW w:w="2835" w:type="dxa"/>
          </w:tcPr>
          <w:p w14:paraId="6C24BA50" w14:textId="77777777" w:rsidR="00D87B5B" w:rsidRPr="00D300E8" w:rsidRDefault="00D87B5B"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Policy</w:t>
            </w:r>
          </w:p>
        </w:tc>
        <w:tc>
          <w:tcPr>
            <w:tcW w:w="567" w:type="dxa"/>
          </w:tcPr>
          <w:p w14:paraId="3D571507" w14:textId="77777777" w:rsidR="00D87B5B" w:rsidRPr="00205ED7" w:rsidRDefault="00D87B5B" w:rsidP="005920B8">
            <w:pPr>
              <w:pStyle w:val="Texteremplacer"/>
              <w:spacing w:before="120"/>
              <w:cnfStyle w:val="000000100000" w:firstRow="0" w:lastRow="0" w:firstColumn="0" w:lastColumn="0" w:oddVBand="0" w:evenVBand="0" w:oddHBand="1" w:evenHBand="0" w:firstRowFirstColumn="0" w:firstRowLastColumn="0" w:lastRowFirstColumn="0" w:lastRowLastColumn="0"/>
              <w:rPr>
                <w:sz w:val="18"/>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50CE7B05" w14:textId="77777777" w:rsidR="00D87B5B" w:rsidRPr="00FB29FC" w:rsidRDefault="00D87B5B"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sidRPr="005B6CA7">
              <w:rPr>
                <w:rFonts w:ascii="Verdana" w:hAnsi="Verdana"/>
                <w:color w:val="auto"/>
                <w:sz w:val="14"/>
                <w:lang w:val="en-GB"/>
              </w:rPr>
              <w:t>CARDIF-DM-P-Policy</w:t>
            </w:r>
          </w:p>
        </w:tc>
      </w:tr>
      <w:tr w:rsidR="00D87B5B" w:rsidRPr="008E0509" w14:paraId="5366B4F4" w14:textId="77777777" w:rsidTr="00EA16A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tcPr>
          <w:p w14:paraId="1AABF2DD" w14:textId="77777777" w:rsidR="00D87B5B" w:rsidRPr="00D300E8" w:rsidRDefault="00D87B5B" w:rsidP="005920B8">
            <w:pPr>
              <w:pStyle w:val="Texteremplacer"/>
              <w:spacing w:before="120"/>
              <w:rPr>
                <w:rFonts w:ascii="Verdana" w:hAnsi="Verdana"/>
                <w:color w:val="auto"/>
                <w:sz w:val="14"/>
                <w:lang w:val="en-GB"/>
              </w:rPr>
            </w:pPr>
          </w:p>
        </w:tc>
        <w:tc>
          <w:tcPr>
            <w:tcW w:w="2835" w:type="dxa"/>
          </w:tcPr>
          <w:p w14:paraId="5190BF0F" w14:textId="77777777" w:rsidR="00D87B5B" w:rsidRPr="00D300E8" w:rsidRDefault="00D87B5B"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Distribution Agreement</w:t>
            </w:r>
          </w:p>
        </w:tc>
        <w:tc>
          <w:tcPr>
            <w:tcW w:w="567" w:type="dxa"/>
          </w:tcPr>
          <w:p w14:paraId="388E1222" w14:textId="77777777" w:rsidR="00D87B5B" w:rsidRPr="00FB29FC" w:rsidRDefault="00D87B5B"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3D5A7C7E" w14:textId="77777777" w:rsidR="00D87B5B" w:rsidRPr="00FB29FC" w:rsidRDefault="00D87B5B"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sidRPr="00205ED7">
              <w:rPr>
                <w:rFonts w:ascii="Verdana" w:hAnsi="Verdana"/>
                <w:color w:val="auto"/>
                <w:sz w:val="14"/>
                <w:lang w:val="en-GB"/>
              </w:rPr>
              <w:t>CARDIF-DM-P-Commercial Agreement</w:t>
            </w:r>
          </w:p>
        </w:tc>
      </w:tr>
      <w:tr w:rsidR="00D87B5B" w:rsidRPr="008E0509" w14:paraId="1850A6C1" w14:textId="77777777" w:rsidTr="00EA16A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tcPr>
          <w:p w14:paraId="447978D2" w14:textId="77777777" w:rsidR="00D87B5B" w:rsidRPr="00D300E8" w:rsidRDefault="00D87B5B" w:rsidP="005920B8">
            <w:pPr>
              <w:pStyle w:val="Texteremplacer"/>
              <w:spacing w:before="120"/>
              <w:rPr>
                <w:rFonts w:ascii="Verdana" w:hAnsi="Verdana"/>
                <w:color w:val="auto"/>
                <w:sz w:val="14"/>
                <w:lang w:val="en-GB"/>
              </w:rPr>
            </w:pPr>
          </w:p>
        </w:tc>
        <w:tc>
          <w:tcPr>
            <w:tcW w:w="2835" w:type="dxa"/>
          </w:tcPr>
          <w:p w14:paraId="031CE7BC" w14:textId="6523845F" w:rsidR="00D87B5B" w:rsidRPr="00D300E8" w:rsidRDefault="00D87B5B"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TPA Agreement</w:t>
            </w:r>
          </w:p>
        </w:tc>
        <w:tc>
          <w:tcPr>
            <w:tcW w:w="567" w:type="dxa"/>
          </w:tcPr>
          <w:p w14:paraId="06F2C9CD" w14:textId="0254ABCF" w:rsidR="00D87B5B" w:rsidRDefault="00777CA4" w:rsidP="005920B8">
            <w:pPr>
              <w:pStyle w:val="Texteremplacer"/>
              <w:spacing w:before="120"/>
              <w:cnfStyle w:val="000000100000" w:firstRow="0" w:lastRow="0" w:firstColumn="0" w:lastColumn="0" w:oddVBand="0" w:evenVBand="0" w:oddHBand="1" w:evenHBand="0" w:firstRowFirstColumn="0" w:firstRowLastColumn="0" w:lastRowFirstColumn="0" w:lastRowLastColumn="0"/>
              <w:rPr>
                <w:sz w:val="18"/>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2B348149" w14:textId="77777777" w:rsidR="00D87B5B" w:rsidRPr="00205ED7" w:rsidRDefault="00D87B5B"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p>
        </w:tc>
      </w:tr>
      <w:tr w:rsidR="00D87B5B" w:rsidRPr="008E0509" w14:paraId="1794CE2D" w14:textId="77777777" w:rsidTr="00EA16A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tcPr>
          <w:p w14:paraId="0F8B8458" w14:textId="77777777" w:rsidR="00D87B5B" w:rsidRPr="00D300E8" w:rsidRDefault="00D87B5B" w:rsidP="005920B8">
            <w:pPr>
              <w:pStyle w:val="Texteremplacer"/>
              <w:spacing w:before="120"/>
              <w:rPr>
                <w:rFonts w:ascii="Verdana" w:hAnsi="Verdana"/>
                <w:color w:val="auto"/>
                <w:sz w:val="14"/>
                <w:lang w:val="en-GB"/>
              </w:rPr>
            </w:pPr>
          </w:p>
        </w:tc>
        <w:tc>
          <w:tcPr>
            <w:tcW w:w="2835" w:type="dxa"/>
          </w:tcPr>
          <w:p w14:paraId="7660E24E" w14:textId="447F245F" w:rsidR="00D87B5B" w:rsidRPr="00D300E8" w:rsidRDefault="00D87B5B" w:rsidP="00D87B5B">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fr-FR"/>
              </w:rPr>
            </w:pPr>
            <w:r w:rsidRPr="00D300E8">
              <w:rPr>
                <w:rFonts w:ascii="Verdana" w:hAnsi="Verdana"/>
                <w:color w:val="auto"/>
                <w:sz w:val="14"/>
                <w:lang w:val="fr-FR"/>
              </w:rPr>
              <w:t xml:space="preserve">Asset Management Agreement </w:t>
            </w:r>
          </w:p>
        </w:tc>
        <w:tc>
          <w:tcPr>
            <w:tcW w:w="567" w:type="dxa"/>
          </w:tcPr>
          <w:p w14:paraId="7DD6CF55" w14:textId="12178801" w:rsidR="00D87B5B" w:rsidRPr="00D87B5B" w:rsidRDefault="00777CA4" w:rsidP="005920B8">
            <w:pPr>
              <w:pStyle w:val="Texteremplacer"/>
              <w:spacing w:before="120"/>
              <w:cnfStyle w:val="000000010000" w:firstRow="0" w:lastRow="0" w:firstColumn="0" w:lastColumn="0" w:oddVBand="0" w:evenVBand="0" w:oddHBand="0" w:evenHBand="1" w:firstRowFirstColumn="0" w:firstRowLastColumn="0" w:lastRowFirstColumn="0" w:lastRowLastColumn="0"/>
              <w:rPr>
                <w:sz w:val="18"/>
                <w:lang w:val="fr-FR"/>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34DCD99B" w14:textId="77777777" w:rsidR="00D87B5B" w:rsidRPr="00D87B5B" w:rsidRDefault="00D87B5B"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fr-FR"/>
              </w:rPr>
            </w:pPr>
          </w:p>
        </w:tc>
      </w:tr>
      <w:tr w:rsidR="00D87B5B" w:rsidRPr="008E0509" w14:paraId="5331CE0C" w14:textId="77777777" w:rsidTr="00EA16A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tcPr>
          <w:p w14:paraId="3F434589" w14:textId="77777777" w:rsidR="00D87B5B" w:rsidRPr="00D300E8" w:rsidRDefault="00D87B5B" w:rsidP="005920B8">
            <w:pPr>
              <w:pStyle w:val="Texteremplacer"/>
              <w:spacing w:before="120"/>
              <w:rPr>
                <w:rFonts w:ascii="Verdana" w:hAnsi="Verdana"/>
                <w:color w:val="auto"/>
                <w:sz w:val="14"/>
                <w:lang w:val="en-GB"/>
              </w:rPr>
            </w:pPr>
          </w:p>
        </w:tc>
        <w:tc>
          <w:tcPr>
            <w:tcW w:w="2835" w:type="dxa"/>
          </w:tcPr>
          <w:p w14:paraId="12CF5CF5" w14:textId="632E70D9" w:rsidR="00D87B5B" w:rsidRPr="00D300E8" w:rsidRDefault="00D87B5B" w:rsidP="00D87B5B">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fr-FR"/>
              </w:rPr>
            </w:pPr>
            <w:r w:rsidRPr="00D300E8">
              <w:rPr>
                <w:rFonts w:ascii="Verdana" w:hAnsi="Verdana"/>
                <w:color w:val="auto"/>
                <w:sz w:val="14"/>
              </w:rPr>
              <w:t xml:space="preserve">Co Re Insurance Agreement </w:t>
            </w:r>
          </w:p>
        </w:tc>
        <w:tc>
          <w:tcPr>
            <w:tcW w:w="567" w:type="dxa"/>
          </w:tcPr>
          <w:p w14:paraId="382DE1B8" w14:textId="4C97CC8A" w:rsidR="00D87B5B" w:rsidRPr="00D87B5B" w:rsidRDefault="00777CA4" w:rsidP="005920B8">
            <w:pPr>
              <w:pStyle w:val="Texteremplacer"/>
              <w:spacing w:before="120"/>
              <w:cnfStyle w:val="000000100000" w:firstRow="0" w:lastRow="0" w:firstColumn="0" w:lastColumn="0" w:oddVBand="0" w:evenVBand="0" w:oddHBand="1" w:evenHBand="0" w:firstRowFirstColumn="0" w:firstRowLastColumn="0" w:lastRowFirstColumn="0" w:lastRowLastColumn="0"/>
              <w:rPr>
                <w:sz w:val="18"/>
                <w:lang w:val="fr-FR"/>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53392AF5" w14:textId="77777777" w:rsidR="00D87B5B" w:rsidRPr="00D87B5B" w:rsidRDefault="00D87B5B"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fr-FR"/>
              </w:rPr>
            </w:pPr>
          </w:p>
        </w:tc>
      </w:tr>
      <w:tr w:rsidR="00A67493" w:rsidRPr="008E0509" w14:paraId="5A416A13" w14:textId="77777777" w:rsidTr="00EA16A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tcPr>
          <w:p w14:paraId="2638E3E9" w14:textId="77777777" w:rsidR="00A67493" w:rsidRPr="00D300E8" w:rsidRDefault="00A67493" w:rsidP="005920B8">
            <w:pPr>
              <w:pStyle w:val="Texteremplacer"/>
              <w:spacing w:before="120"/>
              <w:rPr>
                <w:rFonts w:ascii="Verdana" w:hAnsi="Verdana"/>
                <w:color w:val="auto"/>
                <w:sz w:val="14"/>
                <w:lang w:val="en-GB"/>
              </w:rPr>
            </w:pPr>
            <w:r w:rsidRPr="00D300E8">
              <w:rPr>
                <w:rFonts w:ascii="Verdana" w:hAnsi="Verdana"/>
                <w:color w:val="auto"/>
                <w:sz w:val="14"/>
                <w:lang w:val="en-GB"/>
              </w:rPr>
              <w:t>PRODUCT</w:t>
            </w:r>
          </w:p>
        </w:tc>
        <w:tc>
          <w:tcPr>
            <w:tcW w:w="2835" w:type="dxa"/>
          </w:tcPr>
          <w:p w14:paraId="6F8C315E" w14:textId="7E1EE8BF" w:rsidR="00A67493" w:rsidRPr="00D300E8" w:rsidRDefault="00A67493" w:rsidP="00C63289">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Protection product</w:t>
            </w:r>
            <w:r w:rsidR="00DC6D68" w:rsidRPr="00D300E8">
              <w:rPr>
                <w:rFonts w:ascii="Verdana" w:hAnsi="Verdana"/>
                <w:color w:val="auto"/>
                <w:sz w:val="14"/>
                <w:lang w:val="en-GB"/>
              </w:rPr>
              <w:t xml:space="preserve"> </w:t>
            </w:r>
          </w:p>
        </w:tc>
        <w:tc>
          <w:tcPr>
            <w:tcW w:w="567" w:type="dxa"/>
          </w:tcPr>
          <w:p w14:paraId="5AB779E1" w14:textId="77777777" w:rsidR="00A67493" w:rsidRPr="00FB29FC" w:rsidRDefault="00A67493"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4BCB8886" w14:textId="77777777" w:rsidR="00A67493" w:rsidRPr="00FB29FC" w:rsidRDefault="00A67493"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sidRPr="005B6CA7">
              <w:rPr>
                <w:rFonts w:ascii="Verdana" w:hAnsi="Verdana"/>
                <w:color w:val="auto"/>
                <w:sz w:val="14"/>
                <w:lang w:val="en-GB"/>
              </w:rPr>
              <w:t>CARDIF-DM-P-Product</w:t>
            </w:r>
          </w:p>
        </w:tc>
      </w:tr>
      <w:tr w:rsidR="005023C4" w:rsidRPr="0029207F" w14:paraId="5815AF60" w14:textId="77777777" w:rsidTr="00EA16A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val="restart"/>
            <w:shd w:val="clear" w:color="auto" w:fill="D9E2F3" w:themeFill="accent5" w:themeFillTint="33"/>
          </w:tcPr>
          <w:p w14:paraId="1A8F3C3D" w14:textId="2A6688B6" w:rsidR="005023C4" w:rsidRPr="00D300E8" w:rsidRDefault="005023C4" w:rsidP="005920B8">
            <w:pPr>
              <w:pStyle w:val="Texteremplacer"/>
              <w:spacing w:before="120"/>
              <w:rPr>
                <w:rFonts w:ascii="Verdana" w:hAnsi="Verdana"/>
                <w:color w:val="auto"/>
                <w:sz w:val="14"/>
                <w:lang w:val="en-GB"/>
              </w:rPr>
            </w:pPr>
            <w:r w:rsidRPr="00D300E8">
              <w:rPr>
                <w:rFonts w:ascii="Verdana" w:hAnsi="Verdana"/>
                <w:color w:val="auto"/>
                <w:sz w:val="14"/>
                <w:lang w:val="en-GB"/>
              </w:rPr>
              <w:t>EVENT</w:t>
            </w:r>
          </w:p>
        </w:tc>
        <w:tc>
          <w:tcPr>
            <w:tcW w:w="2835" w:type="dxa"/>
            <w:shd w:val="clear" w:color="auto" w:fill="FFFFFF" w:themeFill="background1"/>
          </w:tcPr>
          <w:p w14:paraId="0406A1C4" w14:textId="44E5B94A" w:rsidR="005023C4" w:rsidRPr="00D300E8" w:rsidRDefault="007638A6"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 xml:space="preserve">Immutable </w:t>
            </w:r>
            <w:r w:rsidR="005023C4" w:rsidRPr="00D300E8">
              <w:rPr>
                <w:rFonts w:ascii="Verdana" w:hAnsi="Verdana"/>
                <w:color w:val="auto"/>
                <w:sz w:val="14"/>
                <w:lang w:val="en-GB"/>
              </w:rPr>
              <w:t>Event</w:t>
            </w:r>
          </w:p>
        </w:tc>
        <w:tc>
          <w:tcPr>
            <w:tcW w:w="567" w:type="dxa"/>
            <w:shd w:val="clear" w:color="auto" w:fill="FFFFFF" w:themeFill="background1"/>
          </w:tcPr>
          <w:p w14:paraId="7DC1738B" w14:textId="77777777" w:rsidR="005023C4" w:rsidRPr="00FB29FC" w:rsidRDefault="005023C4"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shd w:val="clear" w:color="auto" w:fill="FFFFFF" w:themeFill="background1"/>
          </w:tcPr>
          <w:p w14:paraId="017A9E40" w14:textId="77777777" w:rsidR="005023C4" w:rsidRPr="00D300E8" w:rsidRDefault="005023C4" w:rsidP="00341B29">
            <w:pPr>
              <w:pStyle w:val="Texteremplacer"/>
              <w:spacing w:before="120"/>
              <w:cnfStyle w:val="000000100000" w:firstRow="0" w:lastRow="0" w:firstColumn="0" w:lastColumn="0" w:oddVBand="0" w:evenVBand="0" w:oddHBand="1" w:evenHBand="0" w:firstRowFirstColumn="0" w:firstRowLastColumn="0" w:lastRowFirstColumn="0" w:lastRowLastColumn="0"/>
              <w:rPr>
                <w:i w:val="0"/>
                <w:color w:val="auto"/>
                <w:lang w:val="en-GB"/>
              </w:rPr>
            </w:pPr>
            <w:r w:rsidRPr="00D300E8">
              <w:rPr>
                <w:rFonts w:ascii="Verdana" w:hAnsi="Verdana"/>
                <w:i w:val="0"/>
                <w:color w:val="auto"/>
                <w:sz w:val="14"/>
                <w:lang w:val="en-GB"/>
              </w:rPr>
              <w:t>Event_Data_Models_Scripts_V0.0.1</w:t>
            </w:r>
          </w:p>
        </w:tc>
      </w:tr>
      <w:tr w:rsidR="005023C4" w:rsidRPr="0029207F" w14:paraId="705488AB" w14:textId="77777777" w:rsidTr="00EA16A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tcPr>
          <w:p w14:paraId="52F5E392" w14:textId="139380AD" w:rsidR="005023C4" w:rsidRPr="00D300E8" w:rsidRDefault="005023C4" w:rsidP="005920B8">
            <w:pPr>
              <w:pStyle w:val="Texteremplacer"/>
              <w:spacing w:before="120"/>
              <w:rPr>
                <w:rFonts w:ascii="Verdana" w:hAnsi="Verdana"/>
                <w:color w:val="auto"/>
                <w:sz w:val="14"/>
                <w:lang w:val="en-GB"/>
              </w:rPr>
            </w:pPr>
          </w:p>
        </w:tc>
        <w:tc>
          <w:tcPr>
            <w:tcW w:w="2835" w:type="dxa"/>
          </w:tcPr>
          <w:p w14:paraId="3E283A58" w14:textId="7A8EAB1A" w:rsidR="005023C4" w:rsidRPr="00D300E8" w:rsidRDefault="00EA16AF" w:rsidP="00EA16AF">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b/>
                <w:bCs w:val="0"/>
                <w:color w:val="auto"/>
                <w:sz w:val="14"/>
                <w:lang w:val="fr-FR"/>
              </w:rPr>
            </w:pPr>
            <w:r w:rsidRPr="00A55078">
              <w:rPr>
                <w:rFonts w:ascii="Verdana" w:hAnsi="Verdana"/>
                <w:bCs w:val="0"/>
                <w:color w:val="auto"/>
                <w:sz w:val="14"/>
                <w:lang w:val="en-GB"/>
              </w:rPr>
              <w:t xml:space="preserve">Customer </w:t>
            </w:r>
            <w:r w:rsidR="0056317E" w:rsidRPr="00A55078">
              <w:rPr>
                <w:rFonts w:ascii="Verdana" w:hAnsi="Verdana"/>
                <w:bCs w:val="0"/>
                <w:color w:val="auto"/>
                <w:sz w:val="14"/>
                <w:lang w:val="en-GB"/>
              </w:rPr>
              <w:t>Re</w:t>
            </w:r>
            <w:r w:rsidRPr="00A55078">
              <w:rPr>
                <w:rFonts w:ascii="Verdana" w:hAnsi="Verdana"/>
                <w:bCs w:val="0"/>
                <w:color w:val="auto"/>
                <w:sz w:val="14"/>
                <w:lang w:val="en-GB"/>
              </w:rPr>
              <w:t xml:space="preserve">quest </w:t>
            </w:r>
            <w:r w:rsidRPr="00A55078">
              <w:rPr>
                <w:rFonts w:ascii="Verdana" w:hAnsi="Verdana"/>
                <w:bCs w:val="0"/>
                <w:i w:val="0"/>
                <w:color w:val="auto"/>
                <w:sz w:val="14"/>
                <w:lang w:val="en-GB"/>
              </w:rPr>
              <w:t>(s</w:t>
            </w:r>
            <w:r w:rsidR="005023C4" w:rsidRPr="00A55078">
              <w:rPr>
                <w:rFonts w:ascii="Verdana" w:hAnsi="Verdana"/>
                <w:bCs w:val="0"/>
                <w:i w:val="0"/>
                <w:color w:val="auto"/>
                <w:sz w:val="14"/>
                <w:lang w:val="en-GB"/>
              </w:rPr>
              <w:t>ubscription</w:t>
            </w:r>
            <w:r w:rsidR="005023C4" w:rsidRPr="00A55078">
              <w:rPr>
                <w:rFonts w:ascii="Verdana" w:hAnsi="Verdana"/>
                <w:bCs w:val="0"/>
                <w:color w:val="auto"/>
                <w:sz w:val="14"/>
                <w:lang w:val="en-GB"/>
              </w:rPr>
              <w:t xml:space="preserve"> request</w:t>
            </w:r>
            <w:r w:rsidR="0056317E" w:rsidRPr="00A55078">
              <w:rPr>
                <w:rFonts w:ascii="Verdana" w:hAnsi="Verdana"/>
                <w:bCs w:val="0"/>
                <w:color w:val="auto"/>
                <w:sz w:val="14"/>
                <w:lang w:val="en-GB"/>
              </w:rPr>
              <w:t>,</w:t>
            </w:r>
            <w:r w:rsidR="0056317E" w:rsidRPr="00A55078">
              <w:rPr>
                <w:rFonts w:ascii="Verdana" w:hAnsi="Verdana"/>
                <w:color w:val="auto"/>
                <w:sz w:val="14"/>
                <w:lang w:val="en-GB"/>
              </w:rPr>
              <w:t xml:space="preserve"> After sales request, Cancellation request,</w:t>
            </w:r>
            <w:r w:rsidR="0056317E" w:rsidRPr="00D300E8">
              <w:rPr>
                <w:rFonts w:ascii="Verdana" w:hAnsi="Verdana"/>
                <w:color w:val="auto"/>
                <w:sz w:val="14"/>
                <w:lang w:val="en-GB"/>
              </w:rPr>
              <w:t xml:space="preserve"> Payment request)</w:t>
            </w:r>
          </w:p>
        </w:tc>
        <w:tc>
          <w:tcPr>
            <w:tcW w:w="567" w:type="dxa"/>
          </w:tcPr>
          <w:p w14:paraId="3CD59F16" w14:textId="77777777" w:rsidR="005023C4" w:rsidRPr="00FB29FC" w:rsidRDefault="005023C4"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6A44E6BB" w14:textId="16992155" w:rsidR="005023C4" w:rsidRPr="00D300E8" w:rsidRDefault="007638A6"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i w:val="0"/>
                <w:color w:val="auto"/>
                <w:sz w:val="14"/>
                <w:lang w:val="en-GB"/>
              </w:rPr>
            </w:pPr>
            <w:r w:rsidRPr="00D300E8">
              <w:rPr>
                <w:rFonts w:ascii="Verdana" w:hAnsi="Verdana"/>
                <w:i w:val="0"/>
                <w:color w:val="auto"/>
                <w:sz w:val="14"/>
                <w:lang w:val="en-GB"/>
              </w:rPr>
              <w:t>Event_Data_Models_Scripts_V0.0.1</w:t>
            </w:r>
          </w:p>
        </w:tc>
      </w:tr>
      <w:tr w:rsidR="00A67493" w:rsidRPr="00C07D16" w14:paraId="472EF071" w14:textId="77777777" w:rsidTr="00EA16A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val="restart"/>
          </w:tcPr>
          <w:p w14:paraId="057123C1" w14:textId="04750C84" w:rsidR="00A67493" w:rsidRPr="00D300E8" w:rsidRDefault="003B27BE" w:rsidP="005920B8">
            <w:pPr>
              <w:pStyle w:val="Texteremplacer"/>
              <w:spacing w:before="120"/>
              <w:rPr>
                <w:rFonts w:ascii="Verdana" w:hAnsi="Verdana"/>
                <w:color w:val="auto"/>
                <w:sz w:val="14"/>
                <w:lang w:val="en-GB"/>
              </w:rPr>
            </w:pPr>
            <w:r w:rsidRPr="00D300E8">
              <w:rPr>
                <w:rFonts w:ascii="Verdana" w:hAnsi="Verdana"/>
                <w:color w:val="auto"/>
                <w:sz w:val="14"/>
                <w:lang w:val="en-GB"/>
              </w:rPr>
              <w:t xml:space="preserve">FINANCIAL </w:t>
            </w:r>
            <w:r w:rsidR="00A67493" w:rsidRPr="00D300E8">
              <w:rPr>
                <w:rFonts w:ascii="Verdana" w:hAnsi="Verdana"/>
                <w:color w:val="auto"/>
                <w:sz w:val="14"/>
                <w:lang w:val="en-GB"/>
              </w:rPr>
              <w:t>OPERATION</w:t>
            </w:r>
          </w:p>
        </w:tc>
        <w:tc>
          <w:tcPr>
            <w:tcW w:w="2835" w:type="dxa"/>
          </w:tcPr>
          <w:p w14:paraId="607548CD" w14:textId="0D3444DB" w:rsidR="00A67493" w:rsidRPr="00D300E8" w:rsidRDefault="003B27BE"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Premium</w:t>
            </w:r>
          </w:p>
        </w:tc>
        <w:tc>
          <w:tcPr>
            <w:tcW w:w="567" w:type="dxa"/>
          </w:tcPr>
          <w:p w14:paraId="18BBF515" w14:textId="77777777" w:rsidR="00A67493" w:rsidRPr="00FB29FC" w:rsidRDefault="00A67493"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7DB5EC16" w14:textId="77777777" w:rsidR="00A67493" w:rsidRPr="00FB29FC" w:rsidRDefault="00A67493"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sidRPr="00DB6827">
              <w:rPr>
                <w:rFonts w:ascii="Verdana" w:hAnsi="Verdana"/>
                <w:color w:val="auto"/>
                <w:sz w:val="14"/>
                <w:lang w:val="en-GB"/>
              </w:rPr>
              <w:t>CARDIF-DM-P-Premium</w:t>
            </w:r>
          </w:p>
        </w:tc>
      </w:tr>
      <w:tr w:rsidR="00A67493" w:rsidRPr="008E0509" w14:paraId="4B6F44FC" w14:textId="77777777" w:rsidTr="00EA16A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tcPr>
          <w:p w14:paraId="6ECB00FB" w14:textId="77777777" w:rsidR="00A67493" w:rsidRPr="00D300E8" w:rsidRDefault="00A67493" w:rsidP="005920B8">
            <w:pPr>
              <w:pStyle w:val="Texteremplacer"/>
              <w:spacing w:before="120"/>
              <w:rPr>
                <w:rFonts w:ascii="Verdana" w:hAnsi="Verdana"/>
                <w:color w:val="auto"/>
                <w:sz w:val="14"/>
                <w:lang w:val="en-GB"/>
              </w:rPr>
            </w:pPr>
          </w:p>
        </w:tc>
        <w:tc>
          <w:tcPr>
            <w:tcW w:w="2835" w:type="dxa"/>
          </w:tcPr>
          <w:p w14:paraId="7CF18688" w14:textId="77777777" w:rsidR="00A67493" w:rsidRPr="00D300E8" w:rsidRDefault="00A67493"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Commission</w:t>
            </w:r>
          </w:p>
        </w:tc>
        <w:tc>
          <w:tcPr>
            <w:tcW w:w="567" w:type="dxa"/>
          </w:tcPr>
          <w:p w14:paraId="0D071447" w14:textId="54840B18" w:rsidR="00A67493" w:rsidRPr="00FB29FC" w:rsidRDefault="00D300E8"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63A1A622" w14:textId="77777777" w:rsidR="00A67493" w:rsidRPr="00FB29FC" w:rsidRDefault="00A67493"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p>
        </w:tc>
      </w:tr>
      <w:tr w:rsidR="00A67493" w:rsidRPr="008E0509" w14:paraId="146DEE4E" w14:textId="77777777" w:rsidTr="00EA16A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tcPr>
          <w:p w14:paraId="06B66133" w14:textId="77777777" w:rsidR="00A67493" w:rsidRPr="00D300E8" w:rsidRDefault="00A67493" w:rsidP="005920B8">
            <w:pPr>
              <w:pStyle w:val="Texteremplacer"/>
              <w:spacing w:before="120"/>
              <w:rPr>
                <w:rFonts w:ascii="Verdana" w:hAnsi="Verdana"/>
                <w:color w:val="auto"/>
                <w:sz w:val="14"/>
                <w:lang w:val="en-GB"/>
              </w:rPr>
            </w:pPr>
          </w:p>
        </w:tc>
        <w:tc>
          <w:tcPr>
            <w:tcW w:w="2835" w:type="dxa"/>
          </w:tcPr>
          <w:p w14:paraId="1DBB995A" w14:textId="77777777" w:rsidR="00A67493" w:rsidRPr="00D300E8" w:rsidRDefault="00A67493"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Administrative Fee</w:t>
            </w:r>
          </w:p>
        </w:tc>
        <w:tc>
          <w:tcPr>
            <w:tcW w:w="567" w:type="dxa"/>
          </w:tcPr>
          <w:p w14:paraId="187D26EB" w14:textId="45C802F0" w:rsidR="00A67493" w:rsidRPr="00FB29FC" w:rsidRDefault="00D300E8"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144ACB82" w14:textId="77777777" w:rsidR="00A67493" w:rsidRPr="00FB29FC" w:rsidRDefault="00A67493"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p>
        </w:tc>
      </w:tr>
      <w:tr w:rsidR="00042272" w:rsidRPr="008E0509" w14:paraId="1C0AF00C" w14:textId="77777777" w:rsidTr="00EA16A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tcPr>
          <w:p w14:paraId="4B2F5832" w14:textId="77777777" w:rsidR="00042272" w:rsidRPr="00D300E8" w:rsidRDefault="00042272" w:rsidP="005920B8">
            <w:pPr>
              <w:pStyle w:val="Texteremplacer"/>
              <w:spacing w:before="120"/>
              <w:rPr>
                <w:rFonts w:ascii="Verdana" w:hAnsi="Verdana"/>
                <w:color w:val="auto"/>
                <w:sz w:val="14"/>
                <w:lang w:val="en-GB"/>
              </w:rPr>
            </w:pPr>
          </w:p>
        </w:tc>
        <w:tc>
          <w:tcPr>
            <w:tcW w:w="2835" w:type="dxa"/>
          </w:tcPr>
          <w:p w14:paraId="72576654" w14:textId="0598B248" w:rsidR="00042272" w:rsidRPr="00D300E8" w:rsidRDefault="00042272"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Anuity</w:t>
            </w:r>
          </w:p>
        </w:tc>
        <w:tc>
          <w:tcPr>
            <w:tcW w:w="567" w:type="dxa"/>
          </w:tcPr>
          <w:p w14:paraId="1DFDA180" w14:textId="64C0835B" w:rsidR="00042272" w:rsidRPr="00FB29FC" w:rsidRDefault="00D300E8"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26295E14" w14:textId="77777777" w:rsidR="00042272" w:rsidRPr="00FB29FC" w:rsidRDefault="00042272"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p>
        </w:tc>
      </w:tr>
      <w:tr w:rsidR="00A67493" w:rsidRPr="0029207F" w14:paraId="3A385103" w14:textId="77777777" w:rsidTr="00EA16A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tcPr>
          <w:p w14:paraId="585BE307" w14:textId="77777777" w:rsidR="00A67493" w:rsidRPr="00D300E8" w:rsidRDefault="00A67493" w:rsidP="005920B8">
            <w:pPr>
              <w:pStyle w:val="Texteremplacer"/>
              <w:spacing w:before="120"/>
              <w:rPr>
                <w:rFonts w:ascii="Verdana" w:hAnsi="Verdana"/>
                <w:color w:val="auto"/>
                <w:sz w:val="14"/>
                <w:lang w:val="en-GB"/>
              </w:rPr>
            </w:pPr>
          </w:p>
        </w:tc>
        <w:tc>
          <w:tcPr>
            <w:tcW w:w="2835" w:type="dxa"/>
          </w:tcPr>
          <w:p w14:paraId="58216253" w14:textId="53B22A33" w:rsidR="00A67493" w:rsidRPr="00D300E8" w:rsidRDefault="003B27BE"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Claim benefit</w:t>
            </w:r>
          </w:p>
        </w:tc>
        <w:tc>
          <w:tcPr>
            <w:tcW w:w="567" w:type="dxa"/>
          </w:tcPr>
          <w:p w14:paraId="42DB800F" w14:textId="77777777" w:rsidR="00A67493" w:rsidRPr="00FB29FC" w:rsidRDefault="00A67493"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79CCA08E" w14:textId="791F085F" w:rsidR="00A67493" w:rsidRPr="00DB6827" w:rsidRDefault="00A67493" w:rsidP="00DB6827">
            <w:pPr>
              <w:pStyle w:val="Texteremplacer"/>
              <w:spacing w:before="120"/>
              <w:jc w:val="both"/>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sidRPr="00A40DB4">
              <w:rPr>
                <w:rFonts w:ascii="Verdana" w:hAnsi="Verdana"/>
                <w:color w:val="auto"/>
                <w:sz w:val="14"/>
                <w:lang w:val="en-GB"/>
              </w:rPr>
              <w:t>CARDIF-DM-P-Claim Benefit Payment</w:t>
            </w:r>
          </w:p>
        </w:tc>
      </w:tr>
      <w:tr w:rsidR="00A67493" w:rsidRPr="0029207F" w14:paraId="0B0F44DA" w14:textId="77777777" w:rsidTr="00EA16A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val="restart"/>
          </w:tcPr>
          <w:p w14:paraId="1D88A972" w14:textId="77777777" w:rsidR="00A67493" w:rsidRPr="00D300E8" w:rsidRDefault="00A67493" w:rsidP="005920B8">
            <w:pPr>
              <w:pStyle w:val="Texteremplacer"/>
              <w:spacing w:before="120"/>
              <w:rPr>
                <w:rFonts w:ascii="Verdana" w:hAnsi="Verdana"/>
                <w:color w:val="auto"/>
                <w:sz w:val="14"/>
                <w:lang w:val="en-GB"/>
              </w:rPr>
            </w:pPr>
            <w:r w:rsidRPr="00D300E8">
              <w:rPr>
                <w:rFonts w:ascii="Verdana" w:hAnsi="Verdana"/>
                <w:color w:val="auto"/>
                <w:sz w:val="14"/>
                <w:lang w:val="en-GB"/>
              </w:rPr>
              <w:t>CLAIM</w:t>
            </w:r>
          </w:p>
        </w:tc>
        <w:tc>
          <w:tcPr>
            <w:tcW w:w="2835" w:type="dxa"/>
          </w:tcPr>
          <w:p w14:paraId="1ED94D96" w14:textId="77777777" w:rsidR="00A67493" w:rsidRPr="00D300E8" w:rsidRDefault="00A67493"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Claim File</w:t>
            </w:r>
          </w:p>
        </w:tc>
        <w:tc>
          <w:tcPr>
            <w:tcW w:w="567" w:type="dxa"/>
          </w:tcPr>
          <w:p w14:paraId="335D5EED" w14:textId="77777777" w:rsidR="00A67493" w:rsidRPr="00FB29FC" w:rsidRDefault="00A67493"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200F6E82" w14:textId="77777777" w:rsidR="00A67493" w:rsidRPr="00FB29FC" w:rsidRDefault="00A67493"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sidRPr="00A40DB4">
              <w:rPr>
                <w:rFonts w:ascii="Verdana" w:hAnsi="Verdana"/>
                <w:color w:val="auto"/>
                <w:sz w:val="14"/>
                <w:lang w:val="en-GB"/>
              </w:rPr>
              <w:t>CARDIF-DM-P-Claim File and Claim Study</w:t>
            </w:r>
          </w:p>
        </w:tc>
      </w:tr>
      <w:tr w:rsidR="00A67493" w:rsidRPr="0029207F" w14:paraId="0BC9D0E6" w14:textId="77777777" w:rsidTr="00EA16A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tcPr>
          <w:p w14:paraId="63D10794" w14:textId="77777777" w:rsidR="00A67493" w:rsidRPr="00D300E8" w:rsidRDefault="00A67493" w:rsidP="005920B8">
            <w:pPr>
              <w:pStyle w:val="Texteremplacer"/>
              <w:spacing w:before="120"/>
              <w:rPr>
                <w:rFonts w:ascii="Verdana" w:hAnsi="Verdana"/>
                <w:color w:val="auto"/>
                <w:sz w:val="14"/>
                <w:lang w:val="en-GB"/>
              </w:rPr>
            </w:pPr>
          </w:p>
        </w:tc>
        <w:tc>
          <w:tcPr>
            <w:tcW w:w="2835" w:type="dxa"/>
          </w:tcPr>
          <w:p w14:paraId="651CB54B" w14:textId="77777777" w:rsidR="00A67493" w:rsidRPr="00D300E8" w:rsidRDefault="00A67493"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Claim declaration</w:t>
            </w:r>
          </w:p>
        </w:tc>
        <w:tc>
          <w:tcPr>
            <w:tcW w:w="567" w:type="dxa"/>
          </w:tcPr>
          <w:p w14:paraId="5169E016" w14:textId="77777777" w:rsidR="00A67493" w:rsidRPr="00FB29FC" w:rsidRDefault="00A67493"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65C6842E" w14:textId="77777777" w:rsidR="00A67493" w:rsidRPr="00FB29FC" w:rsidRDefault="00A67493"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sidRPr="00A40DB4">
              <w:rPr>
                <w:rFonts w:ascii="Verdana" w:hAnsi="Verdana"/>
                <w:color w:val="auto"/>
                <w:sz w:val="14"/>
                <w:lang w:val="en-GB"/>
              </w:rPr>
              <w:t>CARDIF-DM-P-Claim Declaration</w:t>
            </w:r>
          </w:p>
        </w:tc>
      </w:tr>
      <w:tr w:rsidR="00FF7708" w:rsidRPr="008E0509" w14:paraId="3E286ABD" w14:textId="77777777" w:rsidTr="00EA16A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val="restart"/>
          </w:tcPr>
          <w:p w14:paraId="585FC884" w14:textId="77777777" w:rsidR="00FF7708" w:rsidRPr="00D300E8" w:rsidRDefault="00FF7708" w:rsidP="005920B8">
            <w:pPr>
              <w:pStyle w:val="Texteremplacer"/>
              <w:spacing w:before="120"/>
              <w:rPr>
                <w:rFonts w:ascii="Verdana" w:hAnsi="Verdana"/>
                <w:color w:val="auto"/>
                <w:sz w:val="14"/>
                <w:lang w:val="en-GB"/>
              </w:rPr>
            </w:pPr>
            <w:r w:rsidRPr="00D300E8">
              <w:rPr>
                <w:rFonts w:ascii="Verdana" w:hAnsi="Verdana"/>
                <w:color w:val="auto"/>
                <w:sz w:val="14"/>
                <w:lang w:val="en-GB"/>
              </w:rPr>
              <w:t>PERSON</w:t>
            </w:r>
          </w:p>
        </w:tc>
        <w:tc>
          <w:tcPr>
            <w:tcW w:w="2835" w:type="dxa"/>
          </w:tcPr>
          <w:p w14:paraId="6D9C5C4C" w14:textId="77777777" w:rsidR="00FF7708" w:rsidRPr="00D300E8" w:rsidRDefault="00FF7708"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Customer</w:t>
            </w:r>
          </w:p>
        </w:tc>
        <w:tc>
          <w:tcPr>
            <w:tcW w:w="567" w:type="dxa"/>
          </w:tcPr>
          <w:p w14:paraId="78F37075" w14:textId="77777777" w:rsidR="00FF7708" w:rsidRPr="00FB29FC" w:rsidRDefault="00FF7708"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2E2E3809" w14:textId="77777777" w:rsidR="00FF7708" w:rsidRPr="00FB29FC" w:rsidRDefault="00FF7708"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sidRPr="00A40DB4">
              <w:rPr>
                <w:rFonts w:ascii="Verdana" w:hAnsi="Verdana"/>
                <w:color w:val="auto"/>
                <w:sz w:val="14"/>
                <w:lang w:val="en-GB"/>
              </w:rPr>
              <w:t>CARDIF-DM-P-Customer</w:t>
            </w:r>
          </w:p>
        </w:tc>
      </w:tr>
      <w:tr w:rsidR="00FF7708" w:rsidRPr="008E0509" w14:paraId="4C178A05" w14:textId="77777777" w:rsidTr="00EA16A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tcPr>
          <w:p w14:paraId="22CDD3F9" w14:textId="77777777" w:rsidR="00FF7708" w:rsidRPr="00D300E8" w:rsidRDefault="00FF7708" w:rsidP="005920B8">
            <w:pPr>
              <w:pStyle w:val="Texteremplacer"/>
              <w:spacing w:before="120"/>
              <w:rPr>
                <w:rFonts w:ascii="Verdana" w:hAnsi="Verdana"/>
                <w:color w:val="auto"/>
                <w:sz w:val="14"/>
                <w:lang w:val="en-GB"/>
              </w:rPr>
            </w:pPr>
          </w:p>
        </w:tc>
        <w:tc>
          <w:tcPr>
            <w:tcW w:w="2835" w:type="dxa"/>
          </w:tcPr>
          <w:p w14:paraId="4D49BAAB" w14:textId="77777777" w:rsidR="00FF7708" w:rsidRPr="00D300E8" w:rsidRDefault="00FF7708"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Commercial Third Party</w:t>
            </w:r>
          </w:p>
        </w:tc>
        <w:tc>
          <w:tcPr>
            <w:tcW w:w="567" w:type="dxa"/>
          </w:tcPr>
          <w:p w14:paraId="0A8FB050" w14:textId="77777777" w:rsidR="00FF7708" w:rsidRPr="00FB29FC" w:rsidRDefault="00FF7708"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456B9A9E" w14:textId="77777777" w:rsidR="00FF7708" w:rsidRPr="00FB29FC" w:rsidRDefault="00FF7708"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sidRPr="00F21679">
              <w:rPr>
                <w:rFonts w:ascii="Verdana" w:hAnsi="Verdana"/>
                <w:color w:val="auto"/>
                <w:sz w:val="14"/>
                <w:lang w:val="en-GB"/>
              </w:rPr>
              <w:t>CARDIF-DM-P-ThirdParty</w:t>
            </w:r>
          </w:p>
        </w:tc>
      </w:tr>
      <w:tr w:rsidR="00FF7708" w:rsidRPr="008E0509" w14:paraId="4E24626F" w14:textId="77777777" w:rsidTr="00EA16A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tcPr>
          <w:p w14:paraId="3E16CDDD" w14:textId="77777777" w:rsidR="00FF7708" w:rsidRPr="00D300E8" w:rsidRDefault="00FF7708" w:rsidP="005920B8">
            <w:pPr>
              <w:pStyle w:val="Texteremplacer"/>
              <w:spacing w:before="120"/>
              <w:rPr>
                <w:rFonts w:ascii="Verdana" w:hAnsi="Verdana"/>
                <w:color w:val="auto"/>
                <w:sz w:val="14"/>
                <w:lang w:val="en-GB"/>
              </w:rPr>
            </w:pPr>
          </w:p>
        </w:tc>
        <w:tc>
          <w:tcPr>
            <w:tcW w:w="2835" w:type="dxa"/>
          </w:tcPr>
          <w:p w14:paraId="0BE46E48" w14:textId="77777777" w:rsidR="00FF7708" w:rsidRPr="00D300E8" w:rsidRDefault="00FF7708"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Financial Third Party</w:t>
            </w:r>
          </w:p>
        </w:tc>
        <w:tc>
          <w:tcPr>
            <w:tcW w:w="567" w:type="dxa"/>
          </w:tcPr>
          <w:p w14:paraId="777891F3" w14:textId="77777777" w:rsidR="00FF7708" w:rsidRPr="00FB29FC" w:rsidRDefault="00FF7708"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678400ED" w14:textId="77777777" w:rsidR="00FF7708" w:rsidRPr="00FB29FC" w:rsidRDefault="00FF7708"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sidRPr="00F21679">
              <w:rPr>
                <w:rFonts w:ascii="Verdana" w:hAnsi="Verdana"/>
                <w:color w:val="auto"/>
                <w:sz w:val="14"/>
                <w:lang w:val="en-GB"/>
              </w:rPr>
              <w:t>CARDIF-DM-P-ThirdParty</w:t>
            </w:r>
          </w:p>
        </w:tc>
      </w:tr>
      <w:tr w:rsidR="00FF7708" w:rsidRPr="008E0509" w14:paraId="17ADEC3C" w14:textId="77777777" w:rsidTr="00EA16A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tcPr>
          <w:p w14:paraId="6216D0FD" w14:textId="77777777" w:rsidR="00FF7708" w:rsidRPr="00D300E8" w:rsidRDefault="00FF7708" w:rsidP="005920B8">
            <w:pPr>
              <w:pStyle w:val="Texteremplacer"/>
              <w:spacing w:before="120"/>
              <w:rPr>
                <w:rFonts w:ascii="Verdana" w:hAnsi="Verdana"/>
                <w:color w:val="auto"/>
                <w:sz w:val="14"/>
                <w:lang w:val="en-GB"/>
              </w:rPr>
            </w:pPr>
          </w:p>
        </w:tc>
        <w:tc>
          <w:tcPr>
            <w:tcW w:w="2835" w:type="dxa"/>
          </w:tcPr>
          <w:p w14:paraId="205C7671" w14:textId="29C71480" w:rsidR="00FF7708" w:rsidRPr="00D300E8" w:rsidRDefault="00FF7708"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 xml:space="preserve">Expert &amp;suppliers </w:t>
            </w:r>
          </w:p>
        </w:tc>
        <w:tc>
          <w:tcPr>
            <w:tcW w:w="567" w:type="dxa"/>
          </w:tcPr>
          <w:p w14:paraId="1638A28C" w14:textId="1DE8E460" w:rsidR="00FF7708" w:rsidRDefault="00D300E8" w:rsidP="005920B8">
            <w:pPr>
              <w:pStyle w:val="Texteremplacer"/>
              <w:spacing w:before="120"/>
              <w:cnfStyle w:val="000000100000" w:firstRow="0" w:lastRow="0" w:firstColumn="0" w:lastColumn="0" w:oddVBand="0" w:evenVBand="0" w:oddHBand="1" w:evenHBand="0" w:firstRowFirstColumn="0" w:firstRowLastColumn="0" w:lastRowFirstColumn="0" w:lastRowLastColumn="0"/>
              <w:rPr>
                <w:sz w:val="18"/>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15C09201" w14:textId="77777777" w:rsidR="00FF7708" w:rsidRPr="00F21679" w:rsidRDefault="00FF7708"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p>
        </w:tc>
      </w:tr>
      <w:tr w:rsidR="00A67493" w:rsidRPr="008E0509" w14:paraId="3062343C" w14:textId="77777777" w:rsidTr="00EA16A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val="restart"/>
          </w:tcPr>
          <w:p w14:paraId="64E10A19" w14:textId="77777777" w:rsidR="00A67493" w:rsidRPr="00D300E8" w:rsidRDefault="00A67493" w:rsidP="005920B8">
            <w:pPr>
              <w:pStyle w:val="Texteremplacer"/>
              <w:spacing w:before="120"/>
              <w:rPr>
                <w:rFonts w:ascii="Verdana" w:hAnsi="Verdana"/>
                <w:color w:val="auto"/>
                <w:sz w:val="14"/>
                <w:lang w:val="en-GB"/>
              </w:rPr>
            </w:pPr>
            <w:r w:rsidRPr="00D300E8">
              <w:rPr>
                <w:rFonts w:ascii="Verdana" w:hAnsi="Verdana"/>
                <w:color w:val="auto"/>
                <w:sz w:val="14"/>
                <w:lang w:val="en-GB"/>
              </w:rPr>
              <w:t>FINANCIAL INSTRUMENT</w:t>
            </w:r>
          </w:p>
        </w:tc>
        <w:tc>
          <w:tcPr>
            <w:tcW w:w="2835" w:type="dxa"/>
          </w:tcPr>
          <w:p w14:paraId="284D4FC1" w14:textId="6528F13B" w:rsidR="00A67493" w:rsidRPr="00D300E8" w:rsidRDefault="00042272"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Financial order</w:t>
            </w:r>
          </w:p>
        </w:tc>
        <w:tc>
          <w:tcPr>
            <w:tcW w:w="567" w:type="dxa"/>
          </w:tcPr>
          <w:p w14:paraId="40403DF3" w14:textId="251B96DC" w:rsidR="00A67493" w:rsidRPr="00FB29FC" w:rsidRDefault="00D300E8"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7B95797A" w14:textId="77777777" w:rsidR="00A67493" w:rsidRPr="00FB29FC" w:rsidRDefault="00A67493"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p>
        </w:tc>
      </w:tr>
      <w:tr w:rsidR="00042272" w:rsidRPr="008E0509" w14:paraId="3F957A57" w14:textId="77777777" w:rsidTr="00EA16A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tcPr>
          <w:p w14:paraId="1DA48AFA" w14:textId="77777777" w:rsidR="00042272" w:rsidRPr="00D300E8" w:rsidRDefault="00042272" w:rsidP="005920B8">
            <w:pPr>
              <w:pStyle w:val="Texteremplacer"/>
              <w:spacing w:before="120"/>
              <w:rPr>
                <w:rFonts w:ascii="Verdana" w:hAnsi="Verdana"/>
                <w:color w:val="auto"/>
                <w:sz w:val="14"/>
                <w:lang w:val="en-GB"/>
              </w:rPr>
            </w:pPr>
          </w:p>
        </w:tc>
        <w:tc>
          <w:tcPr>
            <w:tcW w:w="2835" w:type="dxa"/>
          </w:tcPr>
          <w:p w14:paraId="4C745895" w14:textId="3E293838" w:rsidR="00042272" w:rsidRPr="00D300E8" w:rsidRDefault="00042272"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Fund</w:t>
            </w:r>
          </w:p>
        </w:tc>
        <w:tc>
          <w:tcPr>
            <w:tcW w:w="567" w:type="dxa"/>
          </w:tcPr>
          <w:p w14:paraId="26773C13" w14:textId="2D2A13B9" w:rsidR="00042272" w:rsidRPr="00FB29FC" w:rsidRDefault="00D300E8"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4748669D" w14:textId="77777777" w:rsidR="00042272" w:rsidRPr="00FB29FC" w:rsidRDefault="00042272"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p>
        </w:tc>
      </w:tr>
      <w:tr w:rsidR="00A67493" w:rsidRPr="008E0509" w14:paraId="6203BB0F" w14:textId="77777777" w:rsidTr="00EA16A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tcPr>
          <w:p w14:paraId="427A9F77" w14:textId="77777777" w:rsidR="00A67493" w:rsidRPr="00D300E8" w:rsidRDefault="00A67493" w:rsidP="005920B8">
            <w:pPr>
              <w:pStyle w:val="Texteremplacer"/>
              <w:spacing w:before="120"/>
              <w:rPr>
                <w:rFonts w:ascii="Verdana" w:hAnsi="Verdana"/>
                <w:color w:val="auto"/>
                <w:sz w:val="14"/>
                <w:lang w:val="en-GB"/>
              </w:rPr>
            </w:pPr>
          </w:p>
        </w:tc>
        <w:tc>
          <w:tcPr>
            <w:tcW w:w="2835" w:type="dxa"/>
          </w:tcPr>
          <w:p w14:paraId="75445E83" w14:textId="77777777" w:rsidR="00A67493" w:rsidRPr="00D300E8" w:rsidRDefault="00A67493"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Shares</w:t>
            </w:r>
          </w:p>
        </w:tc>
        <w:tc>
          <w:tcPr>
            <w:tcW w:w="567" w:type="dxa"/>
          </w:tcPr>
          <w:p w14:paraId="0EA583FB" w14:textId="7273ABF7" w:rsidR="00A67493" w:rsidRPr="00FB29FC" w:rsidRDefault="00D300E8"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7EC4E149" w14:textId="77777777" w:rsidR="00A67493" w:rsidRPr="00FB29FC" w:rsidRDefault="00A67493"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p>
        </w:tc>
      </w:tr>
      <w:tr w:rsidR="00A67493" w:rsidRPr="008E0509" w14:paraId="34E792B6" w14:textId="77777777" w:rsidTr="00EA16A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tcPr>
          <w:p w14:paraId="442C0CEF" w14:textId="77777777" w:rsidR="00A67493" w:rsidRPr="00D300E8" w:rsidRDefault="00A67493" w:rsidP="005920B8">
            <w:pPr>
              <w:pStyle w:val="Texteremplacer"/>
              <w:spacing w:before="120"/>
              <w:rPr>
                <w:rFonts w:ascii="Verdana" w:hAnsi="Verdana"/>
                <w:color w:val="auto"/>
                <w:sz w:val="14"/>
                <w:lang w:val="en-GB"/>
              </w:rPr>
            </w:pPr>
          </w:p>
        </w:tc>
        <w:tc>
          <w:tcPr>
            <w:tcW w:w="2835" w:type="dxa"/>
          </w:tcPr>
          <w:p w14:paraId="68F90889" w14:textId="77777777" w:rsidR="00A67493" w:rsidRPr="00D300E8" w:rsidRDefault="00A67493"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Bonds</w:t>
            </w:r>
          </w:p>
        </w:tc>
        <w:tc>
          <w:tcPr>
            <w:tcW w:w="567" w:type="dxa"/>
          </w:tcPr>
          <w:p w14:paraId="45462DB6" w14:textId="350C1692" w:rsidR="00A67493" w:rsidRPr="00FB29FC" w:rsidRDefault="00D300E8"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3054810D" w14:textId="77777777" w:rsidR="00A67493" w:rsidRPr="00FB29FC" w:rsidRDefault="00A67493"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p>
        </w:tc>
      </w:tr>
      <w:tr w:rsidR="00A67493" w:rsidRPr="008E0509" w14:paraId="0DC8C00F" w14:textId="77777777" w:rsidTr="00EA16A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tcPr>
          <w:p w14:paraId="32F4126E" w14:textId="77777777" w:rsidR="00A67493" w:rsidRPr="00D300E8" w:rsidRDefault="00A67493" w:rsidP="005920B8">
            <w:pPr>
              <w:pStyle w:val="Texteremplacer"/>
              <w:spacing w:before="120"/>
              <w:rPr>
                <w:rFonts w:ascii="Verdana" w:hAnsi="Verdana"/>
                <w:color w:val="auto"/>
                <w:sz w:val="14"/>
                <w:lang w:val="en-GB"/>
              </w:rPr>
            </w:pPr>
          </w:p>
        </w:tc>
        <w:tc>
          <w:tcPr>
            <w:tcW w:w="2835" w:type="dxa"/>
          </w:tcPr>
          <w:p w14:paraId="5873D648" w14:textId="77777777" w:rsidR="00A67493" w:rsidRPr="00D300E8" w:rsidRDefault="00A67493"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Options</w:t>
            </w:r>
          </w:p>
        </w:tc>
        <w:tc>
          <w:tcPr>
            <w:tcW w:w="567" w:type="dxa"/>
          </w:tcPr>
          <w:p w14:paraId="445467F1" w14:textId="20D21E4E" w:rsidR="00A67493" w:rsidRPr="00FB29FC" w:rsidRDefault="00D300E8"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75245473" w14:textId="77777777" w:rsidR="00A67493" w:rsidRPr="00FB29FC" w:rsidRDefault="00A67493"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p>
        </w:tc>
      </w:tr>
      <w:tr w:rsidR="00A67493" w:rsidRPr="008E0509" w14:paraId="40D456A6" w14:textId="77777777" w:rsidTr="00EA16A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val="restart"/>
          </w:tcPr>
          <w:p w14:paraId="697CB1B9" w14:textId="77777777" w:rsidR="00A67493" w:rsidRPr="00D300E8" w:rsidRDefault="00A67493" w:rsidP="005920B8">
            <w:pPr>
              <w:pStyle w:val="Texteremplacer"/>
              <w:spacing w:before="120"/>
              <w:rPr>
                <w:rFonts w:ascii="Verdana" w:hAnsi="Verdana"/>
                <w:color w:val="auto"/>
                <w:sz w:val="14"/>
                <w:lang w:val="en-GB"/>
              </w:rPr>
            </w:pPr>
            <w:r w:rsidRPr="00D300E8">
              <w:rPr>
                <w:rFonts w:ascii="Verdana" w:hAnsi="Verdana"/>
                <w:color w:val="auto"/>
                <w:sz w:val="14"/>
                <w:lang w:val="en-GB"/>
              </w:rPr>
              <w:t>FINANCIAL FUND</w:t>
            </w:r>
          </w:p>
        </w:tc>
        <w:tc>
          <w:tcPr>
            <w:tcW w:w="2835" w:type="dxa"/>
          </w:tcPr>
          <w:p w14:paraId="6FBB01D6" w14:textId="77777777" w:rsidR="00A67493" w:rsidRPr="00D300E8" w:rsidRDefault="00A67493"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Interest based fund</w:t>
            </w:r>
          </w:p>
        </w:tc>
        <w:tc>
          <w:tcPr>
            <w:tcW w:w="567" w:type="dxa"/>
          </w:tcPr>
          <w:p w14:paraId="4B2EC1AC" w14:textId="710E68FC" w:rsidR="00A67493" w:rsidRPr="00FB29FC" w:rsidRDefault="00D300E8"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5BC8C903" w14:textId="77777777" w:rsidR="00A67493" w:rsidRPr="00FB29FC" w:rsidRDefault="00A67493"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p>
        </w:tc>
      </w:tr>
      <w:tr w:rsidR="00A67493" w:rsidRPr="008E0509" w14:paraId="2BE648C6" w14:textId="77777777" w:rsidTr="00EA16A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tcPr>
          <w:p w14:paraId="2D0D00FD" w14:textId="77777777" w:rsidR="00A67493" w:rsidRPr="00D300E8" w:rsidRDefault="00A67493" w:rsidP="005920B8">
            <w:pPr>
              <w:pStyle w:val="Texteremplacer"/>
              <w:spacing w:before="120"/>
              <w:rPr>
                <w:rFonts w:ascii="Verdana" w:hAnsi="Verdana"/>
                <w:color w:val="auto"/>
                <w:sz w:val="14"/>
                <w:lang w:val="en-GB"/>
              </w:rPr>
            </w:pPr>
          </w:p>
        </w:tc>
        <w:tc>
          <w:tcPr>
            <w:tcW w:w="2835" w:type="dxa"/>
          </w:tcPr>
          <w:p w14:paraId="66EBA5DA" w14:textId="77777777" w:rsidR="00A67493" w:rsidRPr="00D300E8" w:rsidRDefault="00A67493"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Linked Fund</w:t>
            </w:r>
          </w:p>
        </w:tc>
        <w:tc>
          <w:tcPr>
            <w:tcW w:w="567" w:type="dxa"/>
          </w:tcPr>
          <w:p w14:paraId="05E771F7" w14:textId="51FB096C" w:rsidR="00A67493" w:rsidRPr="00FB29FC" w:rsidRDefault="00D300E8"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1B0BB9DE" w14:textId="77777777" w:rsidR="00A67493" w:rsidRPr="00FB29FC" w:rsidRDefault="00A67493"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p>
        </w:tc>
      </w:tr>
      <w:tr w:rsidR="00A67493" w:rsidRPr="008E0509" w14:paraId="77D48884" w14:textId="77777777" w:rsidTr="00EA16A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tcPr>
          <w:p w14:paraId="3C82A693" w14:textId="77777777" w:rsidR="00A67493" w:rsidRPr="00D300E8" w:rsidRDefault="00A67493" w:rsidP="005920B8">
            <w:pPr>
              <w:pStyle w:val="Texteremplacer"/>
              <w:spacing w:before="120"/>
              <w:rPr>
                <w:rFonts w:ascii="Verdana" w:hAnsi="Verdana"/>
                <w:color w:val="auto"/>
                <w:sz w:val="14"/>
                <w:lang w:val="en-GB"/>
              </w:rPr>
            </w:pPr>
          </w:p>
        </w:tc>
        <w:tc>
          <w:tcPr>
            <w:tcW w:w="2835" w:type="dxa"/>
          </w:tcPr>
          <w:p w14:paraId="7B3D3CA6" w14:textId="77777777" w:rsidR="00A67493" w:rsidRPr="00D300E8" w:rsidRDefault="00A67493"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Currency</w:t>
            </w:r>
          </w:p>
        </w:tc>
        <w:tc>
          <w:tcPr>
            <w:tcW w:w="567" w:type="dxa"/>
          </w:tcPr>
          <w:p w14:paraId="42C9B320" w14:textId="24EF3977" w:rsidR="00A67493" w:rsidRPr="00FB29FC" w:rsidRDefault="00D300E8"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4EE9BBC0" w14:textId="77777777" w:rsidR="00A67493" w:rsidRPr="00FB29FC" w:rsidRDefault="00A67493"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p>
        </w:tc>
      </w:tr>
      <w:tr w:rsidR="00A67493" w:rsidRPr="008E0509" w14:paraId="4436E3EB" w14:textId="77777777" w:rsidTr="00EA16A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val="restart"/>
            <w:shd w:val="clear" w:color="auto" w:fill="D5DCE4" w:themeFill="text2" w:themeFillTint="33"/>
          </w:tcPr>
          <w:p w14:paraId="2F863301" w14:textId="77777777" w:rsidR="00A67493" w:rsidRPr="00D300E8" w:rsidRDefault="00A67493" w:rsidP="005920B8">
            <w:pPr>
              <w:pStyle w:val="Texteremplacer"/>
              <w:spacing w:before="120"/>
              <w:rPr>
                <w:rFonts w:ascii="Verdana" w:hAnsi="Verdana"/>
                <w:color w:val="auto"/>
                <w:sz w:val="14"/>
                <w:lang w:val="en-GB"/>
              </w:rPr>
            </w:pPr>
            <w:r w:rsidRPr="00D300E8">
              <w:rPr>
                <w:rFonts w:ascii="Verdana" w:hAnsi="Verdana"/>
                <w:color w:val="auto"/>
                <w:sz w:val="14"/>
                <w:lang w:val="en-GB"/>
              </w:rPr>
              <w:t>STRUCTURE</w:t>
            </w:r>
          </w:p>
        </w:tc>
        <w:tc>
          <w:tcPr>
            <w:tcW w:w="2835" w:type="dxa"/>
          </w:tcPr>
          <w:p w14:paraId="4A5F7B5D" w14:textId="77777777" w:rsidR="00A67493" w:rsidRPr="00D300E8" w:rsidRDefault="00A67493"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Internal structure</w:t>
            </w:r>
          </w:p>
        </w:tc>
        <w:tc>
          <w:tcPr>
            <w:tcW w:w="567" w:type="dxa"/>
          </w:tcPr>
          <w:p w14:paraId="10F2AFDA" w14:textId="77777777" w:rsidR="00A67493" w:rsidRPr="00FB29FC" w:rsidRDefault="00A67493"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495104ED" w14:textId="77777777" w:rsidR="00A67493" w:rsidRPr="00FB29FC" w:rsidRDefault="00A67493"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sidRPr="00F21679">
              <w:rPr>
                <w:rFonts w:ascii="Verdana" w:hAnsi="Verdana"/>
                <w:color w:val="auto"/>
                <w:sz w:val="14"/>
                <w:lang w:val="en-GB"/>
              </w:rPr>
              <w:t>CARDIF-DM-P-Structure</w:t>
            </w:r>
          </w:p>
        </w:tc>
      </w:tr>
      <w:tr w:rsidR="00A67493" w:rsidRPr="008E0509" w14:paraId="792EBBD6" w14:textId="77777777" w:rsidTr="00EA16A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shd w:val="clear" w:color="auto" w:fill="D5DCE4" w:themeFill="text2" w:themeFillTint="33"/>
          </w:tcPr>
          <w:p w14:paraId="08D296D3" w14:textId="77777777" w:rsidR="00A67493" w:rsidRPr="00D300E8" w:rsidRDefault="00A67493" w:rsidP="005920B8">
            <w:pPr>
              <w:pStyle w:val="Texteremplacer"/>
              <w:spacing w:before="120"/>
              <w:rPr>
                <w:rFonts w:ascii="Verdana" w:hAnsi="Verdana"/>
                <w:color w:val="auto"/>
                <w:sz w:val="14"/>
                <w:lang w:val="en-GB"/>
              </w:rPr>
            </w:pPr>
          </w:p>
        </w:tc>
        <w:tc>
          <w:tcPr>
            <w:tcW w:w="2835" w:type="dxa"/>
          </w:tcPr>
          <w:p w14:paraId="11F0D813" w14:textId="77777777" w:rsidR="00A67493" w:rsidRPr="00D300E8" w:rsidRDefault="00A67493"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External structure</w:t>
            </w:r>
          </w:p>
        </w:tc>
        <w:tc>
          <w:tcPr>
            <w:tcW w:w="567" w:type="dxa"/>
          </w:tcPr>
          <w:p w14:paraId="14E4ADC1" w14:textId="77777777" w:rsidR="00A67493" w:rsidRPr="00FB29FC" w:rsidRDefault="00A67493"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23EA93A4" w14:textId="77777777" w:rsidR="00A67493" w:rsidRPr="00FB29FC" w:rsidRDefault="00A67493"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sidRPr="00F21679">
              <w:rPr>
                <w:rFonts w:ascii="Verdana" w:hAnsi="Verdana"/>
                <w:color w:val="auto"/>
                <w:sz w:val="14"/>
                <w:lang w:val="en-GB"/>
              </w:rPr>
              <w:t>CARDIF-DM-P-Structure</w:t>
            </w:r>
          </w:p>
        </w:tc>
      </w:tr>
      <w:tr w:rsidR="00A67493" w:rsidRPr="0029207F" w14:paraId="350EB657" w14:textId="77777777" w:rsidTr="00EA16A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shd w:val="clear" w:color="auto" w:fill="D5DCE4" w:themeFill="text2" w:themeFillTint="33"/>
          </w:tcPr>
          <w:p w14:paraId="10E908F7" w14:textId="77777777" w:rsidR="00A67493" w:rsidRPr="00D300E8" w:rsidRDefault="00A67493" w:rsidP="005920B8">
            <w:pPr>
              <w:pStyle w:val="Texteremplacer"/>
              <w:spacing w:before="120"/>
              <w:rPr>
                <w:rFonts w:ascii="Verdana" w:hAnsi="Verdana"/>
                <w:color w:val="auto"/>
                <w:sz w:val="14"/>
                <w:lang w:val="en-GB"/>
              </w:rPr>
            </w:pPr>
            <w:r w:rsidRPr="00D300E8">
              <w:rPr>
                <w:rFonts w:ascii="Verdana" w:hAnsi="Verdana"/>
                <w:color w:val="auto"/>
                <w:sz w:val="14"/>
                <w:lang w:val="en-GB"/>
              </w:rPr>
              <w:t>MONEY IN /MONEY OUT</w:t>
            </w:r>
          </w:p>
        </w:tc>
        <w:tc>
          <w:tcPr>
            <w:tcW w:w="2835" w:type="dxa"/>
          </w:tcPr>
          <w:p w14:paraId="5709A7E6" w14:textId="77777777" w:rsidR="00A67493" w:rsidRPr="00D300E8" w:rsidRDefault="00A67493"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Payment instruction</w:t>
            </w:r>
          </w:p>
        </w:tc>
        <w:tc>
          <w:tcPr>
            <w:tcW w:w="567" w:type="dxa"/>
          </w:tcPr>
          <w:p w14:paraId="083F32C6" w14:textId="77777777" w:rsidR="00A67493" w:rsidRPr="00FB29FC" w:rsidRDefault="00A67493"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7B8B9637" w14:textId="77777777" w:rsidR="00A67493" w:rsidRPr="00FB29FC" w:rsidRDefault="00A67493"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sidRPr="00A40DB4">
              <w:rPr>
                <w:rFonts w:ascii="Verdana" w:hAnsi="Verdana"/>
                <w:color w:val="auto"/>
                <w:sz w:val="14"/>
                <w:lang w:val="en-GB"/>
              </w:rPr>
              <w:t>CARDIF-DM-P-Money In Money Out</w:t>
            </w:r>
          </w:p>
        </w:tc>
      </w:tr>
      <w:tr w:rsidR="00A67493" w:rsidRPr="008E0509" w14:paraId="372F6EAD" w14:textId="77777777" w:rsidTr="00EA16A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val="restart"/>
          </w:tcPr>
          <w:p w14:paraId="1075F2E9" w14:textId="77777777" w:rsidR="00A67493" w:rsidRPr="00D300E8" w:rsidRDefault="00A67493" w:rsidP="005920B8">
            <w:pPr>
              <w:pStyle w:val="Texteremplacer"/>
              <w:spacing w:before="120"/>
              <w:rPr>
                <w:rFonts w:ascii="Verdana" w:hAnsi="Verdana"/>
                <w:color w:val="auto"/>
                <w:sz w:val="14"/>
                <w:lang w:val="en-GB"/>
              </w:rPr>
            </w:pPr>
            <w:r w:rsidRPr="00D300E8">
              <w:rPr>
                <w:rFonts w:ascii="Verdana" w:hAnsi="Verdana"/>
                <w:color w:val="auto"/>
                <w:sz w:val="14"/>
                <w:lang w:val="en-GB"/>
              </w:rPr>
              <w:t>ACCOUNT</w:t>
            </w:r>
          </w:p>
        </w:tc>
        <w:tc>
          <w:tcPr>
            <w:tcW w:w="2835" w:type="dxa"/>
          </w:tcPr>
          <w:p w14:paraId="17F49D2E" w14:textId="3B18E0DC" w:rsidR="00A67493" w:rsidRPr="00D300E8" w:rsidRDefault="00E50537"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Pr>
                <w:rFonts w:ascii="Verdana" w:hAnsi="Verdana"/>
                <w:color w:val="auto"/>
                <w:sz w:val="14"/>
                <w:lang w:val="en-GB"/>
              </w:rPr>
              <w:t xml:space="preserve">External account </w:t>
            </w:r>
          </w:p>
        </w:tc>
        <w:tc>
          <w:tcPr>
            <w:tcW w:w="567" w:type="dxa"/>
          </w:tcPr>
          <w:p w14:paraId="53A84FB1" w14:textId="5A5F56DE" w:rsidR="00A67493" w:rsidRPr="00FB29FC" w:rsidRDefault="00D300E8"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685" w:type="dxa"/>
          </w:tcPr>
          <w:p w14:paraId="7B062E69" w14:textId="77777777" w:rsidR="00A67493" w:rsidRPr="00FB29FC" w:rsidRDefault="00A67493"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color w:val="auto"/>
                <w:sz w:val="14"/>
                <w:lang w:val="en-GB"/>
              </w:rPr>
            </w:pPr>
          </w:p>
        </w:tc>
      </w:tr>
      <w:tr w:rsidR="00A67493" w:rsidRPr="008E0509" w14:paraId="1FA5243A" w14:textId="77777777" w:rsidTr="00EA16A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vMerge/>
          </w:tcPr>
          <w:p w14:paraId="31B5B87E" w14:textId="77777777" w:rsidR="00A67493" w:rsidRPr="00D300E8" w:rsidRDefault="00A67493" w:rsidP="005920B8">
            <w:pPr>
              <w:pStyle w:val="Texteremplacer"/>
              <w:spacing w:before="120"/>
              <w:rPr>
                <w:rFonts w:ascii="Verdana" w:hAnsi="Verdana"/>
                <w:color w:val="auto"/>
                <w:sz w:val="14"/>
                <w:lang w:val="en-GB"/>
              </w:rPr>
            </w:pPr>
          </w:p>
        </w:tc>
        <w:tc>
          <w:tcPr>
            <w:tcW w:w="2835" w:type="dxa"/>
          </w:tcPr>
          <w:p w14:paraId="237384DB" w14:textId="77777777" w:rsidR="00A67493" w:rsidRPr="00D300E8" w:rsidRDefault="00A67493"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r w:rsidRPr="00D300E8">
              <w:rPr>
                <w:rFonts w:ascii="Verdana" w:hAnsi="Verdana"/>
                <w:color w:val="auto"/>
                <w:sz w:val="14"/>
                <w:lang w:val="en-GB"/>
              </w:rPr>
              <w:t>Internal account</w:t>
            </w:r>
          </w:p>
        </w:tc>
        <w:tc>
          <w:tcPr>
            <w:tcW w:w="567" w:type="dxa"/>
          </w:tcPr>
          <w:p w14:paraId="726E412E" w14:textId="77777777" w:rsidR="00A67493" w:rsidRPr="00FB29FC" w:rsidRDefault="00A67493"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p>
        </w:tc>
        <w:tc>
          <w:tcPr>
            <w:tcW w:w="3685" w:type="dxa"/>
          </w:tcPr>
          <w:p w14:paraId="0AC76CC9" w14:textId="77777777" w:rsidR="00A67493" w:rsidRPr="00FB29FC" w:rsidRDefault="00A67493" w:rsidP="005920B8">
            <w:pPr>
              <w:pStyle w:val="Texteremplacer"/>
              <w:spacing w:before="120"/>
              <w:cnfStyle w:val="000000010000" w:firstRow="0" w:lastRow="0" w:firstColumn="0" w:lastColumn="0" w:oddVBand="0" w:evenVBand="0" w:oddHBand="0" w:evenHBand="1" w:firstRowFirstColumn="0" w:firstRowLastColumn="0" w:lastRowFirstColumn="0" w:lastRowLastColumn="0"/>
              <w:rPr>
                <w:rFonts w:ascii="Verdana" w:hAnsi="Verdana"/>
                <w:color w:val="auto"/>
                <w:sz w:val="14"/>
                <w:lang w:val="en-GB"/>
              </w:rPr>
            </w:pPr>
          </w:p>
        </w:tc>
      </w:tr>
      <w:tr w:rsidR="00A67493" w:rsidRPr="0029207F" w14:paraId="53F7FC4C" w14:textId="77777777" w:rsidTr="00EA16A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08" w:type="dxa"/>
          </w:tcPr>
          <w:p w14:paraId="1D6B8A4E" w14:textId="77777777" w:rsidR="00A67493" w:rsidRPr="00D300E8" w:rsidRDefault="00A67493" w:rsidP="005920B8">
            <w:pPr>
              <w:pStyle w:val="Texteremplacer"/>
              <w:spacing w:before="120"/>
              <w:rPr>
                <w:rFonts w:ascii="Verdana" w:hAnsi="Verdana"/>
                <w:b w:val="0"/>
                <w:color w:val="auto"/>
                <w:sz w:val="14"/>
                <w:lang w:val="en-GB"/>
              </w:rPr>
            </w:pPr>
            <w:r w:rsidRPr="00D300E8">
              <w:rPr>
                <w:rFonts w:ascii="Verdana" w:hAnsi="Verdana"/>
                <w:color w:val="auto"/>
                <w:sz w:val="14"/>
                <w:lang w:val="en-GB"/>
              </w:rPr>
              <w:t xml:space="preserve">OTHER </w:t>
            </w:r>
          </w:p>
        </w:tc>
        <w:tc>
          <w:tcPr>
            <w:tcW w:w="2835" w:type="dxa"/>
          </w:tcPr>
          <w:p w14:paraId="41A5A5E2" w14:textId="77777777" w:rsidR="00A67493" w:rsidRPr="00D300E8" w:rsidRDefault="00A67493"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b/>
                <w:color w:val="auto"/>
                <w:sz w:val="14"/>
                <w:lang w:val="en-GB"/>
              </w:rPr>
            </w:pPr>
            <w:r w:rsidRPr="00D300E8">
              <w:rPr>
                <w:rFonts w:ascii="Verdana" w:hAnsi="Verdana"/>
                <w:b/>
                <w:color w:val="auto"/>
                <w:sz w:val="14"/>
                <w:lang w:val="en-GB"/>
              </w:rPr>
              <w:t>….</w:t>
            </w:r>
          </w:p>
        </w:tc>
        <w:tc>
          <w:tcPr>
            <w:tcW w:w="567" w:type="dxa"/>
          </w:tcPr>
          <w:p w14:paraId="08354F72" w14:textId="77777777" w:rsidR="00A67493" w:rsidRPr="00FB29FC" w:rsidRDefault="00A67493"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b/>
                <w:sz w:val="14"/>
                <w:lang w:val="en-GB"/>
              </w:rPr>
            </w:pPr>
          </w:p>
        </w:tc>
        <w:tc>
          <w:tcPr>
            <w:tcW w:w="3685" w:type="dxa"/>
          </w:tcPr>
          <w:p w14:paraId="0035729A" w14:textId="77777777" w:rsidR="00A67493" w:rsidRDefault="00A67493"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b/>
                <w:sz w:val="14"/>
                <w:lang w:val="en-GB"/>
              </w:rPr>
            </w:pPr>
            <w:r w:rsidRPr="00DB6827">
              <w:rPr>
                <w:rFonts w:ascii="Verdana" w:hAnsi="Verdana"/>
                <w:b/>
                <w:sz w:val="14"/>
                <w:lang w:val="en-GB"/>
              </w:rPr>
              <w:t>CARDIF-DM-P-Profit and Loss Operation</w:t>
            </w:r>
          </w:p>
          <w:p w14:paraId="1D7A3B8A" w14:textId="77777777" w:rsidR="00A67493" w:rsidRDefault="00A67493"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b/>
                <w:sz w:val="14"/>
                <w:lang w:val="en-GB"/>
              </w:rPr>
            </w:pPr>
            <w:r w:rsidRPr="00F21679">
              <w:rPr>
                <w:rFonts w:ascii="Verdana" w:hAnsi="Verdana"/>
                <w:b/>
                <w:sz w:val="14"/>
                <w:lang w:val="en-GB"/>
              </w:rPr>
              <w:t>CARDIF-DM-P-Reference Data</w:t>
            </w:r>
          </w:p>
          <w:p w14:paraId="754ADC72" w14:textId="77777777" w:rsidR="00A67493" w:rsidRPr="00FB29FC" w:rsidRDefault="00A67493" w:rsidP="005920B8">
            <w:pPr>
              <w:pStyle w:val="Texteremplacer"/>
              <w:spacing w:before="120"/>
              <w:cnfStyle w:val="000000100000" w:firstRow="0" w:lastRow="0" w:firstColumn="0" w:lastColumn="0" w:oddVBand="0" w:evenVBand="0" w:oddHBand="1" w:evenHBand="0" w:firstRowFirstColumn="0" w:firstRowLastColumn="0" w:lastRowFirstColumn="0" w:lastRowLastColumn="0"/>
              <w:rPr>
                <w:rFonts w:ascii="Verdana" w:hAnsi="Verdana"/>
                <w:b/>
                <w:sz w:val="14"/>
                <w:lang w:val="en-GB"/>
              </w:rPr>
            </w:pPr>
            <w:r w:rsidRPr="007168B3">
              <w:rPr>
                <w:rFonts w:ascii="Verdana" w:hAnsi="Verdana"/>
                <w:b/>
                <w:sz w:val="14"/>
                <w:lang w:val="en-GB"/>
              </w:rPr>
              <w:t>CARDIF-DM-P-Underlying Product or Transaction</w:t>
            </w:r>
          </w:p>
        </w:tc>
      </w:tr>
    </w:tbl>
    <w:p w14:paraId="6B96C540" w14:textId="77777777" w:rsidR="007848CD" w:rsidRDefault="007848CD" w:rsidP="007848CD">
      <w:pPr>
        <w:rPr>
          <w:lang w:val="en-GB"/>
        </w:rPr>
      </w:pPr>
    </w:p>
    <w:p w14:paraId="121A19B2" w14:textId="77777777" w:rsidR="00B148F3" w:rsidRPr="003C5A82" w:rsidRDefault="00B148F3" w:rsidP="00B148F3">
      <w:pPr>
        <w:pStyle w:val="Titre3"/>
        <w:rPr>
          <w:lang w:val="en-GB"/>
        </w:rPr>
      </w:pPr>
      <w:bookmarkStart w:id="2816" w:name="_Toc21697875"/>
      <w:r w:rsidRPr="003C5A82">
        <w:rPr>
          <w:lang w:val="en-GB"/>
        </w:rPr>
        <w:t>Data Governance Process</w:t>
      </w:r>
      <w:bookmarkEnd w:id="2816"/>
    </w:p>
    <w:p w14:paraId="0E587571" w14:textId="58CEA186" w:rsidR="00B148F3" w:rsidRPr="0052294E" w:rsidRDefault="0052294E" w:rsidP="00B148F3">
      <w:pPr>
        <w:autoSpaceDE w:val="0"/>
        <w:autoSpaceDN w:val="0"/>
        <w:adjustRightInd w:val="0"/>
        <w:spacing w:before="0"/>
        <w:jc w:val="left"/>
        <w:rPr>
          <w:rFonts w:ascii="Helv" w:eastAsiaTheme="minorHAnsi" w:hAnsi="Helv" w:cs="Helv"/>
          <w:iCs/>
          <w:color w:val="000000"/>
          <w:sz w:val="20"/>
          <w:lang w:val="en-GB" w:eastAsia="en-US"/>
          <w:rPrChange w:id="2817" w:author="ONOPTCHENKO Xavier" w:date="2019-10-10T15:06:00Z">
            <w:rPr>
              <w:rFonts w:ascii="Helv" w:eastAsiaTheme="minorHAnsi" w:hAnsi="Helv" w:cs="Helv"/>
              <w:i/>
              <w:iCs/>
              <w:color w:val="000000"/>
              <w:sz w:val="20"/>
              <w:lang w:val="en-GB" w:eastAsia="en-US"/>
            </w:rPr>
          </w:rPrChange>
        </w:rPr>
      </w:pPr>
      <w:ins w:id="2818" w:author="ONOPTCHENKO Xavier" w:date="2019-10-10T15:06:00Z">
        <w:r w:rsidRPr="0052294E">
          <w:rPr>
            <w:rFonts w:ascii="Helv" w:eastAsiaTheme="minorHAnsi" w:hAnsi="Helv" w:cs="Helv"/>
            <w:iCs/>
            <w:color w:val="000000"/>
            <w:sz w:val="20"/>
            <w:lang w:val="en-GB" w:eastAsia="en-US"/>
            <w:rPrChange w:id="2819" w:author="ONOPTCHENKO Xavier" w:date="2019-10-10T15:06:00Z">
              <w:rPr>
                <w:rFonts w:ascii="Helv" w:eastAsiaTheme="minorHAnsi" w:hAnsi="Helv" w:cs="Helv"/>
                <w:i/>
                <w:iCs/>
                <w:color w:val="000000"/>
                <w:sz w:val="20"/>
                <w:lang w:val="en-GB" w:eastAsia="en-US"/>
              </w:rPr>
            </w:rPrChange>
          </w:rPr>
          <w:t>Données hors gouvernance.</w:t>
        </w:r>
      </w:ins>
    </w:p>
    <w:p w14:paraId="729E373B" w14:textId="779BA7EA" w:rsidR="009B4BDF" w:rsidDel="0052294E" w:rsidRDefault="009B4BDF" w:rsidP="00B148F3">
      <w:pPr>
        <w:autoSpaceDE w:val="0"/>
        <w:autoSpaceDN w:val="0"/>
        <w:adjustRightInd w:val="0"/>
        <w:spacing w:before="0"/>
        <w:jc w:val="left"/>
        <w:rPr>
          <w:del w:id="2820" w:author="ONOPTCHENKO Xavier" w:date="2019-10-10T15:06:00Z"/>
          <w:rFonts w:ascii="Helv" w:eastAsiaTheme="minorHAnsi" w:hAnsi="Helv" w:cs="Helv"/>
          <w:i/>
          <w:iCs/>
          <w:color w:val="000000"/>
          <w:sz w:val="20"/>
          <w:lang w:val="en-GB" w:eastAsia="en-US"/>
        </w:rPr>
      </w:pPr>
      <w:del w:id="2821" w:author="ONOPTCHENKO Xavier" w:date="2019-10-10T15:06:00Z">
        <w:r w:rsidDel="0052294E">
          <w:rPr>
            <w:noProof/>
          </w:rPr>
          <w:drawing>
            <wp:inline distT="0" distB="0" distL="0" distR="0" wp14:anchorId="0AEF5A20" wp14:editId="7B4F1BCF">
              <wp:extent cx="5210175" cy="1304925"/>
              <wp:effectExtent l="0" t="0" r="9525" b="9525"/>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10175" cy="1304925"/>
                      </a:xfrm>
                      <a:prstGeom prst="rect">
                        <a:avLst/>
                      </a:prstGeom>
                    </pic:spPr>
                  </pic:pic>
                </a:graphicData>
              </a:graphic>
            </wp:inline>
          </w:drawing>
        </w:r>
        <w:bookmarkStart w:id="2822" w:name="_Toc21697876"/>
        <w:bookmarkEnd w:id="2822"/>
      </w:del>
    </w:p>
    <w:p w14:paraId="3AB9C1B4" w14:textId="36E7576D" w:rsidR="009B4BDF" w:rsidDel="0052294E" w:rsidRDefault="009B4BDF" w:rsidP="00B148F3">
      <w:pPr>
        <w:autoSpaceDE w:val="0"/>
        <w:autoSpaceDN w:val="0"/>
        <w:adjustRightInd w:val="0"/>
        <w:spacing w:before="0"/>
        <w:jc w:val="left"/>
        <w:rPr>
          <w:del w:id="2823" w:author="ONOPTCHENKO Xavier" w:date="2019-10-10T15:06:00Z"/>
          <w:rFonts w:ascii="Helv" w:eastAsiaTheme="minorHAnsi" w:hAnsi="Helv" w:cs="Helv"/>
          <w:i/>
          <w:iCs/>
          <w:color w:val="000000"/>
          <w:sz w:val="20"/>
          <w:lang w:val="en-GB" w:eastAsia="en-US"/>
        </w:rPr>
      </w:pPr>
      <w:bookmarkStart w:id="2824" w:name="_Toc21697877"/>
      <w:bookmarkEnd w:id="2824"/>
    </w:p>
    <w:p w14:paraId="0348E631" w14:textId="12D4F22D" w:rsidR="009B4BDF" w:rsidDel="0052294E" w:rsidRDefault="009B4BDF" w:rsidP="00B148F3">
      <w:pPr>
        <w:autoSpaceDE w:val="0"/>
        <w:autoSpaceDN w:val="0"/>
        <w:adjustRightInd w:val="0"/>
        <w:spacing w:before="0"/>
        <w:jc w:val="left"/>
        <w:rPr>
          <w:del w:id="2825" w:author="ONOPTCHENKO Xavier" w:date="2019-10-10T15:06:00Z"/>
          <w:rFonts w:ascii="Helv" w:eastAsiaTheme="minorHAnsi" w:hAnsi="Helv" w:cs="Helv"/>
          <w:i/>
          <w:iCs/>
          <w:color w:val="000000"/>
          <w:sz w:val="20"/>
          <w:lang w:val="en-GB" w:eastAsia="en-US"/>
        </w:rPr>
      </w:pPr>
      <w:bookmarkStart w:id="2826" w:name="_Toc21697878"/>
      <w:bookmarkEnd w:id="2826"/>
    </w:p>
    <w:p w14:paraId="1EB3AA70" w14:textId="695BECFE" w:rsidR="00B148F3" w:rsidRPr="003C5A82" w:rsidRDefault="00B148F3" w:rsidP="00B148F3">
      <w:pPr>
        <w:pStyle w:val="Titre3"/>
        <w:rPr>
          <w:lang w:val="en-GB"/>
        </w:rPr>
      </w:pPr>
      <w:del w:id="2827" w:author="ONOPTCHENKO Xavier" w:date="2019-10-10T15:06:00Z">
        <w:r w:rsidRPr="00B148F3" w:rsidDel="0052294E">
          <w:rPr>
            <w:lang w:val="en-GB"/>
          </w:rPr>
          <w:delText xml:space="preserve"> </w:delText>
        </w:r>
      </w:del>
      <w:bookmarkStart w:id="2828" w:name="_Toc21697879"/>
      <w:r w:rsidRPr="003C5A82">
        <w:rPr>
          <w:lang w:val="en-GB"/>
        </w:rPr>
        <w:t>Identified Data quality target</w:t>
      </w:r>
      <w:bookmarkEnd w:id="2828"/>
    </w:p>
    <w:p w14:paraId="6D9E4CD9" w14:textId="6C698566" w:rsidR="009B4BDF" w:rsidRPr="009B4BDF" w:rsidDel="0052294E" w:rsidRDefault="009B4BDF" w:rsidP="009B4BDF">
      <w:pPr>
        <w:rPr>
          <w:del w:id="2829" w:author="ONOPTCHENKO Xavier" w:date="2019-10-10T15:06:00Z"/>
          <w:highlight w:val="yellow"/>
          <w:lang w:val="en-GB"/>
        </w:rPr>
      </w:pPr>
    </w:p>
    <w:p w14:paraId="6CF72095" w14:textId="41DC8896" w:rsidR="00B148F3" w:rsidDel="0052294E" w:rsidRDefault="009B4BDF" w:rsidP="00B148F3">
      <w:pPr>
        <w:autoSpaceDE w:val="0"/>
        <w:autoSpaceDN w:val="0"/>
        <w:adjustRightInd w:val="0"/>
        <w:spacing w:before="0"/>
        <w:jc w:val="left"/>
        <w:rPr>
          <w:del w:id="2830" w:author="ONOPTCHENKO Xavier" w:date="2019-10-10T15:06:00Z"/>
          <w:rFonts w:ascii="Helv" w:eastAsiaTheme="minorHAnsi" w:hAnsi="Helv" w:cs="Helv"/>
          <w:i/>
          <w:iCs/>
          <w:color w:val="000000"/>
          <w:sz w:val="20"/>
          <w:lang w:val="en-GB" w:eastAsia="en-US"/>
        </w:rPr>
      </w:pPr>
      <w:del w:id="2831" w:author="ONOPTCHENKO Xavier" w:date="2019-10-10T15:06:00Z">
        <w:r w:rsidDel="0052294E">
          <w:rPr>
            <w:noProof/>
          </w:rPr>
          <w:drawing>
            <wp:inline distT="0" distB="0" distL="0" distR="0" wp14:anchorId="79F62C01" wp14:editId="15F91ABE">
              <wp:extent cx="5248275" cy="1428750"/>
              <wp:effectExtent l="0" t="0" r="9525"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48275" cy="1428750"/>
                      </a:xfrm>
                      <a:prstGeom prst="rect">
                        <a:avLst/>
                      </a:prstGeom>
                    </pic:spPr>
                  </pic:pic>
                </a:graphicData>
              </a:graphic>
            </wp:inline>
          </w:drawing>
        </w:r>
      </w:del>
    </w:p>
    <w:p w14:paraId="5FA9E8CA" w14:textId="7E39BDB9" w:rsidR="00B148F3" w:rsidRPr="0052294E" w:rsidRDefault="0052294E" w:rsidP="00B148F3">
      <w:pPr>
        <w:autoSpaceDE w:val="0"/>
        <w:autoSpaceDN w:val="0"/>
        <w:adjustRightInd w:val="0"/>
        <w:spacing w:before="0"/>
        <w:jc w:val="left"/>
        <w:rPr>
          <w:rFonts w:ascii="Helv" w:eastAsiaTheme="minorHAnsi" w:hAnsi="Helv" w:cs="Helv"/>
          <w:iCs/>
          <w:color w:val="000000"/>
          <w:sz w:val="20"/>
          <w:lang w:val="en-GB" w:eastAsia="en-US"/>
          <w:rPrChange w:id="2832" w:author="ONOPTCHENKO Xavier" w:date="2019-10-10T15:06:00Z">
            <w:rPr>
              <w:rFonts w:ascii="Helv" w:eastAsiaTheme="minorHAnsi" w:hAnsi="Helv" w:cs="Helv"/>
              <w:i/>
              <w:iCs/>
              <w:color w:val="000000"/>
              <w:sz w:val="20"/>
              <w:lang w:val="en-GB" w:eastAsia="en-US"/>
            </w:rPr>
          </w:rPrChange>
        </w:rPr>
      </w:pPr>
      <w:ins w:id="2833" w:author="ONOPTCHENKO Xavier" w:date="2019-10-10T15:07:00Z">
        <w:r>
          <w:rPr>
            <w:rFonts w:ascii="Helv" w:eastAsiaTheme="minorHAnsi" w:hAnsi="Helv" w:cs="Helv"/>
            <w:iCs/>
            <w:color w:val="000000"/>
            <w:sz w:val="20"/>
            <w:lang w:val="en-GB" w:eastAsia="en-US"/>
          </w:rPr>
          <w:t>N/A</w:t>
        </w:r>
      </w:ins>
    </w:p>
    <w:p w14:paraId="1454868B" w14:textId="77777777" w:rsidR="0082652B" w:rsidRDefault="0082652B" w:rsidP="0082652B">
      <w:pPr>
        <w:pStyle w:val="Titre2"/>
        <w:rPr>
          <w:lang w:val="en-GB"/>
        </w:rPr>
      </w:pPr>
      <w:bookmarkStart w:id="2834" w:name="_Toc21697880"/>
      <w:bookmarkEnd w:id="2806"/>
      <w:bookmarkEnd w:id="2807"/>
      <w:r>
        <w:rPr>
          <w:lang w:val="en-GB"/>
        </w:rPr>
        <w:t>Data Management</w:t>
      </w:r>
      <w:bookmarkEnd w:id="2834"/>
    </w:p>
    <w:p w14:paraId="09BA5153" w14:textId="1162F484" w:rsidR="0082652B" w:rsidDel="0052294E" w:rsidRDefault="0082652B" w:rsidP="0082652B">
      <w:pPr>
        <w:tabs>
          <w:tab w:val="left" w:pos="983"/>
        </w:tabs>
        <w:rPr>
          <w:del w:id="2835" w:author="ONOPTCHENKO Xavier" w:date="2019-10-10T15:07:00Z"/>
          <w:lang w:val="en-GB"/>
        </w:rPr>
      </w:pPr>
      <w:bookmarkStart w:id="2836" w:name="_Toc21697881"/>
      <w:bookmarkEnd w:id="2836"/>
    </w:p>
    <w:p w14:paraId="4BCE93ED" w14:textId="77777777" w:rsidR="007848CD" w:rsidRDefault="007848CD" w:rsidP="007848CD">
      <w:pPr>
        <w:pStyle w:val="Titre3"/>
        <w:rPr>
          <w:lang w:val="en-GB"/>
        </w:rPr>
      </w:pPr>
      <w:bookmarkStart w:id="2837" w:name="_Toc21697882"/>
      <w:r>
        <w:rPr>
          <w:lang w:val="en-GB"/>
        </w:rPr>
        <w:t>Data model</w:t>
      </w:r>
      <w:bookmarkEnd w:id="2837"/>
    </w:p>
    <w:p w14:paraId="4F0DBC78" w14:textId="58DB8588" w:rsidR="00F319FC" w:rsidRPr="00D72D54" w:rsidRDefault="0052294E" w:rsidP="00F319FC">
      <w:pPr>
        <w:spacing w:after="200"/>
        <w:rPr>
          <w:rPrChange w:id="2838" w:author="ONOPTCHENKO Xavier" w:date="2019-10-10T16:07:00Z">
            <w:rPr>
              <w:lang w:val="en-GB"/>
            </w:rPr>
          </w:rPrChange>
        </w:rPr>
      </w:pPr>
      <w:ins w:id="2839" w:author="ONOPTCHENKO Xavier" w:date="2019-10-10T15:07:00Z">
        <w:r w:rsidRPr="00D72D54">
          <w:rPr>
            <w:rPrChange w:id="2840" w:author="ONOPTCHENKO Xavier" w:date="2019-10-10T16:07:00Z">
              <w:rPr>
                <w:lang w:val="en-GB"/>
              </w:rPr>
            </w:rPrChange>
          </w:rPr>
          <w:t>Traitement de l’obsolescence. Pas d’évolution du modèle.</w:t>
        </w:r>
      </w:ins>
    </w:p>
    <w:p w14:paraId="5D042B79" w14:textId="13B8C7A4" w:rsidR="00F71E89" w:rsidRPr="00EC7BEB" w:rsidDel="0052294E" w:rsidRDefault="00F71E89" w:rsidP="00F71E89">
      <w:pPr>
        <w:pBdr>
          <w:top w:val="single" w:sz="4" w:space="1" w:color="auto"/>
          <w:left w:val="single" w:sz="4" w:space="4" w:color="auto"/>
          <w:bottom w:val="single" w:sz="4" w:space="1" w:color="auto"/>
          <w:right w:val="single" w:sz="4" w:space="4" w:color="auto"/>
        </w:pBdr>
        <w:rPr>
          <w:del w:id="2841" w:author="ONOPTCHENKO Xavier" w:date="2019-10-10T15:07:00Z"/>
          <w:b/>
          <w:color w:val="C00000"/>
          <w:lang w:val="en-GB"/>
        </w:rPr>
      </w:pPr>
      <w:del w:id="2842" w:author="ONOPTCHENKO Xavier" w:date="2019-10-10T15:07:00Z">
        <w:r w:rsidRPr="00EC7BEB" w:rsidDel="0052294E">
          <w:rPr>
            <w:b/>
            <w:color w:val="00B050"/>
            <w:lang w:val="en-GB"/>
          </w:rPr>
          <w:delText>Mandatory for</w:delText>
        </w:r>
        <w:r w:rsidDel="0052294E">
          <w:rPr>
            <w:b/>
            <w:color w:val="00B050"/>
            <w:lang w:val="en-GB"/>
          </w:rPr>
          <w:delText xml:space="preserve"> project types</w:delText>
        </w:r>
        <w:r w:rsidRPr="00EC7BEB" w:rsidDel="0052294E">
          <w:rPr>
            <w:b/>
            <w:color w:val="00B050"/>
            <w:lang w:val="en-GB"/>
          </w:rPr>
          <w:delText>:</w:delText>
        </w:r>
        <w:r w:rsidRPr="00EC7BEB" w:rsidDel="0052294E">
          <w:rPr>
            <w:lang w:val="en-GB"/>
          </w:rPr>
          <w:delText xml:space="preserve"> </w:delText>
        </w:r>
        <w:r w:rsidDel="0052294E">
          <w:rPr>
            <w:b/>
            <w:color w:val="C00000"/>
            <w:lang w:val="en-GB"/>
          </w:rPr>
          <w:delText>Make/remake software, New solution market software package</w:delText>
        </w:r>
        <w:r w:rsidR="00A27F79" w:rsidDel="0052294E">
          <w:rPr>
            <w:b/>
            <w:color w:val="C00000"/>
            <w:lang w:val="en-GB"/>
          </w:rPr>
          <w:delText xml:space="preserve"> </w:delText>
        </w:r>
        <w:r w:rsidR="00A27F79" w:rsidRPr="000C2301" w:rsidDel="0052294E">
          <w:rPr>
            <w:b/>
            <w:color w:val="C00000"/>
            <w:sz w:val="18"/>
            <w:lang w:val="en-GB"/>
          </w:rPr>
          <w:delText>(if available)</w:delText>
        </w:r>
        <w:r w:rsidDel="0052294E">
          <w:rPr>
            <w:b/>
            <w:color w:val="C00000"/>
            <w:lang w:val="en-GB"/>
          </w:rPr>
          <w:delText>, SaaS solution usage</w:delText>
        </w:r>
        <w:r w:rsidR="009A4DCC" w:rsidDel="0052294E">
          <w:rPr>
            <w:b/>
            <w:color w:val="C00000"/>
            <w:lang w:val="en-GB"/>
          </w:rPr>
          <w:delText xml:space="preserve"> </w:delText>
        </w:r>
        <w:r w:rsidR="009A4DCC" w:rsidRPr="000C2301" w:rsidDel="0052294E">
          <w:rPr>
            <w:b/>
            <w:color w:val="C00000"/>
            <w:sz w:val="18"/>
            <w:lang w:val="en-GB"/>
          </w:rPr>
          <w:delText>(If available)</w:delText>
        </w:r>
        <w:r w:rsidDel="0052294E">
          <w:rPr>
            <w:b/>
            <w:color w:val="C00000"/>
            <w:lang w:val="en-GB"/>
          </w:rPr>
          <w:delText>, shared solution integration, Change software</w:delText>
        </w:r>
        <w:bookmarkStart w:id="2843" w:name="_Toc21697883"/>
        <w:bookmarkEnd w:id="2843"/>
      </w:del>
    </w:p>
    <w:p w14:paraId="04049FAC" w14:textId="0225C2E0" w:rsidR="00F71E89" w:rsidRPr="00EC7BEB" w:rsidDel="0052294E" w:rsidRDefault="00F71E89" w:rsidP="00F71E89">
      <w:pPr>
        <w:pBdr>
          <w:top w:val="single" w:sz="4" w:space="1" w:color="auto"/>
          <w:left w:val="single" w:sz="4" w:space="4" w:color="auto"/>
          <w:bottom w:val="single" w:sz="4" w:space="1" w:color="auto"/>
          <w:right w:val="single" w:sz="4" w:space="4" w:color="auto"/>
        </w:pBdr>
        <w:rPr>
          <w:del w:id="2844" w:author="ONOPTCHENKO Xavier" w:date="2019-10-10T15:07:00Z"/>
          <w:lang w:val="en-GB"/>
        </w:rPr>
      </w:pPr>
      <w:del w:id="2845" w:author="ONOPTCHENKO Xavier" w:date="2019-10-10T15:07:00Z">
        <w:r w:rsidDel="0052294E">
          <w:rPr>
            <w:b/>
            <w:color w:val="00B050"/>
            <w:lang w:val="en-GB"/>
          </w:rPr>
          <w:delText>Not mandatory</w:delText>
        </w:r>
        <w:r w:rsidRPr="00EC7BEB" w:rsidDel="0052294E">
          <w:rPr>
            <w:b/>
            <w:color w:val="00B050"/>
            <w:lang w:val="en-GB"/>
          </w:rPr>
          <w:delText xml:space="preserve"> for</w:delText>
        </w:r>
        <w:r w:rsidDel="0052294E">
          <w:rPr>
            <w:b/>
            <w:color w:val="00B050"/>
            <w:lang w:val="en-GB"/>
          </w:rPr>
          <w:delText xml:space="preserve"> project types</w:delText>
        </w:r>
        <w:r w:rsidRPr="00EC7BEB" w:rsidDel="0052294E">
          <w:rPr>
            <w:b/>
            <w:color w:val="00B050"/>
            <w:lang w:val="en-GB"/>
          </w:rPr>
          <w:delText>:</w:delText>
        </w:r>
        <w:r w:rsidRPr="00EC7BEB" w:rsidDel="0052294E">
          <w:rPr>
            <w:b/>
            <w:color w:val="C00000"/>
            <w:lang w:val="en-GB"/>
          </w:rPr>
          <w:delText xml:space="preserve"> </w:delText>
        </w:r>
        <w:r w:rsidDel="0052294E">
          <w:rPr>
            <w:b/>
            <w:color w:val="C00000"/>
            <w:lang w:val="en-GB"/>
          </w:rPr>
          <w:delText>T</w:delText>
        </w:r>
        <w:r w:rsidRPr="00EC7BEB" w:rsidDel="0052294E">
          <w:rPr>
            <w:b/>
            <w:color w:val="C00000"/>
            <w:lang w:val="en-GB"/>
          </w:rPr>
          <w:delText>echnical</w:delText>
        </w:r>
        <w:r w:rsidDel="0052294E">
          <w:rPr>
            <w:b/>
            <w:color w:val="C00000"/>
            <w:lang w:val="en-GB"/>
          </w:rPr>
          <w:delText xml:space="preserve"> obsolescence </w:delText>
        </w:r>
        <w:r w:rsidR="00C54A0F" w:rsidDel="0052294E">
          <w:rPr>
            <w:b/>
            <w:color w:val="C00000"/>
            <w:lang w:val="en-GB"/>
          </w:rPr>
          <w:delText>remediation</w:delText>
        </w:r>
        <w:r w:rsidDel="0052294E">
          <w:rPr>
            <w:b/>
            <w:color w:val="C00000"/>
            <w:lang w:val="en-GB"/>
          </w:rPr>
          <w:delText>, infrastructure or production</w:delText>
        </w:r>
        <w:bookmarkStart w:id="2846" w:name="_Toc21697884"/>
        <w:bookmarkEnd w:id="2846"/>
      </w:del>
    </w:p>
    <w:p w14:paraId="406E2D60" w14:textId="14EEED7B" w:rsidR="00F71E89" w:rsidRPr="00C00A30" w:rsidDel="0052294E" w:rsidRDefault="00F71E89" w:rsidP="00F71E89">
      <w:pPr>
        <w:pBdr>
          <w:top w:val="single" w:sz="4" w:space="1" w:color="auto"/>
          <w:left w:val="single" w:sz="4" w:space="4" w:color="auto"/>
          <w:bottom w:val="single" w:sz="4" w:space="1" w:color="auto"/>
          <w:right w:val="single" w:sz="4" w:space="4" w:color="auto"/>
        </w:pBdr>
        <w:rPr>
          <w:del w:id="2847" w:author="ONOPTCHENKO Xavier" w:date="2019-10-10T15:07:00Z"/>
          <w:b/>
          <w:lang w:val="en-GB"/>
        </w:rPr>
      </w:pPr>
      <w:del w:id="2848" w:author="ONOPTCHENKO Xavier" w:date="2019-10-10T15:07:00Z">
        <w:r w:rsidRPr="00C00A30" w:rsidDel="0052294E">
          <w:rPr>
            <w:b/>
            <w:color w:val="0070C0"/>
            <w:lang w:val="en-GB"/>
          </w:rPr>
          <w:delText>Corporate Architecture training requirements</w:delText>
        </w:r>
        <w:r w:rsidRPr="00C00A30" w:rsidDel="0052294E">
          <w:rPr>
            <w:b/>
            <w:color w:val="8496B0" w:themeColor="text2" w:themeTint="99"/>
            <w:lang w:val="en-GB"/>
          </w:rPr>
          <w:delText xml:space="preserve">: </w:delText>
        </w:r>
        <w:r w:rsidRPr="00D847EA" w:rsidDel="0052294E">
          <w:rPr>
            <w:b/>
            <w:color w:val="C00000"/>
            <w:lang w:val="en-GB"/>
          </w:rPr>
          <w:delText>Functional Architecture / Cardif Functional Model / Cardif Business Data Model</w:delText>
        </w:r>
        <w:bookmarkStart w:id="2849" w:name="_Toc21697885"/>
        <w:bookmarkEnd w:id="2849"/>
      </w:del>
    </w:p>
    <w:p w14:paraId="5DCF95F0" w14:textId="3F88DCD4" w:rsidR="00F71E89" w:rsidDel="0052294E" w:rsidRDefault="00201C0A" w:rsidP="00F71E89">
      <w:pPr>
        <w:tabs>
          <w:tab w:val="left" w:pos="983"/>
        </w:tabs>
        <w:rPr>
          <w:del w:id="2850" w:author="ONOPTCHENKO Xavier" w:date="2019-10-10T15:07:00Z"/>
          <w:lang w:val="en-GB"/>
        </w:rPr>
      </w:pPr>
      <w:del w:id="2851" w:author="ONOPTCHENKO Xavier" w:date="2019-10-10T15:07:00Z">
        <w:r w:rsidDel="0052294E">
          <w:rPr>
            <w:noProof/>
          </w:rPr>
          <w:drawing>
            <wp:inline distT="0" distB="0" distL="0" distR="0" wp14:anchorId="4D9BA7C8" wp14:editId="67807E18">
              <wp:extent cx="4846955" cy="817245"/>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6955" cy="817245"/>
                      </a:xfrm>
                      <a:prstGeom prst="rect">
                        <a:avLst/>
                      </a:prstGeom>
                      <a:noFill/>
                    </pic:spPr>
                  </pic:pic>
                </a:graphicData>
              </a:graphic>
            </wp:inline>
          </w:drawing>
        </w:r>
        <w:bookmarkStart w:id="2852" w:name="_Toc21697886"/>
        <w:bookmarkEnd w:id="2852"/>
      </w:del>
    </w:p>
    <w:p w14:paraId="7FB7FEC3" w14:textId="6FE9CC0D" w:rsidR="002D68BB" w:rsidDel="0052294E" w:rsidRDefault="002D68BB" w:rsidP="00F71E89">
      <w:pPr>
        <w:tabs>
          <w:tab w:val="left" w:pos="983"/>
        </w:tabs>
        <w:rPr>
          <w:del w:id="2853" w:author="ONOPTCHENKO Xavier" w:date="2019-10-10T15:07:00Z"/>
          <w:lang w:val="en-GB"/>
        </w:rPr>
      </w:pPr>
      <w:bookmarkStart w:id="2854" w:name="_Toc21697887"/>
      <w:bookmarkEnd w:id="2854"/>
    </w:p>
    <w:p w14:paraId="67629699" w14:textId="7745F3B9" w:rsidR="00A63274" w:rsidDel="0052294E" w:rsidRDefault="00A63274" w:rsidP="00F71E89">
      <w:pPr>
        <w:tabs>
          <w:tab w:val="left" w:pos="983"/>
        </w:tabs>
        <w:rPr>
          <w:del w:id="2855" w:author="ONOPTCHENKO Xavier" w:date="2019-10-10T15:07:00Z"/>
          <w:lang w:val="en-GB"/>
        </w:rPr>
      </w:pPr>
      <w:bookmarkStart w:id="2856" w:name="_Toc21697888"/>
      <w:bookmarkEnd w:id="2856"/>
    </w:p>
    <w:p w14:paraId="5B0C7182" w14:textId="51A3FAB7" w:rsidR="00A63274" w:rsidRPr="006B065B" w:rsidDel="0052294E" w:rsidRDefault="00A63274" w:rsidP="00A63274">
      <w:pPr>
        <w:tabs>
          <w:tab w:val="left" w:pos="983"/>
        </w:tabs>
        <w:rPr>
          <w:del w:id="2857" w:author="ONOPTCHENKO Xavier" w:date="2019-10-10T15:07:00Z"/>
          <w:lang w:val="en-US"/>
        </w:rPr>
      </w:pPr>
      <w:bookmarkStart w:id="2858" w:name="_Toc21697889"/>
      <w:bookmarkEnd w:id="2858"/>
    </w:p>
    <w:p w14:paraId="10164306" w14:textId="1AD617B9" w:rsidR="00A63274" w:rsidDel="0052294E" w:rsidRDefault="00A63274" w:rsidP="00F71E89">
      <w:pPr>
        <w:tabs>
          <w:tab w:val="left" w:pos="983"/>
        </w:tabs>
        <w:rPr>
          <w:del w:id="2859" w:author="ONOPTCHENKO Xavier" w:date="2019-10-10T15:07:00Z"/>
          <w:lang w:val="en-GB"/>
        </w:rPr>
      </w:pPr>
      <w:bookmarkStart w:id="2860" w:name="_Toc21697890"/>
      <w:bookmarkEnd w:id="2860"/>
    </w:p>
    <w:p w14:paraId="50B5723B" w14:textId="27D3E736" w:rsidR="004D2BF5" w:rsidRDefault="00E245BB" w:rsidP="00090A38">
      <w:pPr>
        <w:pStyle w:val="Titre3"/>
        <w:rPr>
          <w:ins w:id="2861" w:author="ONOPTCHENKO Xavier" w:date="2019-10-10T15:07:00Z"/>
          <w:lang w:val="en-GB"/>
        </w:rPr>
      </w:pPr>
      <w:bookmarkStart w:id="2862" w:name="_Toc21697891"/>
      <w:r>
        <w:rPr>
          <w:lang w:val="en-GB"/>
        </w:rPr>
        <w:t>CRUD Matrix</w:t>
      </w:r>
      <w:r w:rsidR="00E26B44">
        <w:rPr>
          <w:lang w:val="en-GB"/>
        </w:rPr>
        <w:t xml:space="preserve"> (create, read, update, delete)</w:t>
      </w:r>
      <w:bookmarkEnd w:id="2862"/>
    </w:p>
    <w:p w14:paraId="0759D258" w14:textId="0FC7BCCD" w:rsidR="0052294E" w:rsidRPr="008C61A0" w:rsidRDefault="0052294E">
      <w:pPr>
        <w:tabs>
          <w:tab w:val="left" w:pos="983"/>
        </w:tabs>
        <w:rPr>
          <w:lang w:val="en-GB"/>
        </w:rPr>
        <w:pPrChange w:id="2863" w:author="ONOPTCHENKO Xavier" w:date="2019-10-10T15:08:00Z">
          <w:pPr>
            <w:pStyle w:val="Titre3"/>
          </w:pPr>
        </w:pPrChange>
      </w:pPr>
      <w:ins w:id="2864" w:author="ONOPTCHENKO Xavier" w:date="2019-10-10T15:08:00Z">
        <w:r>
          <w:rPr>
            <w:lang w:val="en-GB"/>
          </w:rPr>
          <w:t>Pas d’objet métier impacté.</w:t>
        </w:r>
      </w:ins>
    </w:p>
    <w:p w14:paraId="5BEC10C8" w14:textId="49346D0D" w:rsidR="007A3527" w:rsidRPr="00EC7BEB" w:rsidDel="0052294E" w:rsidRDefault="007A3527" w:rsidP="007A3527">
      <w:pPr>
        <w:pBdr>
          <w:top w:val="single" w:sz="4" w:space="1" w:color="auto"/>
          <w:left w:val="single" w:sz="4" w:space="4" w:color="auto"/>
          <w:bottom w:val="single" w:sz="4" w:space="1" w:color="auto"/>
          <w:right w:val="single" w:sz="4" w:space="4" w:color="auto"/>
        </w:pBdr>
        <w:rPr>
          <w:del w:id="2865" w:author="ONOPTCHENKO Xavier" w:date="2019-10-10T15:07:00Z"/>
          <w:b/>
          <w:color w:val="C00000"/>
          <w:lang w:val="en-GB"/>
        </w:rPr>
      </w:pPr>
      <w:del w:id="2866" w:author="ONOPTCHENKO Xavier" w:date="2019-10-10T15:07:00Z">
        <w:r w:rsidRPr="00EC7BEB" w:rsidDel="0052294E">
          <w:rPr>
            <w:b/>
            <w:color w:val="00B050"/>
            <w:lang w:val="en-GB"/>
          </w:rPr>
          <w:delText>Mandatory for</w:delText>
        </w:r>
        <w:r w:rsidDel="0052294E">
          <w:rPr>
            <w:b/>
            <w:color w:val="00B050"/>
            <w:lang w:val="en-GB"/>
          </w:rPr>
          <w:delText xml:space="preserve"> project types</w:delText>
        </w:r>
        <w:r w:rsidRPr="00EC7BEB" w:rsidDel="0052294E">
          <w:rPr>
            <w:b/>
            <w:color w:val="00B050"/>
            <w:lang w:val="en-GB"/>
          </w:rPr>
          <w:delText>:</w:delText>
        </w:r>
        <w:r w:rsidRPr="00EC7BEB" w:rsidDel="0052294E">
          <w:rPr>
            <w:lang w:val="en-GB"/>
          </w:rPr>
          <w:delText xml:space="preserve"> </w:delText>
        </w:r>
        <w:r w:rsidDel="0052294E">
          <w:rPr>
            <w:b/>
            <w:color w:val="C00000"/>
            <w:lang w:val="en-GB"/>
          </w:rPr>
          <w:delText>Make/remake software, New solution market software package, SaaS solution usage, shared solution integration, Change software</w:delText>
        </w:r>
      </w:del>
    </w:p>
    <w:p w14:paraId="0A4CB036" w14:textId="04EA9DC0" w:rsidR="007A3527" w:rsidRPr="00EC7BEB" w:rsidDel="0052294E" w:rsidRDefault="007A3527" w:rsidP="007A3527">
      <w:pPr>
        <w:pBdr>
          <w:top w:val="single" w:sz="4" w:space="1" w:color="auto"/>
          <w:left w:val="single" w:sz="4" w:space="4" w:color="auto"/>
          <w:bottom w:val="single" w:sz="4" w:space="1" w:color="auto"/>
          <w:right w:val="single" w:sz="4" w:space="4" w:color="auto"/>
        </w:pBdr>
        <w:rPr>
          <w:del w:id="2867" w:author="ONOPTCHENKO Xavier" w:date="2019-10-10T15:07:00Z"/>
          <w:lang w:val="en-GB"/>
        </w:rPr>
      </w:pPr>
      <w:del w:id="2868" w:author="ONOPTCHENKO Xavier" w:date="2019-10-10T15:07:00Z">
        <w:r w:rsidDel="0052294E">
          <w:rPr>
            <w:b/>
            <w:color w:val="00B050"/>
            <w:lang w:val="en-GB"/>
          </w:rPr>
          <w:delText>Not mandatory</w:delText>
        </w:r>
        <w:r w:rsidRPr="00EC7BEB" w:rsidDel="0052294E">
          <w:rPr>
            <w:b/>
            <w:color w:val="00B050"/>
            <w:lang w:val="en-GB"/>
          </w:rPr>
          <w:delText xml:space="preserve"> for</w:delText>
        </w:r>
        <w:r w:rsidDel="0052294E">
          <w:rPr>
            <w:b/>
            <w:color w:val="00B050"/>
            <w:lang w:val="en-GB"/>
          </w:rPr>
          <w:delText xml:space="preserve"> project types</w:delText>
        </w:r>
        <w:r w:rsidRPr="00EC7BEB" w:rsidDel="0052294E">
          <w:rPr>
            <w:b/>
            <w:color w:val="00B050"/>
            <w:lang w:val="en-GB"/>
          </w:rPr>
          <w:delText>:</w:delText>
        </w:r>
        <w:r w:rsidRPr="00EC7BEB" w:rsidDel="0052294E">
          <w:rPr>
            <w:b/>
            <w:color w:val="C00000"/>
            <w:lang w:val="en-GB"/>
          </w:rPr>
          <w:delText xml:space="preserve"> </w:delText>
        </w:r>
        <w:r w:rsidDel="0052294E">
          <w:rPr>
            <w:b/>
            <w:color w:val="C00000"/>
            <w:lang w:val="en-GB"/>
          </w:rPr>
          <w:delText>T</w:delText>
        </w:r>
        <w:r w:rsidRPr="00EC7BEB" w:rsidDel="0052294E">
          <w:rPr>
            <w:b/>
            <w:color w:val="C00000"/>
            <w:lang w:val="en-GB"/>
          </w:rPr>
          <w:delText>echnical</w:delText>
        </w:r>
        <w:r w:rsidDel="0052294E">
          <w:rPr>
            <w:b/>
            <w:color w:val="C00000"/>
            <w:lang w:val="en-GB"/>
          </w:rPr>
          <w:delText xml:space="preserve"> obsolescence </w:delText>
        </w:r>
        <w:r w:rsidR="00C54A0F" w:rsidDel="0052294E">
          <w:rPr>
            <w:b/>
            <w:color w:val="C00000"/>
            <w:lang w:val="en-GB"/>
          </w:rPr>
          <w:delText>remediation</w:delText>
        </w:r>
        <w:r w:rsidDel="0052294E">
          <w:rPr>
            <w:b/>
            <w:color w:val="C00000"/>
            <w:lang w:val="en-GB"/>
          </w:rPr>
          <w:delText>, infrastructure or production</w:delText>
        </w:r>
      </w:del>
    </w:p>
    <w:p w14:paraId="3B10BC24" w14:textId="3FFCD382" w:rsidR="007A3527" w:rsidRPr="00C00A30" w:rsidDel="0052294E" w:rsidRDefault="007A3527" w:rsidP="007A3527">
      <w:pPr>
        <w:pBdr>
          <w:top w:val="single" w:sz="4" w:space="1" w:color="auto"/>
          <w:left w:val="single" w:sz="4" w:space="4" w:color="auto"/>
          <w:bottom w:val="single" w:sz="4" w:space="1" w:color="auto"/>
          <w:right w:val="single" w:sz="4" w:space="4" w:color="auto"/>
        </w:pBdr>
        <w:rPr>
          <w:del w:id="2869" w:author="ONOPTCHENKO Xavier" w:date="2019-10-10T15:07:00Z"/>
          <w:b/>
          <w:lang w:val="en-GB"/>
        </w:rPr>
      </w:pPr>
      <w:del w:id="2870" w:author="ONOPTCHENKO Xavier" w:date="2019-10-10T15:07:00Z">
        <w:r w:rsidRPr="00C00A30" w:rsidDel="0052294E">
          <w:rPr>
            <w:b/>
            <w:color w:val="0070C0"/>
            <w:lang w:val="en-GB"/>
          </w:rPr>
          <w:delText>Corporate Architecture training requirements</w:delText>
        </w:r>
        <w:r w:rsidRPr="00C00A30" w:rsidDel="0052294E">
          <w:rPr>
            <w:b/>
            <w:color w:val="8496B0" w:themeColor="text2" w:themeTint="99"/>
            <w:lang w:val="en-GB"/>
          </w:rPr>
          <w:delText xml:space="preserve">: </w:delText>
        </w:r>
        <w:r w:rsidR="005B72E4" w:rsidDel="0052294E">
          <w:rPr>
            <w:b/>
            <w:color w:val="C00000"/>
            <w:lang w:val="en-GB"/>
          </w:rPr>
          <w:delText>None</w:delText>
        </w:r>
      </w:del>
    </w:p>
    <w:p w14:paraId="0C0E9795" w14:textId="13D793CF" w:rsidR="00237121" w:rsidDel="0052294E" w:rsidRDefault="00E26B44" w:rsidP="007848CD">
      <w:pPr>
        <w:rPr>
          <w:del w:id="2871" w:author="ONOPTCHENKO Xavier" w:date="2019-10-10T15:07:00Z"/>
          <w:lang w:val="en-GB"/>
        </w:rPr>
      </w:pPr>
      <w:del w:id="2872" w:author="ONOPTCHENKO Xavier" w:date="2019-10-10T15:07:00Z">
        <w:r w:rsidDel="0052294E">
          <w:rPr>
            <w:noProof/>
          </w:rPr>
          <w:drawing>
            <wp:inline distT="0" distB="0" distL="0" distR="0" wp14:anchorId="3B0A7F33" wp14:editId="1CBE8BDD">
              <wp:extent cx="5734050" cy="1095375"/>
              <wp:effectExtent l="0" t="0" r="0" b="9525"/>
              <wp:docPr id="14377" name="Image 1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4050" cy="1095375"/>
                      </a:xfrm>
                      <a:prstGeom prst="rect">
                        <a:avLst/>
                      </a:prstGeom>
                    </pic:spPr>
                  </pic:pic>
                </a:graphicData>
              </a:graphic>
            </wp:inline>
          </w:drawing>
        </w:r>
      </w:del>
    </w:p>
    <w:p w14:paraId="26D9F530" w14:textId="148AAA04" w:rsidR="00FF25E2" w:rsidDel="0052294E" w:rsidRDefault="00FF25E2" w:rsidP="007848CD">
      <w:pPr>
        <w:rPr>
          <w:del w:id="2873" w:author="ONOPTCHENKO Xavier" w:date="2019-10-10T15:07:00Z"/>
          <w:lang w:val="en-GB"/>
        </w:rPr>
      </w:pPr>
    </w:p>
    <w:tbl>
      <w:tblPr>
        <w:tblStyle w:val="Grilleclaire-Accent5"/>
        <w:tblW w:w="0" w:type="auto"/>
        <w:tblLook w:val="04A0" w:firstRow="1" w:lastRow="0" w:firstColumn="1" w:lastColumn="0" w:noHBand="0" w:noVBand="1"/>
      </w:tblPr>
      <w:tblGrid>
        <w:gridCol w:w="1940"/>
        <w:gridCol w:w="1594"/>
        <w:gridCol w:w="1985"/>
        <w:gridCol w:w="1498"/>
        <w:gridCol w:w="1758"/>
      </w:tblGrid>
      <w:tr w:rsidR="00A63274" w:rsidRPr="00A27BE1" w14:paraId="1EFF9400" w14:textId="77777777" w:rsidTr="00571A2F">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940" w:type="dxa"/>
          </w:tcPr>
          <w:p w14:paraId="49A91A48" w14:textId="691279AC" w:rsidR="00A63274" w:rsidRPr="00A27BE1" w:rsidRDefault="00A63274" w:rsidP="00A75779">
            <w:pPr>
              <w:tabs>
                <w:tab w:val="left" w:pos="983"/>
              </w:tabs>
            </w:pPr>
          </w:p>
        </w:tc>
        <w:tc>
          <w:tcPr>
            <w:tcW w:w="1594" w:type="dxa"/>
          </w:tcPr>
          <w:p w14:paraId="776211CC" w14:textId="4059318F" w:rsidR="00A63274" w:rsidRPr="00A27BE1" w:rsidRDefault="00A63274" w:rsidP="00571A2F">
            <w:pPr>
              <w:tabs>
                <w:tab w:val="left" w:pos="983"/>
              </w:tabs>
              <w:cnfStyle w:val="100000000000" w:firstRow="1" w:lastRow="0" w:firstColumn="0" w:lastColumn="0" w:oddVBand="0" w:evenVBand="0" w:oddHBand="0" w:evenHBand="0" w:firstRowFirstColumn="0" w:firstRowLastColumn="0" w:lastRowFirstColumn="0" w:lastRowLastColumn="0"/>
              <w:rPr>
                <w:b w:val="0"/>
              </w:rPr>
            </w:pPr>
            <w:r>
              <w:t xml:space="preserve"> </w:t>
            </w:r>
            <w:r w:rsidR="00571A2F">
              <w:t>Business object 1</w:t>
            </w:r>
          </w:p>
        </w:tc>
        <w:tc>
          <w:tcPr>
            <w:tcW w:w="1985" w:type="dxa"/>
          </w:tcPr>
          <w:p w14:paraId="5B024DE6" w14:textId="77777777" w:rsidR="00571A2F" w:rsidRDefault="00571A2F" w:rsidP="00A75779">
            <w:pPr>
              <w:tabs>
                <w:tab w:val="left" w:pos="983"/>
              </w:tabs>
              <w:cnfStyle w:val="100000000000" w:firstRow="1" w:lastRow="0" w:firstColumn="0" w:lastColumn="0" w:oddVBand="0" w:evenVBand="0" w:oddHBand="0" w:evenHBand="0" w:firstRowFirstColumn="0" w:firstRowLastColumn="0" w:lastRowFirstColumn="0" w:lastRowLastColumn="0"/>
            </w:pPr>
            <w:r>
              <w:t>Business</w:t>
            </w:r>
          </w:p>
          <w:p w14:paraId="0851B08E" w14:textId="371C7D5E" w:rsidR="00A63274" w:rsidRPr="00A27BE1" w:rsidRDefault="00571A2F" w:rsidP="00A75779">
            <w:pPr>
              <w:tabs>
                <w:tab w:val="left" w:pos="983"/>
              </w:tabs>
              <w:cnfStyle w:val="100000000000" w:firstRow="1" w:lastRow="0" w:firstColumn="0" w:lastColumn="0" w:oddVBand="0" w:evenVBand="0" w:oddHBand="0" w:evenHBand="0" w:firstRowFirstColumn="0" w:firstRowLastColumn="0" w:lastRowFirstColumn="0" w:lastRowLastColumn="0"/>
            </w:pPr>
            <w:r>
              <w:t xml:space="preserve"> object 1</w:t>
            </w:r>
          </w:p>
        </w:tc>
        <w:tc>
          <w:tcPr>
            <w:tcW w:w="1498" w:type="dxa"/>
          </w:tcPr>
          <w:p w14:paraId="40EEEB5D" w14:textId="09FE8DFB" w:rsidR="00A63274" w:rsidRPr="00A27BE1" w:rsidRDefault="00571A2F" w:rsidP="00A75779">
            <w:pPr>
              <w:tabs>
                <w:tab w:val="left" w:pos="983"/>
              </w:tabs>
              <w:cnfStyle w:val="100000000000" w:firstRow="1" w:lastRow="0" w:firstColumn="0" w:lastColumn="0" w:oddVBand="0" w:evenVBand="0" w:oddHBand="0" w:evenHBand="0" w:firstRowFirstColumn="0" w:firstRowLastColumn="0" w:lastRowFirstColumn="0" w:lastRowLastColumn="0"/>
            </w:pPr>
            <w:r>
              <w:t>…etc</w:t>
            </w:r>
          </w:p>
        </w:tc>
        <w:tc>
          <w:tcPr>
            <w:tcW w:w="1758" w:type="dxa"/>
          </w:tcPr>
          <w:p w14:paraId="2EF2728D" w14:textId="77777777" w:rsidR="00571A2F" w:rsidRDefault="00571A2F" w:rsidP="00571A2F">
            <w:pPr>
              <w:tabs>
                <w:tab w:val="left" w:pos="983"/>
              </w:tabs>
              <w:cnfStyle w:val="100000000000" w:firstRow="1" w:lastRow="0" w:firstColumn="0" w:lastColumn="0" w:oddVBand="0" w:evenVBand="0" w:oddHBand="0" w:evenHBand="0" w:firstRowFirstColumn="0" w:firstRowLastColumn="0" w:lastRowFirstColumn="0" w:lastRowLastColumn="0"/>
            </w:pPr>
            <w:r>
              <w:t>Business</w:t>
            </w:r>
          </w:p>
          <w:p w14:paraId="28C815F8" w14:textId="7A2D983B" w:rsidR="00A63274" w:rsidRDefault="00571A2F" w:rsidP="00571A2F">
            <w:pPr>
              <w:tabs>
                <w:tab w:val="left" w:pos="983"/>
              </w:tabs>
              <w:cnfStyle w:val="100000000000" w:firstRow="1" w:lastRow="0" w:firstColumn="0" w:lastColumn="0" w:oddVBand="0" w:evenVBand="0" w:oddHBand="0" w:evenHBand="0" w:firstRowFirstColumn="0" w:firstRowLastColumn="0" w:lastRowFirstColumn="0" w:lastRowLastColumn="0"/>
            </w:pPr>
            <w:r>
              <w:t xml:space="preserve"> object N</w:t>
            </w:r>
          </w:p>
        </w:tc>
      </w:tr>
      <w:tr w:rsidR="000B0EC7" w:rsidRPr="006D5C5C" w14:paraId="66BFC7D0" w14:textId="77777777" w:rsidTr="00571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6D83F579" w14:textId="25E34710" w:rsidR="000B0EC7" w:rsidRPr="00E26B44" w:rsidRDefault="000B0EC7" w:rsidP="00E26B44">
            <w:pPr>
              <w:tabs>
                <w:tab w:val="left" w:pos="983"/>
              </w:tabs>
            </w:pPr>
            <w:r>
              <w:t>Applcation component 1</w:t>
            </w:r>
          </w:p>
        </w:tc>
        <w:tc>
          <w:tcPr>
            <w:tcW w:w="1594" w:type="dxa"/>
          </w:tcPr>
          <w:p w14:paraId="7A6D2687" w14:textId="20BCA393" w:rsidR="000B0EC7" w:rsidRPr="000B0EC7" w:rsidRDefault="000B0EC7" w:rsidP="00E26B44">
            <w:pPr>
              <w:tabs>
                <w:tab w:val="left" w:pos="983"/>
              </w:tabs>
              <w:cnfStyle w:val="000000100000" w:firstRow="0" w:lastRow="0" w:firstColumn="0" w:lastColumn="0" w:oddVBand="0" w:evenVBand="0" w:oddHBand="1" w:evenHBand="0" w:firstRowFirstColumn="0" w:firstRowLastColumn="0" w:lastRowFirstColumn="0" w:lastRowLastColumn="0"/>
              <w:rPr>
                <w:rFonts w:ascii="Arial" w:hAnsi="Arial"/>
                <w:sz w:val="18"/>
                <w:szCs w:val="18"/>
                <w:lang w:val="en-US"/>
              </w:rPr>
            </w:pPr>
            <w:r w:rsidRPr="000B0EC7">
              <w:rPr>
                <w:rFonts w:ascii="Arial" w:hAnsi="Arial"/>
                <w:sz w:val="18"/>
                <w:szCs w:val="18"/>
                <w:lang w:val="en-US"/>
              </w:rPr>
              <w:t>C</w:t>
            </w:r>
          </w:p>
        </w:tc>
        <w:tc>
          <w:tcPr>
            <w:tcW w:w="1985" w:type="dxa"/>
          </w:tcPr>
          <w:p w14:paraId="486C07BF" w14:textId="1BC0FCB1" w:rsidR="000B0EC7" w:rsidRPr="000B0EC7" w:rsidRDefault="000B0EC7" w:rsidP="00E26B44">
            <w:pPr>
              <w:jc w:val="left"/>
              <w:cnfStyle w:val="000000100000" w:firstRow="0" w:lastRow="0" w:firstColumn="0" w:lastColumn="0" w:oddVBand="0" w:evenVBand="0" w:oddHBand="1" w:evenHBand="0" w:firstRowFirstColumn="0" w:firstRowLastColumn="0" w:lastRowFirstColumn="0" w:lastRowLastColumn="0"/>
              <w:rPr>
                <w:rFonts w:ascii="Arial" w:hAnsi="Arial"/>
                <w:sz w:val="18"/>
                <w:szCs w:val="18"/>
                <w:lang w:val="en-GB"/>
              </w:rPr>
            </w:pPr>
            <w:r w:rsidRPr="000B0EC7">
              <w:rPr>
                <w:rFonts w:ascii="Arial" w:hAnsi="Arial"/>
                <w:sz w:val="18"/>
                <w:szCs w:val="18"/>
                <w:lang w:val="en-GB"/>
              </w:rPr>
              <w:t>R</w:t>
            </w:r>
          </w:p>
        </w:tc>
        <w:tc>
          <w:tcPr>
            <w:tcW w:w="1498" w:type="dxa"/>
          </w:tcPr>
          <w:p w14:paraId="73720A38" w14:textId="77777777" w:rsidR="000B0EC7" w:rsidRPr="00E42485" w:rsidRDefault="000B0EC7" w:rsidP="00E26B44">
            <w:pPr>
              <w:jc w:val="left"/>
              <w:cnfStyle w:val="000000100000" w:firstRow="0" w:lastRow="0" w:firstColumn="0" w:lastColumn="0" w:oddVBand="0" w:evenVBand="0" w:oddHBand="1" w:evenHBand="0" w:firstRowFirstColumn="0" w:firstRowLastColumn="0" w:lastRowFirstColumn="0" w:lastRowLastColumn="0"/>
              <w:rPr>
                <w:rFonts w:ascii="Arial" w:hAnsi="Arial"/>
                <w:sz w:val="18"/>
                <w:szCs w:val="18"/>
                <w:lang w:val="en-GB"/>
              </w:rPr>
            </w:pPr>
          </w:p>
        </w:tc>
        <w:tc>
          <w:tcPr>
            <w:tcW w:w="1758" w:type="dxa"/>
          </w:tcPr>
          <w:p w14:paraId="78FEEC65" w14:textId="77777777" w:rsidR="000B0EC7" w:rsidRPr="00E42485" w:rsidRDefault="000B0EC7" w:rsidP="00E26B44">
            <w:pPr>
              <w:jc w:val="left"/>
              <w:cnfStyle w:val="000000100000" w:firstRow="0" w:lastRow="0" w:firstColumn="0" w:lastColumn="0" w:oddVBand="0" w:evenVBand="0" w:oddHBand="1" w:evenHBand="0" w:firstRowFirstColumn="0" w:firstRowLastColumn="0" w:lastRowFirstColumn="0" w:lastRowLastColumn="0"/>
              <w:rPr>
                <w:rFonts w:ascii="Arial" w:hAnsi="Arial"/>
                <w:sz w:val="18"/>
                <w:szCs w:val="18"/>
                <w:lang w:val="en-GB"/>
              </w:rPr>
            </w:pPr>
          </w:p>
        </w:tc>
      </w:tr>
      <w:tr w:rsidR="00E26B44" w:rsidRPr="006D5C5C" w14:paraId="0E3DFD3A" w14:textId="77777777" w:rsidTr="00571A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68A03A79" w14:textId="2DB65B56" w:rsidR="00E26B44" w:rsidRPr="00E26B44" w:rsidRDefault="00E26B44" w:rsidP="00E26B44">
            <w:pPr>
              <w:tabs>
                <w:tab w:val="left" w:pos="983"/>
              </w:tabs>
              <w:rPr>
                <w:b w:val="0"/>
                <w:bCs w:val="0"/>
              </w:rPr>
            </w:pPr>
            <w:r w:rsidRPr="00E26B44">
              <w:t>Application component 2</w:t>
            </w:r>
          </w:p>
        </w:tc>
        <w:tc>
          <w:tcPr>
            <w:tcW w:w="1594" w:type="dxa"/>
          </w:tcPr>
          <w:p w14:paraId="65F02D44" w14:textId="3FE41BF7" w:rsidR="00E26B44" w:rsidRPr="000B0EC7" w:rsidRDefault="00E26B44" w:rsidP="00E26B44">
            <w:pPr>
              <w:tabs>
                <w:tab w:val="left" w:pos="983"/>
              </w:tabs>
              <w:cnfStyle w:val="000000010000" w:firstRow="0" w:lastRow="0" w:firstColumn="0" w:lastColumn="0" w:oddVBand="0" w:evenVBand="0" w:oddHBand="0" w:evenHBand="1" w:firstRowFirstColumn="0" w:firstRowLastColumn="0" w:lastRowFirstColumn="0" w:lastRowLastColumn="0"/>
              <w:rPr>
                <w:rFonts w:ascii="Arial" w:hAnsi="Arial"/>
                <w:sz w:val="18"/>
                <w:szCs w:val="18"/>
                <w:lang w:val="en-US"/>
              </w:rPr>
            </w:pPr>
          </w:p>
        </w:tc>
        <w:tc>
          <w:tcPr>
            <w:tcW w:w="1985" w:type="dxa"/>
          </w:tcPr>
          <w:p w14:paraId="4A056677" w14:textId="74C0B317" w:rsidR="00E26B44" w:rsidRPr="000B0EC7" w:rsidRDefault="00E26B44" w:rsidP="00E26B44">
            <w:pPr>
              <w:jc w:val="left"/>
              <w:cnfStyle w:val="000000010000" w:firstRow="0" w:lastRow="0" w:firstColumn="0" w:lastColumn="0" w:oddVBand="0" w:evenVBand="0" w:oddHBand="0" w:evenHBand="1" w:firstRowFirstColumn="0" w:firstRowLastColumn="0" w:lastRowFirstColumn="0" w:lastRowLastColumn="0"/>
              <w:rPr>
                <w:rFonts w:ascii="Arial" w:hAnsi="Arial"/>
                <w:sz w:val="18"/>
                <w:szCs w:val="18"/>
                <w:lang w:val="en-GB"/>
              </w:rPr>
            </w:pPr>
          </w:p>
        </w:tc>
        <w:tc>
          <w:tcPr>
            <w:tcW w:w="1498" w:type="dxa"/>
          </w:tcPr>
          <w:p w14:paraId="4C38B820" w14:textId="536C1724" w:rsidR="00E26B44" w:rsidRPr="00E42485" w:rsidRDefault="00E26B44" w:rsidP="00E26B44">
            <w:pPr>
              <w:jc w:val="left"/>
              <w:cnfStyle w:val="000000010000" w:firstRow="0" w:lastRow="0" w:firstColumn="0" w:lastColumn="0" w:oddVBand="0" w:evenVBand="0" w:oddHBand="0" w:evenHBand="1" w:firstRowFirstColumn="0" w:firstRowLastColumn="0" w:lastRowFirstColumn="0" w:lastRowLastColumn="0"/>
              <w:rPr>
                <w:rFonts w:ascii="Arial" w:hAnsi="Arial"/>
                <w:sz w:val="18"/>
                <w:szCs w:val="18"/>
                <w:lang w:val="en-GB"/>
              </w:rPr>
            </w:pPr>
          </w:p>
        </w:tc>
        <w:tc>
          <w:tcPr>
            <w:tcW w:w="1758" w:type="dxa"/>
          </w:tcPr>
          <w:p w14:paraId="36FC75BF" w14:textId="22A5F31B" w:rsidR="00E26B44" w:rsidRPr="00E42485" w:rsidRDefault="00E26B44" w:rsidP="00E26B44">
            <w:pPr>
              <w:jc w:val="left"/>
              <w:cnfStyle w:val="000000010000" w:firstRow="0" w:lastRow="0" w:firstColumn="0" w:lastColumn="0" w:oddVBand="0" w:evenVBand="0" w:oddHBand="0" w:evenHBand="1" w:firstRowFirstColumn="0" w:firstRowLastColumn="0" w:lastRowFirstColumn="0" w:lastRowLastColumn="0"/>
              <w:rPr>
                <w:rFonts w:ascii="Arial" w:hAnsi="Arial"/>
                <w:sz w:val="18"/>
                <w:szCs w:val="18"/>
                <w:lang w:val="en-GB"/>
              </w:rPr>
            </w:pPr>
          </w:p>
        </w:tc>
      </w:tr>
      <w:tr w:rsidR="00E26B44" w:rsidRPr="006D5C5C" w14:paraId="6EFBD613" w14:textId="77777777" w:rsidTr="00571A2F">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940" w:type="dxa"/>
          </w:tcPr>
          <w:p w14:paraId="7B284F91" w14:textId="47DABA8D" w:rsidR="00E26B44" w:rsidRPr="00E26B44" w:rsidRDefault="00E26B44" w:rsidP="00E26B44">
            <w:pPr>
              <w:tabs>
                <w:tab w:val="left" w:pos="983"/>
              </w:tabs>
              <w:rPr>
                <w:b w:val="0"/>
                <w:bCs w:val="0"/>
              </w:rPr>
            </w:pPr>
            <w:r w:rsidRPr="00E26B44">
              <w:t>…etc</w:t>
            </w:r>
          </w:p>
        </w:tc>
        <w:tc>
          <w:tcPr>
            <w:tcW w:w="1594" w:type="dxa"/>
          </w:tcPr>
          <w:p w14:paraId="5481620A" w14:textId="77777777" w:rsidR="00E26B44" w:rsidRPr="000B0EC7" w:rsidRDefault="00E26B44" w:rsidP="00E26B44">
            <w:pPr>
              <w:tabs>
                <w:tab w:val="left" w:pos="983"/>
              </w:tabs>
              <w:cnfStyle w:val="000000100000" w:firstRow="0" w:lastRow="0" w:firstColumn="0" w:lastColumn="0" w:oddVBand="0" w:evenVBand="0" w:oddHBand="1" w:evenHBand="0" w:firstRowFirstColumn="0" w:firstRowLastColumn="0" w:lastRowFirstColumn="0" w:lastRowLastColumn="0"/>
              <w:rPr>
                <w:rFonts w:ascii="Arial" w:hAnsi="Arial"/>
                <w:sz w:val="18"/>
                <w:szCs w:val="18"/>
                <w:lang w:val="en-US"/>
              </w:rPr>
            </w:pPr>
          </w:p>
        </w:tc>
        <w:tc>
          <w:tcPr>
            <w:tcW w:w="1985" w:type="dxa"/>
          </w:tcPr>
          <w:p w14:paraId="50C3EEC1" w14:textId="471F16F5" w:rsidR="00E26B44" w:rsidRPr="000B0EC7" w:rsidRDefault="00E26B44" w:rsidP="00E26B44">
            <w:pPr>
              <w:jc w:val="left"/>
              <w:cnfStyle w:val="000000100000" w:firstRow="0" w:lastRow="0" w:firstColumn="0" w:lastColumn="0" w:oddVBand="0" w:evenVBand="0" w:oddHBand="1" w:evenHBand="0" w:firstRowFirstColumn="0" w:firstRowLastColumn="0" w:lastRowFirstColumn="0" w:lastRowLastColumn="0"/>
              <w:rPr>
                <w:rFonts w:ascii="Arial" w:hAnsi="Arial"/>
                <w:sz w:val="18"/>
                <w:szCs w:val="18"/>
                <w:lang w:val="en-GB"/>
              </w:rPr>
            </w:pPr>
            <w:r w:rsidRPr="000B0EC7">
              <w:rPr>
                <w:rFonts w:ascii="Arial" w:hAnsi="Arial"/>
                <w:sz w:val="18"/>
                <w:szCs w:val="18"/>
                <w:lang w:val="en-GB"/>
              </w:rPr>
              <w:t>U</w:t>
            </w:r>
          </w:p>
        </w:tc>
        <w:tc>
          <w:tcPr>
            <w:tcW w:w="1498" w:type="dxa"/>
          </w:tcPr>
          <w:p w14:paraId="07AB3A28" w14:textId="5C6FE0CC" w:rsidR="00E26B44" w:rsidRPr="00E42485" w:rsidRDefault="00E26B44" w:rsidP="00E26B44">
            <w:pPr>
              <w:jc w:val="left"/>
              <w:cnfStyle w:val="000000100000" w:firstRow="0" w:lastRow="0" w:firstColumn="0" w:lastColumn="0" w:oddVBand="0" w:evenVBand="0" w:oddHBand="1" w:evenHBand="0" w:firstRowFirstColumn="0" w:firstRowLastColumn="0" w:lastRowFirstColumn="0" w:lastRowLastColumn="0"/>
              <w:rPr>
                <w:rFonts w:ascii="Arial" w:hAnsi="Arial"/>
                <w:sz w:val="18"/>
                <w:szCs w:val="18"/>
                <w:lang w:val="en-GB"/>
              </w:rPr>
            </w:pPr>
          </w:p>
        </w:tc>
        <w:tc>
          <w:tcPr>
            <w:tcW w:w="1758" w:type="dxa"/>
          </w:tcPr>
          <w:p w14:paraId="4EE2D46A" w14:textId="77777777" w:rsidR="00E26B44" w:rsidRPr="00E42485" w:rsidRDefault="00E26B44" w:rsidP="00E26B44">
            <w:pPr>
              <w:jc w:val="left"/>
              <w:cnfStyle w:val="000000100000" w:firstRow="0" w:lastRow="0" w:firstColumn="0" w:lastColumn="0" w:oddVBand="0" w:evenVBand="0" w:oddHBand="1" w:evenHBand="0" w:firstRowFirstColumn="0" w:firstRowLastColumn="0" w:lastRowFirstColumn="0" w:lastRowLastColumn="0"/>
              <w:rPr>
                <w:rFonts w:ascii="Arial" w:hAnsi="Arial"/>
                <w:sz w:val="18"/>
                <w:szCs w:val="18"/>
                <w:lang w:val="en-GB"/>
              </w:rPr>
            </w:pPr>
          </w:p>
        </w:tc>
      </w:tr>
      <w:tr w:rsidR="00E26B44" w:rsidRPr="006D5C5C" w14:paraId="06BED0F3" w14:textId="77777777" w:rsidTr="00571A2F">
        <w:trPr>
          <w:cnfStyle w:val="000000010000" w:firstRow="0" w:lastRow="0" w:firstColumn="0" w:lastColumn="0" w:oddVBand="0" w:evenVBand="0" w:oddHBand="0" w:evenHBand="1"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940" w:type="dxa"/>
          </w:tcPr>
          <w:p w14:paraId="61C1B17C" w14:textId="6709186A" w:rsidR="00E26B44" w:rsidRPr="00E26B44" w:rsidRDefault="00E26B44" w:rsidP="00E26B44">
            <w:pPr>
              <w:tabs>
                <w:tab w:val="left" w:pos="983"/>
              </w:tabs>
              <w:rPr>
                <w:b w:val="0"/>
                <w:bCs w:val="0"/>
              </w:rPr>
            </w:pPr>
            <w:r w:rsidRPr="00E26B44">
              <w:t>Application component N</w:t>
            </w:r>
          </w:p>
        </w:tc>
        <w:tc>
          <w:tcPr>
            <w:tcW w:w="1594" w:type="dxa"/>
          </w:tcPr>
          <w:p w14:paraId="5EC2D74F" w14:textId="77777777" w:rsidR="00E26B44" w:rsidRPr="00E42485" w:rsidRDefault="00E26B44" w:rsidP="00E26B44">
            <w:pPr>
              <w:tabs>
                <w:tab w:val="left" w:pos="983"/>
              </w:tabs>
              <w:cnfStyle w:val="000000010000" w:firstRow="0" w:lastRow="0" w:firstColumn="0" w:lastColumn="0" w:oddVBand="0" w:evenVBand="0" w:oddHBand="0" w:evenHBand="1" w:firstRowFirstColumn="0" w:firstRowLastColumn="0" w:lastRowFirstColumn="0" w:lastRowLastColumn="0"/>
              <w:rPr>
                <w:rFonts w:ascii="Arial" w:hAnsi="Arial"/>
                <w:b/>
                <w:sz w:val="18"/>
                <w:szCs w:val="18"/>
                <w:lang w:val="en-US"/>
              </w:rPr>
            </w:pPr>
          </w:p>
        </w:tc>
        <w:tc>
          <w:tcPr>
            <w:tcW w:w="1985" w:type="dxa"/>
          </w:tcPr>
          <w:p w14:paraId="73CAD5CD" w14:textId="77777777" w:rsidR="00E26B44" w:rsidRPr="00E42485" w:rsidRDefault="00E26B44" w:rsidP="00E26B44">
            <w:pPr>
              <w:jc w:val="left"/>
              <w:cnfStyle w:val="000000010000" w:firstRow="0" w:lastRow="0" w:firstColumn="0" w:lastColumn="0" w:oddVBand="0" w:evenVBand="0" w:oddHBand="0" w:evenHBand="1" w:firstRowFirstColumn="0" w:firstRowLastColumn="0" w:lastRowFirstColumn="0" w:lastRowLastColumn="0"/>
              <w:rPr>
                <w:rFonts w:ascii="Arial" w:hAnsi="Arial"/>
                <w:sz w:val="18"/>
                <w:szCs w:val="18"/>
                <w:lang w:val="en-GB"/>
              </w:rPr>
            </w:pPr>
          </w:p>
        </w:tc>
        <w:tc>
          <w:tcPr>
            <w:tcW w:w="1498" w:type="dxa"/>
          </w:tcPr>
          <w:p w14:paraId="47790D16" w14:textId="31C40687" w:rsidR="00E26B44" w:rsidRPr="00E42485" w:rsidRDefault="00E26B44" w:rsidP="00E26B44">
            <w:pPr>
              <w:jc w:val="left"/>
              <w:cnfStyle w:val="000000010000" w:firstRow="0" w:lastRow="0" w:firstColumn="0" w:lastColumn="0" w:oddVBand="0" w:evenVBand="0" w:oddHBand="0" w:evenHBand="1" w:firstRowFirstColumn="0" w:firstRowLastColumn="0" w:lastRowFirstColumn="0" w:lastRowLastColumn="0"/>
              <w:rPr>
                <w:rFonts w:ascii="Arial" w:hAnsi="Arial"/>
                <w:sz w:val="18"/>
                <w:szCs w:val="18"/>
                <w:lang w:val="en-GB"/>
              </w:rPr>
            </w:pPr>
            <w:r>
              <w:rPr>
                <w:rFonts w:ascii="Arial" w:hAnsi="Arial"/>
                <w:sz w:val="18"/>
                <w:szCs w:val="18"/>
                <w:lang w:val="en-GB"/>
              </w:rPr>
              <w:t>D</w:t>
            </w:r>
          </w:p>
        </w:tc>
        <w:tc>
          <w:tcPr>
            <w:tcW w:w="1758" w:type="dxa"/>
          </w:tcPr>
          <w:p w14:paraId="09F7E953" w14:textId="77777777" w:rsidR="00E26B44" w:rsidRPr="00E42485" w:rsidRDefault="00E26B44" w:rsidP="00E26B44">
            <w:pPr>
              <w:jc w:val="left"/>
              <w:cnfStyle w:val="000000010000" w:firstRow="0" w:lastRow="0" w:firstColumn="0" w:lastColumn="0" w:oddVBand="0" w:evenVBand="0" w:oddHBand="0" w:evenHBand="1" w:firstRowFirstColumn="0" w:firstRowLastColumn="0" w:lastRowFirstColumn="0" w:lastRowLastColumn="0"/>
              <w:rPr>
                <w:rFonts w:ascii="Arial" w:hAnsi="Arial"/>
                <w:sz w:val="18"/>
                <w:szCs w:val="18"/>
                <w:lang w:val="en-GB"/>
              </w:rPr>
            </w:pPr>
          </w:p>
        </w:tc>
      </w:tr>
    </w:tbl>
    <w:p w14:paraId="12A005E9" w14:textId="1D331B71" w:rsidR="002D68BB" w:rsidDel="0052294E" w:rsidRDefault="002D68BB" w:rsidP="007848CD">
      <w:pPr>
        <w:rPr>
          <w:del w:id="2874" w:author="ONOPTCHENKO Xavier" w:date="2019-10-10T15:08:00Z"/>
          <w:lang w:val="en-GB"/>
        </w:rPr>
      </w:pPr>
      <w:bookmarkStart w:id="2875" w:name="_Toc21697892"/>
      <w:bookmarkEnd w:id="2875"/>
    </w:p>
    <w:p w14:paraId="54DF9B9E" w14:textId="52853BA9" w:rsidR="00571A2F" w:rsidDel="0052294E" w:rsidRDefault="00571A2F" w:rsidP="007848CD">
      <w:pPr>
        <w:rPr>
          <w:del w:id="2876" w:author="ONOPTCHENKO Xavier" w:date="2019-10-10T15:08:00Z"/>
          <w:lang w:val="en-GB"/>
        </w:rPr>
      </w:pPr>
      <w:bookmarkStart w:id="2877" w:name="_Toc21697893"/>
      <w:bookmarkEnd w:id="2877"/>
    </w:p>
    <w:p w14:paraId="08EDAB25" w14:textId="429791CB" w:rsidR="00571A2F" w:rsidRPr="007848CD" w:rsidDel="0052294E" w:rsidRDefault="00571A2F" w:rsidP="007848CD">
      <w:pPr>
        <w:rPr>
          <w:del w:id="2878" w:author="ONOPTCHENKO Xavier" w:date="2019-10-10T15:08:00Z"/>
          <w:lang w:val="en-GB"/>
        </w:rPr>
      </w:pPr>
      <w:bookmarkStart w:id="2879" w:name="_Toc21697894"/>
      <w:bookmarkEnd w:id="2879"/>
    </w:p>
    <w:p w14:paraId="200F7C76" w14:textId="77777777" w:rsidR="007848CD" w:rsidRDefault="007848CD" w:rsidP="007848CD">
      <w:pPr>
        <w:pStyle w:val="Titre3"/>
        <w:rPr>
          <w:lang w:val="en-US"/>
        </w:rPr>
      </w:pPr>
      <w:bookmarkStart w:id="2880" w:name="_Toc21697895"/>
      <w:r>
        <w:rPr>
          <w:lang w:val="en-US"/>
        </w:rPr>
        <w:t>Data reversibility</w:t>
      </w:r>
      <w:bookmarkEnd w:id="2880"/>
    </w:p>
    <w:p w14:paraId="0D2672EB" w14:textId="78C125A9" w:rsidR="00EE69B2" w:rsidDel="0052294E" w:rsidRDefault="00214DAB" w:rsidP="00214DAB">
      <w:pPr>
        <w:pBdr>
          <w:top w:val="single" w:sz="4" w:space="1" w:color="auto"/>
          <w:left w:val="single" w:sz="4" w:space="4" w:color="auto"/>
          <w:bottom w:val="single" w:sz="4" w:space="1" w:color="auto"/>
          <w:right w:val="single" w:sz="4" w:space="4" w:color="auto"/>
        </w:pBdr>
        <w:rPr>
          <w:del w:id="2881" w:author="ONOPTCHENKO Xavier" w:date="2019-10-10T15:08:00Z"/>
          <w:lang w:val="en-GB"/>
        </w:rPr>
      </w:pPr>
      <w:bookmarkStart w:id="2882" w:name="_Ref445298505"/>
      <w:bookmarkStart w:id="2883" w:name="_Ref445298506"/>
      <w:bookmarkStart w:id="2884" w:name="_Ref445299179"/>
      <w:del w:id="2885" w:author="ONOPTCHENKO Xavier" w:date="2019-10-10T15:08:00Z">
        <w:r w:rsidRPr="00EC7BEB" w:rsidDel="0052294E">
          <w:rPr>
            <w:b/>
            <w:color w:val="00B050"/>
            <w:lang w:val="en-GB"/>
          </w:rPr>
          <w:delText>Mandatory for</w:delText>
        </w:r>
        <w:r w:rsidDel="0052294E">
          <w:rPr>
            <w:b/>
            <w:color w:val="00B050"/>
            <w:lang w:val="en-GB"/>
          </w:rPr>
          <w:delText xml:space="preserve"> project types</w:delText>
        </w:r>
        <w:r w:rsidRPr="00EC7BEB" w:rsidDel="0052294E">
          <w:rPr>
            <w:b/>
            <w:color w:val="00B050"/>
            <w:lang w:val="en-GB"/>
          </w:rPr>
          <w:delText>:</w:delText>
        </w:r>
        <w:r w:rsidRPr="00EC7BEB" w:rsidDel="0052294E">
          <w:rPr>
            <w:lang w:val="en-GB"/>
          </w:rPr>
          <w:delText xml:space="preserve"> </w:delText>
        </w:r>
        <w:r w:rsidR="00480D20" w:rsidDel="0052294E">
          <w:rPr>
            <w:b/>
            <w:color w:val="C00000"/>
            <w:lang w:val="en-GB"/>
          </w:rPr>
          <w:delText>New solution market software package, SaaS solution usage,</w:delText>
        </w:r>
      </w:del>
    </w:p>
    <w:p w14:paraId="17134FC1" w14:textId="203FA187" w:rsidR="00214DAB" w:rsidRPr="00EC7BEB" w:rsidDel="0052294E" w:rsidRDefault="00214DAB" w:rsidP="00214DAB">
      <w:pPr>
        <w:pBdr>
          <w:top w:val="single" w:sz="4" w:space="1" w:color="auto"/>
          <w:left w:val="single" w:sz="4" w:space="4" w:color="auto"/>
          <w:bottom w:val="single" w:sz="4" w:space="1" w:color="auto"/>
          <w:right w:val="single" w:sz="4" w:space="4" w:color="auto"/>
        </w:pBdr>
        <w:rPr>
          <w:del w:id="2886" w:author="ONOPTCHENKO Xavier" w:date="2019-10-10T15:08:00Z"/>
          <w:lang w:val="en-GB"/>
        </w:rPr>
      </w:pPr>
      <w:del w:id="2887" w:author="ONOPTCHENKO Xavier" w:date="2019-10-10T15:08:00Z">
        <w:r w:rsidDel="0052294E">
          <w:rPr>
            <w:b/>
            <w:color w:val="00B050"/>
            <w:lang w:val="en-GB"/>
          </w:rPr>
          <w:delText>Not mandatory</w:delText>
        </w:r>
        <w:r w:rsidRPr="00EC7BEB" w:rsidDel="0052294E">
          <w:rPr>
            <w:b/>
            <w:color w:val="00B050"/>
            <w:lang w:val="en-GB"/>
          </w:rPr>
          <w:delText xml:space="preserve"> for</w:delText>
        </w:r>
        <w:r w:rsidDel="0052294E">
          <w:rPr>
            <w:b/>
            <w:color w:val="00B050"/>
            <w:lang w:val="en-GB"/>
          </w:rPr>
          <w:delText xml:space="preserve"> project types</w:delText>
        </w:r>
        <w:r w:rsidRPr="00EC7BEB" w:rsidDel="0052294E">
          <w:rPr>
            <w:b/>
            <w:color w:val="00B050"/>
            <w:lang w:val="en-GB"/>
          </w:rPr>
          <w:delText>:</w:delText>
        </w:r>
        <w:r w:rsidRPr="00EC7BEB" w:rsidDel="0052294E">
          <w:rPr>
            <w:b/>
            <w:color w:val="C00000"/>
            <w:lang w:val="en-GB"/>
          </w:rPr>
          <w:delText xml:space="preserve"> </w:delText>
        </w:r>
        <w:r w:rsidR="00480D20" w:rsidDel="0052294E">
          <w:rPr>
            <w:b/>
            <w:color w:val="C00000"/>
            <w:lang w:val="en-GB"/>
          </w:rPr>
          <w:delText xml:space="preserve">Make/remake software, </w:delText>
        </w:r>
        <w:r w:rsidR="00B16A04" w:rsidDel="0052294E">
          <w:rPr>
            <w:b/>
            <w:color w:val="C00000"/>
            <w:lang w:val="en-GB"/>
          </w:rPr>
          <w:delText>shared solution integration, Change software</w:delText>
        </w:r>
        <w:r w:rsidR="00231078" w:rsidDel="0052294E">
          <w:rPr>
            <w:b/>
            <w:color w:val="C00000"/>
            <w:lang w:val="en-GB"/>
          </w:rPr>
          <w:delText>, T</w:delText>
        </w:r>
        <w:r w:rsidR="00231078" w:rsidRPr="00EC7BEB" w:rsidDel="0052294E">
          <w:rPr>
            <w:b/>
            <w:color w:val="C00000"/>
            <w:lang w:val="en-GB"/>
          </w:rPr>
          <w:delText>echnical</w:delText>
        </w:r>
        <w:r w:rsidR="00231078" w:rsidDel="0052294E">
          <w:rPr>
            <w:b/>
            <w:color w:val="C00000"/>
            <w:lang w:val="en-GB"/>
          </w:rPr>
          <w:delText xml:space="preserve"> obsolescence </w:delText>
        </w:r>
        <w:r w:rsidR="00C54A0F" w:rsidDel="0052294E">
          <w:rPr>
            <w:b/>
            <w:color w:val="C00000"/>
            <w:lang w:val="en-GB"/>
          </w:rPr>
          <w:delText>remediation</w:delText>
        </w:r>
        <w:r w:rsidR="00231078" w:rsidDel="0052294E">
          <w:rPr>
            <w:b/>
            <w:color w:val="C00000"/>
            <w:lang w:val="en-GB"/>
          </w:rPr>
          <w:delText>, infrastructure or production</w:delText>
        </w:r>
      </w:del>
    </w:p>
    <w:p w14:paraId="5AE7634C" w14:textId="781694B7" w:rsidR="00214DAB" w:rsidRPr="00C00A30" w:rsidDel="0052294E" w:rsidRDefault="00214DAB" w:rsidP="00214DAB">
      <w:pPr>
        <w:pBdr>
          <w:top w:val="single" w:sz="4" w:space="1" w:color="auto"/>
          <w:left w:val="single" w:sz="4" w:space="4" w:color="auto"/>
          <w:bottom w:val="single" w:sz="4" w:space="1" w:color="auto"/>
          <w:right w:val="single" w:sz="4" w:space="4" w:color="auto"/>
        </w:pBdr>
        <w:rPr>
          <w:del w:id="2888" w:author="ONOPTCHENKO Xavier" w:date="2019-10-10T15:08:00Z"/>
          <w:b/>
          <w:lang w:val="en-GB"/>
        </w:rPr>
      </w:pPr>
      <w:del w:id="2889" w:author="ONOPTCHENKO Xavier" w:date="2019-10-10T15:08:00Z">
        <w:r w:rsidRPr="00C00A30" w:rsidDel="0052294E">
          <w:rPr>
            <w:b/>
            <w:color w:val="0070C0"/>
            <w:lang w:val="en-GB"/>
          </w:rPr>
          <w:delText>Corporate Architecture training requirements</w:delText>
        </w:r>
        <w:r w:rsidRPr="00C00A30" w:rsidDel="0052294E">
          <w:rPr>
            <w:b/>
            <w:color w:val="8496B0" w:themeColor="text2" w:themeTint="99"/>
            <w:lang w:val="en-GB"/>
          </w:rPr>
          <w:delText xml:space="preserve">: </w:delText>
        </w:r>
        <w:r w:rsidDel="0052294E">
          <w:rPr>
            <w:b/>
            <w:color w:val="C00000"/>
            <w:lang w:val="en-GB"/>
          </w:rPr>
          <w:delText>None</w:delText>
        </w:r>
      </w:del>
    </w:p>
    <w:p w14:paraId="79D93FAF" w14:textId="15543017" w:rsidR="00214DAB" w:rsidDel="0052294E" w:rsidRDefault="00214DAB" w:rsidP="004B2B7B">
      <w:pPr>
        <w:rPr>
          <w:del w:id="2890" w:author="ONOPTCHENKO Xavier" w:date="2019-10-10T15:08:00Z"/>
          <w:lang w:val="en-GB"/>
        </w:rPr>
      </w:pPr>
    </w:p>
    <w:p w14:paraId="1E6D1E0D" w14:textId="0BB02274" w:rsidR="004B2B7B" w:rsidDel="0052294E" w:rsidRDefault="00E60F64" w:rsidP="004B2B7B">
      <w:pPr>
        <w:rPr>
          <w:del w:id="2891" w:author="ONOPTCHENKO Xavier" w:date="2019-10-10T15:08:00Z"/>
          <w:lang w:val="en-GB"/>
        </w:rPr>
      </w:pPr>
      <w:del w:id="2892" w:author="ONOPTCHENKO Xavier" w:date="2019-10-10T15:08:00Z">
        <w:r w:rsidDel="0052294E">
          <w:rPr>
            <w:noProof/>
          </w:rPr>
          <w:drawing>
            <wp:inline distT="0" distB="0" distL="0" distR="0" wp14:anchorId="3BCA68B4" wp14:editId="5F1F9755">
              <wp:extent cx="4592237" cy="1060704"/>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1806" cy="1060604"/>
                      </a:xfrm>
                      <a:prstGeom prst="rect">
                        <a:avLst/>
                      </a:prstGeom>
                      <a:noFill/>
                    </pic:spPr>
                  </pic:pic>
                </a:graphicData>
              </a:graphic>
            </wp:inline>
          </w:drawing>
        </w:r>
      </w:del>
    </w:p>
    <w:p w14:paraId="5B26ADC4" w14:textId="2E6DCB50" w:rsidR="00E60F64" w:rsidDel="0052294E" w:rsidRDefault="00E60F64" w:rsidP="004B2B7B">
      <w:pPr>
        <w:rPr>
          <w:del w:id="2893" w:author="ONOPTCHENKO Xavier" w:date="2019-10-10T15:08:00Z"/>
          <w:lang w:val="en-GB"/>
        </w:rPr>
      </w:pPr>
    </w:p>
    <w:p w14:paraId="75E51842" w14:textId="03CD460F" w:rsidR="0058053C" w:rsidRDefault="0052294E" w:rsidP="004B2B7B">
      <w:pPr>
        <w:rPr>
          <w:ins w:id="2894" w:author="ONOPTCHENKO Xavier" w:date="2019-10-10T15:08:00Z"/>
          <w:lang w:val="en-GB"/>
        </w:rPr>
      </w:pPr>
      <w:ins w:id="2895" w:author="ONOPTCHENKO Xavier" w:date="2019-10-10T15:08:00Z">
        <w:r>
          <w:rPr>
            <w:lang w:val="en-GB"/>
          </w:rPr>
          <w:t>N/A</w:t>
        </w:r>
      </w:ins>
    </w:p>
    <w:p w14:paraId="750557B5" w14:textId="64AC7BA0" w:rsidR="0052294E" w:rsidRDefault="0052294E">
      <w:pPr>
        <w:spacing w:before="0" w:after="160" w:line="259" w:lineRule="auto"/>
        <w:jc w:val="left"/>
        <w:rPr>
          <w:ins w:id="2896" w:author="ONOPTCHENKO Xavier" w:date="2019-10-10T15:08:00Z"/>
          <w:lang w:val="en-GB"/>
        </w:rPr>
      </w:pPr>
      <w:ins w:id="2897" w:author="ONOPTCHENKO Xavier" w:date="2019-10-10T15:08:00Z">
        <w:r>
          <w:rPr>
            <w:lang w:val="en-GB"/>
          </w:rPr>
          <w:br w:type="page"/>
        </w:r>
      </w:ins>
    </w:p>
    <w:p w14:paraId="480FA4E8" w14:textId="47D7B1F3" w:rsidR="0052294E" w:rsidRPr="004B2B7B" w:rsidDel="0052294E" w:rsidRDefault="0052294E" w:rsidP="004B2B7B">
      <w:pPr>
        <w:rPr>
          <w:del w:id="2898" w:author="ONOPTCHENKO Xavier" w:date="2019-10-10T15:08:00Z"/>
          <w:lang w:val="en-GB"/>
        </w:rPr>
      </w:pPr>
      <w:bookmarkStart w:id="2899" w:name="_Toc21697896"/>
      <w:bookmarkEnd w:id="2899"/>
    </w:p>
    <w:p w14:paraId="66D33181" w14:textId="77777777" w:rsidR="0052294E" w:rsidRPr="0052294E" w:rsidRDefault="0082652B">
      <w:pPr>
        <w:pStyle w:val="Titre2"/>
        <w:rPr>
          <w:ins w:id="2900" w:author="ONOPTCHENKO Xavier" w:date="2019-10-10T15:08:00Z"/>
          <w:lang w:val="en-GB"/>
          <w:rPrChange w:id="2901" w:author="ONOPTCHENKO Xavier" w:date="2019-10-10T15:08:00Z">
            <w:rPr>
              <w:ins w:id="2902" w:author="ONOPTCHENKO Xavier" w:date="2019-10-10T15:08:00Z"/>
              <w:noProof/>
              <w:lang w:val="en-US" w:eastAsia="ja-JP"/>
            </w:rPr>
          </w:rPrChange>
        </w:rPr>
        <w:pPrChange w:id="2903" w:author="ONOPTCHENKO Xavier" w:date="2019-10-10T15:08:00Z">
          <w:pPr>
            <w:spacing w:before="0" w:after="160" w:line="259" w:lineRule="auto"/>
            <w:jc w:val="left"/>
          </w:pPr>
        </w:pPrChange>
      </w:pPr>
      <w:bookmarkStart w:id="2904" w:name="_Ref445297225"/>
      <w:bookmarkStart w:id="2905" w:name="_Ref445298555"/>
      <w:bookmarkStart w:id="2906" w:name="_Ref445298854"/>
      <w:bookmarkStart w:id="2907" w:name="_Ref445299265"/>
      <w:bookmarkStart w:id="2908" w:name="_Toc21697897"/>
      <w:bookmarkEnd w:id="2882"/>
      <w:bookmarkEnd w:id="2883"/>
      <w:bookmarkEnd w:id="2884"/>
      <w:r w:rsidRPr="008C61A0">
        <w:rPr>
          <w:lang w:val="en-US"/>
        </w:rPr>
        <w:t>Usage</w:t>
      </w:r>
      <w:r w:rsidRPr="008C61A0">
        <w:rPr>
          <w:lang w:val="en-GB"/>
        </w:rPr>
        <w:t xml:space="preserve"> of Reference Data Systems (“Referentials”)</w:t>
      </w:r>
      <w:bookmarkEnd w:id="2904"/>
      <w:bookmarkEnd w:id="2905"/>
      <w:bookmarkEnd w:id="2906"/>
      <w:bookmarkEnd w:id="2907"/>
      <w:bookmarkEnd w:id="2908"/>
    </w:p>
    <w:p w14:paraId="2427406C" w14:textId="2C554065" w:rsidR="0052294E" w:rsidRPr="0052294E" w:rsidRDefault="0052294E">
      <w:pPr>
        <w:rPr>
          <w:ins w:id="2909" w:author="ONOPTCHENKO Xavier" w:date="2019-10-10T15:08:00Z"/>
          <w:lang w:val="en-GB"/>
          <w:rPrChange w:id="2910" w:author="ONOPTCHENKO Xavier" w:date="2019-10-10T15:08:00Z">
            <w:rPr>
              <w:ins w:id="2911" w:author="ONOPTCHENKO Xavier" w:date="2019-10-10T15:08:00Z"/>
              <w:noProof/>
              <w:lang w:val="en-US" w:eastAsia="ja-JP"/>
            </w:rPr>
          </w:rPrChange>
        </w:rPr>
        <w:pPrChange w:id="2912" w:author="ONOPTCHENKO Xavier" w:date="2019-10-10T15:08:00Z">
          <w:pPr>
            <w:spacing w:before="0" w:after="160" w:line="259" w:lineRule="auto"/>
            <w:jc w:val="left"/>
          </w:pPr>
        </w:pPrChange>
      </w:pPr>
      <w:ins w:id="2913" w:author="ONOPTCHENKO Xavier" w:date="2019-10-10T15:08:00Z">
        <w:r>
          <w:rPr>
            <w:lang w:val="en-GB"/>
          </w:rPr>
          <w:t>Pas d’usage de référentiel.</w:t>
        </w:r>
      </w:ins>
    </w:p>
    <w:p w14:paraId="70E096EE" w14:textId="71363391" w:rsidR="0082652B" w:rsidDel="0052294E" w:rsidRDefault="00A3343A">
      <w:pPr>
        <w:pStyle w:val="BI-Normal"/>
        <w:rPr>
          <w:del w:id="2914" w:author="ONOPTCHENKO Xavier" w:date="2019-10-10T15:08:00Z"/>
          <w:lang w:val="en-GB"/>
        </w:rPr>
        <w:pPrChange w:id="2915" w:author="ONOPTCHENKO Xavier" w:date="2019-10-10T15:08:00Z">
          <w:pPr>
            <w:pStyle w:val="Titre2"/>
          </w:pPr>
        </w:pPrChange>
      </w:pPr>
      <w:del w:id="2916" w:author="ONOPTCHENKO Xavier" w:date="2019-10-10T15:08:00Z">
        <w:r w:rsidRPr="0052294E" w:rsidDel="0052294E">
          <w:rPr>
            <w:noProof/>
            <w:lang w:val="en-US"/>
            <w:rPrChange w:id="2917" w:author="ONOPTCHENKO Xavier" w:date="2019-10-10T15:08:00Z">
              <w:rPr>
                <w:b w:val="0"/>
                <w:bCs w:val="0"/>
                <w:noProof/>
                <w:lang w:val="en-US" w:eastAsia="ja-JP"/>
              </w:rPr>
            </w:rPrChange>
          </w:rPr>
          <w:delText xml:space="preserve"> </w:delText>
        </w:r>
      </w:del>
    </w:p>
    <w:p w14:paraId="730B2B82" w14:textId="5C9B4188" w:rsidR="001367E0" w:rsidRPr="0052294E" w:rsidDel="0052294E" w:rsidRDefault="001367E0">
      <w:pPr>
        <w:pStyle w:val="BI-Normal"/>
        <w:rPr>
          <w:del w:id="2918" w:author="ONOPTCHENKO Xavier" w:date="2019-10-10T15:08:00Z"/>
          <w:color w:val="C00000"/>
          <w:lang w:val="en-GB"/>
          <w:rPrChange w:id="2919" w:author="ONOPTCHENKO Xavier" w:date="2019-10-10T15:08:00Z">
            <w:rPr>
              <w:del w:id="2920" w:author="ONOPTCHENKO Xavier" w:date="2019-10-10T15:08:00Z"/>
              <w:b/>
              <w:color w:val="C00000"/>
              <w:lang w:val="en-GB"/>
            </w:rPr>
          </w:rPrChange>
        </w:rPr>
        <w:pPrChange w:id="2921" w:author="ONOPTCHENKO Xavier" w:date="2019-10-10T15:08:00Z">
          <w:pPr>
            <w:pBdr>
              <w:top w:val="single" w:sz="4" w:space="1" w:color="auto"/>
              <w:left w:val="single" w:sz="4" w:space="4" w:color="auto"/>
              <w:bottom w:val="single" w:sz="4" w:space="1" w:color="auto"/>
              <w:right w:val="single" w:sz="4" w:space="4" w:color="auto"/>
            </w:pBdr>
          </w:pPr>
        </w:pPrChange>
      </w:pPr>
      <w:del w:id="2922" w:author="ONOPTCHENKO Xavier" w:date="2019-10-10T15:08:00Z">
        <w:r w:rsidRPr="0052294E" w:rsidDel="0052294E">
          <w:rPr>
            <w:color w:val="00B050"/>
            <w:lang w:val="en-GB"/>
            <w:rPrChange w:id="2923" w:author="ONOPTCHENKO Xavier" w:date="2019-10-10T15:08:00Z">
              <w:rPr>
                <w:b/>
                <w:color w:val="00B050"/>
                <w:lang w:val="en-GB"/>
              </w:rPr>
            </w:rPrChange>
          </w:rPr>
          <w:delText>Mandatory for project types:</w:delText>
        </w:r>
        <w:r w:rsidRPr="008C61A0" w:rsidDel="0052294E">
          <w:rPr>
            <w:lang w:val="en-GB"/>
          </w:rPr>
          <w:delText xml:space="preserve"> </w:delText>
        </w:r>
        <w:r w:rsidRPr="0052294E" w:rsidDel="0052294E">
          <w:rPr>
            <w:color w:val="C00000"/>
            <w:lang w:val="en-GB"/>
            <w:rPrChange w:id="2924" w:author="ONOPTCHENKO Xavier" w:date="2019-10-10T15:08:00Z">
              <w:rPr>
                <w:b/>
                <w:color w:val="C00000"/>
                <w:lang w:val="en-GB"/>
              </w:rPr>
            </w:rPrChange>
          </w:rPr>
          <w:delText>Make/remake software, New solution market software package, SaaS solution usage, shared solution integration, Change software</w:delText>
        </w:r>
      </w:del>
    </w:p>
    <w:p w14:paraId="0E910E98" w14:textId="0B8FD1AC" w:rsidR="001367E0" w:rsidRPr="00EC7BEB" w:rsidDel="0052294E" w:rsidRDefault="001367E0">
      <w:pPr>
        <w:pStyle w:val="BI-Normal"/>
        <w:rPr>
          <w:del w:id="2925" w:author="ONOPTCHENKO Xavier" w:date="2019-10-10T15:08:00Z"/>
          <w:lang w:val="en-GB"/>
        </w:rPr>
        <w:pPrChange w:id="2926" w:author="ONOPTCHENKO Xavier" w:date="2019-10-10T15:08:00Z">
          <w:pPr>
            <w:pBdr>
              <w:top w:val="single" w:sz="4" w:space="1" w:color="auto"/>
              <w:left w:val="single" w:sz="4" w:space="4" w:color="auto"/>
              <w:bottom w:val="single" w:sz="4" w:space="1" w:color="auto"/>
              <w:right w:val="single" w:sz="4" w:space="4" w:color="auto"/>
            </w:pBdr>
          </w:pPr>
        </w:pPrChange>
      </w:pPr>
      <w:del w:id="2927" w:author="ONOPTCHENKO Xavier" w:date="2019-10-10T15:08:00Z">
        <w:r w:rsidDel="0052294E">
          <w:rPr>
            <w:color w:val="00B050"/>
            <w:lang w:val="en-GB"/>
          </w:rPr>
          <w:delText>Not mandatory</w:delText>
        </w:r>
        <w:r w:rsidRPr="00EC7BEB" w:rsidDel="0052294E">
          <w:rPr>
            <w:color w:val="00B050"/>
            <w:lang w:val="en-GB"/>
          </w:rPr>
          <w:delText xml:space="preserve"> for</w:delText>
        </w:r>
        <w:r w:rsidDel="0052294E">
          <w:rPr>
            <w:color w:val="00B050"/>
            <w:lang w:val="en-GB"/>
          </w:rPr>
          <w:delText xml:space="preserve"> project types</w:delText>
        </w:r>
        <w:r w:rsidRPr="00EC7BEB" w:rsidDel="0052294E">
          <w:rPr>
            <w:color w:val="00B050"/>
            <w:lang w:val="en-GB"/>
          </w:rPr>
          <w:delText>:</w:delText>
        </w:r>
        <w:r w:rsidRPr="00EC7BEB" w:rsidDel="0052294E">
          <w:rPr>
            <w:color w:val="C00000"/>
            <w:lang w:val="en-GB"/>
          </w:rPr>
          <w:delText xml:space="preserve"> </w:delText>
        </w:r>
        <w:r w:rsidDel="0052294E">
          <w:rPr>
            <w:color w:val="C00000"/>
            <w:lang w:val="en-GB"/>
          </w:rPr>
          <w:delText>T</w:delText>
        </w:r>
        <w:r w:rsidRPr="00EC7BEB" w:rsidDel="0052294E">
          <w:rPr>
            <w:color w:val="C00000"/>
            <w:lang w:val="en-GB"/>
          </w:rPr>
          <w:delText>echnical</w:delText>
        </w:r>
        <w:r w:rsidDel="0052294E">
          <w:rPr>
            <w:color w:val="C00000"/>
            <w:lang w:val="en-GB"/>
          </w:rPr>
          <w:delText xml:space="preserve"> obsolescence </w:delText>
        </w:r>
        <w:r w:rsidR="00C54A0F" w:rsidDel="0052294E">
          <w:rPr>
            <w:color w:val="C00000"/>
            <w:lang w:val="en-GB"/>
          </w:rPr>
          <w:delText>remediation</w:delText>
        </w:r>
        <w:r w:rsidDel="0052294E">
          <w:rPr>
            <w:color w:val="C00000"/>
            <w:lang w:val="en-GB"/>
          </w:rPr>
          <w:delText>, infrastructure or production</w:delText>
        </w:r>
      </w:del>
    </w:p>
    <w:p w14:paraId="6DE99424" w14:textId="2308A54D" w:rsidR="001367E0" w:rsidRPr="00C00A30" w:rsidDel="0052294E" w:rsidRDefault="001367E0">
      <w:pPr>
        <w:pStyle w:val="BI-Normal"/>
        <w:rPr>
          <w:del w:id="2928" w:author="ONOPTCHENKO Xavier" w:date="2019-10-10T15:08:00Z"/>
          <w:lang w:val="en-GB"/>
        </w:rPr>
        <w:pPrChange w:id="2929" w:author="ONOPTCHENKO Xavier" w:date="2019-10-10T15:08:00Z">
          <w:pPr>
            <w:pBdr>
              <w:top w:val="single" w:sz="4" w:space="1" w:color="auto"/>
              <w:left w:val="single" w:sz="4" w:space="4" w:color="auto"/>
              <w:bottom w:val="single" w:sz="4" w:space="1" w:color="auto"/>
              <w:right w:val="single" w:sz="4" w:space="4" w:color="auto"/>
            </w:pBdr>
          </w:pPr>
        </w:pPrChange>
      </w:pPr>
      <w:del w:id="2930" w:author="ONOPTCHENKO Xavier" w:date="2019-10-10T15:08:00Z">
        <w:r w:rsidRPr="00C00A30" w:rsidDel="0052294E">
          <w:rPr>
            <w:color w:val="0070C0"/>
            <w:lang w:val="en-GB"/>
          </w:rPr>
          <w:delText>Corporate Architecture training requirements</w:delText>
        </w:r>
        <w:r w:rsidRPr="00C00A30" w:rsidDel="0052294E">
          <w:rPr>
            <w:color w:val="8496B0" w:themeColor="text2" w:themeTint="99"/>
            <w:lang w:val="en-GB"/>
          </w:rPr>
          <w:delText xml:space="preserve">: </w:delText>
        </w:r>
        <w:r w:rsidR="00650354" w:rsidDel="0052294E">
          <w:rPr>
            <w:color w:val="C00000"/>
            <w:lang w:val="en-GB"/>
          </w:rPr>
          <w:delText>None</w:delText>
        </w:r>
      </w:del>
    </w:p>
    <w:p w14:paraId="34E50863" w14:textId="1DBA4E5F" w:rsidR="001367E0" w:rsidDel="0052294E" w:rsidRDefault="001367E0">
      <w:pPr>
        <w:pStyle w:val="BI-Normal"/>
        <w:rPr>
          <w:del w:id="2931" w:author="ONOPTCHENKO Xavier" w:date="2019-10-10T15:08:00Z"/>
          <w:lang w:val="en-GB"/>
        </w:rPr>
        <w:pPrChange w:id="2932" w:author="ONOPTCHENKO Xavier" w:date="2019-10-10T15:08:00Z">
          <w:pPr>
            <w:tabs>
              <w:tab w:val="left" w:pos="983"/>
            </w:tabs>
          </w:pPr>
        </w:pPrChange>
      </w:pPr>
    </w:p>
    <w:p w14:paraId="517F999A" w14:textId="0F5D4C5C" w:rsidR="00F10904" w:rsidRPr="00684781" w:rsidRDefault="0088350D">
      <w:pPr>
        <w:pStyle w:val="BI-Normal"/>
        <w:rPr>
          <w:color w:val="FF0000"/>
          <w:lang w:val="en-GB"/>
        </w:rPr>
        <w:pPrChange w:id="2933" w:author="ONOPTCHENKO Xavier" w:date="2019-10-10T15:08:00Z">
          <w:pPr>
            <w:spacing w:before="0" w:after="160" w:line="259" w:lineRule="auto"/>
            <w:jc w:val="left"/>
          </w:pPr>
        </w:pPrChange>
      </w:pPr>
      <w:del w:id="2934" w:author="ONOPTCHENKO Xavier" w:date="2019-10-10T15:08:00Z">
        <w:r w:rsidDel="0052294E">
          <w:rPr>
            <w:noProof/>
            <w:color w:val="FF0000"/>
            <w:lang w:eastAsia="fr-FR"/>
          </w:rPr>
          <w:drawing>
            <wp:inline distT="0" distB="0" distL="0" distR="0" wp14:anchorId="59FD7ED4" wp14:editId="775EC235">
              <wp:extent cx="4988966" cy="1197227"/>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16212" cy="1203765"/>
                      </a:xfrm>
                      <a:prstGeom prst="rect">
                        <a:avLst/>
                      </a:prstGeom>
                      <a:noFill/>
                    </pic:spPr>
                  </pic:pic>
                </a:graphicData>
              </a:graphic>
            </wp:inline>
          </w:drawing>
        </w:r>
      </w:del>
    </w:p>
    <w:tbl>
      <w:tblPr>
        <w:tblStyle w:val="Grilleclaire-Accent5"/>
        <w:tblW w:w="8921" w:type="dxa"/>
        <w:tblLook w:val="01E0" w:firstRow="1" w:lastRow="1" w:firstColumn="1" w:lastColumn="1" w:noHBand="0" w:noVBand="0"/>
        <w:tblPrChange w:id="2935" w:author="ONOPTCHENKO Xavier" w:date="2019-10-10T15:42:00Z">
          <w:tblPr>
            <w:tblStyle w:val="Grilleclaire-Accent5"/>
            <w:tblW w:w="9286" w:type="dxa"/>
            <w:tblLook w:val="01E0" w:firstRow="1" w:lastRow="1" w:firstColumn="1" w:lastColumn="1" w:noHBand="0" w:noVBand="0"/>
          </w:tblPr>
        </w:tblPrChange>
      </w:tblPr>
      <w:tblGrid>
        <w:gridCol w:w="2365"/>
        <w:gridCol w:w="1287"/>
        <w:gridCol w:w="1843"/>
        <w:gridCol w:w="142"/>
        <w:gridCol w:w="1774"/>
        <w:gridCol w:w="1510"/>
        <w:tblGridChange w:id="2936">
          <w:tblGrid>
            <w:gridCol w:w="2365"/>
            <w:gridCol w:w="1287"/>
            <w:gridCol w:w="1843"/>
            <w:gridCol w:w="142"/>
            <w:gridCol w:w="1774"/>
            <w:gridCol w:w="1875"/>
          </w:tblGrid>
        </w:tblGridChange>
      </w:tblGrid>
      <w:tr w:rsidR="00747C91" w:rsidRPr="0029207F" w14:paraId="5682EFAC" w14:textId="77777777" w:rsidTr="00CC3E7E">
        <w:trPr>
          <w:cnfStyle w:val="100000000000" w:firstRow="1" w:lastRow="0" w:firstColumn="0" w:lastColumn="0" w:oddVBand="0" w:evenVBand="0" w:oddHBand="0" w:evenHBand="0" w:firstRowFirstColumn="0" w:firstRowLastColumn="0" w:lastRowFirstColumn="0" w:lastRowLastColumn="0"/>
          <w:trHeight w:val="998"/>
          <w:tblHeader/>
          <w:trPrChange w:id="2937" w:author="ONOPTCHENKO Xavier" w:date="2019-10-10T15:42:00Z">
            <w:trPr>
              <w:trHeight w:val="998"/>
              <w:tblHeader/>
            </w:trPr>
          </w:trPrChange>
        </w:trPr>
        <w:tc>
          <w:tcPr>
            <w:cnfStyle w:val="001000000000" w:firstRow="0" w:lastRow="0" w:firstColumn="1" w:lastColumn="0" w:oddVBand="0" w:evenVBand="0" w:oddHBand="0" w:evenHBand="0" w:firstRowFirstColumn="0" w:firstRowLastColumn="0" w:lastRowFirstColumn="0" w:lastRowLastColumn="0"/>
            <w:tcW w:w="2365" w:type="dxa"/>
            <w:tcPrChange w:id="2938" w:author="ONOPTCHENKO Xavier" w:date="2019-10-10T15:42:00Z">
              <w:tcPr>
                <w:tcW w:w="2365" w:type="dxa"/>
              </w:tcPr>
            </w:tcPrChange>
          </w:tcPr>
          <w:p w14:paraId="2561C0FE" w14:textId="77777777" w:rsidR="00747C91" w:rsidRPr="00A27BE1" w:rsidRDefault="00747C91" w:rsidP="00800DA0">
            <w:pPr>
              <w:pStyle w:val="HeaderTableau-Eagle"/>
              <w:widowControl w:val="0"/>
              <w:spacing w:after="40"/>
              <w:cnfStyle w:val="101000000000" w:firstRow="1" w:lastRow="0" w:firstColumn="1" w:lastColumn="0" w:oddVBand="0" w:evenVBand="0" w:oddHBand="0" w:evenHBand="0" w:firstRowFirstColumn="0" w:firstRowLastColumn="0" w:lastRowFirstColumn="0" w:lastRowLastColumn="0"/>
              <w:rPr>
                <w:rFonts w:ascii="Verdana" w:hAnsi="Verdana"/>
                <w:b/>
                <w:color w:val="auto"/>
                <w:szCs w:val="16"/>
                <w:lang w:val="en-GB"/>
              </w:rPr>
            </w:pPr>
            <w:r w:rsidRPr="00A27BE1">
              <w:rPr>
                <w:rFonts w:ascii="Verdana" w:hAnsi="Verdana"/>
                <w:b/>
                <w:color w:val="auto"/>
                <w:szCs w:val="16"/>
                <w:lang w:val="en-GB"/>
              </w:rPr>
              <w:t>Information Entities</w:t>
            </w:r>
          </w:p>
        </w:tc>
        <w:tc>
          <w:tcPr>
            <w:cnfStyle w:val="000010000000" w:firstRow="0" w:lastRow="0" w:firstColumn="0" w:lastColumn="0" w:oddVBand="1" w:evenVBand="0" w:oddHBand="0" w:evenHBand="0" w:firstRowFirstColumn="0" w:firstRowLastColumn="0" w:lastRowFirstColumn="0" w:lastRowLastColumn="0"/>
            <w:tcW w:w="1287" w:type="dxa"/>
            <w:tcPrChange w:id="2939" w:author="ONOPTCHENKO Xavier" w:date="2019-10-10T15:42:00Z">
              <w:tcPr>
                <w:tcW w:w="1287" w:type="dxa"/>
              </w:tcPr>
            </w:tcPrChange>
          </w:tcPr>
          <w:p w14:paraId="3235A77E" w14:textId="77777777" w:rsidR="00747C91" w:rsidRPr="00A27BE1" w:rsidRDefault="00747C91" w:rsidP="00800DA0">
            <w:pPr>
              <w:pStyle w:val="HeaderTableau-Eagle"/>
              <w:widowControl w:val="0"/>
              <w:spacing w:after="40"/>
              <w:cnfStyle w:val="100010000000" w:firstRow="1" w:lastRow="0" w:firstColumn="0" w:lastColumn="0" w:oddVBand="1" w:evenVBand="0" w:oddHBand="0" w:evenHBand="0" w:firstRowFirstColumn="0" w:firstRowLastColumn="0" w:lastRowFirstColumn="0" w:lastRowLastColumn="0"/>
              <w:rPr>
                <w:rFonts w:ascii="Verdana" w:hAnsi="Verdana"/>
                <w:b/>
                <w:color w:val="auto"/>
                <w:szCs w:val="16"/>
                <w:lang w:val="en-GB"/>
              </w:rPr>
            </w:pPr>
            <w:r w:rsidRPr="00A27BE1">
              <w:rPr>
                <w:rFonts w:ascii="Verdana" w:hAnsi="Verdana"/>
                <w:b/>
                <w:color w:val="auto"/>
                <w:szCs w:val="16"/>
                <w:lang w:val="en-GB"/>
              </w:rPr>
              <w:t>Used in the project?</w:t>
            </w:r>
          </w:p>
          <w:p w14:paraId="4F6750BC" w14:textId="77777777" w:rsidR="00747C91" w:rsidRPr="00A27BE1" w:rsidRDefault="00747C91" w:rsidP="00800DA0">
            <w:pPr>
              <w:pStyle w:val="HeaderTableau-Eagle"/>
              <w:widowControl w:val="0"/>
              <w:spacing w:after="40"/>
              <w:cnfStyle w:val="100010000000" w:firstRow="1" w:lastRow="0" w:firstColumn="0" w:lastColumn="0" w:oddVBand="1" w:evenVBand="0" w:oddHBand="0" w:evenHBand="0" w:firstRowFirstColumn="0" w:firstRowLastColumn="0" w:lastRowFirstColumn="0" w:lastRowLastColumn="0"/>
              <w:rPr>
                <w:rFonts w:ascii="Verdana" w:hAnsi="Verdana"/>
                <w:b/>
                <w:color w:val="auto"/>
                <w:szCs w:val="16"/>
                <w:lang w:val="en-GB"/>
              </w:rPr>
            </w:pPr>
            <w:r w:rsidRPr="00A27BE1">
              <w:rPr>
                <w:rFonts w:ascii="Verdana" w:hAnsi="Verdana"/>
                <w:b/>
                <w:color w:val="auto"/>
                <w:szCs w:val="16"/>
                <w:lang w:val="en-GB"/>
              </w:rPr>
              <w:t>Y/N</w:t>
            </w:r>
          </w:p>
        </w:tc>
        <w:tc>
          <w:tcPr>
            <w:tcW w:w="1843" w:type="dxa"/>
            <w:tcPrChange w:id="2940" w:author="ONOPTCHENKO Xavier" w:date="2019-10-10T15:42:00Z">
              <w:tcPr>
                <w:tcW w:w="1843" w:type="dxa"/>
              </w:tcPr>
            </w:tcPrChange>
          </w:tcPr>
          <w:p w14:paraId="49910C78" w14:textId="77777777" w:rsidR="00747C91" w:rsidRPr="00A27BE1" w:rsidRDefault="00747C91" w:rsidP="00800DA0">
            <w:pPr>
              <w:pStyle w:val="HeaderTableau-Eagle"/>
              <w:widowControl w:val="0"/>
              <w:spacing w:after="40"/>
              <w:cnfStyle w:val="100000000000" w:firstRow="1" w:lastRow="0" w:firstColumn="0" w:lastColumn="0" w:oddVBand="0" w:evenVBand="0" w:oddHBand="0" w:evenHBand="0" w:firstRowFirstColumn="0" w:firstRowLastColumn="0" w:lastRowFirstColumn="0" w:lastRowLastColumn="0"/>
              <w:rPr>
                <w:rFonts w:ascii="Verdana" w:hAnsi="Verdana"/>
                <w:b/>
                <w:color w:val="auto"/>
                <w:szCs w:val="16"/>
                <w:lang w:val="en-GB"/>
              </w:rPr>
            </w:pPr>
            <w:r w:rsidRPr="00A27BE1">
              <w:rPr>
                <w:rFonts w:ascii="Verdana" w:hAnsi="Verdana"/>
                <w:b/>
                <w:color w:val="auto"/>
                <w:szCs w:val="16"/>
                <w:lang w:val="en-GB"/>
              </w:rPr>
              <w:t>Existing reference data systems (RDS)</w:t>
            </w:r>
          </w:p>
        </w:tc>
        <w:tc>
          <w:tcPr>
            <w:cnfStyle w:val="000010000000" w:firstRow="0" w:lastRow="0" w:firstColumn="0" w:lastColumn="0" w:oddVBand="1" w:evenVBand="0" w:oddHBand="0" w:evenHBand="0" w:firstRowFirstColumn="0" w:firstRowLastColumn="0" w:lastRowFirstColumn="0" w:lastRowLastColumn="0"/>
            <w:tcW w:w="1916" w:type="dxa"/>
            <w:gridSpan w:val="2"/>
            <w:tcPrChange w:id="2941" w:author="ONOPTCHENKO Xavier" w:date="2019-10-10T15:42:00Z">
              <w:tcPr>
                <w:tcW w:w="1916" w:type="dxa"/>
                <w:gridSpan w:val="2"/>
              </w:tcPr>
            </w:tcPrChange>
          </w:tcPr>
          <w:p w14:paraId="5C983F11" w14:textId="77777777" w:rsidR="00747C91" w:rsidRPr="00A27BE1" w:rsidRDefault="00747C91" w:rsidP="00800DA0">
            <w:pPr>
              <w:pStyle w:val="HeaderTableau-Eagle"/>
              <w:widowControl w:val="0"/>
              <w:spacing w:after="40"/>
              <w:cnfStyle w:val="100010000000" w:firstRow="1" w:lastRow="0" w:firstColumn="0" w:lastColumn="0" w:oddVBand="1" w:evenVBand="0" w:oddHBand="0" w:evenHBand="0" w:firstRowFirstColumn="0" w:firstRowLastColumn="0" w:lastRowFirstColumn="0" w:lastRowLastColumn="0"/>
              <w:rPr>
                <w:rFonts w:ascii="Verdana" w:hAnsi="Verdana"/>
                <w:b/>
                <w:color w:val="auto"/>
                <w:szCs w:val="16"/>
                <w:lang w:val="en-GB"/>
              </w:rPr>
            </w:pPr>
            <w:r w:rsidRPr="00A27BE1">
              <w:rPr>
                <w:rFonts w:ascii="Verdana" w:hAnsi="Verdana"/>
                <w:b/>
                <w:color w:val="auto"/>
                <w:szCs w:val="16"/>
                <w:lang w:val="en-GB"/>
              </w:rPr>
              <w:t>Will the existing RDS be used?</w:t>
            </w:r>
          </w:p>
          <w:p w14:paraId="57B86975" w14:textId="77777777" w:rsidR="00747C91" w:rsidRPr="00A27BE1" w:rsidDel="004B7D35" w:rsidRDefault="00747C91" w:rsidP="00800DA0">
            <w:pPr>
              <w:pStyle w:val="HeaderTableau-Eagle"/>
              <w:widowControl w:val="0"/>
              <w:spacing w:after="40"/>
              <w:cnfStyle w:val="100010000000" w:firstRow="1" w:lastRow="0" w:firstColumn="0" w:lastColumn="0" w:oddVBand="1" w:evenVBand="0" w:oddHBand="0" w:evenHBand="0" w:firstRowFirstColumn="0" w:firstRowLastColumn="0" w:lastRowFirstColumn="0" w:lastRowLastColumn="0"/>
              <w:rPr>
                <w:rFonts w:ascii="Verdana" w:hAnsi="Verdana"/>
                <w:b/>
                <w:color w:val="auto"/>
                <w:szCs w:val="16"/>
                <w:lang w:val="en-GB"/>
              </w:rPr>
            </w:pPr>
            <w:r w:rsidRPr="00A27BE1">
              <w:rPr>
                <w:rFonts w:ascii="Verdana" w:hAnsi="Verdana"/>
                <w:b/>
                <w:color w:val="auto"/>
                <w:szCs w:val="16"/>
                <w:lang w:val="en-GB"/>
              </w:rPr>
              <w:t>Y/N</w:t>
            </w:r>
          </w:p>
        </w:tc>
        <w:tc>
          <w:tcPr>
            <w:cnfStyle w:val="000100000000" w:firstRow="0" w:lastRow="0" w:firstColumn="0" w:lastColumn="1" w:oddVBand="0" w:evenVBand="0" w:oddHBand="0" w:evenHBand="0" w:firstRowFirstColumn="0" w:firstRowLastColumn="0" w:lastRowFirstColumn="0" w:lastRowLastColumn="0"/>
            <w:tcW w:w="1510" w:type="dxa"/>
            <w:tcPrChange w:id="2942" w:author="ONOPTCHENKO Xavier" w:date="2019-10-10T15:42:00Z">
              <w:tcPr>
                <w:tcW w:w="1875" w:type="dxa"/>
              </w:tcPr>
            </w:tcPrChange>
          </w:tcPr>
          <w:p w14:paraId="58B29820" w14:textId="77777777" w:rsidR="00747C91" w:rsidRPr="00A27BE1" w:rsidRDefault="00747C91" w:rsidP="00800DA0">
            <w:pPr>
              <w:pStyle w:val="HeaderTableau-Eagle"/>
              <w:widowControl w:val="0"/>
              <w:spacing w:after="40"/>
              <w:cnfStyle w:val="100100000000" w:firstRow="1" w:lastRow="0" w:firstColumn="0" w:lastColumn="1" w:oddVBand="0" w:evenVBand="0" w:oddHBand="0" w:evenHBand="0" w:firstRowFirstColumn="0" w:firstRowLastColumn="0" w:lastRowFirstColumn="0" w:lastRowLastColumn="0"/>
              <w:rPr>
                <w:rFonts w:ascii="Verdana" w:hAnsi="Verdana"/>
                <w:b/>
                <w:color w:val="auto"/>
                <w:szCs w:val="16"/>
                <w:lang w:val="en-GB"/>
              </w:rPr>
            </w:pPr>
            <w:r w:rsidRPr="00A27BE1">
              <w:rPr>
                <w:rFonts w:ascii="Verdana" w:hAnsi="Verdana"/>
                <w:b/>
                <w:color w:val="auto"/>
                <w:szCs w:val="16"/>
                <w:lang w:val="en-GB"/>
              </w:rPr>
              <w:t>Justification of not using existing RDS</w:t>
            </w:r>
          </w:p>
        </w:tc>
      </w:tr>
      <w:tr w:rsidR="00747C91" w:rsidRPr="0029207F" w14:paraId="1BB4CDBE" w14:textId="77777777" w:rsidTr="00CC3E7E">
        <w:trPr>
          <w:cnfStyle w:val="000000100000" w:firstRow="0" w:lastRow="0" w:firstColumn="0" w:lastColumn="0" w:oddVBand="0" w:evenVBand="0" w:oddHBand="1" w:evenHBand="0" w:firstRowFirstColumn="0" w:firstRowLastColumn="0" w:lastRowFirstColumn="0" w:lastRowLastColumn="0"/>
          <w:trHeight w:val="268"/>
          <w:trPrChange w:id="2943"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8921" w:type="dxa"/>
            <w:gridSpan w:val="6"/>
            <w:tcPrChange w:id="2944" w:author="ONOPTCHENKO Xavier" w:date="2019-10-10T15:42:00Z">
              <w:tcPr>
                <w:tcW w:w="9286" w:type="dxa"/>
                <w:gridSpan w:val="6"/>
              </w:tcPr>
            </w:tcPrChange>
          </w:tcPr>
          <w:p w14:paraId="78317079" w14:textId="77777777" w:rsidR="00747C91" w:rsidRPr="0068515B" w:rsidRDefault="00747C91" w:rsidP="00800DA0">
            <w:pPr>
              <w:cnfStyle w:val="001000100000" w:firstRow="0" w:lastRow="0" w:firstColumn="1" w:lastColumn="0" w:oddVBand="0" w:evenVBand="0" w:oddHBand="1" w:evenHBand="0" w:firstRowFirstColumn="0" w:firstRowLastColumn="0" w:lastRowFirstColumn="0" w:lastRowLastColumn="0"/>
              <w:rPr>
                <w:rFonts w:ascii="Verdana" w:hAnsi="Verdana"/>
                <w:bCs w:val="0"/>
                <w:i/>
                <w:sz w:val="16"/>
                <w:szCs w:val="16"/>
                <w:lang w:val="en-GB"/>
              </w:rPr>
            </w:pPr>
            <w:r w:rsidRPr="008E0509">
              <w:rPr>
                <w:rFonts w:ascii="Verdana" w:hAnsi="Verdana"/>
                <w:i/>
                <w:szCs w:val="16"/>
                <w:u w:val="single"/>
                <w:lang w:val="en-GB"/>
              </w:rPr>
              <w:t>BNP PARIBAS Group Referentials</w:t>
            </w:r>
            <w:r>
              <w:rPr>
                <w:rFonts w:ascii="Verdana" w:hAnsi="Verdana"/>
                <w:szCs w:val="16"/>
                <w:lang w:val="en-GB"/>
              </w:rPr>
              <w:t xml:space="preserve">   </w:t>
            </w:r>
            <w:r>
              <w:rPr>
                <w:rFonts w:ascii="Verdana" w:hAnsi="Verdana"/>
                <w:i/>
                <w:sz w:val="16"/>
                <w:szCs w:val="16"/>
                <w:lang w:val="en-GB"/>
              </w:rPr>
              <w:t>see “RFA use of REFERENCE GROUP – V2 – July 2015</w:t>
            </w:r>
          </w:p>
        </w:tc>
      </w:tr>
      <w:tr w:rsidR="00747C91" w:rsidRPr="008E0509" w14:paraId="07329193" w14:textId="77777777" w:rsidTr="00CC3E7E">
        <w:trPr>
          <w:cnfStyle w:val="000000010000" w:firstRow="0" w:lastRow="0" w:firstColumn="0" w:lastColumn="0" w:oddVBand="0" w:evenVBand="0" w:oddHBand="0" w:evenHBand="1" w:firstRowFirstColumn="0" w:firstRowLastColumn="0" w:lastRowFirstColumn="0" w:lastRowLastColumn="0"/>
          <w:trHeight w:val="268"/>
          <w:trPrChange w:id="2945"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2946" w:author="ONOPTCHENKO Xavier" w:date="2019-10-10T15:42:00Z">
              <w:tcPr>
                <w:tcW w:w="2365" w:type="dxa"/>
              </w:tcPr>
            </w:tcPrChange>
          </w:tcPr>
          <w:p w14:paraId="0245A833" w14:textId="77777777" w:rsidR="00747C91" w:rsidRPr="008E0509" w:rsidRDefault="00747C91" w:rsidP="00800DA0">
            <w:pPr>
              <w:cnfStyle w:val="001000010000" w:firstRow="0" w:lastRow="0" w:firstColumn="1" w:lastColumn="0" w:oddVBand="0" w:evenVBand="0" w:oddHBand="0" w:evenHBand="1" w:firstRowFirstColumn="0" w:firstRowLastColumn="0" w:lastRowFirstColumn="0" w:lastRowLastColumn="0"/>
              <w:rPr>
                <w:rFonts w:ascii="Verdana" w:hAnsi="Verdana"/>
                <w:bCs w:val="0"/>
                <w:i/>
                <w:sz w:val="16"/>
                <w:szCs w:val="16"/>
                <w:lang w:val="en-GB"/>
              </w:rPr>
            </w:pPr>
            <w:r w:rsidRPr="008E0509">
              <w:rPr>
                <w:rFonts w:ascii="Verdana" w:hAnsi="Verdana"/>
                <w:i/>
                <w:sz w:val="16"/>
                <w:szCs w:val="16"/>
                <w:lang w:val="en-GB"/>
              </w:rPr>
              <w:t>Exchange rate</w:t>
            </w:r>
          </w:p>
        </w:tc>
        <w:tc>
          <w:tcPr>
            <w:cnfStyle w:val="000010000000" w:firstRow="0" w:lastRow="0" w:firstColumn="0" w:lastColumn="0" w:oddVBand="1" w:evenVBand="0" w:oddHBand="0" w:evenHBand="0" w:firstRowFirstColumn="0" w:firstRowLastColumn="0" w:lastRowFirstColumn="0" w:lastRowLastColumn="0"/>
            <w:tcW w:w="1287" w:type="dxa"/>
            <w:tcPrChange w:id="2947" w:author="ONOPTCHENKO Xavier" w:date="2019-10-10T15:42:00Z">
              <w:tcPr>
                <w:tcW w:w="1287" w:type="dxa"/>
              </w:tcPr>
            </w:tcPrChange>
          </w:tcPr>
          <w:p w14:paraId="45526C84" w14:textId="77777777" w:rsidR="00747C91" w:rsidRPr="008E0509"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rPr>
            </w:pPr>
          </w:p>
        </w:tc>
        <w:tc>
          <w:tcPr>
            <w:tcW w:w="1985" w:type="dxa"/>
            <w:gridSpan w:val="2"/>
            <w:tcPrChange w:id="2948" w:author="ONOPTCHENKO Xavier" w:date="2019-10-10T15:42:00Z">
              <w:tcPr>
                <w:tcW w:w="1985" w:type="dxa"/>
                <w:gridSpan w:val="2"/>
              </w:tcPr>
            </w:tcPrChange>
          </w:tcPr>
          <w:p w14:paraId="0619E272" w14:textId="77777777" w:rsidR="00747C91" w:rsidRPr="008E0509" w:rsidRDefault="00747C91" w:rsidP="00800DA0">
            <w:pPr>
              <w:cnfStyle w:val="000000010000" w:firstRow="0" w:lastRow="0" w:firstColumn="0" w:lastColumn="0" w:oddVBand="0" w:evenVBand="0" w:oddHBand="0" w:evenHBand="1" w:firstRowFirstColumn="0" w:firstRowLastColumn="0" w:lastRowFirstColumn="0" w:lastRowLastColumn="0"/>
              <w:rPr>
                <w:rFonts w:ascii="Verdana" w:hAnsi="Verdana"/>
                <w:bCs/>
                <w:i/>
                <w:sz w:val="16"/>
                <w:szCs w:val="16"/>
                <w:lang w:val="en-GB"/>
              </w:rPr>
            </w:pPr>
            <w:r w:rsidRPr="008E0509">
              <w:rPr>
                <w:rFonts w:ascii="Verdana" w:hAnsi="Verdana"/>
                <w:bCs/>
                <w:i/>
                <w:sz w:val="16"/>
                <w:szCs w:val="16"/>
                <w:lang w:val="en-GB"/>
              </w:rPr>
              <w:t>Carthage [GROUP]</w:t>
            </w:r>
          </w:p>
        </w:tc>
        <w:tc>
          <w:tcPr>
            <w:cnfStyle w:val="000010000000" w:firstRow="0" w:lastRow="0" w:firstColumn="0" w:lastColumn="0" w:oddVBand="1" w:evenVBand="0" w:oddHBand="0" w:evenHBand="0" w:firstRowFirstColumn="0" w:firstRowLastColumn="0" w:lastRowFirstColumn="0" w:lastRowLastColumn="0"/>
            <w:tcW w:w="1774" w:type="dxa"/>
            <w:tcPrChange w:id="2949" w:author="ONOPTCHENKO Xavier" w:date="2019-10-10T15:42:00Z">
              <w:tcPr>
                <w:tcW w:w="1774" w:type="dxa"/>
              </w:tcPr>
            </w:tcPrChange>
          </w:tcPr>
          <w:p w14:paraId="2A10D568" w14:textId="77777777" w:rsidR="00747C91" w:rsidRPr="008E0509"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rPr>
            </w:pPr>
          </w:p>
        </w:tc>
        <w:tc>
          <w:tcPr>
            <w:cnfStyle w:val="000100000000" w:firstRow="0" w:lastRow="0" w:firstColumn="0" w:lastColumn="1" w:oddVBand="0" w:evenVBand="0" w:oddHBand="0" w:evenHBand="0" w:firstRowFirstColumn="0" w:firstRowLastColumn="0" w:lastRowFirstColumn="0" w:lastRowLastColumn="0"/>
            <w:tcW w:w="1510" w:type="dxa"/>
            <w:tcPrChange w:id="2950" w:author="ONOPTCHENKO Xavier" w:date="2019-10-10T15:42:00Z">
              <w:tcPr>
                <w:tcW w:w="1875" w:type="dxa"/>
              </w:tcPr>
            </w:tcPrChange>
          </w:tcPr>
          <w:p w14:paraId="62D7ADC7" w14:textId="77777777" w:rsidR="00747C91" w:rsidRPr="008E0509" w:rsidRDefault="00747C91" w:rsidP="00800DA0">
            <w:pPr>
              <w:cnfStyle w:val="000100010000" w:firstRow="0" w:lastRow="0" w:firstColumn="0" w:lastColumn="1" w:oddVBand="0" w:evenVBand="0" w:oddHBand="0" w:evenHBand="1" w:firstRowFirstColumn="0" w:firstRowLastColumn="0" w:lastRowFirstColumn="0" w:lastRowLastColumn="0"/>
              <w:rPr>
                <w:rFonts w:ascii="Verdana" w:hAnsi="Verdana"/>
              </w:rPr>
            </w:pPr>
          </w:p>
        </w:tc>
      </w:tr>
      <w:tr w:rsidR="00747C91" w:rsidRPr="008E0509" w14:paraId="7E0C4234" w14:textId="77777777" w:rsidTr="00CC3E7E">
        <w:trPr>
          <w:cnfStyle w:val="000000100000" w:firstRow="0" w:lastRow="0" w:firstColumn="0" w:lastColumn="0" w:oddVBand="0" w:evenVBand="0" w:oddHBand="1" w:evenHBand="0" w:firstRowFirstColumn="0" w:firstRowLastColumn="0" w:lastRowFirstColumn="0" w:lastRowLastColumn="0"/>
          <w:trHeight w:val="268"/>
          <w:trPrChange w:id="2951"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2952" w:author="ONOPTCHENKO Xavier" w:date="2019-10-10T15:42:00Z">
              <w:tcPr>
                <w:tcW w:w="2365" w:type="dxa"/>
              </w:tcPr>
            </w:tcPrChange>
          </w:tcPr>
          <w:p w14:paraId="3A07658E" w14:textId="77777777" w:rsidR="00747C91" w:rsidRPr="008E0509" w:rsidRDefault="00747C91" w:rsidP="00800DA0">
            <w:pPr>
              <w:cnfStyle w:val="001000100000" w:firstRow="0" w:lastRow="0" w:firstColumn="1" w:lastColumn="0" w:oddVBand="0" w:evenVBand="0" w:oddHBand="1" w:evenHBand="0" w:firstRowFirstColumn="0" w:firstRowLastColumn="0" w:lastRowFirstColumn="0" w:lastRowLastColumn="0"/>
              <w:rPr>
                <w:rFonts w:ascii="Verdana" w:hAnsi="Verdana"/>
                <w:bCs w:val="0"/>
                <w:i/>
                <w:sz w:val="16"/>
                <w:szCs w:val="16"/>
                <w:lang w:val="en-GB"/>
              </w:rPr>
            </w:pPr>
            <w:r w:rsidRPr="008E0509">
              <w:rPr>
                <w:rFonts w:ascii="Verdana" w:hAnsi="Verdana"/>
                <w:i/>
                <w:sz w:val="16"/>
                <w:szCs w:val="16"/>
                <w:lang w:val="en-GB"/>
              </w:rPr>
              <w:t>Market rate</w:t>
            </w:r>
          </w:p>
        </w:tc>
        <w:tc>
          <w:tcPr>
            <w:cnfStyle w:val="000010000000" w:firstRow="0" w:lastRow="0" w:firstColumn="0" w:lastColumn="0" w:oddVBand="1" w:evenVBand="0" w:oddHBand="0" w:evenHBand="0" w:firstRowFirstColumn="0" w:firstRowLastColumn="0" w:lastRowFirstColumn="0" w:lastRowLastColumn="0"/>
            <w:tcW w:w="1287" w:type="dxa"/>
            <w:tcPrChange w:id="2953" w:author="ONOPTCHENKO Xavier" w:date="2019-10-10T15:42:00Z">
              <w:tcPr>
                <w:tcW w:w="1287" w:type="dxa"/>
              </w:tcPr>
            </w:tcPrChange>
          </w:tcPr>
          <w:p w14:paraId="48CFD86B" w14:textId="77777777" w:rsidR="00747C91" w:rsidRPr="008E0509"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rPr>
            </w:pPr>
          </w:p>
        </w:tc>
        <w:tc>
          <w:tcPr>
            <w:tcW w:w="1985" w:type="dxa"/>
            <w:gridSpan w:val="2"/>
            <w:tcPrChange w:id="2954" w:author="ONOPTCHENKO Xavier" w:date="2019-10-10T15:42:00Z">
              <w:tcPr>
                <w:tcW w:w="1985" w:type="dxa"/>
                <w:gridSpan w:val="2"/>
              </w:tcPr>
            </w:tcPrChange>
          </w:tcPr>
          <w:p w14:paraId="68AE66EC" w14:textId="77777777" w:rsidR="00747C91" w:rsidRPr="008E0509" w:rsidRDefault="00747C91" w:rsidP="00800DA0">
            <w:pPr>
              <w:cnfStyle w:val="000000100000" w:firstRow="0" w:lastRow="0" w:firstColumn="0" w:lastColumn="0" w:oddVBand="0" w:evenVBand="0" w:oddHBand="1" w:evenHBand="0" w:firstRowFirstColumn="0" w:firstRowLastColumn="0" w:lastRowFirstColumn="0" w:lastRowLastColumn="0"/>
              <w:rPr>
                <w:rFonts w:ascii="Verdana" w:hAnsi="Verdana"/>
                <w:bCs/>
                <w:i/>
                <w:sz w:val="16"/>
                <w:szCs w:val="16"/>
                <w:lang w:val="en-GB"/>
              </w:rPr>
            </w:pPr>
            <w:r w:rsidRPr="008E0509">
              <w:rPr>
                <w:rFonts w:ascii="Verdana" w:hAnsi="Verdana"/>
                <w:bCs/>
                <w:i/>
                <w:sz w:val="16"/>
                <w:szCs w:val="16"/>
                <w:lang w:val="en-GB"/>
              </w:rPr>
              <w:t>Carthage [GROUP]</w:t>
            </w:r>
          </w:p>
        </w:tc>
        <w:tc>
          <w:tcPr>
            <w:cnfStyle w:val="000010000000" w:firstRow="0" w:lastRow="0" w:firstColumn="0" w:lastColumn="0" w:oddVBand="1" w:evenVBand="0" w:oddHBand="0" w:evenHBand="0" w:firstRowFirstColumn="0" w:firstRowLastColumn="0" w:lastRowFirstColumn="0" w:lastRowLastColumn="0"/>
            <w:tcW w:w="1774" w:type="dxa"/>
            <w:tcPrChange w:id="2955" w:author="ONOPTCHENKO Xavier" w:date="2019-10-10T15:42:00Z">
              <w:tcPr>
                <w:tcW w:w="1774" w:type="dxa"/>
              </w:tcPr>
            </w:tcPrChange>
          </w:tcPr>
          <w:p w14:paraId="05AF54B6" w14:textId="77777777" w:rsidR="00747C91" w:rsidRPr="008E0509"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rPr>
            </w:pPr>
          </w:p>
        </w:tc>
        <w:tc>
          <w:tcPr>
            <w:cnfStyle w:val="000100000000" w:firstRow="0" w:lastRow="0" w:firstColumn="0" w:lastColumn="1" w:oddVBand="0" w:evenVBand="0" w:oddHBand="0" w:evenHBand="0" w:firstRowFirstColumn="0" w:firstRowLastColumn="0" w:lastRowFirstColumn="0" w:lastRowLastColumn="0"/>
            <w:tcW w:w="1510" w:type="dxa"/>
            <w:tcPrChange w:id="2956" w:author="ONOPTCHENKO Xavier" w:date="2019-10-10T15:42:00Z">
              <w:tcPr>
                <w:tcW w:w="1875" w:type="dxa"/>
              </w:tcPr>
            </w:tcPrChange>
          </w:tcPr>
          <w:p w14:paraId="32518FF4" w14:textId="77777777" w:rsidR="00747C91" w:rsidRPr="008E0509" w:rsidRDefault="00747C91" w:rsidP="00800DA0">
            <w:pPr>
              <w:cnfStyle w:val="000100100000" w:firstRow="0" w:lastRow="0" w:firstColumn="0" w:lastColumn="1" w:oddVBand="0" w:evenVBand="0" w:oddHBand="1" w:evenHBand="0" w:firstRowFirstColumn="0" w:firstRowLastColumn="0" w:lastRowFirstColumn="0" w:lastRowLastColumn="0"/>
              <w:rPr>
                <w:rFonts w:ascii="Verdana" w:hAnsi="Verdana"/>
              </w:rPr>
            </w:pPr>
          </w:p>
        </w:tc>
      </w:tr>
      <w:tr w:rsidR="00747C91" w:rsidRPr="008E0509" w14:paraId="27A38FC6" w14:textId="77777777" w:rsidTr="00CC3E7E">
        <w:trPr>
          <w:cnfStyle w:val="000000010000" w:firstRow="0" w:lastRow="0" w:firstColumn="0" w:lastColumn="0" w:oddVBand="0" w:evenVBand="0" w:oddHBand="0" w:evenHBand="1" w:firstRowFirstColumn="0" w:firstRowLastColumn="0" w:lastRowFirstColumn="0" w:lastRowLastColumn="0"/>
          <w:trHeight w:val="268"/>
          <w:trPrChange w:id="2957"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2958" w:author="ONOPTCHENKO Xavier" w:date="2019-10-10T15:42:00Z">
              <w:tcPr>
                <w:tcW w:w="2365" w:type="dxa"/>
              </w:tcPr>
            </w:tcPrChange>
          </w:tcPr>
          <w:p w14:paraId="3754B86E" w14:textId="77777777" w:rsidR="00747C91" w:rsidRPr="008E0509" w:rsidRDefault="00747C91" w:rsidP="00800DA0">
            <w:pPr>
              <w:cnfStyle w:val="001000010000" w:firstRow="0" w:lastRow="0" w:firstColumn="1" w:lastColumn="0" w:oddVBand="0" w:evenVBand="0" w:oddHBand="0" w:evenHBand="1" w:firstRowFirstColumn="0" w:firstRowLastColumn="0" w:lastRowFirstColumn="0" w:lastRowLastColumn="0"/>
              <w:rPr>
                <w:rFonts w:ascii="Verdana" w:hAnsi="Verdana"/>
                <w:bCs w:val="0"/>
                <w:i/>
                <w:sz w:val="16"/>
                <w:szCs w:val="16"/>
                <w:lang w:val="en-GB"/>
              </w:rPr>
            </w:pPr>
            <w:r w:rsidRPr="008E0509">
              <w:rPr>
                <w:rFonts w:ascii="Verdana" w:hAnsi="Verdana"/>
                <w:i/>
                <w:sz w:val="16"/>
                <w:szCs w:val="16"/>
                <w:lang w:val="en-GB"/>
              </w:rPr>
              <w:t>External rating</w:t>
            </w:r>
            <w:r>
              <w:rPr>
                <w:rFonts w:ascii="Verdana" w:hAnsi="Verdana"/>
                <w:i/>
                <w:sz w:val="16"/>
                <w:szCs w:val="16"/>
                <w:lang w:val="en-GB"/>
              </w:rPr>
              <w:t xml:space="preserve"> (by rating agencies)</w:t>
            </w:r>
          </w:p>
        </w:tc>
        <w:tc>
          <w:tcPr>
            <w:cnfStyle w:val="000010000000" w:firstRow="0" w:lastRow="0" w:firstColumn="0" w:lastColumn="0" w:oddVBand="1" w:evenVBand="0" w:oddHBand="0" w:evenHBand="0" w:firstRowFirstColumn="0" w:firstRowLastColumn="0" w:lastRowFirstColumn="0" w:lastRowLastColumn="0"/>
            <w:tcW w:w="1287" w:type="dxa"/>
            <w:tcPrChange w:id="2959" w:author="ONOPTCHENKO Xavier" w:date="2019-10-10T15:42:00Z">
              <w:tcPr>
                <w:tcW w:w="1287" w:type="dxa"/>
              </w:tcPr>
            </w:tcPrChange>
          </w:tcPr>
          <w:p w14:paraId="48343165" w14:textId="77777777" w:rsidR="00747C91" w:rsidRPr="004B7BCD"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lang w:val="en-US"/>
              </w:rPr>
            </w:pPr>
          </w:p>
        </w:tc>
        <w:tc>
          <w:tcPr>
            <w:tcW w:w="1985" w:type="dxa"/>
            <w:gridSpan w:val="2"/>
            <w:tcPrChange w:id="2960" w:author="ONOPTCHENKO Xavier" w:date="2019-10-10T15:42:00Z">
              <w:tcPr>
                <w:tcW w:w="1985" w:type="dxa"/>
                <w:gridSpan w:val="2"/>
              </w:tcPr>
            </w:tcPrChange>
          </w:tcPr>
          <w:p w14:paraId="1557DCF1" w14:textId="77777777" w:rsidR="00747C91" w:rsidRPr="008E0509" w:rsidRDefault="00747C91" w:rsidP="00800DA0">
            <w:pPr>
              <w:cnfStyle w:val="000000010000" w:firstRow="0" w:lastRow="0" w:firstColumn="0" w:lastColumn="0" w:oddVBand="0" w:evenVBand="0" w:oddHBand="0" w:evenHBand="1" w:firstRowFirstColumn="0" w:firstRowLastColumn="0" w:lastRowFirstColumn="0" w:lastRowLastColumn="0"/>
              <w:rPr>
                <w:rFonts w:ascii="Verdana" w:hAnsi="Verdana"/>
                <w:bCs/>
                <w:i/>
                <w:sz w:val="16"/>
                <w:szCs w:val="16"/>
                <w:lang w:val="en-GB"/>
              </w:rPr>
            </w:pPr>
            <w:r w:rsidRPr="008E0509">
              <w:rPr>
                <w:rFonts w:ascii="Verdana" w:hAnsi="Verdana"/>
                <w:bCs/>
                <w:i/>
                <w:sz w:val="16"/>
                <w:szCs w:val="16"/>
                <w:lang w:val="en-GB"/>
              </w:rPr>
              <w:t>Dexo [GROUP]</w:t>
            </w:r>
          </w:p>
        </w:tc>
        <w:tc>
          <w:tcPr>
            <w:cnfStyle w:val="000010000000" w:firstRow="0" w:lastRow="0" w:firstColumn="0" w:lastColumn="0" w:oddVBand="1" w:evenVBand="0" w:oddHBand="0" w:evenHBand="0" w:firstRowFirstColumn="0" w:firstRowLastColumn="0" w:lastRowFirstColumn="0" w:lastRowLastColumn="0"/>
            <w:tcW w:w="1774" w:type="dxa"/>
            <w:tcPrChange w:id="2961" w:author="ONOPTCHENKO Xavier" w:date="2019-10-10T15:42:00Z">
              <w:tcPr>
                <w:tcW w:w="1774" w:type="dxa"/>
              </w:tcPr>
            </w:tcPrChange>
          </w:tcPr>
          <w:p w14:paraId="66C3B695" w14:textId="77777777" w:rsidR="00747C91" w:rsidRPr="008E0509"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rPr>
            </w:pPr>
          </w:p>
        </w:tc>
        <w:tc>
          <w:tcPr>
            <w:cnfStyle w:val="000100000000" w:firstRow="0" w:lastRow="0" w:firstColumn="0" w:lastColumn="1" w:oddVBand="0" w:evenVBand="0" w:oddHBand="0" w:evenHBand="0" w:firstRowFirstColumn="0" w:firstRowLastColumn="0" w:lastRowFirstColumn="0" w:lastRowLastColumn="0"/>
            <w:tcW w:w="1510" w:type="dxa"/>
            <w:tcPrChange w:id="2962" w:author="ONOPTCHENKO Xavier" w:date="2019-10-10T15:42:00Z">
              <w:tcPr>
                <w:tcW w:w="1875" w:type="dxa"/>
              </w:tcPr>
            </w:tcPrChange>
          </w:tcPr>
          <w:p w14:paraId="7D405255" w14:textId="77777777" w:rsidR="00747C91" w:rsidRPr="008E0509" w:rsidRDefault="00747C91" w:rsidP="00800DA0">
            <w:pPr>
              <w:cnfStyle w:val="000100010000" w:firstRow="0" w:lastRow="0" w:firstColumn="0" w:lastColumn="1" w:oddVBand="0" w:evenVBand="0" w:oddHBand="0" w:evenHBand="1" w:firstRowFirstColumn="0" w:firstRowLastColumn="0" w:lastRowFirstColumn="0" w:lastRowLastColumn="0"/>
              <w:rPr>
                <w:rFonts w:ascii="Verdana" w:hAnsi="Verdana"/>
              </w:rPr>
            </w:pPr>
          </w:p>
        </w:tc>
      </w:tr>
      <w:tr w:rsidR="00747C91" w:rsidRPr="008E0509" w14:paraId="60429E1E" w14:textId="77777777" w:rsidTr="00CC3E7E">
        <w:trPr>
          <w:cnfStyle w:val="000000100000" w:firstRow="0" w:lastRow="0" w:firstColumn="0" w:lastColumn="0" w:oddVBand="0" w:evenVBand="0" w:oddHBand="1" w:evenHBand="0" w:firstRowFirstColumn="0" w:firstRowLastColumn="0" w:lastRowFirstColumn="0" w:lastRowLastColumn="0"/>
          <w:trHeight w:val="268"/>
          <w:trPrChange w:id="2963"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2964" w:author="ONOPTCHENKO Xavier" w:date="2019-10-10T15:42:00Z">
              <w:tcPr>
                <w:tcW w:w="2365" w:type="dxa"/>
              </w:tcPr>
            </w:tcPrChange>
          </w:tcPr>
          <w:p w14:paraId="48CF7360" w14:textId="77777777" w:rsidR="00747C91" w:rsidRPr="008E0509" w:rsidRDefault="00747C91" w:rsidP="00800DA0">
            <w:pPr>
              <w:cnfStyle w:val="001000100000" w:firstRow="0" w:lastRow="0" w:firstColumn="1" w:lastColumn="0" w:oddVBand="0" w:evenVBand="0" w:oddHBand="1" w:evenHBand="0" w:firstRowFirstColumn="0" w:firstRowLastColumn="0" w:lastRowFirstColumn="0" w:lastRowLastColumn="0"/>
              <w:rPr>
                <w:rFonts w:ascii="Verdana" w:hAnsi="Verdana"/>
                <w:bCs w:val="0"/>
                <w:i/>
                <w:sz w:val="16"/>
                <w:szCs w:val="16"/>
                <w:lang w:val="en-GB"/>
              </w:rPr>
            </w:pPr>
            <w:r w:rsidRPr="00CF31EE">
              <w:rPr>
                <w:rFonts w:ascii="Verdana" w:hAnsi="Verdana"/>
                <w:i/>
                <w:sz w:val="16"/>
                <w:szCs w:val="16"/>
                <w:lang w:val="en-GB"/>
              </w:rPr>
              <w:t>Mapping of identifiers</w:t>
            </w:r>
            <w:r>
              <w:rPr>
                <w:rFonts w:ascii="Verdana" w:hAnsi="Verdana"/>
                <w:i/>
                <w:sz w:val="16"/>
                <w:szCs w:val="16"/>
                <w:lang w:val="en-GB"/>
              </w:rPr>
              <w:t xml:space="preserve"> (with RMPM)</w:t>
            </w:r>
          </w:p>
        </w:tc>
        <w:tc>
          <w:tcPr>
            <w:cnfStyle w:val="000010000000" w:firstRow="0" w:lastRow="0" w:firstColumn="0" w:lastColumn="0" w:oddVBand="1" w:evenVBand="0" w:oddHBand="0" w:evenHBand="0" w:firstRowFirstColumn="0" w:firstRowLastColumn="0" w:lastRowFirstColumn="0" w:lastRowLastColumn="0"/>
            <w:tcW w:w="1287" w:type="dxa"/>
            <w:tcPrChange w:id="2965" w:author="ONOPTCHENKO Xavier" w:date="2019-10-10T15:42:00Z">
              <w:tcPr>
                <w:tcW w:w="1287" w:type="dxa"/>
              </w:tcPr>
            </w:tcPrChange>
          </w:tcPr>
          <w:p w14:paraId="5989F88C" w14:textId="77777777" w:rsidR="00747C91" w:rsidRPr="008E0509"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b/>
                <w:bCs/>
                <w:i/>
                <w:color w:val="3366FF"/>
                <w:lang w:val="en-GB"/>
              </w:rPr>
            </w:pPr>
          </w:p>
        </w:tc>
        <w:tc>
          <w:tcPr>
            <w:tcW w:w="1985" w:type="dxa"/>
            <w:gridSpan w:val="2"/>
            <w:tcPrChange w:id="2966" w:author="ONOPTCHENKO Xavier" w:date="2019-10-10T15:42:00Z">
              <w:tcPr>
                <w:tcW w:w="1985" w:type="dxa"/>
                <w:gridSpan w:val="2"/>
              </w:tcPr>
            </w:tcPrChange>
          </w:tcPr>
          <w:p w14:paraId="1D11086D" w14:textId="77777777" w:rsidR="00747C91" w:rsidRPr="008E0509" w:rsidRDefault="00747C91" w:rsidP="00800DA0">
            <w:pPr>
              <w:cnfStyle w:val="000000100000" w:firstRow="0" w:lastRow="0" w:firstColumn="0" w:lastColumn="0" w:oddVBand="0" w:evenVBand="0" w:oddHBand="1" w:evenHBand="0" w:firstRowFirstColumn="0" w:firstRowLastColumn="0" w:lastRowFirstColumn="0" w:lastRowLastColumn="0"/>
              <w:rPr>
                <w:rFonts w:ascii="Verdana" w:hAnsi="Verdana"/>
                <w:bCs/>
                <w:i/>
                <w:sz w:val="16"/>
                <w:szCs w:val="16"/>
                <w:lang w:val="en-GB"/>
              </w:rPr>
            </w:pPr>
            <w:r>
              <w:rPr>
                <w:rFonts w:ascii="Verdana" w:hAnsi="Verdana"/>
                <w:bCs/>
                <w:i/>
                <w:sz w:val="16"/>
                <w:szCs w:val="16"/>
                <w:lang w:val="en-GB"/>
              </w:rPr>
              <w:t>Dexo [GROUP]</w:t>
            </w:r>
          </w:p>
        </w:tc>
        <w:tc>
          <w:tcPr>
            <w:cnfStyle w:val="000010000000" w:firstRow="0" w:lastRow="0" w:firstColumn="0" w:lastColumn="0" w:oddVBand="1" w:evenVBand="0" w:oddHBand="0" w:evenHBand="0" w:firstRowFirstColumn="0" w:firstRowLastColumn="0" w:lastRowFirstColumn="0" w:lastRowLastColumn="0"/>
            <w:tcW w:w="1774" w:type="dxa"/>
            <w:tcPrChange w:id="2967" w:author="ONOPTCHENKO Xavier" w:date="2019-10-10T15:42:00Z">
              <w:tcPr>
                <w:tcW w:w="1774" w:type="dxa"/>
              </w:tcPr>
            </w:tcPrChange>
          </w:tcPr>
          <w:p w14:paraId="317CF0DA" w14:textId="77777777" w:rsidR="00747C91" w:rsidRPr="008E0509"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b/>
                <w:bCs/>
                <w:i/>
                <w:color w:val="3366FF"/>
                <w:lang w:val="en-GB"/>
              </w:rPr>
            </w:pPr>
          </w:p>
        </w:tc>
        <w:tc>
          <w:tcPr>
            <w:cnfStyle w:val="000100000000" w:firstRow="0" w:lastRow="0" w:firstColumn="0" w:lastColumn="1" w:oddVBand="0" w:evenVBand="0" w:oddHBand="0" w:evenHBand="0" w:firstRowFirstColumn="0" w:firstRowLastColumn="0" w:lastRowFirstColumn="0" w:lastRowLastColumn="0"/>
            <w:tcW w:w="1510" w:type="dxa"/>
            <w:tcPrChange w:id="2968" w:author="ONOPTCHENKO Xavier" w:date="2019-10-10T15:42:00Z">
              <w:tcPr>
                <w:tcW w:w="1875" w:type="dxa"/>
              </w:tcPr>
            </w:tcPrChange>
          </w:tcPr>
          <w:p w14:paraId="213097F7" w14:textId="77777777" w:rsidR="00747C91" w:rsidRPr="008E0509" w:rsidRDefault="00747C91" w:rsidP="00800DA0">
            <w:pPr>
              <w:cnfStyle w:val="000100100000" w:firstRow="0" w:lastRow="0" w:firstColumn="0" w:lastColumn="1" w:oddVBand="0" w:evenVBand="0" w:oddHBand="1" w:evenHBand="0" w:firstRowFirstColumn="0" w:firstRowLastColumn="0" w:lastRowFirstColumn="0" w:lastRowLastColumn="0"/>
              <w:rPr>
                <w:rFonts w:ascii="Verdana" w:hAnsi="Verdana"/>
                <w:b w:val="0"/>
                <w:bCs w:val="0"/>
                <w:i/>
                <w:color w:val="3366FF"/>
                <w:lang w:val="en-GB"/>
              </w:rPr>
            </w:pPr>
          </w:p>
        </w:tc>
      </w:tr>
      <w:tr w:rsidR="00747C91" w:rsidRPr="008E0509" w14:paraId="4C8AB80E" w14:textId="77777777" w:rsidTr="00CC3E7E">
        <w:trPr>
          <w:cnfStyle w:val="000000010000" w:firstRow="0" w:lastRow="0" w:firstColumn="0" w:lastColumn="0" w:oddVBand="0" w:evenVBand="0" w:oddHBand="0" w:evenHBand="1" w:firstRowFirstColumn="0" w:firstRowLastColumn="0" w:lastRowFirstColumn="0" w:lastRowLastColumn="0"/>
          <w:trHeight w:val="268"/>
          <w:trPrChange w:id="2969"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2970" w:author="ONOPTCHENKO Xavier" w:date="2019-10-10T15:42:00Z">
              <w:tcPr>
                <w:tcW w:w="2365" w:type="dxa"/>
              </w:tcPr>
            </w:tcPrChange>
          </w:tcPr>
          <w:p w14:paraId="76B8D85C" w14:textId="77777777" w:rsidR="00747C91" w:rsidRPr="008E0509" w:rsidRDefault="00747C91" w:rsidP="00800DA0">
            <w:pPr>
              <w:cnfStyle w:val="001000010000" w:firstRow="0" w:lastRow="0" w:firstColumn="1" w:lastColumn="0" w:oddVBand="0" w:evenVBand="0" w:oddHBand="0" w:evenHBand="1" w:firstRowFirstColumn="0" w:firstRowLastColumn="0" w:lastRowFirstColumn="0" w:lastRowLastColumn="0"/>
              <w:rPr>
                <w:rFonts w:ascii="Verdana" w:hAnsi="Verdana"/>
                <w:bCs w:val="0"/>
                <w:i/>
                <w:sz w:val="16"/>
                <w:szCs w:val="16"/>
                <w:lang w:val="en-GB"/>
              </w:rPr>
            </w:pPr>
            <w:r>
              <w:rPr>
                <w:rFonts w:ascii="Verdana" w:hAnsi="Verdana"/>
                <w:i/>
                <w:sz w:val="16"/>
                <w:szCs w:val="16"/>
                <w:lang w:val="en-GB"/>
              </w:rPr>
              <w:t>Language nomenclature</w:t>
            </w:r>
          </w:p>
        </w:tc>
        <w:tc>
          <w:tcPr>
            <w:cnfStyle w:val="000010000000" w:firstRow="0" w:lastRow="0" w:firstColumn="0" w:lastColumn="0" w:oddVBand="1" w:evenVBand="0" w:oddHBand="0" w:evenHBand="0" w:firstRowFirstColumn="0" w:firstRowLastColumn="0" w:lastRowFirstColumn="0" w:lastRowLastColumn="0"/>
            <w:tcW w:w="1287" w:type="dxa"/>
            <w:tcPrChange w:id="2971" w:author="ONOPTCHENKO Xavier" w:date="2019-10-10T15:42:00Z">
              <w:tcPr>
                <w:tcW w:w="1287" w:type="dxa"/>
              </w:tcPr>
            </w:tcPrChange>
          </w:tcPr>
          <w:p w14:paraId="2C513E1B" w14:textId="77777777" w:rsidR="00747C91" w:rsidRPr="008E0509"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b/>
                <w:bCs/>
                <w:i/>
                <w:color w:val="3366FF"/>
                <w:lang w:val="en-GB"/>
              </w:rPr>
            </w:pPr>
          </w:p>
        </w:tc>
        <w:tc>
          <w:tcPr>
            <w:tcW w:w="1985" w:type="dxa"/>
            <w:gridSpan w:val="2"/>
            <w:tcPrChange w:id="2972" w:author="ONOPTCHENKO Xavier" w:date="2019-10-10T15:42:00Z">
              <w:tcPr>
                <w:tcW w:w="1985" w:type="dxa"/>
                <w:gridSpan w:val="2"/>
              </w:tcPr>
            </w:tcPrChange>
          </w:tcPr>
          <w:p w14:paraId="43C84EE0" w14:textId="77777777" w:rsidR="00747C91" w:rsidRPr="008E0509" w:rsidRDefault="00747C91" w:rsidP="00800DA0">
            <w:pPr>
              <w:cnfStyle w:val="000000010000" w:firstRow="0" w:lastRow="0" w:firstColumn="0" w:lastColumn="0" w:oddVBand="0" w:evenVBand="0" w:oddHBand="0" w:evenHBand="1" w:firstRowFirstColumn="0" w:firstRowLastColumn="0" w:lastRowFirstColumn="0" w:lastRowLastColumn="0"/>
              <w:rPr>
                <w:rFonts w:ascii="Verdana" w:hAnsi="Verdana"/>
                <w:bCs/>
                <w:i/>
                <w:sz w:val="16"/>
                <w:szCs w:val="16"/>
                <w:lang w:val="en-GB"/>
              </w:rPr>
            </w:pPr>
            <w:r>
              <w:rPr>
                <w:rFonts w:ascii="Verdana" w:hAnsi="Verdana"/>
                <w:bCs/>
                <w:i/>
                <w:sz w:val="16"/>
                <w:szCs w:val="16"/>
                <w:lang w:val="en-GB"/>
              </w:rPr>
              <w:t>GNS [GROUP]</w:t>
            </w:r>
          </w:p>
        </w:tc>
        <w:tc>
          <w:tcPr>
            <w:cnfStyle w:val="000010000000" w:firstRow="0" w:lastRow="0" w:firstColumn="0" w:lastColumn="0" w:oddVBand="1" w:evenVBand="0" w:oddHBand="0" w:evenHBand="0" w:firstRowFirstColumn="0" w:firstRowLastColumn="0" w:lastRowFirstColumn="0" w:lastRowLastColumn="0"/>
            <w:tcW w:w="1774" w:type="dxa"/>
            <w:tcPrChange w:id="2973" w:author="ONOPTCHENKO Xavier" w:date="2019-10-10T15:42:00Z">
              <w:tcPr>
                <w:tcW w:w="1774" w:type="dxa"/>
              </w:tcPr>
            </w:tcPrChange>
          </w:tcPr>
          <w:p w14:paraId="7686C2A2" w14:textId="77777777" w:rsidR="00747C91" w:rsidRPr="008E0509"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b/>
                <w:bCs/>
                <w:i/>
                <w:color w:val="3366FF"/>
                <w:lang w:val="en-GB"/>
              </w:rPr>
            </w:pPr>
          </w:p>
        </w:tc>
        <w:tc>
          <w:tcPr>
            <w:cnfStyle w:val="000100000000" w:firstRow="0" w:lastRow="0" w:firstColumn="0" w:lastColumn="1" w:oddVBand="0" w:evenVBand="0" w:oddHBand="0" w:evenHBand="0" w:firstRowFirstColumn="0" w:firstRowLastColumn="0" w:lastRowFirstColumn="0" w:lastRowLastColumn="0"/>
            <w:tcW w:w="1510" w:type="dxa"/>
            <w:tcPrChange w:id="2974" w:author="ONOPTCHENKO Xavier" w:date="2019-10-10T15:42:00Z">
              <w:tcPr>
                <w:tcW w:w="1875" w:type="dxa"/>
              </w:tcPr>
            </w:tcPrChange>
          </w:tcPr>
          <w:p w14:paraId="2AE5CA32" w14:textId="77777777" w:rsidR="00747C91" w:rsidRPr="008E0509" w:rsidRDefault="00747C91" w:rsidP="00800DA0">
            <w:pPr>
              <w:cnfStyle w:val="000100010000" w:firstRow="0" w:lastRow="0" w:firstColumn="0" w:lastColumn="1" w:oddVBand="0" w:evenVBand="0" w:oddHBand="0" w:evenHBand="1" w:firstRowFirstColumn="0" w:firstRowLastColumn="0" w:lastRowFirstColumn="0" w:lastRowLastColumn="0"/>
              <w:rPr>
                <w:rFonts w:ascii="Verdana" w:hAnsi="Verdana"/>
                <w:b w:val="0"/>
                <w:bCs w:val="0"/>
                <w:i/>
                <w:color w:val="3366FF"/>
                <w:lang w:val="en-GB"/>
              </w:rPr>
            </w:pPr>
          </w:p>
        </w:tc>
      </w:tr>
      <w:tr w:rsidR="00747C91" w:rsidRPr="008E0509" w14:paraId="2145317E" w14:textId="77777777" w:rsidTr="00CC3E7E">
        <w:trPr>
          <w:cnfStyle w:val="000000100000" w:firstRow="0" w:lastRow="0" w:firstColumn="0" w:lastColumn="0" w:oddVBand="0" w:evenVBand="0" w:oddHBand="1" w:evenHBand="0" w:firstRowFirstColumn="0" w:firstRowLastColumn="0" w:lastRowFirstColumn="0" w:lastRowLastColumn="0"/>
          <w:trHeight w:val="268"/>
          <w:trPrChange w:id="2975"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2976" w:author="ONOPTCHENKO Xavier" w:date="2019-10-10T15:42:00Z">
              <w:tcPr>
                <w:tcW w:w="2365" w:type="dxa"/>
              </w:tcPr>
            </w:tcPrChange>
          </w:tcPr>
          <w:p w14:paraId="00C3CD67" w14:textId="77777777" w:rsidR="00747C91" w:rsidRPr="008E0509" w:rsidRDefault="00747C91" w:rsidP="00800DA0">
            <w:pPr>
              <w:cnfStyle w:val="001000100000" w:firstRow="0" w:lastRow="0" w:firstColumn="1" w:lastColumn="0" w:oddVBand="0" w:evenVBand="0" w:oddHBand="1" w:evenHBand="0" w:firstRowFirstColumn="0" w:firstRowLastColumn="0" w:lastRowFirstColumn="0" w:lastRowLastColumn="0"/>
              <w:rPr>
                <w:rFonts w:ascii="Verdana" w:hAnsi="Verdana"/>
                <w:bCs w:val="0"/>
                <w:i/>
                <w:sz w:val="16"/>
                <w:szCs w:val="16"/>
                <w:lang w:val="en-GB"/>
              </w:rPr>
            </w:pPr>
            <w:r>
              <w:rPr>
                <w:rFonts w:ascii="Verdana" w:hAnsi="Verdana"/>
                <w:i/>
                <w:sz w:val="16"/>
                <w:szCs w:val="16"/>
                <w:lang w:val="en-GB"/>
              </w:rPr>
              <w:t>Currency nomenclature</w:t>
            </w:r>
          </w:p>
        </w:tc>
        <w:tc>
          <w:tcPr>
            <w:cnfStyle w:val="000010000000" w:firstRow="0" w:lastRow="0" w:firstColumn="0" w:lastColumn="0" w:oddVBand="1" w:evenVBand="0" w:oddHBand="0" w:evenHBand="0" w:firstRowFirstColumn="0" w:firstRowLastColumn="0" w:lastRowFirstColumn="0" w:lastRowLastColumn="0"/>
            <w:tcW w:w="1287" w:type="dxa"/>
            <w:tcPrChange w:id="2977" w:author="ONOPTCHENKO Xavier" w:date="2019-10-10T15:42:00Z">
              <w:tcPr>
                <w:tcW w:w="1287" w:type="dxa"/>
              </w:tcPr>
            </w:tcPrChange>
          </w:tcPr>
          <w:p w14:paraId="72AB9380" w14:textId="77777777" w:rsidR="00747C91" w:rsidRPr="008E0509"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b/>
                <w:bCs/>
                <w:i/>
                <w:color w:val="3366FF"/>
                <w:lang w:val="en-GB"/>
              </w:rPr>
            </w:pPr>
          </w:p>
        </w:tc>
        <w:tc>
          <w:tcPr>
            <w:tcW w:w="1985" w:type="dxa"/>
            <w:gridSpan w:val="2"/>
            <w:tcPrChange w:id="2978" w:author="ONOPTCHENKO Xavier" w:date="2019-10-10T15:42:00Z">
              <w:tcPr>
                <w:tcW w:w="1985" w:type="dxa"/>
                <w:gridSpan w:val="2"/>
              </w:tcPr>
            </w:tcPrChange>
          </w:tcPr>
          <w:p w14:paraId="3B468059" w14:textId="77777777" w:rsidR="00747C91" w:rsidRPr="008E0509" w:rsidRDefault="00747C91" w:rsidP="00800DA0">
            <w:pPr>
              <w:cnfStyle w:val="000000100000" w:firstRow="0" w:lastRow="0" w:firstColumn="0" w:lastColumn="0" w:oddVBand="0" w:evenVBand="0" w:oddHBand="1" w:evenHBand="0" w:firstRowFirstColumn="0" w:firstRowLastColumn="0" w:lastRowFirstColumn="0" w:lastRowLastColumn="0"/>
              <w:rPr>
                <w:rFonts w:ascii="Verdana" w:hAnsi="Verdana"/>
                <w:bCs/>
                <w:i/>
                <w:sz w:val="16"/>
                <w:szCs w:val="16"/>
                <w:lang w:val="en-GB"/>
              </w:rPr>
            </w:pPr>
            <w:r w:rsidRPr="002A3655">
              <w:rPr>
                <w:rFonts w:ascii="Verdana" w:hAnsi="Verdana"/>
                <w:bCs/>
                <w:i/>
                <w:sz w:val="16"/>
                <w:szCs w:val="16"/>
                <w:lang w:val="en-GB"/>
              </w:rPr>
              <w:t>GNS [GROUP]</w:t>
            </w:r>
          </w:p>
        </w:tc>
        <w:tc>
          <w:tcPr>
            <w:cnfStyle w:val="000010000000" w:firstRow="0" w:lastRow="0" w:firstColumn="0" w:lastColumn="0" w:oddVBand="1" w:evenVBand="0" w:oddHBand="0" w:evenHBand="0" w:firstRowFirstColumn="0" w:firstRowLastColumn="0" w:lastRowFirstColumn="0" w:lastRowLastColumn="0"/>
            <w:tcW w:w="1774" w:type="dxa"/>
            <w:tcPrChange w:id="2979" w:author="ONOPTCHENKO Xavier" w:date="2019-10-10T15:42:00Z">
              <w:tcPr>
                <w:tcW w:w="1774" w:type="dxa"/>
              </w:tcPr>
            </w:tcPrChange>
          </w:tcPr>
          <w:p w14:paraId="1AB6BC76" w14:textId="77777777" w:rsidR="00747C91" w:rsidRPr="008E0509"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b/>
                <w:bCs/>
                <w:i/>
                <w:color w:val="3366FF"/>
                <w:lang w:val="en-GB"/>
              </w:rPr>
            </w:pPr>
          </w:p>
        </w:tc>
        <w:tc>
          <w:tcPr>
            <w:cnfStyle w:val="000100000000" w:firstRow="0" w:lastRow="0" w:firstColumn="0" w:lastColumn="1" w:oddVBand="0" w:evenVBand="0" w:oddHBand="0" w:evenHBand="0" w:firstRowFirstColumn="0" w:firstRowLastColumn="0" w:lastRowFirstColumn="0" w:lastRowLastColumn="0"/>
            <w:tcW w:w="1510" w:type="dxa"/>
            <w:tcPrChange w:id="2980" w:author="ONOPTCHENKO Xavier" w:date="2019-10-10T15:42:00Z">
              <w:tcPr>
                <w:tcW w:w="1875" w:type="dxa"/>
              </w:tcPr>
            </w:tcPrChange>
          </w:tcPr>
          <w:p w14:paraId="6F68C472" w14:textId="77777777" w:rsidR="00747C91" w:rsidRPr="008E0509" w:rsidRDefault="00747C91" w:rsidP="00800DA0">
            <w:pPr>
              <w:cnfStyle w:val="000100100000" w:firstRow="0" w:lastRow="0" w:firstColumn="0" w:lastColumn="1" w:oddVBand="0" w:evenVBand="0" w:oddHBand="1" w:evenHBand="0" w:firstRowFirstColumn="0" w:firstRowLastColumn="0" w:lastRowFirstColumn="0" w:lastRowLastColumn="0"/>
              <w:rPr>
                <w:rFonts w:ascii="Verdana" w:hAnsi="Verdana"/>
                <w:b w:val="0"/>
                <w:bCs w:val="0"/>
                <w:i/>
                <w:color w:val="3366FF"/>
                <w:lang w:val="en-GB"/>
              </w:rPr>
            </w:pPr>
          </w:p>
        </w:tc>
      </w:tr>
      <w:tr w:rsidR="00747C91" w:rsidRPr="008E0509" w14:paraId="4513739C" w14:textId="77777777" w:rsidTr="00CC3E7E">
        <w:trPr>
          <w:cnfStyle w:val="000000010000" w:firstRow="0" w:lastRow="0" w:firstColumn="0" w:lastColumn="0" w:oddVBand="0" w:evenVBand="0" w:oddHBand="0" w:evenHBand="1" w:firstRowFirstColumn="0" w:firstRowLastColumn="0" w:lastRowFirstColumn="0" w:lastRowLastColumn="0"/>
          <w:trHeight w:val="268"/>
          <w:trPrChange w:id="2981"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2982" w:author="ONOPTCHENKO Xavier" w:date="2019-10-10T15:42:00Z">
              <w:tcPr>
                <w:tcW w:w="2365" w:type="dxa"/>
              </w:tcPr>
            </w:tcPrChange>
          </w:tcPr>
          <w:p w14:paraId="76886DC9" w14:textId="77777777" w:rsidR="00747C91" w:rsidRPr="008E0509" w:rsidRDefault="00747C91" w:rsidP="00800DA0">
            <w:pPr>
              <w:cnfStyle w:val="001000010000" w:firstRow="0" w:lastRow="0" w:firstColumn="1" w:lastColumn="0" w:oddVBand="0" w:evenVBand="0" w:oddHBand="0" w:evenHBand="1" w:firstRowFirstColumn="0" w:firstRowLastColumn="0" w:lastRowFirstColumn="0" w:lastRowLastColumn="0"/>
              <w:rPr>
                <w:rFonts w:ascii="Verdana" w:hAnsi="Verdana"/>
                <w:bCs w:val="0"/>
                <w:i/>
                <w:sz w:val="16"/>
                <w:szCs w:val="16"/>
                <w:lang w:val="en-GB"/>
              </w:rPr>
            </w:pPr>
            <w:r>
              <w:rPr>
                <w:rFonts w:ascii="Verdana" w:hAnsi="Verdana"/>
                <w:i/>
                <w:sz w:val="16"/>
                <w:szCs w:val="16"/>
                <w:lang w:val="en-GB"/>
              </w:rPr>
              <w:t>Geographical Data nomenclature</w:t>
            </w:r>
          </w:p>
        </w:tc>
        <w:tc>
          <w:tcPr>
            <w:cnfStyle w:val="000010000000" w:firstRow="0" w:lastRow="0" w:firstColumn="0" w:lastColumn="0" w:oddVBand="1" w:evenVBand="0" w:oddHBand="0" w:evenHBand="0" w:firstRowFirstColumn="0" w:firstRowLastColumn="0" w:lastRowFirstColumn="0" w:lastRowLastColumn="0"/>
            <w:tcW w:w="1287" w:type="dxa"/>
            <w:tcPrChange w:id="2983" w:author="ONOPTCHENKO Xavier" w:date="2019-10-10T15:42:00Z">
              <w:tcPr>
                <w:tcW w:w="1287" w:type="dxa"/>
              </w:tcPr>
            </w:tcPrChange>
          </w:tcPr>
          <w:p w14:paraId="6AE8AF01" w14:textId="77777777" w:rsidR="00747C91" w:rsidRPr="008E0509"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b/>
                <w:bCs/>
                <w:i/>
                <w:color w:val="3366FF"/>
                <w:lang w:val="en-GB"/>
              </w:rPr>
            </w:pPr>
          </w:p>
        </w:tc>
        <w:tc>
          <w:tcPr>
            <w:tcW w:w="1985" w:type="dxa"/>
            <w:gridSpan w:val="2"/>
            <w:tcPrChange w:id="2984" w:author="ONOPTCHENKO Xavier" w:date="2019-10-10T15:42:00Z">
              <w:tcPr>
                <w:tcW w:w="1985" w:type="dxa"/>
                <w:gridSpan w:val="2"/>
              </w:tcPr>
            </w:tcPrChange>
          </w:tcPr>
          <w:p w14:paraId="7B8EA448" w14:textId="77777777" w:rsidR="00747C91" w:rsidRPr="008E0509" w:rsidRDefault="00747C91" w:rsidP="00800DA0">
            <w:pPr>
              <w:cnfStyle w:val="000000010000" w:firstRow="0" w:lastRow="0" w:firstColumn="0" w:lastColumn="0" w:oddVBand="0" w:evenVBand="0" w:oddHBand="0" w:evenHBand="1" w:firstRowFirstColumn="0" w:firstRowLastColumn="0" w:lastRowFirstColumn="0" w:lastRowLastColumn="0"/>
              <w:rPr>
                <w:rFonts w:ascii="Verdana" w:hAnsi="Verdana"/>
                <w:bCs/>
                <w:i/>
                <w:sz w:val="16"/>
                <w:szCs w:val="16"/>
                <w:lang w:val="en-GB"/>
              </w:rPr>
            </w:pPr>
            <w:r w:rsidRPr="002A3655">
              <w:rPr>
                <w:rFonts w:ascii="Verdana" w:hAnsi="Verdana"/>
                <w:bCs/>
                <w:i/>
                <w:sz w:val="16"/>
                <w:szCs w:val="16"/>
                <w:lang w:val="en-GB"/>
              </w:rPr>
              <w:t>GNS [GROUP]</w:t>
            </w:r>
          </w:p>
        </w:tc>
        <w:tc>
          <w:tcPr>
            <w:cnfStyle w:val="000010000000" w:firstRow="0" w:lastRow="0" w:firstColumn="0" w:lastColumn="0" w:oddVBand="1" w:evenVBand="0" w:oddHBand="0" w:evenHBand="0" w:firstRowFirstColumn="0" w:firstRowLastColumn="0" w:lastRowFirstColumn="0" w:lastRowLastColumn="0"/>
            <w:tcW w:w="1774" w:type="dxa"/>
            <w:tcPrChange w:id="2985" w:author="ONOPTCHENKO Xavier" w:date="2019-10-10T15:42:00Z">
              <w:tcPr>
                <w:tcW w:w="1774" w:type="dxa"/>
              </w:tcPr>
            </w:tcPrChange>
          </w:tcPr>
          <w:p w14:paraId="2A416627" w14:textId="77777777" w:rsidR="00747C91" w:rsidRPr="008E0509"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b/>
                <w:bCs/>
                <w:i/>
                <w:color w:val="3366FF"/>
                <w:lang w:val="en-GB"/>
              </w:rPr>
            </w:pPr>
          </w:p>
        </w:tc>
        <w:tc>
          <w:tcPr>
            <w:cnfStyle w:val="000100000000" w:firstRow="0" w:lastRow="0" w:firstColumn="0" w:lastColumn="1" w:oddVBand="0" w:evenVBand="0" w:oddHBand="0" w:evenHBand="0" w:firstRowFirstColumn="0" w:firstRowLastColumn="0" w:lastRowFirstColumn="0" w:lastRowLastColumn="0"/>
            <w:tcW w:w="1510" w:type="dxa"/>
            <w:tcPrChange w:id="2986" w:author="ONOPTCHENKO Xavier" w:date="2019-10-10T15:42:00Z">
              <w:tcPr>
                <w:tcW w:w="1875" w:type="dxa"/>
              </w:tcPr>
            </w:tcPrChange>
          </w:tcPr>
          <w:p w14:paraId="29F8B3B8" w14:textId="77777777" w:rsidR="00747C91" w:rsidRPr="008E0509" w:rsidRDefault="00747C91" w:rsidP="00800DA0">
            <w:pPr>
              <w:cnfStyle w:val="000100010000" w:firstRow="0" w:lastRow="0" w:firstColumn="0" w:lastColumn="1" w:oddVBand="0" w:evenVBand="0" w:oddHBand="0" w:evenHBand="1" w:firstRowFirstColumn="0" w:firstRowLastColumn="0" w:lastRowFirstColumn="0" w:lastRowLastColumn="0"/>
              <w:rPr>
                <w:rFonts w:ascii="Verdana" w:hAnsi="Verdana"/>
                <w:b w:val="0"/>
                <w:bCs w:val="0"/>
                <w:i/>
                <w:color w:val="3366FF"/>
                <w:lang w:val="en-GB"/>
              </w:rPr>
            </w:pPr>
          </w:p>
        </w:tc>
      </w:tr>
      <w:tr w:rsidR="00747C91" w:rsidRPr="008E0509" w14:paraId="4B9383EC" w14:textId="77777777" w:rsidTr="00CC3E7E">
        <w:trPr>
          <w:cnfStyle w:val="000000100000" w:firstRow="0" w:lastRow="0" w:firstColumn="0" w:lastColumn="0" w:oddVBand="0" w:evenVBand="0" w:oddHBand="1" w:evenHBand="0" w:firstRowFirstColumn="0" w:firstRowLastColumn="0" w:lastRowFirstColumn="0" w:lastRowLastColumn="0"/>
          <w:trHeight w:val="268"/>
          <w:trPrChange w:id="2987"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2988" w:author="ONOPTCHENKO Xavier" w:date="2019-10-10T15:42:00Z">
              <w:tcPr>
                <w:tcW w:w="2365" w:type="dxa"/>
              </w:tcPr>
            </w:tcPrChange>
          </w:tcPr>
          <w:p w14:paraId="1646F261" w14:textId="77777777" w:rsidR="00747C91" w:rsidRPr="007E6048" w:rsidRDefault="00747C91" w:rsidP="00800DA0">
            <w:pPr>
              <w:cnfStyle w:val="001000100000" w:firstRow="0" w:lastRow="0" w:firstColumn="1" w:lastColumn="0" w:oddVBand="0" w:evenVBand="0" w:oddHBand="1" w:evenHBand="0" w:firstRowFirstColumn="0" w:firstRowLastColumn="0" w:lastRowFirstColumn="0" w:lastRowLastColumn="0"/>
              <w:rPr>
                <w:rFonts w:ascii="Verdana" w:hAnsi="Verdana"/>
                <w:bCs w:val="0"/>
                <w:i/>
                <w:sz w:val="16"/>
                <w:szCs w:val="16"/>
                <w:lang w:val="en-GB"/>
              </w:rPr>
            </w:pPr>
            <w:r w:rsidRPr="007E6048">
              <w:rPr>
                <w:rFonts w:ascii="Verdana" w:hAnsi="Verdana"/>
                <w:i/>
                <w:sz w:val="16"/>
                <w:szCs w:val="16"/>
                <w:lang w:val="en-GB"/>
              </w:rPr>
              <w:t>Person nomenclature</w:t>
            </w:r>
          </w:p>
        </w:tc>
        <w:tc>
          <w:tcPr>
            <w:cnfStyle w:val="000010000000" w:firstRow="0" w:lastRow="0" w:firstColumn="0" w:lastColumn="0" w:oddVBand="1" w:evenVBand="0" w:oddHBand="0" w:evenHBand="0" w:firstRowFirstColumn="0" w:firstRowLastColumn="0" w:lastRowFirstColumn="0" w:lastRowLastColumn="0"/>
            <w:tcW w:w="1287" w:type="dxa"/>
            <w:tcPrChange w:id="2989" w:author="ONOPTCHENKO Xavier" w:date="2019-10-10T15:42:00Z">
              <w:tcPr>
                <w:tcW w:w="1287" w:type="dxa"/>
              </w:tcPr>
            </w:tcPrChange>
          </w:tcPr>
          <w:p w14:paraId="3ACD2A63" w14:textId="77777777" w:rsidR="00747C91" w:rsidRPr="007E6048"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b/>
                <w:bCs/>
                <w:i/>
                <w:color w:val="3366FF"/>
                <w:lang w:val="en-GB"/>
              </w:rPr>
            </w:pPr>
          </w:p>
        </w:tc>
        <w:tc>
          <w:tcPr>
            <w:tcW w:w="1985" w:type="dxa"/>
            <w:gridSpan w:val="2"/>
            <w:tcPrChange w:id="2990" w:author="ONOPTCHENKO Xavier" w:date="2019-10-10T15:42:00Z">
              <w:tcPr>
                <w:tcW w:w="1985" w:type="dxa"/>
                <w:gridSpan w:val="2"/>
              </w:tcPr>
            </w:tcPrChange>
          </w:tcPr>
          <w:p w14:paraId="6BDFE5D0" w14:textId="77777777" w:rsidR="00747C91" w:rsidRPr="007E6048" w:rsidRDefault="00747C91" w:rsidP="00800DA0">
            <w:pPr>
              <w:cnfStyle w:val="000000100000" w:firstRow="0" w:lastRow="0" w:firstColumn="0" w:lastColumn="0" w:oddVBand="0" w:evenVBand="0" w:oddHBand="1" w:evenHBand="0" w:firstRowFirstColumn="0" w:firstRowLastColumn="0" w:lastRowFirstColumn="0" w:lastRowLastColumn="0"/>
              <w:rPr>
                <w:rFonts w:ascii="Verdana" w:hAnsi="Verdana"/>
                <w:bCs/>
                <w:i/>
                <w:sz w:val="16"/>
                <w:szCs w:val="16"/>
                <w:lang w:val="en-GB"/>
              </w:rPr>
            </w:pPr>
            <w:r w:rsidRPr="007E6048">
              <w:rPr>
                <w:rFonts w:ascii="Verdana" w:hAnsi="Verdana"/>
                <w:bCs/>
                <w:i/>
                <w:sz w:val="16"/>
                <w:szCs w:val="16"/>
                <w:lang w:val="en-GB"/>
              </w:rPr>
              <w:t>GNS [GROUP]</w:t>
            </w:r>
          </w:p>
        </w:tc>
        <w:tc>
          <w:tcPr>
            <w:cnfStyle w:val="000010000000" w:firstRow="0" w:lastRow="0" w:firstColumn="0" w:lastColumn="0" w:oddVBand="1" w:evenVBand="0" w:oddHBand="0" w:evenHBand="0" w:firstRowFirstColumn="0" w:firstRowLastColumn="0" w:lastRowFirstColumn="0" w:lastRowLastColumn="0"/>
            <w:tcW w:w="1774" w:type="dxa"/>
            <w:tcPrChange w:id="2991" w:author="ONOPTCHENKO Xavier" w:date="2019-10-10T15:42:00Z">
              <w:tcPr>
                <w:tcW w:w="1774" w:type="dxa"/>
              </w:tcPr>
            </w:tcPrChange>
          </w:tcPr>
          <w:p w14:paraId="07805234" w14:textId="77777777" w:rsidR="00747C91" w:rsidRPr="008E0509"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b/>
                <w:bCs/>
                <w:i/>
                <w:color w:val="3366FF"/>
                <w:lang w:val="en-GB"/>
              </w:rPr>
            </w:pPr>
          </w:p>
        </w:tc>
        <w:tc>
          <w:tcPr>
            <w:cnfStyle w:val="000100000000" w:firstRow="0" w:lastRow="0" w:firstColumn="0" w:lastColumn="1" w:oddVBand="0" w:evenVBand="0" w:oddHBand="0" w:evenHBand="0" w:firstRowFirstColumn="0" w:firstRowLastColumn="0" w:lastRowFirstColumn="0" w:lastRowLastColumn="0"/>
            <w:tcW w:w="1510" w:type="dxa"/>
            <w:tcPrChange w:id="2992" w:author="ONOPTCHENKO Xavier" w:date="2019-10-10T15:42:00Z">
              <w:tcPr>
                <w:tcW w:w="1875" w:type="dxa"/>
              </w:tcPr>
            </w:tcPrChange>
          </w:tcPr>
          <w:p w14:paraId="60DE4F42" w14:textId="77777777" w:rsidR="00747C91" w:rsidRPr="008E0509" w:rsidRDefault="00747C91" w:rsidP="00800DA0">
            <w:pPr>
              <w:cnfStyle w:val="000100100000" w:firstRow="0" w:lastRow="0" w:firstColumn="0" w:lastColumn="1" w:oddVBand="0" w:evenVBand="0" w:oddHBand="1" w:evenHBand="0" w:firstRowFirstColumn="0" w:firstRowLastColumn="0" w:lastRowFirstColumn="0" w:lastRowLastColumn="0"/>
              <w:rPr>
                <w:rFonts w:ascii="Verdana" w:hAnsi="Verdana"/>
                <w:b w:val="0"/>
                <w:bCs w:val="0"/>
                <w:i/>
                <w:color w:val="3366FF"/>
                <w:lang w:val="en-GB"/>
              </w:rPr>
            </w:pPr>
          </w:p>
        </w:tc>
      </w:tr>
      <w:tr w:rsidR="00747C91" w:rsidRPr="008E0509" w14:paraId="660F0EBA" w14:textId="77777777" w:rsidTr="00CC3E7E">
        <w:trPr>
          <w:cnfStyle w:val="000000010000" w:firstRow="0" w:lastRow="0" w:firstColumn="0" w:lastColumn="0" w:oddVBand="0" w:evenVBand="0" w:oddHBand="0" w:evenHBand="1" w:firstRowFirstColumn="0" w:firstRowLastColumn="0" w:lastRowFirstColumn="0" w:lastRowLastColumn="0"/>
          <w:trHeight w:val="268"/>
          <w:trPrChange w:id="2993"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2994" w:author="ONOPTCHENKO Xavier" w:date="2019-10-10T15:42:00Z">
              <w:tcPr>
                <w:tcW w:w="2365" w:type="dxa"/>
              </w:tcPr>
            </w:tcPrChange>
          </w:tcPr>
          <w:p w14:paraId="32F62CF1" w14:textId="77777777" w:rsidR="00747C91" w:rsidRPr="008E0509" w:rsidRDefault="00747C91" w:rsidP="00800DA0">
            <w:pPr>
              <w:cnfStyle w:val="001000010000" w:firstRow="0" w:lastRow="0" w:firstColumn="1" w:lastColumn="0" w:oddVBand="0" w:evenVBand="0" w:oddHBand="0" w:evenHBand="1" w:firstRowFirstColumn="0" w:firstRowLastColumn="0" w:lastRowFirstColumn="0" w:lastRowLastColumn="0"/>
              <w:rPr>
                <w:rFonts w:ascii="Verdana" w:hAnsi="Verdana"/>
                <w:bCs w:val="0"/>
                <w:i/>
                <w:sz w:val="16"/>
                <w:szCs w:val="16"/>
                <w:lang w:val="en-GB"/>
              </w:rPr>
            </w:pPr>
            <w:r>
              <w:rPr>
                <w:rFonts w:ascii="Verdana" w:hAnsi="Verdana"/>
                <w:i/>
                <w:sz w:val="16"/>
                <w:szCs w:val="16"/>
                <w:lang w:val="en-GB"/>
              </w:rPr>
              <w:t>PMA analytical structure</w:t>
            </w:r>
          </w:p>
        </w:tc>
        <w:tc>
          <w:tcPr>
            <w:cnfStyle w:val="000010000000" w:firstRow="0" w:lastRow="0" w:firstColumn="0" w:lastColumn="0" w:oddVBand="1" w:evenVBand="0" w:oddHBand="0" w:evenHBand="0" w:firstRowFirstColumn="0" w:firstRowLastColumn="0" w:lastRowFirstColumn="0" w:lastRowLastColumn="0"/>
            <w:tcW w:w="1287" w:type="dxa"/>
            <w:tcPrChange w:id="2995" w:author="ONOPTCHENKO Xavier" w:date="2019-10-10T15:42:00Z">
              <w:tcPr>
                <w:tcW w:w="1287" w:type="dxa"/>
              </w:tcPr>
            </w:tcPrChange>
          </w:tcPr>
          <w:p w14:paraId="2926F650" w14:textId="77777777" w:rsidR="00747C91" w:rsidRPr="008E0509"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b/>
                <w:bCs/>
                <w:i/>
                <w:color w:val="3366FF"/>
                <w:lang w:val="en-GB"/>
              </w:rPr>
            </w:pPr>
          </w:p>
        </w:tc>
        <w:tc>
          <w:tcPr>
            <w:tcW w:w="1985" w:type="dxa"/>
            <w:gridSpan w:val="2"/>
            <w:tcPrChange w:id="2996" w:author="ONOPTCHENKO Xavier" w:date="2019-10-10T15:42:00Z">
              <w:tcPr>
                <w:tcW w:w="1985" w:type="dxa"/>
                <w:gridSpan w:val="2"/>
              </w:tcPr>
            </w:tcPrChange>
          </w:tcPr>
          <w:p w14:paraId="56C42FF5" w14:textId="77777777" w:rsidR="00747C91" w:rsidRPr="008E0509" w:rsidRDefault="00747C91" w:rsidP="00800DA0">
            <w:pPr>
              <w:cnfStyle w:val="000000010000" w:firstRow="0" w:lastRow="0" w:firstColumn="0" w:lastColumn="0" w:oddVBand="0" w:evenVBand="0" w:oddHBand="0" w:evenHBand="1" w:firstRowFirstColumn="0" w:firstRowLastColumn="0" w:lastRowFirstColumn="0" w:lastRowLastColumn="0"/>
              <w:rPr>
                <w:rFonts w:ascii="Verdana" w:hAnsi="Verdana"/>
                <w:bCs/>
                <w:i/>
                <w:sz w:val="16"/>
                <w:szCs w:val="16"/>
                <w:lang w:val="en-GB"/>
              </w:rPr>
            </w:pPr>
            <w:r>
              <w:rPr>
                <w:rFonts w:ascii="Verdana" w:hAnsi="Verdana"/>
                <w:bCs/>
                <w:i/>
                <w:sz w:val="16"/>
                <w:szCs w:val="16"/>
                <w:lang w:val="en-GB"/>
              </w:rPr>
              <w:t>PMA via GRECO [GROUP]</w:t>
            </w:r>
          </w:p>
        </w:tc>
        <w:tc>
          <w:tcPr>
            <w:cnfStyle w:val="000010000000" w:firstRow="0" w:lastRow="0" w:firstColumn="0" w:lastColumn="0" w:oddVBand="1" w:evenVBand="0" w:oddHBand="0" w:evenHBand="0" w:firstRowFirstColumn="0" w:firstRowLastColumn="0" w:lastRowFirstColumn="0" w:lastRowLastColumn="0"/>
            <w:tcW w:w="1774" w:type="dxa"/>
            <w:tcPrChange w:id="2997" w:author="ONOPTCHENKO Xavier" w:date="2019-10-10T15:42:00Z">
              <w:tcPr>
                <w:tcW w:w="1774" w:type="dxa"/>
              </w:tcPr>
            </w:tcPrChange>
          </w:tcPr>
          <w:p w14:paraId="3F709C20" w14:textId="77777777" w:rsidR="00747C91" w:rsidRPr="008E0509"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b/>
                <w:bCs/>
                <w:i/>
                <w:color w:val="3366FF"/>
                <w:lang w:val="en-GB"/>
              </w:rPr>
            </w:pPr>
          </w:p>
        </w:tc>
        <w:tc>
          <w:tcPr>
            <w:cnfStyle w:val="000100000000" w:firstRow="0" w:lastRow="0" w:firstColumn="0" w:lastColumn="1" w:oddVBand="0" w:evenVBand="0" w:oddHBand="0" w:evenHBand="0" w:firstRowFirstColumn="0" w:firstRowLastColumn="0" w:lastRowFirstColumn="0" w:lastRowLastColumn="0"/>
            <w:tcW w:w="1510" w:type="dxa"/>
            <w:tcPrChange w:id="2998" w:author="ONOPTCHENKO Xavier" w:date="2019-10-10T15:42:00Z">
              <w:tcPr>
                <w:tcW w:w="1875" w:type="dxa"/>
              </w:tcPr>
            </w:tcPrChange>
          </w:tcPr>
          <w:p w14:paraId="5E225476" w14:textId="77777777" w:rsidR="00747C91" w:rsidRPr="008E0509" w:rsidRDefault="00747C91" w:rsidP="00800DA0">
            <w:pPr>
              <w:cnfStyle w:val="000100010000" w:firstRow="0" w:lastRow="0" w:firstColumn="0" w:lastColumn="1" w:oddVBand="0" w:evenVBand="0" w:oddHBand="0" w:evenHBand="1" w:firstRowFirstColumn="0" w:firstRowLastColumn="0" w:lastRowFirstColumn="0" w:lastRowLastColumn="0"/>
              <w:rPr>
                <w:rFonts w:ascii="Verdana" w:hAnsi="Verdana"/>
                <w:b w:val="0"/>
                <w:bCs w:val="0"/>
                <w:i/>
                <w:color w:val="3366FF"/>
                <w:lang w:val="en-GB"/>
              </w:rPr>
            </w:pPr>
          </w:p>
        </w:tc>
      </w:tr>
      <w:tr w:rsidR="00747C91" w:rsidRPr="008E0509" w14:paraId="2ED79A18" w14:textId="77777777" w:rsidTr="00CC3E7E">
        <w:trPr>
          <w:cnfStyle w:val="000000100000" w:firstRow="0" w:lastRow="0" w:firstColumn="0" w:lastColumn="0" w:oddVBand="0" w:evenVBand="0" w:oddHBand="1" w:evenHBand="0" w:firstRowFirstColumn="0" w:firstRowLastColumn="0" w:lastRowFirstColumn="0" w:lastRowLastColumn="0"/>
          <w:trHeight w:val="241"/>
          <w:trPrChange w:id="2999" w:author="ONOPTCHENKO Xavier" w:date="2019-10-10T15:42:00Z">
            <w:trPr>
              <w:trHeight w:val="241"/>
            </w:trPr>
          </w:trPrChange>
        </w:trPr>
        <w:tc>
          <w:tcPr>
            <w:cnfStyle w:val="001000000000" w:firstRow="0" w:lastRow="0" w:firstColumn="1" w:lastColumn="0" w:oddVBand="0" w:evenVBand="0" w:oddHBand="0" w:evenHBand="0" w:firstRowFirstColumn="0" w:firstRowLastColumn="0" w:lastRowFirstColumn="0" w:lastRowLastColumn="0"/>
            <w:tcW w:w="2365" w:type="dxa"/>
            <w:tcPrChange w:id="3000" w:author="ONOPTCHENKO Xavier" w:date="2019-10-10T15:42:00Z">
              <w:tcPr>
                <w:tcW w:w="2365" w:type="dxa"/>
              </w:tcPr>
            </w:tcPrChange>
          </w:tcPr>
          <w:p w14:paraId="6AB4E9EF" w14:textId="77777777" w:rsidR="00747C91" w:rsidRPr="00A00A0F" w:rsidRDefault="00747C91" w:rsidP="00800DA0">
            <w:pPr>
              <w:cnfStyle w:val="001000100000" w:firstRow="0" w:lastRow="0" w:firstColumn="1" w:lastColumn="0" w:oddVBand="0" w:evenVBand="0" w:oddHBand="1" w:evenHBand="0" w:firstRowFirstColumn="0" w:firstRowLastColumn="0" w:lastRowFirstColumn="0" w:lastRowLastColumn="0"/>
              <w:rPr>
                <w:rFonts w:ascii="Verdana" w:hAnsi="Verdana"/>
                <w:bCs w:val="0"/>
                <w:i/>
                <w:sz w:val="16"/>
                <w:szCs w:val="16"/>
                <w:lang w:val="en-GB"/>
              </w:rPr>
            </w:pPr>
            <w:r w:rsidRPr="00A00A0F">
              <w:rPr>
                <w:rFonts w:ascii="Verdana" w:hAnsi="Verdana"/>
                <w:i/>
                <w:sz w:val="16"/>
                <w:szCs w:val="16"/>
                <w:lang w:val="en-GB"/>
              </w:rPr>
              <w:t>Natural person</w:t>
            </w:r>
          </w:p>
        </w:tc>
        <w:tc>
          <w:tcPr>
            <w:cnfStyle w:val="000010000000" w:firstRow="0" w:lastRow="0" w:firstColumn="0" w:lastColumn="0" w:oddVBand="1" w:evenVBand="0" w:oddHBand="0" w:evenHBand="0" w:firstRowFirstColumn="0" w:firstRowLastColumn="0" w:lastRowFirstColumn="0" w:lastRowLastColumn="0"/>
            <w:tcW w:w="1287" w:type="dxa"/>
            <w:tcPrChange w:id="3001" w:author="ONOPTCHENKO Xavier" w:date="2019-10-10T15:42:00Z">
              <w:tcPr>
                <w:tcW w:w="1287" w:type="dxa"/>
              </w:tcPr>
            </w:tcPrChange>
          </w:tcPr>
          <w:p w14:paraId="397F5309" w14:textId="77777777" w:rsidR="00747C91" w:rsidRPr="00A00A0F"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rPr>
            </w:pPr>
          </w:p>
        </w:tc>
        <w:tc>
          <w:tcPr>
            <w:tcW w:w="1985" w:type="dxa"/>
            <w:gridSpan w:val="2"/>
            <w:tcPrChange w:id="3002" w:author="ONOPTCHENKO Xavier" w:date="2019-10-10T15:42:00Z">
              <w:tcPr>
                <w:tcW w:w="1985" w:type="dxa"/>
                <w:gridSpan w:val="2"/>
              </w:tcPr>
            </w:tcPrChange>
          </w:tcPr>
          <w:p w14:paraId="64A1589C" w14:textId="77777777" w:rsidR="00747C91" w:rsidRPr="00A00A0F" w:rsidRDefault="00747C91" w:rsidP="00800DA0">
            <w:pPr>
              <w:cnfStyle w:val="000000100000" w:firstRow="0" w:lastRow="0" w:firstColumn="0" w:lastColumn="0" w:oddVBand="0" w:evenVBand="0" w:oddHBand="1" w:evenHBand="0" w:firstRowFirstColumn="0" w:firstRowLastColumn="0" w:lastRowFirstColumn="0" w:lastRowLastColumn="0"/>
              <w:rPr>
                <w:rFonts w:ascii="Verdana" w:hAnsi="Verdana"/>
                <w:bCs/>
                <w:i/>
                <w:sz w:val="16"/>
                <w:szCs w:val="16"/>
                <w:lang w:val="en-GB"/>
              </w:rPr>
            </w:pPr>
            <w:r w:rsidRPr="00A00A0F">
              <w:rPr>
                <w:rFonts w:ascii="Verdana" w:hAnsi="Verdana"/>
                <w:bCs/>
                <w:i/>
                <w:sz w:val="16"/>
                <w:szCs w:val="16"/>
                <w:lang w:val="en-GB"/>
              </w:rPr>
              <w:t>RefOG [GROUP]</w:t>
            </w:r>
          </w:p>
        </w:tc>
        <w:tc>
          <w:tcPr>
            <w:cnfStyle w:val="000010000000" w:firstRow="0" w:lastRow="0" w:firstColumn="0" w:lastColumn="0" w:oddVBand="1" w:evenVBand="0" w:oddHBand="0" w:evenHBand="0" w:firstRowFirstColumn="0" w:firstRowLastColumn="0" w:lastRowFirstColumn="0" w:lastRowLastColumn="0"/>
            <w:tcW w:w="1774" w:type="dxa"/>
            <w:tcPrChange w:id="3003" w:author="ONOPTCHENKO Xavier" w:date="2019-10-10T15:42:00Z">
              <w:tcPr>
                <w:tcW w:w="1774" w:type="dxa"/>
              </w:tcPr>
            </w:tcPrChange>
          </w:tcPr>
          <w:p w14:paraId="1CD1386F" w14:textId="77777777" w:rsidR="00747C91" w:rsidRPr="008E0509"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rPr>
            </w:pPr>
          </w:p>
        </w:tc>
        <w:tc>
          <w:tcPr>
            <w:cnfStyle w:val="000100000000" w:firstRow="0" w:lastRow="0" w:firstColumn="0" w:lastColumn="1" w:oddVBand="0" w:evenVBand="0" w:oddHBand="0" w:evenHBand="0" w:firstRowFirstColumn="0" w:firstRowLastColumn="0" w:lastRowFirstColumn="0" w:lastRowLastColumn="0"/>
            <w:tcW w:w="1510" w:type="dxa"/>
            <w:tcPrChange w:id="3004" w:author="ONOPTCHENKO Xavier" w:date="2019-10-10T15:42:00Z">
              <w:tcPr>
                <w:tcW w:w="1875" w:type="dxa"/>
              </w:tcPr>
            </w:tcPrChange>
          </w:tcPr>
          <w:p w14:paraId="216EB30C" w14:textId="77777777" w:rsidR="00747C91" w:rsidRPr="008E0509" w:rsidRDefault="00747C91" w:rsidP="00800DA0">
            <w:pPr>
              <w:cnfStyle w:val="000100100000" w:firstRow="0" w:lastRow="0" w:firstColumn="0" w:lastColumn="1" w:oddVBand="0" w:evenVBand="0" w:oddHBand="1" w:evenHBand="0" w:firstRowFirstColumn="0" w:firstRowLastColumn="0" w:lastRowFirstColumn="0" w:lastRowLastColumn="0"/>
              <w:rPr>
                <w:rFonts w:ascii="Verdana" w:hAnsi="Verdana"/>
              </w:rPr>
            </w:pPr>
          </w:p>
        </w:tc>
      </w:tr>
      <w:tr w:rsidR="00747C91" w:rsidRPr="008E0509" w14:paraId="016FFAD8" w14:textId="77777777" w:rsidTr="00CC3E7E">
        <w:trPr>
          <w:cnfStyle w:val="000000010000" w:firstRow="0" w:lastRow="0" w:firstColumn="0" w:lastColumn="0" w:oddVBand="0" w:evenVBand="0" w:oddHBand="0" w:evenHBand="1" w:firstRowFirstColumn="0" w:firstRowLastColumn="0" w:lastRowFirstColumn="0" w:lastRowLastColumn="0"/>
          <w:trHeight w:val="241"/>
          <w:trPrChange w:id="3005" w:author="ONOPTCHENKO Xavier" w:date="2019-10-10T15:42:00Z">
            <w:trPr>
              <w:trHeight w:val="241"/>
            </w:trPr>
          </w:trPrChange>
        </w:trPr>
        <w:tc>
          <w:tcPr>
            <w:cnfStyle w:val="001000000000" w:firstRow="0" w:lastRow="0" w:firstColumn="1" w:lastColumn="0" w:oddVBand="0" w:evenVBand="0" w:oddHBand="0" w:evenHBand="0" w:firstRowFirstColumn="0" w:firstRowLastColumn="0" w:lastRowFirstColumn="0" w:lastRowLastColumn="0"/>
            <w:tcW w:w="2365" w:type="dxa"/>
            <w:tcPrChange w:id="3006" w:author="ONOPTCHENKO Xavier" w:date="2019-10-10T15:42:00Z">
              <w:tcPr>
                <w:tcW w:w="2365" w:type="dxa"/>
              </w:tcPr>
            </w:tcPrChange>
          </w:tcPr>
          <w:p w14:paraId="203F502E" w14:textId="77777777" w:rsidR="00747C91" w:rsidRPr="00A00A0F" w:rsidRDefault="00747C91" w:rsidP="00800DA0">
            <w:pPr>
              <w:cnfStyle w:val="001000010000" w:firstRow="0" w:lastRow="0" w:firstColumn="1" w:lastColumn="0" w:oddVBand="0" w:evenVBand="0" w:oddHBand="0" w:evenHBand="1" w:firstRowFirstColumn="0" w:firstRowLastColumn="0" w:lastRowFirstColumn="0" w:lastRowLastColumn="0"/>
              <w:rPr>
                <w:rFonts w:ascii="Verdana" w:hAnsi="Verdana"/>
                <w:bCs w:val="0"/>
                <w:i/>
                <w:sz w:val="16"/>
                <w:szCs w:val="16"/>
                <w:lang w:val="en-GB"/>
              </w:rPr>
            </w:pPr>
            <w:r w:rsidRPr="00A00A0F">
              <w:rPr>
                <w:rFonts w:ascii="Verdana" w:hAnsi="Verdana"/>
                <w:i/>
                <w:sz w:val="16"/>
                <w:szCs w:val="16"/>
                <w:lang w:val="en-GB"/>
              </w:rPr>
              <w:t>Organizational structure</w:t>
            </w:r>
          </w:p>
        </w:tc>
        <w:tc>
          <w:tcPr>
            <w:cnfStyle w:val="000010000000" w:firstRow="0" w:lastRow="0" w:firstColumn="0" w:lastColumn="0" w:oddVBand="1" w:evenVBand="0" w:oddHBand="0" w:evenHBand="0" w:firstRowFirstColumn="0" w:firstRowLastColumn="0" w:lastRowFirstColumn="0" w:lastRowLastColumn="0"/>
            <w:tcW w:w="1287" w:type="dxa"/>
            <w:tcPrChange w:id="3007" w:author="ONOPTCHENKO Xavier" w:date="2019-10-10T15:42:00Z">
              <w:tcPr>
                <w:tcW w:w="1287" w:type="dxa"/>
              </w:tcPr>
            </w:tcPrChange>
          </w:tcPr>
          <w:p w14:paraId="37F3B6CC" w14:textId="77777777" w:rsidR="00747C91" w:rsidRPr="00A00A0F"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rPr>
            </w:pPr>
          </w:p>
        </w:tc>
        <w:tc>
          <w:tcPr>
            <w:tcW w:w="1985" w:type="dxa"/>
            <w:gridSpan w:val="2"/>
            <w:tcPrChange w:id="3008" w:author="ONOPTCHENKO Xavier" w:date="2019-10-10T15:42:00Z">
              <w:tcPr>
                <w:tcW w:w="1985" w:type="dxa"/>
                <w:gridSpan w:val="2"/>
              </w:tcPr>
            </w:tcPrChange>
          </w:tcPr>
          <w:p w14:paraId="1BB891E5" w14:textId="77777777" w:rsidR="00747C91" w:rsidRPr="00A00A0F" w:rsidRDefault="00747C91" w:rsidP="00800DA0">
            <w:pPr>
              <w:cnfStyle w:val="000000010000" w:firstRow="0" w:lastRow="0" w:firstColumn="0" w:lastColumn="0" w:oddVBand="0" w:evenVBand="0" w:oddHBand="0" w:evenHBand="1" w:firstRowFirstColumn="0" w:firstRowLastColumn="0" w:lastRowFirstColumn="0" w:lastRowLastColumn="0"/>
              <w:rPr>
                <w:rFonts w:ascii="Verdana" w:hAnsi="Verdana"/>
                <w:bCs/>
                <w:i/>
                <w:sz w:val="16"/>
                <w:szCs w:val="16"/>
                <w:lang w:val="en-GB"/>
              </w:rPr>
            </w:pPr>
            <w:r w:rsidRPr="00A00A0F">
              <w:rPr>
                <w:rFonts w:ascii="Verdana" w:hAnsi="Verdana"/>
                <w:bCs/>
                <w:i/>
                <w:sz w:val="16"/>
                <w:szCs w:val="16"/>
                <w:lang w:val="en-GB"/>
              </w:rPr>
              <w:t>RefOG [GROUP]</w:t>
            </w:r>
          </w:p>
        </w:tc>
        <w:tc>
          <w:tcPr>
            <w:cnfStyle w:val="000010000000" w:firstRow="0" w:lastRow="0" w:firstColumn="0" w:lastColumn="0" w:oddVBand="1" w:evenVBand="0" w:oddHBand="0" w:evenHBand="0" w:firstRowFirstColumn="0" w:firstRowLastColumn="0" w:lastRowFirstColumn="0" w:lastRowLastColumn="0"/>
            <w:tcW w:w="1774" w:type="dxa"/>
            <w:tcPrChange w:id="3009" w:author="ONOPTCHENKO Xavier" w:date="2019-10-10T15:42:00Z">
              <w:tcPr>
                <w:tcW w:w="1774" w:type="dxa"/>
              </w:tcPr>
            </w:tcPrChange>
          </w:tcPr>
          <w:p w14:paraId="12C1B33E" w14:textId="77777777" w:rsidR="00747C91" w:rsidRPr="008E0509"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rPr>
            </w:pPr>
          </w:p>
        </w:tc>
        <w:tc>
          <w:tcPr>
            <w:cnfStyle w:val="000100000000" w:firstRow="0" w:lastRow="0" w:firstColumn="0" w:lastColumn="1" w:oddVBand="0" w:evenVBand="0" w:oddHBand="0" w:evenHBand="0" w:firstRowFirstColumn="0" w:firstRowLastColumn="0" w:lastRowFirstColumn="0" w:lastRowLastColumn="0"/>
            <w:tcW w:w="1510" w:type="dxa"/>
            <w:tcPrChange w:id="3010" w:author="ONOPTCHENKO Xavier" w:date="2019-10-10T15:42:00Z">
              <w:tcPr>
                <w:tcW w:w="1875" w:type="dxa"/>
              </w:tcPr>
            </w:tcPrChange>
          </w:tcPr>
          <w:p w14:paraId="2C061C14" w14:textId="77777777" w:rsidR="00747C91" w:rsidRPr="008E0509" w:rsidRDefault="00747C91" w:rsidP="00800DA0">
            <w:pPr>
              <w:cnfStyle w:val="000100010000" w:firstRow="0" w:lastRow="0" w:firstColumn="0" w:lastColumn="1" w:oddVBand="0" w:evenVBand="0" w:oddHBand="0" w:evenHBand="1" w:firstRowFirstColumn="0" w:firstRowLastColumn="0" w:lastRowFirstColumn="0" w:lastRowLastColumn="0"/>
              <w:rPr>
                <w:rFonts w:ascii="Verdana" w:hAnsi="Verdana"/>
              </w:rPr>
            </w:pPr>
          </w:p>
        </w:tc>
      </w:tr>
      <w:tr w:rsidR="00747C91" w:rsidRPr="008E0509" w14:paraId="197191BF" w14:textId="77777777" w:rsidTr="00CC3E7E">
        <w:trPr>
          <w:cnfStyle w:val="000000100000" w:firstRow="0" w:lastRow="0" w:firstColumn="0" w:lastColumn="0" w:oddVBand="0" w:evenVBand="0" w:oddHBand="1" w:evenHBand="0" w:firstRowFirstColumn="0" w:firstRowLastColumn="0" w:lastRowFirstColumn="0" w:lastRowLastColumn="0"/>
          <w:trHeight w:val="268"/>
          <w:trPrChange w:id="3011"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3012" w:author="ONOPTCHENKO Xavier" w:date="2019-10-10T15:42:00Z">
              <w:tcPr>
                <w:tcW w:w="2365" w:type="dxa"/>
              </w:tcPr>
            </w:tcPrChange>
          </w:tcPr>
          <w:p w14:paraId="3FF6E033" w14:textId="77777777" w:rsidR="00747C91" w:rsidRPr="008E0509" w:rsidRDefault="00747C91" w:rsidP="00800DA0">
            <w:pPr>
              <w:cnfStyle w:val="001000100000" w:firstRow="0" w:lastRow="0" w:firstColumn="1" w:lastColumn="0" w:oddVBand="0" w:evenVBand="0" w:oddHBand="1" w:evenHBand="0" w:firstRowFirstColumn="0" w:firstRowLastColumn="0" w:lastRowFirstColumn="0" w:lastRowLastColumn="0"/>
              <w:rPr>
                <w:rFonts w:ascii="Verdana" w:hAnsi="Verdana"/>
                <w:bCs w:val="0"/>
                <w:i/>
                <w:sz w:val="16"/>
                <w:szCs w:val="16"/>
                <w:lang w:val="en-GB"/>
              </w:rPr>
            </w:pPr>
            <w:r>
              <w:rPr>
                <w:rFonts w:ascii="Verdana" w:hAnsi="Verdana"/>
                <w:i/>
                <w:sz w:val="16"/>
                <w:szCs w:val="16"/>
                <w:lang w:val="en-GB"/>
              </w:rPr>
              <w:t>Website URL</w:t>
            </w:r>
          </w:p>
        </w:tc>
        <w:tc>
          <w:tcPr>
            <w:cnfStyle w:val="000010000000" w:firstRow="0" w:lastRow="0" w:firstColumn="0" w:lastColumn="0" w:oddVBand="1" w:evenVBand="0" w:oddHBand="0" w:evenHBand="0" w:firstRowFirstColumn="0" w:firstRowLastColumn="0" w:lastRowFirstColumn="0" w:lastRowLastColumn="0"/>
            <w:tcW w:w="1287" w:type="dxa"/>
            <w:tcPrChange w:id="3013" w:author="ONOPTCHENKO Xavier" w:date="2019-10-10T15:42:00Z">
              <w:tcPr>
                <w:tcW w:w="1287" w:type="dxa"/>
              </w:tcPr>
            </w:tcPrChange>
          </w:tcPr>
          <w:p w14:paraId="7D03D30D" w14:textId="77777777" w:rsidR="00747C91" w:rsidRPr="008E0509"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b/>
                <w:bCs/>
                <w:i/>
                <w:color w:val="3366FF"/>
                <w:lang w:val="en-GB"/>
              </w:rPr>
            </w:pPr>
          </w:p>
        </w:tc>
        <w:tc>
          <w:tcPr>
            <w:tcW w:w="1985" w:type="dxa"/>
            <w:gridSpan w:val="2"/>
            <w:tcPrChange w:id="3014" w:author="ONOPTCHENKO Xavier" w:date="2019-10-10T15:42:00Z">
              <w:tcPr>
                <w:tcW w:w="1985" w:type="dxa"/>
                <w:gridSpan w:val="2"/>
              </w:tcPr>
            </w:tcPrChange>
          </w:tcPr>
          <w:p w14:paraId="16C48CD1" w14:textId="77777777" w:rsidR="00747C91" w:rsidRPr="008E0509" w:rsidRDefault="00747C91" w:rsidP="00800DA0">
            <w:pPr>
              <w:cnfStyle w:val="000000100000" w:firstRow="0" w:lastRow="0" w:firstColumn="0" w:lastColumn="0" w:oddVBand="0" w:evenVBand="0" w:oddHBand="1" w:evenHBand="0" w:firstRowFirstColumn="0" w:firstRowLastColumn="0" w:lastRowFirstColumn="0" w:lastRowLastColumn="0"/>
              <w:rPr>
                <w:rFonts w:ascii="Verdana" w:hAnsi="Verdana"/>
                <w:bCs/>
                <w:i/>
                <w:sz w:val="16"/>
                <w:szCs w:val="16"/>
                <w:lang w:val="en-GB"/>
              </w:rPr>
            </w:pPr>
            <w:r>
              <w:rPr>
                <w:rFonts w:ascii="Verdana" w:hAnsi="Verdana"/>
                <w:bCs/>
                <w:i/>
                <w:sz w:val="16"/>
                <w:szCs w:val="16"/>
                <w:lang w:val="en-GB"/>
              </w:rPr>
              <w:t>Refweb [GROUP]</w:t>
            </w:r>
          </w:p>
        </w:tc>
        <w:tc>
          <w:tcPr>
            <w:cnfStyle w:val="000010000000" w:firstRow="0" w:lastRow="0" w:firstColumn="0" w:lastColumn="0" w:oddVBand="1" w:evenVBand="0" w:oddHBand="0" w:evenHBand="0" w:firstRowFirstColumn="0" w:firstRowLastColumn="0" w:lastRowFirstColumn="0" w:lastRowLastColumn="0"/>
            <w:tcW w:w="1774" w:type="dxa"/>
            <w:tcPrChange w:id="3015" w:author="ONOPTCHENKO Xavier" w:date="2019-10-10T15:42:00Z">
              <w:tcPr>
                <w:tcW w:w="1774" w:type="dxa"/>
              </w:tcPr>
            </w:tcPrChange>
          </w:tcPr>
          <w:p w14:paraId="0D5AE168" w14:textId="77777777" w:rsidR="00747C91" w:rsidRPr="008E0509"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b/>
                <w:bCs/>
                <w:i/>
                <w:color w:val="3366FF"/>
                <w:lang w:val="en-GB"/>
              </w:rPr>
            </w:pPr>
          </w:p>
        </w:tc>
        <w:tc>
          <w:tcPr>
            <w:cnfStyle w:val="000100000000" w:firstRow="0" w:lastRow="0" w:firstColumn="0" w:lastColumn="1" w:oddVBand="0" w:evenVBand="0" w:oddHBand="0" w:evenHBand="0" w:firstRowFirstColumn="0" w:firstRowLastColumn="0" w:lastRowFirstColumn="0" w:lastRowLastColumn="0"/>
            <w:tcW w:w="1510" w:type="dxa"/>
            <w:tcPrChange w:id="3016" w:author="ONOPTCHENKO Xavier" w:date="2019-10-10T15:42:00Z">
              <w:tcPr>
                <w:tcW w:w="1875" w:type="dxa"/>
              </w:tcPr>
            </w:tcPrChange>
          </w:tcPr>
          <w:p w14:paraId="7285FE16" w14:textId="77777777" w:rsidR="00747C91" w:rsidRPr="008E0509" w:rsidRDefault="00747C91" w:rsidP="00800DA0">
            <w:pPr>
              <w:cnfStyle w:val="000100100000" w:firstRow="0" w:lastRow="0" w:firstColumn="0" w:lastColumn="1" w:oddVBand="0" w:evenVBand="0" w:oddHBand="1" w:evenHBand="0" w:firstRowFirstColumn="0" w:firstRowLastColumn="0" w:lastRowFirstColumn="0" w:lastRowLastColumn="0"/>
              <w:rPr>
                <w:rFonts w:ascii="Verdana" w:hAnsi="Verdana"/>
                <w:b w:val="0"/>
                <w:bCs w:val="0"/>
                <w:i/>
                <w:color w:val="3366FF"/>
                <w:lang w:val="en-GB"/>
              </w:rPr>
            </w:pPr>
          </w:p>
        </w:tc>
      </w:tr>
      <w:tr w:rsidR="00747C91" w:rsidRPr="008E0509" w14:paraId="2096B11D" w14:textId="77777777" w:rsidTr="00CC3E7E">
        <w:trPr>
          <w:cnfStyle w:val="000000010000" w:firstRow="0" w:lastRow="0" w:firstColumn="0" w:lastColumn="0" w:oddVBand="0" w:evenVBand="0" w:oddHBand="0" w:evenHBand="1" w:firstRowFirstColumn="0" w:firstRowLastColumn="0" w:lastRowFirstColumn="0" w:lastRowLastColumn="0"/>
          <w:trHeight w:val="268"/>
          <w:trPrChange w:id="3017"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3018" w:author="ONOPTCHENKO Xavier" w:date="2019-10-10T15:42:00Z">
              <w:tcPr>
                <w:tcW w:w="2365" w:type="dxa"/>
              </w:tcPr>
            </w:tcPrChange>
          </w:tcPr>
          <w:p w14:paraId="34F11AB0" w14:textId="77777777" w:rsidR="00747C91" w:rsidRPr="008E0509" w:rsidRDefault="00747C91" w:rsidP="00800DA0">
            <w:pPr>
              <w:cnfStyle w:val="001000010000" w:firstRow="0" w:lastRow="0" w:firstColumn="1" w:lastColumn="0" w:oddVBand="0" w:evenVBand="0" w:oddHBand="0" w:evenHBand="1" w:firstRowFirstColumn="0" w:firstRowLastColumn="0" w:lastRowFirstColumn="0" w:lastRowLastColumn="0"/>
              <w:rPr>
                <w:rFonts w:ascii="Verdana" w:hAnsi="Verdana"/>
                <w:bCs w:val="0"/>
                <w:i/>
                <w:sz w:val="16"/>
                <w:szCs w:val="16"/>
                <w:lang w:val="en-GB"/>
              </w:rPr>
            </w:pPr>
            <w:r>
              <w:rPr>
                <w:rFonts w:ascii="Verdana" w:hAnsi="Verdana"/>
                <w:i/>
                <w:sz w:val="16"/>
                <w:szCs w:val="16"/>
                <w:lang w:val="en-GB"/>
              </w:rPr>
              <w:t>Domain Name</w:t>
            </w:r>
          </w:p>
        </w:tc>
        <w:tc>
          <w:tcPr>
            <w:cnfStyle w:val="000010000000" w:firstRow="0" w:lastRow="0" w:firstColumn="0" w:lastColumn="0" w:oddVBand="1" w:evenVBand="0" w:oddHBand="0" w:evenHBand="0" w:firstRowFirstColumn="0" w:firstRowLastColumn="0" w:lastRowFirstColumn="0" w:lastRowLastColumn="0"/>
            <w:tcW w:w="1287" w:type="dxa"/>
            <w:tcPrChange w:id="3019" w:author="ONOPTCHENKO Xavier" w:date="2019-10-10T15:42:00Z">
              <w:tcPr>
                <w:tcW w:w="1287" w:type="dxa"/>
              </w:tcPr>
            </w:tcPrChange>
          </w:tcPr>
          <w:p w14:paraId="2099A4A9" w14:textId="77777777" w:rsidR="00747C91" w:rsidRPr="008E0509"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b/>
                <w:bCs/>
                <w:i/>
                <w:color w:val="3366FF"/>
                <w:lang w:val="en-GB"/>
              </w:rPr>
            </w:pPr>
          </w:p>
        </w:tc>
        <w:tc>
          <w:tcPr>
            <w:tcW w:w="1985" w:type="dxa"/>
            <w:gridSpan w:val="2"/>
            <w:tcPrChange w:id="3020" w:author="ONOPTCHENKO Xavier" w:date="2019-10-10T15:42:00Z">
              <w:tcPr>
                <w:tcW w:w="1985" w:type="dxa"/>
                <w:gridSpan w:val="2"/>
              </w:tcPr>
            </w:tcPrChange>
          </w:tcPr>
          <w:p w14:paraId="414EAF40" w14:textId="77777777" w:rsidR="00747C91" w:rsidRPr="008E0509" w:rsidRDefault="00747C91" w:rsidP="00800DA0">
            <w:pPr>
              <w:cnfStyle w:val="000000010000" w:firstRow="0" w:lastRow="0" w:firstColumn="0" w:lastColumn="0" w:oddVBand="0" w:evenVBand="0" w:oddHBand="0" w:evenHBand="1" w:firstRowFirstColumn="0" w:firstRowLastColumn="0" w:lastRowFirstColumn="0" w:lastRowLastColumn="0"/>
              <w:rPr>
                <w:rFonts w:ascii="Verdana" w:hAnsi="Verdana"/>
                <w:bCs/>
                <w:i/>
                <w:sz w:val="16"/>
                <w:szCs w:val="16"/>
                <w:lang w:val="en-GB"/>
              </w:rPr>
            </w:pPr>
            <w:r>
              <w:rPr>
                <w:rFonts w:ascii="Verdana" w:hAnsi="Verdana"/>
                <w:bCs/>
                <w:i/>
                <w:sz w:val="16"/>
                <w:szCs w:val="16"/>
                <w:lang w:val="en-GB"/>
              </w:rPr>
              <w:t>Refweb [GROUP]</w:t>
            </w:r>
          </w:p>
        </w:tc>
        <w:tc>
          <w:tcPr>
            <w:cnfStyle w:val="000010000000" w:firstRow="0" w:lastRow="0" w:firstColumn="0" w:lastColumn="0" w:oddVBand="1" w:evenVBand="0" w:oddHBand="0" w:evenHBand="0" w:firstRowFirstColumn="0" w:firstRowLastColumn="0" w:lastRowFirstColumn="0" w:lastRowLastColumn="0"/>
            <w:tcW w:w="1774" w:type="dxa"/>
            <w:tcPrChange w:id="3021" w:author="ONOPTCHENKO Xavier" w:date="2019-10-10T15:42:00Z">
              <w:tcPr>
                <w:tcW w:w="1774" w:type="dxa"/>
              </w:tcPr>
            </w:tcPrChange>
          </w:tcPr>
          <w:p w14:paraId="02A60B83" w14:textId="77777777" w:rsidR="00747C91" w:rsidRPr="008E0509"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b/>
                <w:bCs/>
                <w:i/>
                <w:color w:val="3366FF"/>
                <w:lang w:val="en-GB"/>
              </w:rPr>
            </w:pPr>
          </w:p>
        </w:tc>
        <w:tc>
          <w:tcPr>
            <w:cnfStyle w:val="000100000000" w:firstRow="0" w:lastRow="0" w:firstColumn="0" w:lastColumn="1" w:oddVBand="0" w:evenVBand="0" w:oddHBand="0" w:evenHBand="0" w:firstRowFirstColumn="0" w:firstRowLastColumn="0" w:lastRowFirstColumn="0" w:lastRowLastColumn="0"/>
            <w:tcW w:w="1510" w:type="dxa"/>
            <w:tcPrChange w:id="3022" w:author="ONOPTCHENKO Xavier" w:date="2019-10-10T15:42:00Z">
              <w:tcPr>
                <w:tcW w:w="1875" w:type="dxa"/>
              </w:tcPr>
            </w:tcPrChange>
          </w:tcPr>
          <w:p w14:paraId="37144B3A" w14:textId="77777777" w:rsidR="00747C91" w:rsidRPr="008E0509" w:rsidRDefault="00747C91" w:rsidP="00800DA0">
            <w:pPr>
              <w:cnfStyle w:val="000100010000" w:firstRow="0" w:lastRow="0" w:firstColumn="0" w:lastColumn="1" w:oddVBand="0" w:evenVBand="0" w:oddHBand="0" w:evenHBand="1" w:firstRowFirstColumn="0" w:firstRowLastColumn="0" w:lastRowFirstColumn="0" w:lastRowLastColumn="0"/>
              <w:rPr>
                <w:rFonts w:ascii="Verdana" w:hAnsi="Verdana"/>
                <w:b w:val="0"/>
                <w:bCs w:val="0"/>
                <w:i/>
                <w:color w:val="3366FF"/>
                <w:lang w:val="en-GB"/>
              </w:rPr>
            </w:pPr>
          </w:p>
        </w:tc>
      </w:tr>
      <w:tr w:rsidR="00747C91" w:rsidRPr="008E0509" w14:paraId="1F74D927" w14:textId="77777777" w:rsidTr="00CC3E7E">
        <w:trPr>
          <w:cnfStyle w:val="000000100000" w:firstRow="0" w:lastRow="0" w:firstColumn="0" w:lastColumn="0" w:oddVBand="0" w:evenVBand="0" w:oddHBand="1" w:evenHBand="0" w:firstRowFirstColumn="0" w:firstRowLastColumn="0" w:lastRowFirstColumn="0" w:lastRowLastColumn="0"/>
          <w:trHeight w:val="268"/>
          <w:trPrChange w:id="3023"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3024" w:author="ONOPTCHENKO Xavier" w:date="2019-10-10T15:42:00Z">
              <w:tcPr>
                <w:tcW w:w="2365" w:type="dxa"/>
              </w:tcPr>
            </w:tcPrChange>
          </w:tcPr>
          <w:p w14:paraId="50156320" w14:textId="77777777" w:rsidR="00747C91" w:rsidRPr="008E0509" w:rsidRDefault="00747C91" w:rsidP="00800DA0">
            <w:pPr>
              <w:cnfStyle w:val="001000100000" w:firstRow="0" w:lastRow="0" w:firstColumn="1" w:lastColumn="0" w:oddVBand="0" w:evenVBand="0" w:oddHBand="1" w:evenHBand="0" w:firstRowFirstColumn="0" w:firstRowLastColumn="0" w:lastRowFirstColumn="0" w:lastRowLastColumn="0"/>
              <w:rPr>
                <w:rFonts w:ascii="Verdana" w:hAnsi="Verdana"/>
                <w:bCs w:val="0"/>
                <w:i/>
                <w:sz w:val="16"/>
                <w:szCs w:val="16"/>
                <w:lang w:val="en-GB"/>
              </w:rPr>
            </w:pPr>
            <w:r w:rsidRPr="008E0509">
              <w:rPr>
                <w:rFonts w:ascii="Verdana" w:hAnsi="Verdana"/>
                <w:i/>
                <w:sz w:val="16"/>
                <w:szCs w:val="16"/>
                <w:lang w:val="en-GB"/>
              </w:rPr>
              <w:t>BNPP Group Legal entity</w:t>
            </w:r>
          </w:p>
        </w:tc>
        <w:tc>
          <w:tcPr>
            <w:cnfStyle w:val="000010000000" w:firstRow="0" w:lastRow="0" w:firstColumn="0" w:lastColumn="0" w:oddVBand="1" w:evenVBand="0" w:oddHBand="0" w:evenHBand="0" w:firstRowFirstColumn="0" w:firstRowLastColumn="0" w:lastRowFirstColumn="0" w:lastRowLastColumn="0"/>
            <w:tcW w:w="1287" w:type="dxa"/>
            <w:tcPrChange w:id="3025" w:author="ONOPTCHENKO Xavier" w:date="2019-10-10T15:42:00Z">
              <w:tcPr>
                <w:tcW w:w="1287" w:type="dxa"/>
              </w:tcPr>
            </w:tcPrChange>
          </w:tcPr>
          <w:p w14:paraId="5F88A84D" w14:textId="77777777" w:rsidR="00747C91" w:rsidRPr="008E0509"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rPr>
            </w:pPr>
          </w:p>
        </w:tc>
        <w:tc>
          <w:tcPr>
            <w:tcW w:w="1985" w:type="dxa"/>
            <w:gridSpan w:val="2"/>
            <w:tcPrChange w:id="3026" w:author="ONOPTCHENKO Xavier" w:date="2019-10-10T15:42:00Z">
              <w:tcPr>
                <w:tcW w:w="1985" w:type="dxa"/>
                <w:gridSpan w:val="2"/>
              </w:tcPr>
            </w:tcPrChange>
          </w:tcPr>
          <w:p w14:paraId="18AD7E79" w14:textId="77777777" w:rsidR="00747C91" w:rsidRPr="008E0509" w:rsidRDefault="00747C91" w:rsidP="00800DA0">
            <w:pPr>
              <w:cnfStyle w:val="000000100000" w:firstRow="0" w:lastRow="0" w:firstColumn="0" w:lastColumn="0" w:oddVBand="0" w:evenVBand="0" w:oddHBand="1" w:evenHBand="0" w:firstRowFirstColumn="0" w:firstRowLastColumn="0" w:lastRowFirstColumn="0" w:lastRowLastColumn="0"/>
              <w:rPr>
                <w:rFonts w:ascii="Verdana" w:hAnsi="Verdana"/>
                <w:bCs/>
                <w:i/>
                <w:sz w:val="16"/>
                <w:szCs w:val="16"/>
                <w:lang w:val="en-GB"/>
              </w:rPr>
            </w:pPr>
            <w:r w:rsidRPr="008E0509">
              <w:rPr>
                <w:rFonts w:ascii="Verdana" w:hAnsi="Verdana"/>
                <w:bCs/>
                <w:i/>
                <w:sz w:val="16"/>
                <w:szCs w:val="16"/>
                <w:lang w:val="en-GB"/>
              </w:rPr>
              <w:t>REGENT [GROUP]</w:t>
            </w:r>
          </w:p>
        </w:tc>
        <w:tc>
          <w:tcPr>
            <w:cnfStyle w:val="000010000000" w:firstRow="0" w:lastRow="0" w:firstColumn="0" w:lastColumn="0" w:oddVBand="1" w:evenVBand="0" w:oddHBand="0" w:evenHBand="0" w:firstRowFirstColumn="0" w:firstRowLastColumn="0" w:lastRowFirstColumn="0" w:lastRowLastColumn="0"/>
            <w:tcW w:w="1774" w:type="dxa"/>
            <w:tcPrChange w:id="3027" w:author="ONOPTCHENKO Xavier" w:date="2019-10-10T15:42:00Z">
              <w:tcPr>
                <w:tcW w:w="1774" w:type="dxa"/>
              </w:tcPr>
            </w:tcPrChange>
          </w:tcPr>
          <w:p w14:paraId="52D99C08" w14:textId="77777777" w:rsidR="00747C91" w:rsidRPr="008E0509"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rPr>
            </w:pPr>
          </w:p>
        </w:tc>
        <w:tc>
          <w:tcPr>
            <w:cnfStyle w:val="000100000000" w:firstRow="0" w:lastRow="0" w:firstColumn="0" w:lastColumn="1" w:oddVBand="0" w:evenVBand="0" w:oddHBand="0" w:evenHBand="0" w:firstRowFirstColumn="0" w:firstRowLastColumn="0" w:lastRowFirstColumn="0" w:lastRowLastColumn="0"/>
            <w:tcW w:w="1510" w:type="dxa"/>
            <w:tcPrChange w:id="3028" w:author="ONOPTCHENKO Xavier" w:date="2019-10-10T15:42:00Z">
              <w:tcPr>
                <w:tcW w:w="1875" w:type="dxa"/>
              </w:tcPr>
            </w:tcPrChange>
          </w:tcPr>
          <w:p w14:paraId="0143C1F7" w14:textId="77777777" w:rsidR="00747C91" w:rsidRPr="008E0509" w:rsidRDefault="00747C91" w:rsidP="00800DA0">
            <w:pPr>
              <w:cnfStyle w:val="000100100000" w:firstRow="0" w:lastRow="0" w:firstColumn="0" w:lastColumn="1" w:oddVBand="0" w:evenVBand="0" w:oddHBand="1" w:evenHBand="0" w:firstRowFirstColumn="0" w:firstRowLastColumn="0" w:lastRowFirstColumn="0" w:lastRowLastColumn="0"/>
              <w:rPr>
                <w:rFonts w:ascii="Verdana" w:hAnsi="Verdana"/>
              </w:rPr>
            </w:pPr>
          </w:p>
        </w:tc>
      </w:tr>
      <w:tr w:rsidR="00747C91" w:rsidRPr="008E0509" w14:paraId="1CA386BB" w14:textId="77777777" w:rsidTr="00CC3E7E">
        <w:trPr>
          <w:cnfStyle w:val="000000010000" w:firstRow="0" w:lastRow="0" w:firstColumn="0" w:lastColumn="0" w:oddVBand="0" w:evenVBand="0" w:oddHBand="0" w:evenHBand="1" w:firstRowFirstColumn="0" w:firstRowLastColumn="0" w:lastRowFirstColumn="0" w:lastRowLastColumn="0"/>
          <w:trHeight w:val="268"/>
          <w:trPrChange w:id="3029"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3030" w:author="ONOPTCHENKO Xavier" w:date="2019-10-10T15:42:00Z">
              <w:tcPr>
                <w:tcW w:w="2365" w:type="dxa"/>
              </w:tcPr>
            </w:tcPrChange>
          </w:tcPr>
          <w:p w14:paraId="60BB7E64" w14:textId="77777777" w:rsidR="00747C91" w:rsidRPr="008E0509" w:rsidRDefault="00747C91" w:rsidP="00800DA0">
            <w:pPr>
              <w:cnfStyle w:val="001000010000" w:firstRow="0" w:lastRow="0" w:firstColumn="1" w:lastColumn="0" w:oddVBand="0" w:evenVBand="0" w:oddHBand="0" w:evenHBand="1" w:firstRowFirstColumn="0" w:firstRowLastColumn="0" w:lastRowFirstColumn="0" w:lastRowLastColumn="0"/>
              <w:rPr>
                <w:rFonts w:ascii="Verdana" w:hAnsi="Verdana"/>
                <w:bCs w:val="0"/>
                <w:i/>
                <w:sz w:val="16"/>
                <w:szCs w:val="16"/>
                <w:lang w:val="en-GB"/>
              </w:rPr>
            </w:pPr>
            <w:r>
              <w:rPr>
                <w:rFonts w:ascii="Verdana" w:hAnsi="Verdana"/>
                <w:i/>
                <w:sz w:val="16"/>
                <w:szCs w:val="16"/>
                <w:lang w:val="en-GB"/>
              </w:rPr>
              <w:t>Consolidation scope</w:t>
            </w:r>
          </w:p>
        </w:tc>
        <w:tc>
          <w:tcPr>
            <w:cnfStyle w:val="000010000000" w:firstRow="0" w:lastRow="0" w:firstColumn="0" w:lastColumn="0" w:oddVBand="1" w:evenVBand="0" w:oddHBand="0" w:evenHBand="0" w:firstRowFirstColumn="0" w:firstRowLastColumn="0" w:lastRowFirstColumn="0" w:lastRowLastColumn="0"/>
            <w:tcW w:w="1287" w:type="dxa"/>
            <w:tcPrChange w:id="3031" w:author="ONOPTCHENKO Xavier" w:date="2019-10-10T15:42:00Z">
              <w:tcPr>
                <w:tcW w:w="1287" w:type="dxa"/>
              </w:tcPr>
            </w:tcPrChange>
          </w:tcPr>
          <w:p w14:paraId="13ECA3C6" w14:textId="77777777" w:rsidR="00747C91" w:rsidRPr="008E0509"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rPr>
            </w:pPr>
          </w:p>
        </w:tc>
        <w:tc>
          <w:tcPr>
            <w:tcW w:w="1985" w:type="dxa"/>
            <w:gridSpan w:val="2"/>
            <w:tcPrChange w:id="3032" w:author="ONOPTCHENKO Xavier" w:date="2019-10-10T15:42:00Z">
              <w:tcPr>
                <w:tcW w:w="1985" w:type="dxa"/>
                <w:gridSpan w:val="2"/>
              </w:tcPr>
            </w:tcPrChange>
          </w:tcPr>
          <w:p w14:paraId="7853B233" w14:textId="77777777" w:rsidR="00747C91" w:rsidRPr="008E0509" w:rsidRDefault="00747C91" w:rsidP="00800DA0">
            <w:pPr>
              <w:cnfStyle w:val="000000010000" w:firstRow="0" w:lastRow="0" w:firstColumn="0" w:lastColumn="0" w:oddVBand="0" w:evenVBand="0" w:oddHBand="0" w:evenHBand="1" w:firstRowFirstColumn="0" w:firstRowLastColumn="0" w:lastRowFirstColumn="0" w:lastRowLastColumn="0"/>
              <w:rPr>
                <w:rFonts w:ascii="Verdana" w:hAnsi="Verdana"/>
                <w:bCs/>
                <w:i/>
                <w:sz w:val="16"/>
                <w:szCs w:val="16"/>
                <w:lang w:val="en-GB"/>
              </w:rPr>
            </w:pPr>
            <w:r w:rsidRPr="008E0509">
              <w:rPr>
                <w:rFonts w:ascii="Verdana" w:hAnsi="Verdana"/>
                <w:bCs/>
                <w:i/>
                <w:sz w:val="16"/>
                <w:szCs w:val="16"/>
                <w:lang w:val="en-GB"/>
              </w:rPr>
              <w:t>REGENT [GROUP]</w:t>
            </w:r>
          </w:p>
        </w:tc>
        <w:tc>
          <w:tcPr>
            <w:cnfStyle w:val="000010000000" w:firstRow="0" w:lastRow="0" w:firstColumn="0" w:lastColumn="0" w:oddVBand="1" w:evenVBand="0" w:oddHBand="0" w:evenHBand="0" w:firstRowFirstColumn="0" w:firstRowLastColumn="0" w:lastRowFirstColumn="0" w:lastRowLastColumn="0"/>
            <w:tcW w:w="1774" w:type="dxa"/>
            <w:tcPrChange w:id="3033" w:author="ONOPTCHENKO Xavier" w:date="2019-10-10T15:42:00Z">
              <w:tcPr>
                <w:tcW w:w="1774" w:type="dxa"/>
              </w:tcPr>
            </w:tcPrChange>
          </w:tcPr>
          <w:p w14:paraId="3DE85579" w14:textId="77777777" w:rsidR="00747C91" w:rsidRPr="008E0509"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rPr>
            </w:pPr>
          </w:p>
        </w:tc>
        <w:tc>
          <w:tcPr>
            <w:cnfStyle w:val="000100000000" w:firstRow="0" w:lastRow="0" w:firstColumn="0" w:lastColumn="1" w:oddVBand="0" w:evenVBand="0" w:oddHBand="0" w:evenHBand="0" w:firstRowFirstColumn="0" w:firstRowLastColumn="0" w:lastRowFirstColumn="0" w:lastRowLastColumn="0"/>
            <w:tcW w:w="1510" w:type="dxa"/>
            <w:tcPrChange w:id="3034" w:author="ONOPTCHENKO Xavier" w:date="2019-10-10T15:42:00Z">
              <w:tcPr>
                <w:tcW w:w="1875" w:type="dxa"/>
              </w:tcPr>
            </w:tcPrChange>
          </w:tcPr>
          <w:p w14:paraId="1523E20B" w14:textId="77777777" w:rsidR="00747C91" w:rsidRPr="008E0509" w:rsidRDefault="00747C91" w:rsidP="00800DA0">
            <w:pPr>
              <w:cnfStyle w:val="000100010000" w:firstRow="0" w:lastRow="0" w:firstColumn="0" w:lastColumn="1" w:oddVBand="0" w:evenVBand="0" w:oddHBand="0" w:evenHBand="1" w:firstRowFirstColumn="0" w:firstRowLastColumn="0" w:lastRowFirstColumn="0" w:lastRowLastColumn="0"/>
              <w:rPr>
                <w:rFonts w:ascii="Verdana" w:hAnsi="Verdana"/>
              </w:rPr>
            </w:pPr>
          </w:p>
        </w:tc>
      </w:tr>
      <w:tr w:rsidR="00747C91" w:rsidRPr="008E0509" w14:paraId="3F4D86D5" w14:textId="77777777" w:rsidTr="00CC3E7E">
        <w:trPr>
          <w:cnfStyle w:val="000000100000" w:firstRow="0" w:lastRow="0" w:firstColumn="0" w:lastColumn="0" w:oddVBand="0" w:evenVBand="0" w:oddHBand="1" w:evenHBand="0" w:firstRowFirstColumn="0" w:firstRowLastColumn="0" w:lastRowFirstColumn="0" w:lastRowLastColumn="0"/>
          <w:trHeight w:val="268"/>
          <w:trPrChange w:id="3035"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3036" w:author="ONOPTCHENKO Xavier" w:date="2019-10-10T15:42:00Z">
              <w:tcPr>
                <w:tcW w:w="2365" w:type="dxa"/>
              </w:tcPr>
            </w:tcPrChange>
          </w:tcPr>
          <w:p w14:paraId="48747964" w14:textId="77777777" w:rsidR="00747C91" w:rsidRPr="008E0509" w:rsidRDefault="00747C91" w:rsidP="00800DA0">
            <w:pPr>
              <w:cnfStyle w:val="001000100000" w:firstRow="0" w:lastRow="0" w:firstColumn="1" w:lastColumn="0" w:oddVBand="0" w:evenVBand="0" w:oddHBand="1" w:evenHBand="0" w:firstRowFirstColumn="0" w:firstRowLastColumn="0" w:lastRowFirstColumn="0" w:lastRowLastColumn="0"/>
              <w:rPr>
                <w:rFonts w:ascii="Verdana" w:hAnsi="Verdana"/>
                <w:bCs w:val="0"/>
                <w:i/>
                <w:sz w:val="16"/>
                <w:szCs w:val="16"/>
                <w:lang w:val="en-GB"/>
              </w:rPr>
            </w:pPr>
            <w:r>
              <w:rPr>
                <w:rFonts w:ascii="Verdana" w:hAnsi="Verdana"/>
                <w:i/>
                <w:sz w:val="16"/>
                <w:szCs w:val="16"/>
                <w:lang w:val="en-GB"/>
              </w:rPr>
              <w:t>Politically Exposed People (PEP)</w:t>
            </w:r>
          </w:p>
        </w:tc>
        <w:tc>
          <w:tcPr>
            <w:cnfStyle w:val="000010000000" w:firstRow="0" w:lastRow="0" w:firstColumn="0" w:lastColumn="0" w:oddVBand="1" w:evenVBand="0" w:oddHBand="0" w:evenHBand="0" w:firstRowFirstColumn="0" w:firstRowLastColumn="0" w:lastRowFirstColumn="0" w:lastRowLastColumn="0"/>
            <w:tcW w:w="1287" w:type="dxa"/>
            <w:tcPrChange w:id="3037" w:author="ONOPTCHENKO Xavier" w:date="2019-10-10T15:42:00Z">
              <w:tcPr>
                <w:tcW w:w="1287" w:type="dxa"/>
              </w:tcPr>
            </w:tcPrChange>
          </w:tcPr>
          <w:p w14:paraId="3761D9C7" w14:textId="77777777" w:rsidR="00747C91" w:rsidRPr="008E0509"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rPr>
            </w:pPr>
          </w:p>
        </w:tc>
        <w:tc>
          <w:tcPr>
            <w:tcW w:w="1985" w:type="dxa"/>
            <w:gridSpan w:val="2"/>
            <w:tcPrChange w:id="3038" w:author="ONOPTCHENKO Xavier" w:date="2019-10-10T15:42:00Z">
              <w:tcPr>
                <w:tcW w:w="1985" w:type="dxa"/>
                <w:gridSpan w:val="2"/>
              </w:tcPr>
            </w:tcPrChange>
          </w:tcPr>
          <w:p w14:paraId="3FEC8913" w14:textId="77777777" w:rsidR="00747C91" w:rsidRPr="008E0509" w:rsidRDefault="00747C91" w:rsidP="00800DA0">
            <w:pPr>
              <w:cnfStyle w:val="000000100000" w:firstRow="0" w:lastRow="0" w:firstColumn="0" w:lastColumn="0" w:oddVBand="0" w:evenVBand="0" w:oddHBand="1" w:evenHBand="0" w:firstRowFirstColumn="0" w:firstRowLastColumn="0" w:lastRowFirstColumn="0" w:lastRowLastColumn="0"/>
              <w:rPr>
                <w:rFonts w:ascii="Verdana" w:hAnsi="Verdana"/>
                <w:bCs/>
                <w:i/>
                <w:sz w:val="16"/>
                <w:szCs w:val="16"/>
                <w:lang w:val="en-GB"/>
              </w:rPr>
            </w:pPr>
            <w:r>
              <w:rPr>
                <w:rFonts w:ascii="Verdana" w:hAnsi="Verdana"/>
                <w:bCs/>
                <w:i/>
                <w:sz w:val="16"/>
                <w:szCs w:val="16"/>
                <w:lang w:val="en-GB"/>
              </w:rPr>
              <w:t>REGLISS</w:t>
            </w:r>
            <w:r w:rsidRPr="008E0509">
              <w:rPr>
                <w:rFonts w:ascii="Verdana" w:hAnsi="Verdana"/>
                <w:bCs/>
                <w:i/>
                <w:sz w:val="16"/>
                <w:szCs w:val="16"/>
                <w:lang w:val="en-GB"/>
              </w:rPr>
              <w:t xml:space="preserve"> [GROUP]</w:t>
            </w:r>
          </w:p>
        </w:tc>
        <w:tc>
          <w:tcPr>
            <w:cnfStyle w:val="000010000000" w:firstRow="0" w:lastRow="0" w:firstColumn="0" w:lastColumn="0" w:oddVBand="1" w:evenVBand="0" w:oddHBand="0" w:evenHBand="0" w:firstRowFirstColumn="0" w:firstRowLastColumn="0" w:lastRowFirstColumn="0" w:lastRowLastColumn="0"/>
            <w:tcW w:w="1774" w:type="dxa"/>
            <w:tcPrChange w:id="3039" w:author="ONOPTCHENKO Xavier" w:date="2019-10-10T15:42:00Z">
              <w:tcPr>
                <w:tcW w:w="1774" w:type="dxa"/>
              </w:tcPr>
            </w:tcPrChange>
          </w:tcPr>
          <w:p w14:paraId="70537950" w14:textId="77777777" w:rsidR="00747C91" w:rsidRPr="008E0509"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rPr>
            </w:pPr>
          </w:p>
        </w:tc>
        <w:tc>
          <w:tcPr>
            <w:cnfStyle w:val="000100000000" w:firstRow="0" w:lastRow="0" w:firstColumn="0" w:lastColumn="1" w:oddVBand="0" w:evenVBand="0" w:oddHBand="0" w:evenHBand="0" w:firstRowFirstColumn="0" w:firstRowLastColumn="0" w:lastRowFirstColumn="0" w:lastRowLastColumn="0"/>
            <w:tcW w:w="1510" w:type="dxa"/>
            <w:tcPrChange w:id="3040" w:author="ONOPTCHENKO Xavier" w:date="2019-10-10T15:42:00Z">
              <w:tcPr>
                <w:tcW w:w="1875" w:type="dxa"/>
              </w:tcPr>
            </w:tcPrChange>
          </w:tcPr>
          <w:p w14:paraId="4D61E2FB" w14:textId="77777777" w:rsidR="00747C91" w:rsidRPr="008E0509" w:rsidRDefault="00747C91" w:rsidP="00800DA0">
            <w:pPr>
              <w:cnfStyle w:val="000100100000" w:firstRow="0" w:lastRow="0" w:firstColumn="0" w:lastColumn="1" w:oddVBand="0" w:evenVBand="0" w:oddHBand="1" w:evenHBand="0" w:firstRowFirstColumn="0" w:firstRowLastColumn="0" w:lastRowFirstColumn="0" w:lastRowLastColumn="0"/>
              <w:rPr>
                <w:rFonts w:ascii="Verdana" w:hAnsi="Verdana"/>
              </w:rPr>
            </w:pPr>
          </w:p>
        </w:tc>
      </w:tr>
      <w:tr w:rsidR="00747C91" w:rsidRPr="008E0509" w14:paraId="1D52FCD4" w14:textId="77777777" w:rsidTr="00CC3E7E">
        <w:trPr>
          <w:cnfStyle w:val="000000010000" w:firstRow="0" w:lastRow="0" w:firstColumn="0" w:lastColumn="0" w:oddVBand="0" w:evenVBand="0" w:oddHBand="0" w:evenHBand="1" w:firstRowFirstColumn="0" w:firstRowLastColumn="0" w:lastRowFirstColumn="0" w:lastRowLastColumn="0"/>
          <w:trHeight w:val="268"/>
          <w:trPrChange w:id="3041"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3042" w:author="ONOPTCHENKO Xavier" w:date="2019-10-10T15:42:00Z">
              <w:tcPr>
                <w:tcW w:w="2365" w:type="dxa"/>
              </w:tcPr>
            </w:tcPrChange>
          </w:tcPr>
          <w:p w14:paraId="1C3A7671" w14:textId="77777777" w:rsidR="00747C91" w:rsidRPr="008E0509" w:rsidRDefault="00747C91" w:rsidP="00800DA0">
            <w:pPr>
              <w:cnfStyle w:val="001000010000" w:firstRow="0" w:lastRow="0" w:firstColumn="1" w:lastColumn="0" w:oddVBand="0" w:evenVBand="0" w:oddHBand="0" w:evenHBand="1" w:firstRowFirstColumn="0" w:firstRowLastColumn="0" w:lastRowFirstColumn="0" w:lastRowLastColumn="0"/>
              <w:rPr>
                <w:rFonts w:ascii="Verdana" w:hAnsi="Verdana"/>
                <w:bCs w:val="0"/>
                <w:i/>
                <w:sz w:val="16"/>
                <w:szCs w:val="16"/>
                <w:lang w:val="en-GB"/>
              </w:rPr>
            </w:pPr>
            <w:r>
              <w:rPr>
                <w:rFonts w:ascii="Verdana" w:hAnsi="Verdana"/>
                <w:i/>
                <w:sz w:val="16"/>
                <w:szCs w:val="16"/>
                <w:lang w:val="en-GB"/>
              </w:rPr>
              <w:t>Sanction</w:t>
            </w:r>
          </w:p>
        </w:tc>
        <w:tc>
          <w:tcPr>
            <w:cnfStyle w:val="000010000000" w:firstRow="0" w:lastRow="0" w:firstColumn="0" w:lastColumn="0" w:oddVBand="1" w:evenVBand="0" w:oddHBand="0" w:evenHBand="0" w:firstRowFirstColumn="0" w:firstRowLastColumn="0" w:lastRowFirstColumn="0" w:lastRowLastColumn="0"/>
            <w:tcW w:w="1287" w:type="dxa"/>
            <w:tcPrChange w:id="3043" w:author="ONOPTCHENKO Xavier" w:date="2019-10-10T15:42:00Z">
              <w:tcPr>
                <w:tcW w:w="1287" w:type="dxa"/>
              </w:tcPr>
            </w:tcPrChange>
          </w:tcPr>
          <w:p w14:paraId="09DE9775" w14:textId="77777777" w:rsidR="00747C91" w:rsidRPr="008E0509"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rPr>
            </w:pPr>
          </w:p>
        </w:tc>
        <w:tc>
          <w:tcPr>
            <w:tcW w:w="1985" w:type="dxa"/>
            <w:gridSpan w:val="2"/>
            <w:tcPrChange w:id="3044" w:author="ONOPTCHENKO Xavier" w:date="2019-10-10T15:42:00Z">
              <w:tcPr>
                <w:tcW w:w="1985" w:type="dxa"/>
                <w:gridSpan w:val="2"/>
              </w:tcPr>
            </w:tcPrChange>
          </w:tcPr>
          <w:p w14:paraId="3B652524" w14:textId="77777777" w:rsidR="00747C91" w:rsidRPr="008E0509" w:rsidRDefault="00747C91" w:rsidP="00800DA0">
            <w:pPr>
              <w:cnfStyle w:val="000000010000" w:firstRow="0" w:lastRow="0" w:firstColumn="0" w:lastColumn="0" w:oddVBand="0" w:evenVBand="0" w:oddHBand="0" w:evenHBand="1" w:firstRowFirstColumn="0" w:firstRowLastColumn="0" w:lastRowFirstColumn="0" w:lastRowLastColumn="0"/>
              <w:rPr>
                <w:rFonts w:ascii="Verdana" w:hAnsi="Verdana"/>
                <w:bCs/>
                <w:i/>
                <w:sz w:val="16"/>
                <w:szCs w:val="16"/>
                <w:lang w:val="en-GB"/>
              </w:rPr>
            </w:pPr>
            <w:r>
              <w:rPr>
                <w:rFonts w:ascii="Verdana" w:hAnsi="Verdana"/>
                <w:bCs/>
                <w:i/>
                <w:sz w:val="16"/>
                <w:szCs w:val="16"/>
                <w:lang w:val="en-GB"/>
              </w:rPr>
              <w:t>REGLISS</w:t>
            </w:r>
            <w:r w:rsidRPr="008E0509">
              <w:rPr>
                <w:rFonts w:ascii="Verdana" w:hAnsi="Verdana"/>
                <w:bCs/>
                <w:i/>
                <w:sz w:val="16"/>
                <w:szCs w:val="16"/>
                <w:lang w:val="en-GB"/>
              </w:rPr>
              <w:t xml:space="preserve"> [GROUP]</w:t>
            </w:r>
          </w:p>
        </w:tc>
        <w:tc>
          <w:tcPr>
            <w:cnfStyle w:val="000010000000" w:firstRow="0" w:lastRow="0" w:firstColumn="0" w:lastColumn="0" w:oddVBand="1" w:evenVBand="0" w:oddHBand="0" w:evenHBand="0" w:firstRowFirstColumn="0" w:firstRowLastColumn="0" w:lastRowFirstColumn="0" w:lastRowLastColumn="0"/>
            <w:tcW w:w="1774" w:type="dxa"/>
            <w:tcPrChange w:id="3045" w:author="ONOPTCHENKO Xavier" w:date="2019-10-10T15:42:00Z">
              <w:tcPr>
                <w:tcW w:w="1774" w:type="dxa"/>
              </w:tcPr>
            </w:tcPrChange>
          </w:tcPr>
          <w:p w14:paraId="324EB46A" w14:textId="77777777" w:rsidR="00747C91" w:rsidRPr="008E0509"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rPr>
            </w:pPr>
          </w:p>
        </w:tc>
        <w:tc>
          <w:tcPr>
            <w:cnfStyle w:val="000100000000" w:firstRow="0" w:lastRow="0" w:firstColumn="0" w:lastColumn="1" w:oddVBand="0" w:evenVBand="0" w:oddHBand="0" w:evenHBand="0" w:firstRowFirstColumn="0" w:firstRowLastColumn="0" w:lastRowFirstColumn="0" w:lastRowLastColumn="0"/>
            <w:tcW w:w="1510" w:type="dxa"/>
            <w:tcPrChange w:id="3046" w:author="ONOPTCHENKO Xavier" w:date="2019-10-10T15:42:00Z">
              <w:tcPr>
                <w:tcW w:w="1875" w:type="dxa"/>
              </w:tcPr>
            </w:tcPrChange>
          </w:tcPr>
          <w:p w14:paraId="106C1449" w14:textId="77777777" w:rsidR="00747C91" w:rsidRPr="008E0509" w:rsidRDefault="00747C91" w:rsidP="00800DA0">
            <w:pPr>
              <w:cnfStyle w:val="000100010000" w:firstRow="0" w:lastRow="0" w:firstColumn="0" w:lastColumn="1" w:oddVBand="0" w:evenVBand="0" w:oddHBand="0" w:evenHBand="1" w:firstRowFirstColumn="0" w:firstRowLastColumn="0" w:lastRowFirstColumn="0" w:lastRowLastColumn="0"/>
              <w:rPr>
                <w:rFonts w:ascii="Verdana" w:hAnsi="Verdana"/>
              </w:rPr>
            </w:pPr>
          </w:p>
        </w:tc>
      </w:tr>
      <w:tr w:rsidR="00747C91" w:rsidRPr="008E0509" w14:paraId="49716AF5" w14:textId="77777777" w:rsidTr="00CC3E7E">
        <w:trPr>
          <w:cnfStyle w:val="000000100000" w:firstRow="0" w:lastRow="0" w:firstColumn="0" w:lastColumn="0" w:oddVBand="0" w:evenVBand="0" w:oddHBand="1" w:evenHBand="0" w:firstRowFirstColumn="0" w:firstRowLastColumn="0" w:lastRowFirstColumn="0" w:lastRowLastColumn="0"/>
          <w:trHeight w:val="268"/>
          <w:trPrChange w:id="3047"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3048" w:author="ONOPTCHENKO Xavier" w:date="2019-10-10T15:42:00Z">
              <w:tcPr>
                <w:tcW w:w="2365" w:type="dxa"/>
              </w:tcPr>
            </w:tcPrChange>
          </w:tcPr>
          <w:p w14:paraId="13BA0F5C" w14:textId="77777777" w:rsidR="00747C91" w:rsidRPr="008E0509" w:rsidRDefault="00747C91" w:rsidP="00800DA0">
            <w:pPr>
              <w:cnfStyle w:val="001000100000" w:firstRow="0" w:lastRow="0" w:firstColumn="1" w:lastColumn="0" w:oddVBand="0" w:evenVBand="0" w:oddHBand="1" w:evenHBand="0" w:firstRowFirstColumn="0" w:firstRowLastColumn="0" w:lastRowFirstColumn="0" w:lastRowLastColumn="0"/>
              <w:rPr>
                <w:rFonts w:ascii="Verdana" w:hAnsi="Verdana"/>
                <w:bCs w:val="0"/>
                <w:i/>
                <w:sz w:val="16"/>
                <w:szCs w:val="16"/>
                <w:lang w:val="en-GB"/>
              </w:rPr>
            </w:pPr>
            <w:r>
              <w:rPr>
                <w:rFonts w:ascii="Verdana" w:hAnsi="Verdana"/>
                <w:i/>
                <w:sz w:val="16"/>
                <w:szCs w:val="16"/>
                <w:lang w:val="en-GB"/>
              </w:rPr>
              <w:t>Surveillance</w:t>
            </w:r>
          </w:p>
        </w:tc>
        <w:tc>
          <w:tcPr>
            <w:cnfStyle w:val="000010000000" w:firstRow="0" w:lastRow="0" w:firstColumn="0" w:lastColumn="0" w:oddVBand="1" w:evenVBand="0" w:oddHBand="0" w:evenHBand="0" w:firstRowFirstColumn="0" w:firstRowLastColumn="0" w:lastRowFirstColumn="0" w:lastRowLastColumn="0"/>
            <w:tcW w:w="1287" w:type="dxa"/>
            <w:tcPrChange w:id="3049" w:author="ONOPTCHENKO Xavier" w:date="2019-10-10T15:42:00Z">
              <w:tcPr>
                <w:tcW w:w="1287" w:type="dxa"/>
              </w:tcPr>
            </w:tcPrChange>
          </w:tcPr>
          <w:p w14:paraId="63EBF4B1" w14:textId="77777777" w:rsidR="00747C91" w:rsidRPr="008E0509"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rPr>
            </w:pPr>
          </w:p>
        </w:tc>
        <w:tc>
          <w:tcPr>
            <w:tcW w:w="1985" w:type="dxa"/>
            <w:gridSpan w:val="2"/>
            <w:tcPrChange w:id="3050" w:author="ONOPTCHENKO Xavier" w:date="2019-10-10T15:42:00Z">
              <w:tcPr>
                <w:tcW w:w="1985" w:type="dxa"/>
                <w:gridSpan w:val="2"/>
              </w:tcPr>
            </w:tcPrChange>
          </w:tcPr>
          <w:p w14:paraId="6E1713F2" w14:textId="77777777" w:rsidR="00747C91" w:rsidRPr="008E0509" w:rsidRDefault="00747C91" w:rsidP="00800DA0">
            <w:pPr>
              <w:cnfStyle w:val="000000100000" w:firstRow="0" w:lastRow="0" w:firstColumn="0" w:lastColumn="0" w:oddVBand="0" w:evenVBand="0" w:oddHBand="1" w:evenHBand="0" w:firstRowFirstColumn="0" w:firstRowLastColumn="0" w:lastRowFirstColumn="0" w:lastRowLastColumn="0"/>
              <w:rPr>
                <w:rFonts w:ascii="Verdana" w:hAnsi="Verdana"/>
                <w:bCs/>
                <w:i/>
                <w:sz w:val="16"/>
                <w:szCs w:val="16"/>
                <w:lang w:val="en-GB"/>
              </w:rPr>
            </w:pPr>
            <w:r>
              <w:rPr>
                <w:rFonts w:ascii="Verdana" w:hAnsi="Verdana"/>
                <w:bCs/>
                <w:i/>
                <w:sz w:val="16"/>
                <w:szCs w:val="16"/>
                <w:lang w:val="en-GB"/>
              </w:rPr>
              <w:t>REGLISS</w:t>
            </w:r>
            <w:r w:rsidRPr="008E0509">
              <w:rPr>
                <w:rFonts w:ascii="Verdana" w:hAnsi="Verdana"/>
                <w:bCs/>
                <w:i/>
                <w:sz w:val="16"/>
                <w:szCs w:val="16"/>
                <w:lang w:val="en-GB"/>
              </w:rPr>
              <w:t xml:space="preserve"> [GROUP]</w:t>
            </w:r>
          </w:p>
        </w:tc>
        <w:tc>
          <w:tcPr>
            <w:cnfStyle w:val="000010000000" w:firstRow="0" w:lastRow="0" w:firstColumn="0" w:lastColumn="0" w:oddVBand="1" w:evenVBand="0" w:oddHBand="0" w:evenHBand="0" w:firstRowFirstColumn="0" w:firstRowLastColumn="0" w:lastRowFirstColumn="0" w:lastRowLastColumn="0"/>
            <w:tcW w:w="1774" w:type="dxa"/>
            <w:tcPrChange w:id="3051" w:author="ONOPTCHENKO Xavier" w:date="2019-10-10T15:42:00Z">
              <w:tcPr>
                <w:tcW w:w="1774" w:type="dxa"/>
              </w:tcPr>
            </w:tcPrChange>
          </w:tcPr>
          <w:p w14:paraId="06652F77" w14:textId="77777777" w:rsidR="00747C91" w:rsidRPr="008E0509"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rPr>
            </w:pPr>
          </w:p>
        </w:tc>
        <w:tc>
          <w:tcPr>
            <w:cnfStyle w:val="000100000000" w:firstRow="0" w:lastRow="0" w:firstColumn="0" w:lastColumn="1" w:oddVBand="0" w:evenVBand="0" w:oddHBand="0" w:evenHBand="0" w:firstRowFirstColumn="0" w:firstRowLastColumn="0" w:lastRowFirstColumn="0" w:lastRowLastColumn="0"/>
            <w:tcW w:w="1510" w:type="dxa"/>
            <w:tcPrChange w:id="3052" w:author="ONOPTCHENKO Xavier" w:date="2019-10-10T15:42:00Z">
              <w:tcPr>
                <w:tcW w:w="1875" w:type="dxa"/>
              </w:tcPr>
            </w:tcPrChange>
          </w:tcPr>
          <w:p w14:paraId="72DAA824" w14:textId="77777777" w:rsidR="00747C91" w:rsidRPr="008E0509" w:rsidRDefault="00747C91" w:rsidP="00800DA0">
            <w:pPr>
              <w:cnfStyle w:val="000100100000" w:firstRow="0" w:lastRow="0" w:firstColumn="0" w:lastColumn="1" w:oddVBand="0" w:evenVBand="0" w:oddHBand="1" w:evenHBand="0" w:firstRowFirstColumn="0" w:firstRowLastColumn="0" w:lastRowFirstColumn="0" w:lastRowLastColumn="0"/>
              <w:rPr>
                <w:rFonts w:ascii="Verdana" w:hAnsi="Verdana"/>
              </w:rPr>
            </w:pPr>
          </w:p>
        </w:tc>
      </w:tr>
      <w:tr w:rsidR="00747C91" w:rsidRPr="008E0509" w14:paraId="3F95EF90" w14:textId="77777777" w:rsidTr="00CC3E7E">
        <w:trPr>
          <w:cnfStyle w:val="000000010000" w:firstRow="0" w:lastRow="0" w:firstColumn="0" w:lastColumn="0" w:oddVBand="0" w:evenVBand="0" w:oddHBand="0" w:evenHBand="1" w:firstRowFirstColumn="0" w:firstRowLastColumn="0" w:lastRowFirstColumn="0" w:lastRowLastColumn="0"/>
          <w:trHeight w:val="268"/>
          <w:trPrChange w:id="3053"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3054" w:author="ONOPTCHENKO Xavier" w:date="2019-10-10T15:42:00Z">
              <w:tcPr>
                <w:tcW w:w="2365" w:type="dxa"/>
              </w:tcPr>
            </w:tcPrChange>
          </w:tcPr>
          <w:p w14:paraId="1F2118D7" w14:textId="77777777" w:rsidR="00747C91" w:rsidRPr="008E0509" w:rsidRDefault="00747C91" w:rsidP="00800DA0">
            <w:pPr>
              <w:cnfStyle w:val="001000010000" w:firstRow="0" w:lastRow="0" w:firstColumn="1" w:lastColumn="0" w:oddVBand="0" w:evenVBand="0" w:oddHBand="0" w:evenHBand="1" w:firstRowFirstColumn="0" w:firstRowLastColumn="0" w:lastRowFirstColumn="0" w:lastRowLastColumn="0"/>
              <w:rPr>
                <w:rFonts w:ascii="Verdana" w:hAnsi="Verdana"/>
                <w:bCs w:val="0"/>
                <w:i/>
                <w:sz w:val="16"/>
                <w:szCs w:val="16"/>
                <w:lang w:val="en-GB"/>
              </w:rPr>
            </w:pPr>
            <w:r>
              <w:rPr>
                <w:rFonts w:ascii="Verdana" w:hAnsi="Verdana"/>
                <w:i/>
                <w:sz w:val="16"/>
                <w:szCs w:val="16"/>
                <w:lang w:val="en-GB"/>
              </w:rPr>
              <w:t>Embargo</w:t>
            </w:r>
          </w:p>
        </w:tc>
        <w:tc>
          <w:tcPr>
            <w:cnfStyle w:val="000010000000" w:firstRow="0" w:lastRow="0" w:firstColumn="0" w:lastColumn="0" w:oddVBand="1" w:evenVBand="0" w:oddHBand="0" w:evenHBand="0" w:firstRowFirstColumn="0" w:firstRowLastColumn="0" w:lastRowFirstColumn="0" w:lastRowLastColumn="0"/>
            <w:tcW w:w="1287" w:type="dxa"/>
            <w:tcPrChange w:id="3055" w:author="ONOPTCHENKO Xavier" w:date="2019-10-10T15:42:00Z">
              <w:tcPr>
                <w:tcW w:w="1287" w:type="dxa"/>
              </w:tcPr>
            </w:tcPrChange>
          </w:tcPr>
          <w:p w14:paraId="53C2AFCB" w14:textId="77777777" w:rsidR="00747C91" w:rsidRPr="008E0509"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rPr>
            </w:pPr>
          </w:p>
        </w:tc>
        <w:tc>
          <w:tcPr>
            <w:tcW w:w="1985" w:type="dxa"/>
            <w:gridSpan w:val="2"/>
            <w:tcPrChange w:id="3056" w:author="ONOPTCHENKO Xavier" w:date="2019-10-10T15:42:00Z">
              <w:tcPr>
                <w:tcW w:w="1985" w:type="dxa"/>
                <w:gridSpan w:val="2"/>
              </w:tcPr>
            </w:tcPrChange>
          </w:tcPr>
          <w:p w14:paraId="6EDEE7B8" w14:textId="77777777" w:rsidR="00747C91" w:rsidRPr="008E0509" w:rsidRDefault="00747C91" w:rsidP="00800DA0">
            <w:pPr>
              <w:cnfStyle w:val="000000010000" w:firstRow="0" w:lastRow="0" w:firstColumn="0" w:lastColumn="0" w:oddVBand="0" w:evenVBand="0" w:oddHBand="0" w:evenHBand="1" w:firstRowFirstColumn="0" w:firstRowLastColumn="0" w:lastRowFirstColumn="0" w:lastRowLastColumn="0"/>
              <w:rPr>
                <w:rFonts w:ascii="Verdana" w:hAnsi="Verdana"/>
                <w:bCs/>
                <w:i/>
                <w:sz w:val="16"/>
                <w:szCs w:val="16"/>
                <w:lang w:val="en-GB"/>
              </w:rPr>
            </w:pPr>
            <w:r>
              <w:rPr>
                <w:rFonts w:ascii="Verdana" w:hAnsi="Verdana"/>
                <w:bCs/>
                <w:i/>
                <w:sz w:val="16"/>
                <w:szCs w:val="16"/>
                <w:lang w:val="en-GB"/>
              </w:rPr>
              <w:t>REGLISS</w:t>
            </w:r>
            <w:r w:rsidRPr="008E0509">
              <w:rPr>
                <w:rFonts w:ascii="Verdana" w:hAnsi="Verdana"/>
                <w:bCs/>
                <w:i/>
                <w:sz w:val="16"/>
                <w:szCs w:val="16"/>
                <w:lang w:val="en-GB"/>
              </w:rPr>
              <w:t xml:space="preserve"> [GROUP]</w:t>
            </w:r>
          </w:p>
        </w:tc>
        <w:tc>
          <w:tcPr>
            <w:cnfStyle w:val="000010000000" w:firstRow="0" w:lastRow="0" w:firstColumn="0" w:lastColumn="0" w:oddVBand="1" w:evenVBand="0" w:oddHBand="0" w:evenHBand="0" w:firstRowFirstColumn="0" w:firstRowLastColumn="0" w:lastRowFirstColumn="0" w:lastRowLastColumn="0"/>
            <w:tcW w:w="1774" w:type="dxa"/>
            <w:tcPrChange w:id="3057" w:author="ONOPTCHENKO Xavier" w:date="2019-10-10T15:42:00Z">
              <w:tcPr>
                <w:tcW w:w="1774" w:type="dxa"/>
              </w:tcPr>
            </w:tcPrChange>
          </w:tcPr>
          <w:p w14:paraId="786C6A09" w14:textId="77777777" w:rsidR="00747C91" w:rsidRPr="008E0509"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rPr>
            </w:pPr>
          </w:p>
        </w:tc>
        <w:tc>
          <w:tcPr>
            <w:cnfStyle w:val="000100000000" w:firstRow="0" w:lastRow="0" w:firstColumn="0" w:lastColumn="1" w:oddVBand="0" w:evenVBand="0" w:oddHBand="0" w:evenHBand="0" w:firstRowFirstColumn="0" w:firstRowLastColumn="0" w:lastRowFirstColumn="0" w:lastRowLastColumn="0"/>
            <w:tcW w:w="1510" w:type="dxa"/>
            <w:tcPrChange w:id="3058" w:author="ONOPTCHENKO Xavier" w:date="2019-10-10T15:42:00Z">
              <w:tcPr>
                <w:tcW w:w="1875" w:type="dxa"/>
              </w:tcPr>
            </w:tcPrChange>
          </w:tcPr>
          <w:p w14:paraId="722CE68F" w14:textId="77777777" w:rsidR="00747C91" w:rsidRPr="008E0509" w:rsidRDefault="00747C91" w:rsidP="00800DA0">
            <w:pPr>
              <w:cnfStyle w:val="000100010000" w:firstRow="0" w:lastRow="0" w:firstColumn="0" w:lastColumn="1" w:oddVBand="0" w:evenVBand="0" w:oddHBand="0" w:evenHBand="1" w:firstRowFirstColumn="0" w:firstRowLastColumn="0" w:lastRowFirstColumn="0" w:lastRowLastColumn="0"/>
              <w:rPr>
                <w:rFonts w:ascii="Verdana" w:hAnsi="Verdana"/>
              </w:rPr>
            </w:pPr>
          </w:p>
        </w:tc>
      </w:tr>
      <w:tr w:rsidR="00747C91" w:rsidRPr="008E0509" w14:paraId="5BFC216A" w14:textId="77777777" w:rsidTr="00CC3E7E">
        <w:trPr>
          <w:cnfStyle w:val="000000100000" w:firstRow="0" w:lastRow="0" w:firstColumn="0" w:lastColumn="0" w:oddVBand="0" w:evenVBand="0" w:oddHBand="1" w:evenHBand="0" w:firstRowFirstColumn="0" w:firstRowLastColumn="0" w:lastRowFirstColumn="0" w:lastRowLastColumn="0"/>
          <w:trHeight w:val="268"/>
          <w:trPrChange w:id="3059"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3060" w:author="ONOPTCHENKO Xavier" w:date="2019-10-10T15:42:00Z">
              <w:tcPr>
                <w:tcW w:w="2365" w:type="dxa"/>
              </w:tcPr>
            </w:tcPrChange>
          </w:tcPr>
          <w:p w14:paraId="76144BA3" w14:textId="77777777" w:rsidR="00747C91" w:rsidRPr="008E0509" w:rsidRDefault="00747C91" w:rsidP="00800DA0">
            <w:pPr>
              <w:cnfStyle w:val="001000100000" w:firstRow="0" w:lastRow="0" w:firstColumn="1" w:lastColumn="0" w:oddVBand="0" w:evenVBand="0" w:oddHBand="1" w:evenHBand="0" w:firstRowFirstColumn="0" w:firstRowLastColumn="0" w:lastRowFirstColumn="0" w:lastRowLastColumn="0"/>
              <w:rPr>
                <w:rFonts w:ascii="Verdana" w:hAnsi="Verdana"/>
                <w:bCs w:val="0"/>
                <w:i/>
                <w:sz w:val="16"/>
                <w:szCs w:val="16"/>
                <w:lang w:val="en-GB"/>
              </w:rPr>
            </w:pPr>
            <w:r>
              <w:rPr>
                <w:rFonts w:ascii="Verdana" w:hAnsi="Verdana"/>
                <w:i/>
                <w:sz w:val="16"/>
                <w:szCs w:val="16"/>
                <w:lang w:val="en-GB"/>
              </w:rPr>
              <w:t>Legal entity (third party)</w:t>
            </w:r>
          </w:p>
        </w:tc>
        <w:tc>
          <w:tcPr>
            <w:cnfStyle w:val="000010000000" w:firstRow="0" w:lastRow="0" w:firstColumn="0" w:lastColumn="0" w:oddVBand="1" w:evenVBand="0" w:oddHBand="0" w:evenHBand="0" w:firstRowFirstColumn="0" w:firstRowLastColumn="0" w:lastRowFirstColumn="0" w:lastRowLastColumn="0"/>
            <w:tcW w:w="1287" w:type="dxa"/>
            <w:tcPrChange w:id="3061" w:author="ONOPTCHENKO Xavier" w:date="2019-10-10T15:42:00Z">
              <w:tcPr>
                <w:tcW w:w="1287" w:type="dxa"/>
              </w:tcPr>
            </w:tcPrChange>
          </w:tcPr>
          <w:p w14:paraId="03A6B4BD" w14:textId="77777777" w:rsidR="00747C91" w:rsidRPr="008E0509"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rPr>
            </w:pPr>
          </w:p>
        </w:tc>
        <w:tc>
          <w:tcPr>
            <w:tcW w:w="1985" w:type="dxa"/>
            <w:gridSpan w:val="2"/>
            <w:tcPrChange w:id="3062" w:author="ONOPTCHENKO Xavier" w:date="2019-10-10T15:42:00Z">
              <w:tcPr>
                <w:tcW w:w="1985" w:type="dxa"/>
                <w:gridSpan w:val="2"/>
              </w:tcPr>
            </w:tcPrChange>
          </w:tcPr>
          <w:p w14:paraId="2D706857" w14:textId="77777777" w:rsidR="00747C91" w:rsidRPr="008E0509" w:rsidRDefault="00747C91" w:rsidP="00800DA0">
            <w:pPr>
              <w:cnfStyle w:val="000000100000" w:firstRow="0" w:lastRow="0" w:firstColumn="0" w:lastColumn="0" w:oddVBand="0" w:evenVBand="0" w:oddHBand="1" w:evenHBand="0" w:firstRowFirstColumn="0" w:firstRowLastColumn="0" w:lastRowFirstColumn="0" w:lastRowLastColumn="0"/>
              <w:rPr>
                <w:rFonts w:ascii="Verdana" w:hAnsi="Verdana"/>
                <w:bCs/>
                <w:i/>
                <w:sz w:val="16"/>
                <w:szCs w:val="16"/>
                <w:lang w:val="en-GB"/>
              </w:rPr>
            </w:pPr>
            <w:r w:rsidRPr="008E0509">
              <w:rPr>
                <w:rFonts w:ascii="Verdana" w:hAnsi="Verdana"/>
                <w:bCs/>
                <w:i/>
                <w:sz w:val="16"/>
                <w:szCs w:val="16"/>
                <w:lang w:val="en-GB"/>
              </w:rPr>
              <w:t>RMPM [GROUP]</w:t>
            </w:r>
          </w:p>
        </w:tc>
        <w:tc>
          <w:tcPr>
            <w:cnfStyle w:val="000010000000" w:firstRow="0" w:lastRow="0" w:firstColumn="0" w:lastColumn="0" w:oddVBand="1" w:evenVBand="0" w:oddHBand="0" w:evenHBand="0" w:firstRowFirstColumn="0" w:firstRowLastColumn="0" w:lastRowFirstColumn="0" w:lastRowLastColumn="0"/>
            <w:tcW w:w="1774" w:type="dxa"/>
            <w:tcPrChange w:id="3063" w:author="ONOPTCHENKO Xavier" w:date="2019-10-10T15:42:00Z">
              <w:tcPr>
                <w:tcW w:w="1774" w:type="dxa"/>
              </w:tcPr>
            </w:tcPrChange>
          </w:tcPr>
          <w:p w14:paraId="4C5F957D" w14:textId="77777777" w:rsidR="00747C91" w:rsidRPr="008E0509"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rPr>
            </w:pPr>
          </w:p>
        </w:tc>
        <w:tc>
          <w:tcPr>
            <w:cnfStyle w:val="000100000000" w:firstRow="0" w:lastRow="0" w:firstColumn="0" w:lastColumn="1" w:oddVBand="0" w:evenVBand="0" w:oddHBand="0" w:evenHBand="0" w:firstRowFirstColumn="0" w:firstRowLastColumn="0" w:lastRowFirstColumn="0" w:lastRowLastColumn="0"/>
            <w:tcW w:w="1510" w:type="dxa"/>
            <w:tcPrChange w:id="3064" w:author="ONOPTCHENKO Xavier" w:date="2019-10-10T15:42:00Z">
              <w:tcPr>
                <w:tcW w:w="1875" w:type="dxa"/>
              </w:tcPr>
            </w:tcPrChange>
          </w:tcPr>
          <w:p w14:paraId="09F6CBFB" w14:textId="77777777" w:rsidR="00747C91" w:rsidRPr="008E0509" w:rsidRDefault="00747C91" w:rsidP="00800DA0">
            <w:pPr>
              <w:cnfStyle w:val="000100100000" w:firstRow="0" w:lastRow="0" w:firstColumn="0" w:lastColumn="1" w:oddVBand="0" w:evenVBand="0" w:oddHBand="1" w:evenHBand="0" w:firstRowFirstColumn="0" w:firstRowLastColumn="0" w:lastRowFirstColumn="0" w:lastRowLastColumn="0"/>
              <w:rPr>
                <w:rFonts w:ascii="Verdana" w:hAnsi="Verdana"/>
              </w:rPr>
            </w:pPr>
          </w:p>
        </w:tc>
      </w:tr>
      <w:tr w:rsidR="00747C91" w:rsidRPr="004B7BCD" w14:paraId="3BCB2481" w14:textId="77777777" w:rsidTr="00CC3E7E">
        <w:trPr>
          <w:cnfStyle w:val="000000010000" w:firstRow="0" w:lastRow="0" w:firstColumn="0" w:lastColumn="0" w:oddVBand="0" w:evenVBand="0" w:oddHBand="0" w:evenHBand="1" w:firstRowFirstColumn="0" w:firstRowLastColumn="0" w:lastRowFirstColumn="0" w:lastRowLastColumn="0"/>
          <w:trHeight w:val="519"/>
          <w:trPrChange w:id="3065" w:author="ONOPTCHENKO Xavier" w:date="2019-10-10T15:42:00Z">
            <w:trPr>
              <w:trHeight w:val="519"/>
            </w:trPr>
          </w:trPrChange>
        </w:trPr>
        <w:tc>
          <w:tcPr>
            <w:cnfStyle w:val="001000000000" w:firstRow="0" w:lastRow="0" w:firstColumn="1" w:lastColumn="0" w:oddVBand="0" w:evenVBand="0" w:oddHBand="0" w:evenHBand="0" w:firstRowFirstColumn="0" w:firstRowLastColumn="0" w:lastRowFirstColumn="0" w:lastRowLastColumn="0"/>
            <w:tcW w:w="2365" w:type="dxa"/>
            <w:tcPrChange w:id="3066" w:author="ONOPTCHENKO Xavier" w:date="2019-10-10T15:42:00Z">
              <w:tcPr>
                <w:tcW w:w="2365" w:type="dxa"/>
              </w:tcPr>
            </w:tcPrChange>
          </w:tcPr>
          <w:p w14:paraId="729AD96A" w14:textId="77777777" w:rsidR="00747C91" w:rsidRPr="004B7BCD" w:rsidRDefault="00747C91" w:rsidP="00800DA0">
            <w:pPr>
              <w:cnfStyle w:val="001000010000" w:firstRow="0" w:lastRow="0" w:firstColumn="1" w:lastColumn="0" w:oddVBand="0" w:evenVBand="0" w:oddHBand="0" w:evenHBand="1" w:firstRowFirstColumn="0" w:firstRowLastColumn="0" w:lastRowFirstColumn="0" w:lastRowLastColumn="0"/>
              <w:rPr>
                <w:rFonts w:ascii="Verdana" w:hAnsi="Verdana"/>
                <w:i/>
                <w:sz w:val="16"/>
                <w:szCs w:val="16"/>
                <w:lang w:val="en-GB"/>
              </w:rPr>
            </w:pPr>
            <w:r>
              <w:rPr>
                <w:rFonts w:ascii="Verdana" w:hAnsi="Verdana"/>
                <w:i/>
                <w:sz w:val="16"/>
                <w:szCs w:val="16"/>
                <w:lang w:val="en-GB"/>
              </w:rPr>
              <w:t>Internal rating of third party</w:t>
            </w:r>
          </w:p>
        </w:tc>
        <w:tc>
          <w:tcPr>
            <w:cnfStyle w:val="000010000000" w:firstRow="0" w:lastRow="0" w:firstColumn="0" w:lastColumn="0" w:oddVBand="1" w:evenVBand="0" w:oddHBand="0" w:evenHBand="0" w:firstRowFirstColumn="0" w:firstRowLastColumn="0" w:lastRowFirstColumn="0" w:lastRowLastColumn="0"/>
            <w:tcW w:w="1287" w:type="dxa"/>
            <w:tcPrChange w:id="3067" w:author="ONOPTCHENKO Xavier" w:date="2019-10-10T15:42:00Z">
              <w:tcPr>
                <w:tcW w:w="1287" w:type="dxa"/>
              </w:tcPr>
            </w:tcPrChange>
          </w:tcPr>
          <w:p w14:paraId="3993A5A7" w14:textId="77777777" w:rsidR="00747C91" w:rsidRPr="004B7BCD"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i/>
                <w:sz w:val="16"/>
                <w:szCs w:val="16"/>
                <w:lang w:val="en-GB"/>
              </w:rPr>
            </w:pPr>
          </w:p>
        </w:tc>
        <w:tc>
          <w:tcPr>
            <w:tcW w:w="1985" w:type="dxa"/>
            <w:gridSpan w:val="2"/>
            <w:tcPrChange w:id="3068" w:author="ONOPTCHENKO Xavier" w:date="2019-10-10T15:42:00Z">
              <w:tcPr>
                <w:tcW w:w="1985" w:type="dxa"/>
                <w:gridSpan w:val="2"/>
              </w:tcPr>
            </w:tcPrChange>
          </w:tcPr>
          <w:p w14:paraId="7046D21B" w14:textId="77777777" w:rsidR="00747C91" w:rsidRPr="004B7BCD" w:rsidRDefault="00747C91" w:rsidP="00800DA0">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lang w:val="en-GB"/>
              </w:rPr>
            </w:pPr>
            <w:r w:rsidRPr="008E0509">
              <w:rPr>
                <w:rFonts w:ascii="Verdana" w:hAnsi="Verdana"/>
                <w:bCs/>
                <w:i/>
                <w:sz w:val="16"/>
                <w:szCs w:val="16"/>
                <w:lang w:val="en-GB"/>
              </w:rPr>
              <w:t>RMPM [GROUP]</w:t>
            </w:r>
          </w:p>
        </w:tc>
        <w:tc>
          <w:tcPr>
            <w:cnfStyle w:val="000010000000" w:firstRow="0" w:lastRow="0" w:firstColumn="0" w:lastColumn="0" w:oddVBand="1" w:evenVBand="0" w:oddHBand="0" w:evenHBand="0" w:firstRowFirstColumn="0" w:firstRowLastColumn="0" w:lastRowFirstColumn="0" w:lastRowLastColumn="0"/>
            <w:tcW w:w="1774" w:type="dxa"/>
            <w:tcPrChange w:id="3069" w:author="ONOPTCHENKO Xavier" w:date="2019-10-10T15:42:00Z">
              <w:tcPr>
                <w:tcW w:w="1774" w:type="dxa"/>
              </w:tcPr>
            </w:tcPrChange>
          </w:tcPr>
          <w:p w14:paraId="67F738DD" w14:textId="77777777" w:rsidR="00747C91" w:rsidRPr="004B7BCD"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i/>
                <w:sz w:val="16"/>
                <w:szCs w:val="16"/>
                <w:lang w:val="en-GB"/>
              </w:rPr>
            </w:pPr>
          </w:p>
        </w:tc>
        <w:tc>
          <w:tcPr>
            <w:cnfStyle w:val="000100000000" w:firstRow="0" w:lastRow="0" w:firstColumn="0" w:lastColumn="1" w:oddVBand="0" w:evenVBand="0" w:oddHBand="0" w:evenHBand="0" w:firstRowFirstColumn="0" w:firstRowLastColumn="0" w:lastRowFirstColumn="0" w:lastRowLastColumn="0"/>
            <w:tcW w:w="1510" w:type="dxa"/>
            <w:tcPrChange w:id="3070" w:author="ONOPTCHENKO Xavier" w:date="2019-10-10T15:42:00Z">
              <w:tcPr>
                <w:tcW w:w="1875" w:type="dxa"/>
              </w:tcPr>
            </w:tcPrChange>
          </w:tcPr>
          <w:p w14:paraId="124D5539" w14:textId="77777777" w:rsidR="00747C91" w:rsidRPr="004B7BCD" w:rsidRDefault="00747C91" w:rsidP="00800DA0">
            <w:pPr>
              <w:cnfStyle w:val="000100010000" w:firstRow="0" w:lastRow="0" w:firstColumn="0" w:lastColumn="1" w:oddVBand="0" w:evenVBand="0" w:oddHBand="0" w:evenHBand="1" w:firstRowFirstColumn="0" w:firstRowLastColumn="0" w:lastRowFirstColumn="0" w:lastRowLastColumn="0"/>
              <w:rPr>
                <w:rFonts w:ascii="Verdana" w:hAnsi="Verdana"/>
                <w:i/>
                <w:sz w:val="16"/>
                <w:szCs w:val="16"/>
                <w:lang w:val="en-GB"/>
              </w:rPr>
            </w:pPr>
          </w:p>
        </w:tc>
      </w:tr>
      <w:tr w:rsidR="00747C91" w:rsidRPr="004B7BCD" w14:paraId="599DAB16" w14:textId="77777777" w:rsidTr="00CC3E7E">
        <w:trPr>
          <w:cnfStyle w:val="000000100000" w:firstRow="0" w:lastRow="0" w:firstColumn="0" w:lastColumn="0" w:oddVBand="0" w:evenVBand="0" w:oddHBand="1" w:evenHBand="0" w:firstRowFirstColumn="0" w:firstRowLastColumn="0" w:lastRowFirstColumn="0" w:lastRowLastColumn="0"/>
          <w:trHeight w:val="268"/>
          <w:trPrChange w:id="3071"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3072" w:author="ONOPTCHENKO Xavier" w:date="2019-10-10T15:42:00Z">
              <w:tcPr>
                <w:tcW w:w="2365" w:type="dxa"/>
              </w:tcPr>
            </w:tcPrChange>
          </w:tcPr>
          <w:p w14:paraId="7B443690" w14:textId="77777777" w:rsidR="00747C91" w:rsidRDefault="00747C91" w:rsidP="00800DA0">
            <w:pPr>
              <w:cnfStyle w:val="001000100000" w:firstRow="0" w:lastRow="0" w:firstColumn="1" w:lastColumn="0" w:oddVBand="0" w:evenVBand="0" w:oddHBand="1" w:evenHBand="0" w:firstRowFirstColumn="0" w:firstRowLastColumn="0" w:lastRowFirstColumn="0" w:lastRowLastColumn="0"/>
              <w:rPr>
                <w:rFonts w:ascii="Verdana" w:hAnsi="Verdana"/>
                <w:i/>
                <w:sz w:val="16"/>
                <w:szCs w:val="16"/>
                <w:lang w:val="en-GB"/>
              </w:rPr>
            </w:pPr>
            <w:r>
              <w:rPr>
                <w:rFonts w:ascii="Verdana" w:hAnsi="Verdana"/>
                <w:i/>
                <w:sz w:val="16"/>
                <w:szCs w:val="16"/>
                <w:lang w:val="en-GB"/>
              </w:rPr>
              <w:t>Business group</w:t>
            </w:r>
          </w:p>
        </w:tc>
        <w:tc>
          <w:tcPr>
            <w:cnfStyle w:val="000010000000" w:firstRow="0" w:lastRow="0" w:firstColumn="0" w:lastColumn="0" w:oddVBand="1" w:evenVBand="0" w:oddHBand="0" w:evenHBand="0" w:firstRowFirstColumn="0" w:firstRowLastColumn="0" w:lastRowFirstColumn="0" w:lastRowLastColumn="0"/>
            <w:tcW w:w="1287" w:type="dxa"/>
            <w:tcPrChange w:id="3073" w:author="ONOPTCHENKO Xavier" w:date="2019-10-10T15:42:00Z">
              <w:tcPr>
                <w:tcW w:w="1287" w:type="dxa"/>
              </w:tcPr>
            </w:tcPrChange>
          </w:tcPr>
          <w:p w14:paraId="02EE1A04" w14:textId="77777777" w:rsidR="00747C91" w:rsidRPr="004B7BCD"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i/>
                <w:sz w:val="16"/>
                <w:szCs w:val="16"/>
                <w:lang w:val="en-GB"/>
              </w:rPr>
            </w:pPr>
          </w:p>
        </w:tc>
        <w:tc>
          <w:tcPr>
            <w:tcW w:w="1985" w:type="dxa"/>
            <w:gridSpan w:val="2"/>
            <w:tcPrChange w:id="3074" w:author="ONOPTCHENKO Xavier" w:date="2019-10-10T15:42:00Z">
              <w:tcPr>
                <w:tcW w:w="1985" w:type="dxa"/>
                <w:gridSpan w:val="2"/>
              </w:tcPr>
            </w:tcPrChange>
          </w:tcPr>
          <w:p w14:paraId="0368CDEB" w14:textId="77777777" w:rsidR="00747C91" w:rsidRPr="004B7BCD" w:rsidRDefault="00747C91" w:rsidP="00800DA0">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lang w:val="en-GB"/>
              </w:rPr>
            </w:pPr>
            <w:r w:rsidRPr="004B7BCD">
              <w:rPr>
                <w:rFonts w:ascii="Verdana" w:hAnsi="Verdana"/>
                <w:i/>
                <w:sz w:val="16"/>
                <w:szCs w:val="16"/>
                <w:lang w:val="en-GB"/>
              </w:rPr>
              <w:t>RMPM [GROUP]</w:t>
            </w:r>
          </w:p>
        </w:tc>
        <w:tc>
          <w:tcPr>
            <w:cnfStyle w:val="000010000000" w:firstRow="0" w:lastRow="0" w:firstColumn="0" w:lastColumn="0" w:oddVBand="1" w:evenVBand="0" w:oddHBand="0" w:evenHBand="0" w:firstRowFirstColumn="0" w:firstRowLastColumn="0" w:lastRowFirstColumn="0" w:lastRowLastColumn="0"/>
            <w:tcW w:w="1774" w:type="dxa"/>
            <w:tcPrChange w:id="3075" w:author="ONOPTCHENKO Xavier" w:date="2019-10-10T15:42:00Z">
              <w:tcPr>
                <w:tcW w:w="1774" w:type="dxa"/>
              </w:tcPr>
            </w:tcPrChange>
          </w:tcPr>
          <w:p w14:paraId="66B06845" w14:textId="77777777" w:rsidR="00747C91" w:rsidRPr="004B7BCD"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i/>
                <w:sz w:val="16"/>
                <w:szCs w:val="16"/>
                <w:lang w:val="en-GB"/>
              </w:rPr>
            </w:pPr>
          </w:p>
        </w:tc>
        <w:tc>
          <w:tcPr>
            <w:cnfStyle w:val="000100000000" w:firstRow="0" w:lastRow="0" w:firstColumn="0" w:lastColumn="1" w:oddVBand="0" w:evenVBand="0" w:oddHBand="0" w:evenHBand="0" w:firstRowFirstColumn="0" w:firstRowLastColumn="0" w:lastRowFirstColumn="0" w:lastRowLastColumn="0"/>
            <w:tcW w:w="1510" w:type="dxa"/>
            <w:tcPrChange w:id="3076" w:author="ONOPTCHENKO Xavier" w:date="2019-10-10T15:42:00Z">
              <w:tcPr>
                <w:tcW w:w="1875" w:type="dxa"/>
              </w:tcPr>
            </w:tcPrChange>
          </w:tcPr>
          <w:p w14:paraId="189CFCDF" w14:textId="77777777" w:rsidR="00747C91" w:rsidRPr="004B7BCD" w:rsidRDefault="00747C91" w:rsidP="00800DA0">
            <w:pPr>
              <w:cnfStyle w:val="000100100000" w:firstRow="0" w:lastRow="0" w:firstColumn="0" w:lastColumn="1" w:oddVBand="0" w:evenVBand="0" w:oddHBand="1" w:evenHBand="0" w:firstRowFirstColumn="0" w:firstRowLastColumn="0" w:lastRowFirstColumn="0" w:lastRowLastColumn="0"/>
              <w:rPr>
                <w:rFonts w:ascii="Verdana" w:hAnsi="Verdana"/>
                <w:i/>
                <w:sz w:val="16"/>
                <w:szCs w:val="16"/>
                <w:lang w:val="en-GB"/>
              </w:rPr>
            </w:pPr>
          </w:p>
        </w:tc>
      </w:tr>
      <w:tr w:rsidR="00747C91" w:rsidRPr="004B7BCD" w14:paraId="0E553FB1" w14:textId="77777777" w:rsidTr="00CC3E7E">
        <w:trPr>
          <w:cnfStyle w:val="000000010000" w:firstRow="0" w:lastRow="0" w:firstColumn="0" w:lastColumn="0" w:oddVBand="0" w:evenVBand="0" w:oddHBand="0" w:evenHBand="1" w:firstRowFirstColumn="0" w:firstRowLastColumn="0" w:lastRowFirstColumn="0" w:lastRowLastColumn="0"/>
          <w:trHeight w:val="268"/>
          <w:trPrChange w:id="3077"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3078" w:author="ONOPTCHENKO Xavier" w:date="2019-10-10T15:42:00Z">
              <w:tcPr>
                <w:tcW w:w="2365" w:type="dxa"/>
              </w:tcPr>
            </w:tcPrChange>
          </w:tcPr>
          <w:p w14:paraId="10B94E0D" w14:textId="77777777" w:rsidR="00747C91" w:rsidRDefault="00747C91" w:rsidP="00800DA0">
            <w:pPr>
              <w:jc w:val="left"/>
              <w:cnfStyle w:val="001000010000" w:firstRow="0" w:lastRow="0" w:firstColumn="1" w:lastColumn="0" w:oddVBand="0" w:evenVBand="0" w:oddHBand="0" w:evenHBand="1" w:firstRowFirstColumn="0" w:firstRowLastColumn="0" w:lastRowFirstColumn="0" w:lastRowLastColumn="0"/>
              <w:rPr>
                <w:rFonts w:ascii="Verdana" w:hAnsi="Verdana"/>
                <w:i/>
                <w:sz w:val="16"/>
                <w:szCs w:val="16"/>
                <w:lang w:val="en-GB"/>
              </w:rPr>
            </w:pPr>
            <w:r w:rsidRPr="004B7BCD">
              <w:rPr>
                <w:rFonts w:ascii="Verdana" w:hAnsi="Verdana"/>
                <w:i/>
                <w:sz w:val="16"/>
                <w:szCs w:val="16"/>
                <w:lang w:val="en-GB"/>
              </w:rPr>
              <w:t>Back office Instruments static data</w:t>
            </w:r>
          </w:p>
        </w:tc>
        <w:tc>
          <w:tcPr>
            <w:cnfStyle w:val="000010000000" w:firstRow="0" w:lastRow="0" w:firstColumn="0" w:lastColumn="0" w:oddVBand="1" w:evenVBand="0" w:oddHBand="0" w:evenHBand="0" w:firstRowFirstColumn="0" w:firstRowLastColumn="0" w:lastRowFirstColumn="0" w:lastRowLastColumn="0"/>
            <w:tcW w:w="1287" w:type="dxa"/>
            <w:tcPrChange w:id="3079" w:author="ONOPTCHENKO Xavier" w:date="2019-10-10T15:42:00Z">
              <w:tcPr>
                <w:tcW w:w="1287" w:type="dxa"/>
              </w:tcPr>
            </w:tcPrChange>
          </w:tcPr>
          <w:p w14:paraId="2FF40125" w14:textId="77777777" w:rsidR="00747C91" w:rsidRPr="004B7BCD"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i/>
                <w:sz w:val="16"/>
                <w:szCs w:val="16"/>
                <w:lang w:val="en-GB"/>
              </w:rPr>
            </w:pPr>
          </w:p>
        </w:tc>
        <w:tc>
          <w:tcPr>
            <w:tcW w:w="1985" w:type="dxa"/>
            <w:gridSpan w:val="2"/>
            <w:tcPrChange w:id="3080" w:author="ONOPTCHENKO Xavier" w:date="2019-10-10T15:42:00Z">
              <w:tcPr>
                <w:tcW w:w="1985" w:type="dxa"/>
                <w:gridSpan w:val="2"/>
              </w:tcPr>
            </w:tcPrChange>
          </w:tcPr>
          <w:p w14:paraId="3EDCB9AA" w14:textId="77777777" w:rsidR="00747C91" w:rsidRPr="004B7BCD" w:rsidRDefault="00747C91" w:rsidP="00800DA0">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lang w:val="en-GB"/>
              </w:rPr>
            </w:pPr>
            <w:r>
              <w:rPr>
                <w:rFonts w:ascii="Verdana" w:hAnsi="Verdana"/>
                <w:i/>
                <w:sz w:val="16"/>
                <w:szCs w:val="16"/>
                <w:lang w:val="en-GB"/>
              </w:rPr>
              <w:t>SIERRA  [GROUP]</w:t>
            </w:r>
          </w:p>
        </w:tc>
        <w:tc>
          <w:tcPr>
            <w:cnfStyle w:val="000010000000" w:firstRow="0" w:lastRow="0" w:firstColumn="0" w:lastColumn="0" w:oddVBand="1" w:evenVBand="0" w:oddHBand="0" w:evenHBand="0" w:firstRowFirstColumn="0" w:firstRowLastColumn="0" w:lastRowFirstColumn="0" w:lastRowLastColumn="0"/>
            <w:tcW w:w="1774" w:type="dxa"/>
            <w:tcPrChange w:id="3081" w:author="ONOPTCHENKO Xavier" w:date="2019-10-10T15:42:00Z">
              <w:tcPr>
                <w:tcW w:w="1774" w:type="dxa"/>
              </w:tcPr>
            </w:tcPrChange>
          </w:tcPr>
          <w:p w14:paraId="34CB84B4" w14:textId="77777777" w:rsidR="00747C91" w:rsidRPr="004B7BCD"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i/>
                <w:sz w:val="16"/>
                <w:szCs w:val="16"/>
                <w:lang w:val="en-GB"/>
              </w:rPr>
            </w:pPr>
          </w:p>
        </w:tc>
        <w:tc>
          <w:tcPr>
            <w:cnfStyle w:val="000100000000" w:firstRow="0" w:lastRow="0" w:firstColumn="0" w:lastColumn="1" w:oddVBand="0" w:evenVBand="0" w:oddHBand="0" w:evenHBand="0" w:firstRowFirstColumn="0" w:firstRowLastColumn="0" w:lastRowFirstColumn="0" w:lastRowLastColumn="0"/>
            <w:tcW w:w="1510" w:type="dxa"/>
            <w:tcPrChange w:id="3082" w:author="ONOPTCHENKO Xavier" w:date="2019-10-10T15:42:00Z">
              <w:tcPr>
                <w:tcW w:w="1875" w:type="dxa"/>
              </w:tcPr>
            </w:tcPrChange>
          </w:tcPr>
          <w:p w14:paraId="7EAEADFA" w14:textId="77777777" w:rsidR="00747C91" w:rsidRPr="004B7BCD" w:rsidRDefault="00747C91" w:rsidP="00800DA0">
            <w:pPr>
              <w:cnfStyle w:val="000100010000" w:firstRow="0" w:lastRow="0" w:firstColumn="0" w:lastColumn="1" w:oddVBand="0" w:evenVBand="0" w:oddHBand="0" w:evenHBand="1" w:firstRowFirstColumn="0" w:firstRowLastColumn="0" w:lastRowFirstColumn="0" w:lastRowLastColumn="0"/>
              <w:rPr>
                <w:rFonts w:ascii="Verdana" w:hAnsi="Verdana"/>
                <w:i/>
                <w:sz w:val="16"/>
                <w:szCs w:val="16"/>
                <w:lang w:val="en-GB"/>
              </w:rPr>
            </w:pPr>
          </w:p>
        </w:tc>
      </w:tr>
      <w:tr w:rsidR="00747C91" w:rsidRPr="004B7BCD" w14:paraId="254BC3F5" w14:textId="77777777" w:rsidTr="00CC3E7E">
        <w:trPr>
          <w:cnfStyle w:val="000000100000" w:firstRow="0" w:lastRow="0" w:firstColumn="0" w:lastColumn="0" w:oddVBand="0" w:evenVBand="0" w:oddHBand="1" w:evenHBand="0" w:firstRowFirstColumn="0" w:firstRowLastColumn="0" w:lastRowFirstColumn="0" w:lastRowLastColumn="0"/>
          <w:trHeight w:val="268"/>
          <w:trPrChange w:id="3083"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3084" w:author="ONOPTCHENKO Xavier" w:date="2019-10-10T15:42:00Z">
              <w:tcPr>
                <w:tcW w:w="2365" w:type="dxa"/>
              </w:tcPr>
            </w:tcPrChange>
          </w:tcPr>
          <w:p w14:paraId="7779241E" w14:textId="77777777" w:rsidR="00747C91" w:rsidRDefault="00747C91" w:rsidP="00800DA0">
            <w:pPr>
              <w:jc w:val="left"/>
              <w:cnfStyle w:val="001000100000" w:firstRow="0" w:lastRow="0" w:firstColumn="1" w:lastColumn="0" w:oddVBand="0" w:evenVBand="0" w:oddHBand="1" w:evenHBand="0" w:firstRowFirstColumn="0" w:firstRowLastColumn="0" w:lastRowFirstColumn="0" w:lastRowLastColumn="0"/>
              <w:rPr>
                <w:rFonts w:ascii="Verdana" w:hAnsi="Verdana"/>
                <w:i/>
                <w:sz w:val="16"/>
                <w:szCs w:val="16"/>
                <w:lang w:val="en-GB"/>
              </w:rPr>
            </w:pPr>
            <w:r w:rsidRPr="004B7BCD">
              <w:rPr>
                <w:rFonts w:ascii="Verdana" w:hAnsi="Verdana"/>
                <w:i/>
                <w:sz w:val="16"/>
                <w:szCs w:val="16"/>
                <w:lang w:val="en-GB"/>
              </w:rPr>
              <w:t>Central Banks Eligibilities</w:t>
            </w:r>
          </w:p>
        </w:tc>
        <w:tc>
          <w:tcPr>
            <w:cnfStyle w:val="000010000000" w:firstRow="0" w:lastRow="0" w:firstColumn="0" w:lastColumn="0" w:oddVBand="1" w:evenVBand="0" w:oddHBand="0" w:evenHBand="0" w:firstRowFirstColumn="0" w:firstRowLastColumn="0" w:lastRowFirstColumn="0" w:lastRowLastColumn="0"/>
            <w:tcW w:w="1287" w:type="dxa"/>
            <w:tcPrChange w:id="3085" w:author="ONOPTCHENKO Xavier" w:date="2019-10-10T15:42:00Z">
              <w:tcPr>
                <w:tcW w:w="1287" w:type="dxa"/>
              </w:tcPr>
            </w:tcPrChange>
          </w:tcPr>
          <w:p w14:paraId="7D6B834A" w14:textId="77777777" w:rsidR="00747C91" w:rsidRPr="004B7BCD"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i/>
                <w:sz w:val="16"/>
                <w:szCs w:val="16"/>
                <w:lang w:val="en-GB"/>
              </w:rPr>
            </w:pPr>
          </w:p>
        </w:tc>
        <w:tc>
          <w:tcPr>
            <w:tcW w:w="1985" w:type="dxa"/>
            <w:gridSpan w:val="2"/>
            <w:tcPrChange w:id="3086" w:author="ONOPTCHENKO Xavier" w:date="2019-10-10T15:42:00Z">
              <w:tcPr>
                <w:tcW w:w="1985" w:type="dxa"/>
                <w:gridSpan w:val="2"/>
              </w:tcPr>
            </w:tcPrChange>
          </w:tcPr>
          <w:p w14:paraId="20989968" w14:textId="77777777" w:rsidR="00747C91" w:rsidRPr="004B7BCD" w:rsidRDefault="00747C91" w:rsidP="00800DA0">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lang w:val="en-GB"/>
              </w:rPr>
            </w:pPr>
            <w:r w:rsidRPr="00315E9F">
              <w:rPr>
                <w:rFonts w:ascii="Verdana" w:hAnsi="Verdana"/>
                <w:i/>
                <w:sz w:val="16"/>
                <w:szCs w:val="16"/>
                <w:lang w:val="en-GB"/>
              </w:rPr>
              <w:t>SIERRA  [GROUP]</w:t>
            </w:r>
          </w:p>
        </w:tc>
        <w:tc>
          <w:tcPr>
            <w:cnfStyle w:val="000010000000" w:firstRow="0" w:lastRow="0" w:firstColumn="0" w:lastColumn="0" w:oddVBand="1" w:evenVBand="0" w:oddHBand="0" w:evenHBand="0" w:firstRowFirstColumn="0" w:firstRowLastColumn="0" w:lastRowFirstColumn="0" w:lastRowLastColumn="0"/>
            <w:tcW w:w="1774" w:type="dxa"/>
            <w:tcPrChange w:id="3087" w:author="ONOPTCHENKO Xavier" w:date="2019-10-10T15:42:00Z">
              <w:tcPr>
                <w:tcW w:w="1774" w:type="dxa"/>
              </w:tcPr>
            </w:tcPrChange>
          </w:tcPr>
          <w:p w14:paraId="1941F770" w14:textId="77777777" w:rsidR="00747C91" w:rsidRPr="004B7BCD"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i/>
                <w:sz w:val="16"/>
                <w:szCs w:val="16"/>
                <w:lang w:val="en-GB"/>
              </w:rPr>
            </w:pPr>
          </w:p>
        </w:tc>
        <w:tc>
          <w:tcPr>
            <w:cnfStyle w:val="000100000000" w:firstRow="0" w:lastRow="0" w:firstColumn="0" w:lastColumn="1" w:oddVBand="0" w:evenVBand="0" w:oddHBand="0" w:evenHBand="0" w:firstRowFirstColumn="0" w:firstRowLastColumn="0" w:lastRowFirstColumn="0" w:lastRowLastColumn="0"/>
            <w:tcW w:w="1510" w:type="dxa"/>
            <w:tcPrChange w:id="3088" w:author="ONOPTCHENKO Xavier" w:date="2019-10-10T15:42:00Z">
              <w:tcPr>
                <w:tcW w:w="1875" w:type="dxa"/>
              </w:tcPr>
            </w:tcPrChange>
          </w:tcPr>
          <w:p w14:paraId="12BE3033" w14:textId="77777777" w:rsidR="00747C91" w:rsidRPr="004B7BCD" w:rsidRDefault="00747C91" w:rsidP="00800DA0">
            <w:pPr>
              <w:cnfStyle w:val="000100100000" w:firstRow="0" w:lastRow="0" w:firstColumn="0" w:lastColumn="1" w:oddVBand="0" w:evenVBand="0" w:oddHBand="1" w:evenHBand="0" w:firstRowFirstColumn="0" w:firstRowLastColumn="0" w:lastRowFirstColumn="0" w:lastRowLastColumn="0"/>
              <w:rPr>
                <w:rFonts w:ascii="Verdana" w:hAnsi="Verdana"/>
                <w:i/>
                <w:sz w:val="16"/>
                <w:szCs w:val="16"/>
                <w:lang w:val="en-GB"/>
              </w:rPr>
            </w:pPr>
          </w:p>
        </w:tc>
      </w:tr>
      <w:tr w:rsidR="00747C91" w:rsidRPr="004B7BCD" w14:paraId="20E1B7E0" w14:textId="77777777" w:rsidTr="00CC3E7E">
        <w:trPr>
          <w:cnfStyle w:val="000000010000" w:firstRow="0" w:lastRow="0" w:firstColumn="0" w:lastColumn="0" w:oddVBand="0" w:evenVBand="0" w:oddHBand="0" w:evenHBand="1" w:firstRowFirstColumn="0" w:firstRowLastColumn="0" w:lastRowFirstColumn="0" w:lastRowLastColumn="0"/>
          <w:trHeight w:val="268"/>
          <w:trPrChange w:id="3089"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3090" w:author="ONOPTCHENKO Xavier" w:date="2019-10-10T15:42:00Z">
              <w:tcPr>
                <w:tcW w:w="2365" w:type="dxa"/>
              </w:tcPr>
            </w:tcPrChange>
          </w:tcPr>
          <w:p w14:paraId="66A96704" w14:textId="77777777" w:rsidR="00747C91" w:rsidRDefault="00747C91" w:rsidP="00800DA0">
            <w:pPr>
              <w:cnfStyle w:val="001000010000" w:firstRow="0" w:lastRow="0" w:firstColumn="1" w:lastColumn="0" w:oddVBand="0" w:evenVBand="0" w:oddHBand="0" w:evenHBand="1" w:firstRowFirstColumn="0" w:firstRowLastColumn="0" w:lastRowFirstColumn="0" w:lastRowLastColumn="0"/>
              <w:rPr>
                <w:rFonts w:ascii="Verdana" w:hAnsi="Verdana"/>
                <w:i/>
                <w:sz w:val="16"/>
                <w:szCs w:val="16"/>
                <w:lang w:val="en-GB"/>
              </w:rPr>
            </w:pPr>
            <w:r w:rsidRPr="004B7BCD">
              <w:rPr>
                <w:rFonts w:ascii="Verdana" w:hAnsi="Verdana"/>
                <w:i/>
                <w:sz w:val="16"/>
                <w:szCs w:val="16"/>
                <w:lang w:val="en-GB"/>
              </w:rPr>
              <w:t>Central Counterparty Eligibilities</w:t>
            </w:r>
          </w:p>
        </w:tc>
        <w:tc>
          <w:tcPr>
            <w:cnfStyle w:val="000010000000" w:firstRow="0" w:lastRow="0" w:firstColumn="0" w:lastColumn="0" w:oddVBand="1" w:evenVBand="0" w:oddHBand="0" w:evenHBand="0" w:firstRowFirstColumn="0" w:firstRowLastColumn="0" w:lastRowFirstColumn="0" w:lastRowLastColumn="0"/>
            <w:tcW w:w="1287" w:type="dxa"/>
            <w:tcPrChange w:id="3091" w:author="ONOPTCHENKO Xavier" w:date="2019-10-10T15:42:00Z">
              <w:tcPr>
                <w:tcW w:w="1287" w:type="dxa"/>
              </w:tcPr>
            </w:tcPrChange>
          </w:tcPr>
          <w:p w14:paraId="0BE1FC91" w14:textId="77777777" w:rsidR="00747C91" w:rsidRPr="004B7BCD"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i/>
                <w:sz w:val="16"/>
                <w:szCs w:val="16"/>
                <w:lang w:val="en-GB"/>
              </w:rPr>
            </w:pPr>
          </w:p>
        </w:tc>
        <w:tc>
          <w:tcPr>
            <w:tcW w:w="1985" w:type="dxa"/>
            <w:gridSpan w:val="2"/>
            <w:tcPrChange w:id="3092" w:author="ONOPTCHENKO Xavier" w:date="2019-10-10T15:42:00Z">
              <w:tcPr>
                <w:tcW w:w="1985" w:type="dxa"/>
                <w:gridSpan w:val="2"/>
              </w:tcPr>
            </w:tcPrChange>
          </w:tcPr>
          <w:p w14:paraId="77A300AB" w14:textId="77777777" w:rsidR="00747C91" w:rsidRPr="004B7BCD" w:rsidRDefault="00747C91" w:rsidP="00800DA0">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lang w:val="en-GB"/>
              </w:rPr>
            </w:pPr>
            <w:r w:rsidRPr="00315E9F">
              <w:rPr>
                <w:rFonts w:ascii="Verdana" w:hAnsi="Verdana"/>
                <w:i/>
                <w:sz w:val="16"/>
                <w:szCs w:val="16"/>
                <w:lang w:val="en-GB"/>
              </w:rPr>
              <w:t>SIERRA  [GROUP]</w:t>
            </w:r>
          </w:p>
        </w:tc>
        <w:tc>
          <w:tcPr>
            <w:cnfStyle w:val="000010000000" w:firstRow="0" w:lastRow="0" w:firstColumn="0" w:lastColumn="0" w:oddVBand="1" w:evenVBand="0" w:oddHBand="0" w:evenHBand="0" w:firstRowFirstColumn="0" w:firstRowLastColumn="0" w:lastRowFirstColumn="0" w:lastRowLastColumn="0"/>
            <w:tcW w:w="1774" w:type="dxa"/>
            <w:tcPrChange w:id="3093" w:author="ONOPTCHENKO Xavier" w:date="2019-10-10T15:42:00Z">
              <w:tcPr>
                <w:tcW w:w="1774" w:type="dxa"/>
              </w:tcPr>
            </w:tcPrChange>
          </w:tcPr>
          <w:p w14:paraId="435D9097" w14:textId="77777777" w:rsidR="00747C91" w:rsidRPr="004B7BCD"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i/>
                <w:sz w:val="16"/>
                <w:szCs w:val="16"/>
                <w:lang w:val="en-GB"/>
              </w:rPr>
            </w:pPr>
          </w:p>
        </w:tc>
        <w:tc>
          <w:tcPr>
            <w:cnfStyle w:val="000100000000" w:firstRow="0" w:lastRow="0" w:firstColumn="0" w:lastColumn="1" w:oddVBand="0" w:evenVBand="0" w:oddHBand="0" w:evenHBand="0" w:firstRowFirstColumn="0" w:firstRowLastColumn="0" w:lastRowFirstColumn="0" w:lastRowLastColumn="0"/>
            <w:tcW w:w="1510" w:type="dxa"/>
            <w:tcPrChange w:id="3094" w:author="ONOPTCHENKO Xavier" w:date="2019-10-10T15:42:00Z">
              <w:tcPr>
                <w:tcW w:w="1875" w:type="dxa"/>
              </w:tcPr>
            </w:tcPrChange>
          </w:tcPr>
          <w:p w14:paraId="7780BD0E" w14:textId="77777777" w:rsidR="00747C91" w:rsidRPr="004B7BCD" w:rsidRDefault="00747C91" w:rsidP="00800DA0">
            <w:pPr>
              <w:cnfStyle w:val="000100010000" w:firstRow="0" w:lastRow="0" w:firstColumn="0" w:lastColumn="1" w:oddVBand="0" w:evenVBand="0" w:oddHBand="0" w:evenHBand="1" w:firstRowFirstColumn="0" w:firstRowLastColumn="0" w:lastRowFirstColumn="0" w:lastRowLastColumn="0"/>
              <w:rPr>
                <w:rFonts w:ascii="Verdana" w:hAnsi="Verdana"/>
                <w:i/>
                <w:sz w:val="16"/>
                <w:szCs w:val="16"/>
                <w:lang w:val="en-GB"/>
              </w:rPr>
            </w:pPr>
          </w:p>
        </w:tc>
      </w:tr>
      <w:tr w:rsidR="00747C91" w:rsidRPr="004B7BCD" w14:paraId="63E8CC00" w14:textId="77777777" w:rsidTr="00CC3E7E">
        <w:trPr>
          <w:cnfStyle w:val="000000100000" w:firstRow="0" w:lastRow="0" w:firstColumn="0" w:lastColumn="0" w:oddVBand="0" w:evenVBand="0" w:oddHBand="1" w:evenHBand="0" w:firstRowFirstColumn="0" w:firstRowLastColumn="0" w:lastRowFirstColumn="0" w:lastRowLastColumn="0"/>
          <w:trHeight w:val="268"/>
          <w:trPrChange w:id="3095"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3096" w:author="ONOPTCHENKO Xavier" w:date="2019-10-10T15:42:00Z">
              <w:tcPr>
                <w:tcW w:w="2365" w:type="dxa"/>
              </w:tcPr>
            </w:tcPrChange>
          </w:tcPr>
          <w:p w14:paraId="0E57D489" w14:textId="77777777" w:rsidR="00747C91" w:rsidRDefault="00747C91" w:rsidP="00800DA0">
            <w:pPr>
              <w:jc w:val="left"/>
              <w:cnfStyle w:val="001000100000" w:firstRow="0" w:lastRow="0" w:firstColumn="1" w:lastColumn="0" w:oddVBand="0" w:evenVBand="0" w:oddHBand="1" w:evenHBand="0" w:firstRowFirstColumn="0" w:firstRowLastColumn="0" w:lastRowFirstColumn="0" w:lastRowLastColumn="0"/>
              <w:rPr>
                <w:rFonts w:ascii="Verdana" w:hAnsi="Verdana"/>
                <w:i/>
                <w:sz w:val="16"/>
                <w:szCs w:val="16"/>
                <w:lang w:val="en-GB"/>
              </w:rPr>
            </w:pPr>
            <w:r w:rsidRPr="004B7BCD">
              <w:rPr>
                <w:rFonts w:ascii="Verdana" w:hAnsi="Verdana"/>
                <w:i/>
                <w:sz w:val="16"/>
                <w:szCs w:val="16"/>
                <w:lang w:val="en-GB"/>
              </w:rPr>
              <w:t>US Treasury data</w:t>
            </w:r>
          </w:p>
        </w:tc>
        <w:tc>
          <w:tcPr>
            <w:cnfStyle w:val="000010000000" w:firstRow="0" w:lastRow="0" w:firstColumn="0" w:lastColumn="0" w:oddVBand="1" w:evenVBand="0" w:oddHBand="0" w:evenHBand="0" w:firstRowFirstColumn="0" w:firstRowLastColumn="0" w:lastRowFirstColumn="0" w:lastRowLastColumn="0"/>
            <w:tcW w:w="1287" w:type="dxa"/>
            <w:tcPrChange w:id="3097" w:author="ONOPTCHENKO Xavier" w:date="2019-10-10T15:42:00Z">
              <w:tcPr>
                <w:tcW w:w="1287" w:type="dxa"/>
              </w:tcPr>
            </w:tcPrChange>
          </w:tcPr>
          <w:p w14:paraId="5A813C2C" w14:textId="77777777" w:rsidR="00747C91" w:rsidRPr="004B7BCD"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i/>
                <w:sz w:val="16"/>
                <w:szCs w:val="16"/>
                <w:lang w:val="en-GB"/>
              </w:rPr>
            </w:pPr>
          </w:p>
        </w:tc>
        <w:tc>
          <w:tcPr>
            <w:tcW w:w="1985" w:type="dxa"/>
            <w:gridSpan w:val="2"/>
            <w:tcPrChange w:id="3098" w:author="ONOPTCHENKO Xavier" w:date="2019-10-10T15:42:00Z">
              <w:tcPr>
                <w:tcW w:w="1985" w:type="dxa"/>
                <w:gridSpan w:val="2"/>
              </w:tcPr>
            </w:tcPrChange>
          </w:tcPr>
          <w:p w14:paraId="2AEE4ADD" w14:textId="77777777" w:rsidR="00747C91" w:rsidRPr="004B7BCD" w:rsidRDefault="00747C91" w:rsidP="00800DA0">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lang w:val="en-GB"/>
              </w:rPr>
            </w:pPr>
            <w:r w:rsidRPr="004B7BCD">
              <w:rPr>
                <w:rFonts w:ascii="Verdana" w:hAnsi="Verdana"/>
                <w:i/>
                <w:sz w:val="16"/>
                <w:szCs w:val="16"/>
                <w:lang w:val="en-GB"/>
              </w:rPr>
              <w:t>SIERRA  [GROUP]</w:t>
            </w:r>
          </w:p>
        </w:tc>
        <w:tc>
          <w:tcPr>
            <w:cnfStyle w:val="000010000000" w:firstRow="0" w:lastRow="0" w:firstColumn="0" w:lastColumn="0" w:oddVBand="1" w:evenVBand="0" w:oddHBand="0" w:evenHBand="0" w:firstRowFirstColumn="0" w:firstRowLastColumn="0" w:lastRowFirstColumn="0" w:lastRowLastColumn="0"/>
            <w:tcW w:w="1774" w:type="dxa"/>
            <w:tcPrChange w:id="3099" w:author="ONOPTCHENKO Xavier" w:date="2019-10-10T15:42:00Z">
              <w:tcPr>
                <w:tcW w:w="1774" w:type="dxa"/>
              </w:tcPr>
            </w:tcPrChange>
          </w:tcPr>
          <w:p w14:paraId="12BAC2D3" w14:textId="77777777" w:rsidR="00747C91" w:rsidRPr="004B7BCD"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i/>
                <w:sz w:val="16"/>
                <w:szCs w:val="16"/>
                <w:lang w:val="en-GB"/>
              </w:rPr>
            </w:pPr>
          </w:p>
        </w:tc>
        <w:tc>
          <w:tcPr>
            <w:cnfStyle w:val="000100000000" w:firstRow="0" w:lastRow="0" w:firstColumn="0" w:lastColumn="1" w:oddVBand="0" w:evenVBand="0" w:oddHBand="0" w:evenHBand="0" w:firstRowFirstColumn="0" w:firstRowLastColumn="0" w:lastRowFirstColumn="0" w:lastRowLastColumn="0"/>
            <w:tcW w:w="1510" w:type="dxa"/>
            <w:tcPrChange w:id="3100" w:author="ONOPTCHENKO Xavier" w:date="2019-10-10T15:42:00Z">
              <w:tcPr>
                <w:tcW w:w="1875" w:type="dxa"/>
              </w:tcPr>
            </w:tcPrChange>
          </w:tcPr>
          <w:p w14:paraId="21D0D785" w14:textId="77777777" w:rsidR="00747C91" w:rsidRPr="004B7BCD" w:rsidRDefault="00747C91" w:rsidP="00800DA0">
            <w:pPr>
              <w:cnfStyle w:val="000100100000" w:firstRow="0" w:lastRow="0" w:firstColumn="0" w:lastColumn="1" w:oddVBand="0" w:evenVBand="0" w:oddHBand="1" w:evenHBand="0" w:firstRowFirstColumn="0" w:firstRowLastColumn="0" w:lastRowFirstColumn="0" w:lastRowLastColumn="0"/>
              <w:rPr>
                <w:rFonts w:ascii="Verdana" w:hAnsi="Verdana"/>
                <w:i/>
                <w:sz w:val="16"/>
                <w:szCs w:val="16"/>
                <w:lang w:val="en-GB"/>
              </w:rPr>
            </w:pPr>
          </w:p>
        </w:tc>
      </w:tr>
      <w:tr w:rsidR="00977EE9" w:rsidRPr="00977EE9" w14:paraId="6673769B" w14:textId="77777777" w:rsidTr="00CC3E7E">
        <w:trPr>
          <w:cnfStyle w:val="000000010000" w:firstRow="0" w:lastRow="0" w:firstColumn="0" w:lastColumn="0" w:oddVBand="0" w:evenVBand="0" w:oddHBand="0" w:evenHBand="1" w:firstRowFirstColumn="0" w:firstRowLastColumn="0" w:lastRowFirstColumn="0" w:lastRowLastColumn="0"/>
          <w:trHeight w:val="268"/>
          <w:trPrChange w:id="3101"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3102" w:author="ONOPTCHENKO Xavier" w:date="2019-10-10T15:42:00Z">
              <w:tcPr>
                <w:tcW w:w="2365" w:type="dxa"/>
              </w:tcPr>
            </w:tcPrChange>
          </w:tcPr>
          <w:p w14:paraId="21F45FBB" w14:textId="46C1E11F" w:rsidR="00977EE9" w:rsidRPr="004B7BCD" w:rsidRDefault="00977EE9" w:rsidP="00800DA0">
            <w:pPr>
              <w:jc w:val="left"/>
              <w:cnfStyle w:val="001000010000" w:firstRow="0" w:lastRow="0" w:firstColumn="1" w:lastColumn="0" w:oddVBand="0" w:evenVBand="0" w:oddHBand="0" w:evenHBand="1" w:firstRowFirstColumn="0" w:firstRowLastColumn="0" w:lastRowFirstColumn="0" w:lastRowLastColumn="0"/>
              <w:rPr>
                <w:rFonts w:ascii="Verdana" w:hAnsi="Verdana"/>
                <w:i/>
                <w:sz w:val="16"/>
                <w:szCs w:val="16"/>
                <w:lang w:val="en-GB"/>
              </w:rPr>
            </w:pPr>
            <w:r w:rsidRPr="007E6048">
              <w:rPr>
                <w:rFonts w:ascii="Verdana" w:hAnsi="Verdana"/>
                <w:i/>
                <w:sz w:val="16"/>
                <w:szCs w:val="16"/>
                <w:lang w:val="en-GB"/>
              </w:rPr>
              <w:t>Risk nomenclature</w:t>
            </w:r>
          </w:p>
        </w:tc>
        <w:tc>
          <w:tcPr>
            <w:cnfStyle w:val="000010000000" w:firstRow="0" w:lastRow="0" w:firstColumn="0" w:lastColumn="0" w:oddVBand="1" w:evenVBand="0" w:oddHBand="0" w:evenHBand="0" w:firstRowFirstColumn="0" w:firstRowLastColumn="0" w:lastRowFirstColumn="0" w:lastRowLastColumn="0"/>
            <w:tcW w:w="1287" w:type="dxa"/>
            <w:tcPrChange w:id="3103" w:author="ONOPTCHENKO Xavier" w:date="2019-10-10T15:42:00Z">
              <w:tcPr>
                <w:tcW w:w="1287" w:type="dxa"/>
              </w:tcPr>
            </w:tcPrChange>
          </w:tcPr>
          <w:p w14:paraId="37093C7C" w14:textId="77777777" w:rsidR="00977EE9" w:rsidRPr="004B7BCD" w:rsidRDefault="00977EE9" w:rsidP="00800DA0">
            <w:pPr>
              <w:cnfStyle w:val="000010010000" w:firstRow="0" w:lastRow="0" w:firstColumn="0" w:lastColumn="0" w:oddVBand="1" w:evenVBand="0" w:oddHBand="0" w:evenHBand="1" w:firstRowFirstColumn="0" w:firstRowLastColumn="0" w:lastRowFirstColumn="0" w:lastRowLastColumn="0"/>
              <w:rPr>
                <w:rFonts w:ascii="Verdana" w:hAnsi="Verdana"/>
                <w:i/>
                <w:sz w:val="16"/>
                <w:szCs w:val="16"/>
                <w:lang w:val="en-GB"/>
              </w:rPr>
            </w:pPr>
          </w:p>
        </w:tc>
        <w:tc>
          <w:tcPr>
            <w:tcW w:w="1985" w:type="dxa"/>
            <w:gridSpan w:val="2"/>
            <w:tcPrChange w:id="3104" w:author="ONOPTCHENKO Xavier" w:date="2019-10-10T15:42:00Z">
              <w:tcPr>
                <w:tcW w:w="1985" w:type="dxa"/>
                <w:gridSpan w:val="2"/>
              </w:tcPr>
            </w:tcPrChange>
          </w:tcPr>
          <w:p w14:paraId="786239AF" w14:textId="12BD0913" w:rsidR="00977EE9" w:rsidRPr="004B7BCD" w:rsidRDefault="00977EE9" w:rsidP="00977EE9">
            <w:pPr>
              <w:jc w:val="left"/>
              <w:cnfStyle w:val="000000010000" w:firstRow="0" w:lastRow="0" w:firstColumn="0" w:lastColumn="0" w:oddVBand="0" w:evenVBand="0" w:oddHBand="0" w:evenHBand="1" w:firstRowFirstColumn="0" w:firstRowLastColumn="0" w:lastRowFirstColumn="0" w:lastRowLastColumn="0"/>
              <w:rPr>
                <w:rFonts w:ascii="Verdana" w:hAnsi="Verdana"/>
                <w:i/>
                <w:sz w:val="16"/>
                <w:szCs w:val="16"/>
                <w:lang w:val="en-GB"/>
              </w:rPr>
            </w:pPr>
            <w:r w:rsidRPr="00977EE9">
              <w:rPr>
                <w:rFonts w:ascii="Verdana" w:hAnsi="Verdana"/>
                <w:i/>
                <w:sz w:val="16"/>
                <w:szCs w:val="16"/>
                <w:lang w:val="en-GB"/>
              </w:rPr>
              <w:t>RISK CORE via SQUARE</w:t>
            </w:r>
          </w:p>
        </w:tc>
        <w:tc>
          <w:tcPr>
            <w:cnfStyle w:val="000010000000" w:firstRow="0" w:lastRow="0" w:firstColumn="0" w:lastColumn="0" w:oddVBand="1" w:evenVBand="0" w:oddHBand="0" w:evenHBand="0" w:firstRowFirstColumn="0" w:firstRowLastColumn="0" w:lastRowFirstColumn="0" w:lastRowLastColumn="0"/>
            <w:tcW w:w="1774" w:type="dxa"/>
            <w:tcPrChange w:id="3105" w:author="ONOPTCHENKO Xavier" w:date="2019-10-10T15:42:00Z">
              <w:tcPr>
                <w:tcW w:w="1774" w:type="dxa"/>
              </w:tcPr>
            </w:tcPrChange>
          </w:tcPr>
          <w:p w14:paraId="6B4BEA34" w14:textId="77777777" w:rsidR="00977EE9" w:rsidRPr="004B7BCD" w:rsidRDefault="00977EE9" w:rsidP="00800DA0">
            <w:pPr>
              <w:cnfStyle w:val="000010010000" w:firstRow="0" w:lastRow="0" w:firstColumn="0" w:lastColumn="0" w:oddVBand="1" w:evenVBand="0" w:oddHBand="0" w:evenHBand="1" w:firstRowFirstColumn="0" w:firstRowLastColumn="0" w:lastRowFirstColumn="0" w:lastRowLastColumn="0"/>
              <w:rPr>
                <w:rFonts w:ascii="Verdana" w:hAnsi="Verdana"/>
                <w:i/>
                <w:sz w:val="16"/>
                <w:szCs w:val="16"/>
                <w:lang w:val="en-GB"/>
              </w:rPr>
            </w:pPr>
          </w:p>
        </w:tc>
        <w:tc>
          <w:tcPr>
            <w:cnfStyle w:val="000100000000" w:firstRow="0" w:lastRow="0" w:firstColumn="0" w:lastColumn="1" w:oddVBand="0" w:evenVBand="0" w:oddHBand="0" w:evenHBand="0" w:firstRowFirstColumn="0" w:firstRowLastColumn="0" w:lastRowFirstColumn="0" w:lastRowLastColumn="0"/>
            <w:tcW w:w="1510" w:type="dxa"/>
            <w:tcPrChange w:id="3106" w:author="ONOPTCHENKO Xavier" w:date="2019-10-10T15:42:00Z">
              <w:tcPr>
                <w:tcW w:w="1875" w:type="dxa"/>
              </w:tcPr>
            </w:tcPrChange>
          </w:tcPr>
          <w:p w14:paraId="5A64C201" w14:textId="77777777" w:rsidR="00977EE9" w:rsidRPr="004B7BCD" w:rsidRDefault="00977EE9" w:rsidP="00800DA0">
            <w:pPr>
              <w:cnfStyle w:val="000100010000" w:firstRow="0" w:lastRow="0" w:firstColumn="0" w:lastColumn="1" w:oddVBand="0" w:evenVBand="0" w:oddHBand="0" w:evenHBand="1" w:firstRowFirstColumn="0" w:firstRowLastColumn="0" w:lastRowFirstColumn="0" w:lastRowLastColumn="0"/>
              <w:rPr>
                <w:rFonts w:ascii="Verdana" w:hAnsi="Verdana"/>
                <w:i/>
                <w:sz w:val="16"/>
                <w:szCs w:val="16"/>
                <w:lang w:val="en-GB"/>
              </w:rPr>
            </w:pPr>
          </w:p>
        </w:tc>
      </w:tr>
      <w:tr w:rsidR="00977EE9" w:rsidRPr="00977EE9" w14:paraId="398B9D06" w14:textId="77777777" w:rsidTr="00CC3E7E">
        <w:trPr>
          <w:cnfStyle w:val="000000100000" w:firstRow="0" w:lastRow="0" w:firstColumn="0" w:lastColumn="0" w:oddVBand="0" w:evenVBand="0" w:oddHBand="1" w:evenHBand="0" w:firstRowFirstColumn="0" w:firstRowLastColumn="0" w:lastRowFirstColumn="0" w:lastRowLastColumn="0"/>
          <w:trHeight w:val="268"/>
          <w:trPrChange w:id="3107"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3108" w:author="ONOPTCHENKO Xavier" w:date="2019-10-10T15:42:00Z">
              <w:tcPr>
                <w:tcW w:w="2365" w:type="dxa"/>
              </w:tcPr>
            </w:tcPrChange>
          </w:tcPr>
          <w:p w14:paraId="0AC51CC0" w14:textId="7851DE53" w:rsidR="00977EE9" w:rsidRPr="004B7BCD" w:rsidRDefault="003F68C8" w:rsidP="003F68C8">
            <w:pPr>
              <w:jc w:val="left"/>
              <w:cnfStyle w:val="001000100000" w:firstRow="0" w:lastRow="0" w:firstColumn="1" w:lastColumn="0" w:oddVBand="0" w:evenVBand="0" w:oddHBand="1" w:evenHBand="0" w:firstRowFirstColumn="0" w:firstRowLastColumn="0" w:lastRowFirstColumn="0" w:lastRowLastColumn="0"/>
              <w:rPr>
                <w:rFonts w:ascii="Verdana" w:hAnsi="Verdana"/>
                <w:i/>
                <w:sz w:val="16"/>
                <w:szCs w:val="16"/>
                <w:lang w:val="en-GB"/>
              </w:rPr>
            </w:pPr>
            <w:r w:rsidRPr="007E6048">
              <w:rPr>
                <w:rFonts w:ascii="Verdana" w:hAnsi="Verdana"/>
                <w:i/>
                <w:sz w:val="16"/>
                <w:szCs w:val="16"/>
                <w:lang w:val="en-GB"/>
              </w:rPr>
              <w:t xml:space="preserve">Risk </w:t>
            </w:r>
            <w:r>
              <w:rPr>
                <w:rFonts w:ascii="Verdana" w:hAnsi="Verdana"/>
                <w:i/>
                <w:sz w:val="16"/>
                <w:szCs w:val="16"/>
                <w:lang w:val="en-GB"/>
              </w:rPr>
              <w:t>management rules</w:t>
            </w:r>
          </w:p>
        </w:tc>
        <w:tc>
          <w:tcPr>
            <w:cnfStyle w:val="000010000000" w:firstRow="0" w:lastRow="0" w:firstColumn="0" w:lastColumn="0" w:oddVBand="1" w:evenVBand="0" w:oddHBand="0" w:evenHBand="0" w:firstRowFirstColumn="0" w:firstRowLastColumn="0" w:lastRowFirstColumn="0" w:lastRowLastColumn="0"/>
            <w:tcW w:w="1287" w:type="dxa"/>
            <w:tcPrChange w:id="3109" w:author="ONOPTCHENKO Xavier" w:date="2019-10-10T15:42:00Z">
              <w:tcPr>
                <w:tcW w:w="1287" w:type="dxa"/>
              </w:tcPr>
            </w:tcPrChange>
          </w:tcPr>
          <w:p w14:paraId="46ECABD2" w14:textId="77777777" w:rsidR="00977EE9" w:rsidRPr="004B7BCD" w:rsidRDefault="00977EE9" w:rsidP="00800DA0">
            <w:pPr>
              <w:cnfStyle w:val="000010100000" w:firstRow="0" w:lastRow="0" w:firstColumn="0" w:lastColumn="0" w:oddVBand="1" w:evenVBand="0" w:oddHBand="1" w:evenHBand="0" w:firstRowFirstColumn="0" w:firstRowLastColumn="0" w:lastRowFirstColumn="0" w:lastRowLastColumn="0"/>
              <w:rPr>
                <w:rFonts w:ascii="Verdana" w:hAnsi="Verdana"/>
                <w:i/>
                <w:sz w:val="16"/>
                <w:szCs w:val="16"/>
                <w:lang w:val="en-GB"/>
              </w:rPr>
            </w:pPr>
          </w:p>
        </w:tc>
        <w:tc>
          <w:tcPr>
            <w:tcW w:w="1985" w:type="dxa"/>
            <w:gridSpan w:val="2"/>
            <w:tcPrChange w:id="3110" w:author="ONOPTCHENKO Xavier" w:date="2019-10-10T15:42:00Z">
              <w:tcPr>
                <w:tcW w:w="1985" w:type="dxa"/>
                <w:gridSpan w:val="2"/>
              </w:tcPr>
            </w:tcPrChange>
          </w:tcPr>
          <w:p w14:paraId="0088685E" w14:textId="00526977" w:rsidR="00977EE9" w:rsidRPr="004B7BCD" w:rsidRDefault="00977EE9" w:rsidP="00977EE9">
            <w:pPr>
              <w:jc w:val="left"/>
              <w:cnfStyle w:val="000000100000" w:firstRow="0" w:lastRow="0" w:firstColumn="0" w:lastColumn="0" w:oddVBand="0" w:evenVBand="0" w:oddHBand="1" w:evenHBand="0" w:firstRowFirstColumn="0" w:firstRowLastColumn="0" w:lastRowFirstColumn="0" w:lastRowLastColumn="0"/>
              <w:rPr>
                <w:rFonts w:ascii="Verdana" w:hAnsi="Verdana"/>
                <w:i/>
                <w:sz w:val="16"/>
                <w:szCs w:val="16"/>
                <w:lang w:val="en-GB"/>
              </w:rPr>
            </w:pPr>
            <w:r w:rsidRPr="00977EE9">
              <w:rPr>
                <w:rFonts w:ascii="Verdana" w:hAnsi="Verdana"/>
                <w:i/>
                <w:sz w:val="16"/>
                <w:szCs w:val="16"/>
                <w:lang w:val="en-GB"/>
              </w:rPr>
              <w:t>RISK CORE via SQUARE</w:t>
            </w:r>
          </w:p>
        </w:tc>
        <w:tc>
          <w:tcPr>
            <w:cnfStyle w:val="000010000000" w:firstRow="0" w:lastRow="0" w:firstColumn="0" w:lastColumn="0" w:oddVBand="1" w:evenVBand="0" w:oddHBand="0" w:evenHBand="0" w:firstRowFirstColumn="0" w:firstRowLastColumn="0" w:lastRowFirstColumn="0" w:lastRowLastColumn="0"/>
            <w:tcW w:w="1774" w:type="dxa"/>
            <w:tcPrChange w:id="3111" w:author="ONOPTCHENKO Xavier" w:date="2019-10-10T15:42:00Z">
              <w:tcPr>
                <w:tcW w:w="1774" w:type="dxa"/>
              </w:tcPr>
            </w:tcPrChange>
          </w:tcPr>
          <w:p w14:paraId="0C187FCB" w14:textId="77777777" w:rsidR="00977EE9" w:rsidRPr="004B7BCD" w:rsidRDefault="00977EE9" w:rsidP="00800DA0">
            <w:pPr>
              <w:cnfStyle w:val="000010100000" w:firstRow="0" w:lastRow="0" w:firstColumn="0" w:lastColumn="0" w:oddVBand="1" w:evenVBand="0" w:oddHBand="1" w:evenHBand="0" w:firstRowFirstColumn="0" w:firstRowLastColumn="0" w:lastRowFirstColumn="0" w:lastRowLastColumn="0"/>
              <w:rPr>
                <w:rFonts w:ascii="Verdana" w:hAnsi="Verdana"/>
                <w:i/>
                <w:sz w:val="16"/>
                <w:szCs w:val="16"/>
                <w:lang w:val="en-GB"/>
              </w:rPr>
            </w:pPr>
          </w:p>
        </w:tc>
        <w:tc>
          <w:tcPr>
            <w:cnfStyle w:val="000100000000" w:firstRow="0" w:lastRow="0" w:firstColumn="0" w:lastColumn="1" w:oddVBand="0" w:evenVBand="0" w:oddHBand="0" w:evenHBand="0" w:firstRowFirstColumn="0" w:firstRowLastColumn="0" w:lastRowFirstColumn="0" w:lastRowLastColumn="0"/>
            <w:tcW w:w="1510" w:type="dxa"/>
            <w:tcPrChange w:id="3112" w:author="ONOPTCHENKO Xavier" w:date="2019-10-10T15:42:00Z">
              <w:tcPr>
                <w:tcW w:w="1875" w:type="dxa"/>
              </w:tcPr>
            </w:tcPrChange>
          </w:tcPr>
          <w:p w14:paraId="22EB5794" w14:textId="77777777" w:rsidR="00977EE9" w:rsidRPr="004B7BCD" w:rsidRDefault="00977EE9" w:rsidP="00800DA0">
            <w:pPr>
              <w:cnfStyle w:val="000100100000" w:firstRow="0" w:lastRow="0" w:firstColumn="0" w:lastColumn="1" w:oddVBand="0" w:evenVBand="0" w:oddHBand="1" w:evenHBand="0" w:firstRowFirstColumn="0" w:firstRowLastColumn="0" w:lastRowFirstColumn="0" w:lastRowLastColumn="0"/>
              <w:rPr>
                <w:rFonts w:ascii="Verdana" w:hAnsi="Verdana"/>
                <w:i/>
                <w:sz w:val="16"/>
                <w:szCs w:val="16"/>
                <w:lang w:val="en-GB"/>
              </w:rPr>
            </w:pPr>
          </w:p>
        </w:tc>
      </w:tr>
      <w:tr w:rsidR="00977EE9" w:rsidRPr="00977EE9" w14:paraId="6A8298D3" w14:textId="77777777" w:rsidTr="00CC3E7E">
        <w:trPr>
          <w:cnfStyle w:val="000000010000" w:firstRow="0" w:lastRow="0" w:firstColumn="0" w:lastColumn="0" w:oddVBand="0" w:evenVBand="0" w:oddHBand="0" w:evenHBand="1" w:firstRowFirstColumn="0" w:firstRowLastColumn="0" w:lastRowFirstColumn="0" w:lastRowLastColumn="0"/>
          <w:trHeight w:val="268"/>
          <w:trPrChange w:id="3113"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3114" w:author="ONOPTCHENKO Xavier" w:date="2019-10-10T15:42:00Z">
              <w:tcPr>
                <w:tcW w:w="2365" w:type="dxa"/>
              </w:tcPr>
            </w:tcPrChange>
          </w:tcPr>
          <w:p w14:paraId="2229BC48" w14:textId="080C7808" w:rsidR="00977EE9" w:rsidRPr="004B7BCD" w:rsidRDefault="003F68C8" w:rsidP="003F68C8">
            <w:pPr>
              <w:jc w:val="left"/>
              <w:cnfStyle w:val="001000010000" w:firstRow="0" w:lastRow="0" w:firstColumn="1" w:lastColumn="0" w:oddVBand="0" w:evenVBand="0" w:oddHBand="0" w:evenHBand="1" w:firstRowFirstColumn="0" w:firstRowLastColumn="0" w:lastRowFirstColumn="0" w:lastRowLastColumn="0"/>
              <w:rPr>
                <w:rFonts w:ascii="Verdana" w:hAnsi="Verdana"/>
                <w:i/>
                <w:sz w:val="16"/>
                <w:szCs w:val="16"/>
                <w:lang w:val="en-GB"/>
              </w:rPr>
            </w:pPr>
            <w:r>
              <w:rPr>
                <w:rFonts w:ascii="Verdana" w:hAnsi="Verdana"/>
                <w:i/>
                <w:sz w:val="16"/>
                <w:szCs w:val="16"/>
                <w:lang w:val="en-GB"/>
              </w:rPr>
              <w:t xml:space="preserve">Country </w:t>
            </w:r>
            <w:r w:rsidRPr="007E6048">
              <w:rPr>
                <w:rFonts w:ascii="Verdana" w:hAnsi="Verdana"/>
                <w:i/>
                <w:sz w:val="16"/>
                <w:szCs w:val="16"/>
                <w:lang w:val="en-GB"/>
              </w:rPr>
              <w:t xml:space="preserve">Risk </w:t>
            </w:r>
          </w:p>
        </w:tc>
        <w:tc>
          <w:tcPr>
            <w:cnfStyle w:val="000010000000" w:firstRow="0" w:lastRow="0" w:firstColumn="0" w:lastColumn="0" w:oddVBand="1" w:evenVBand="0" w:oddHBand="0" w:evenHBand="0" w:firstRowFirstColumn="0" w:firstRowLastColumn="0" w:lastRowFirstColumn="0" w:lastRowLastColumn="0"/>
            <w:tcW w:w="1287" w:type="dxa"/>
            <w:tcPrChange w:id="3115" w:author="ONOPTCHENKO Xavier" w:date="2019-10-10T15:42:00Z">
              <w:tcPr>
                <w:tcW w:w="1287" w:type="dxa"/>
              </w:tcPr>
            </w:tcPrChange>
          </w:tcPr>
          <w:p w14:paraId="3628DADE" w14:textId="77777777" w:rsidR="00977EE9" w:rsidRPr="004B7BCD" w:rsidRDefault="00977EE9" w:rsidP="00800DA0">
            <w:pPr>
              <w:cnfStyle w:val="000010010000" w:firstRow="0" w:lastRow="0" w:firstColumn="0" w:lastColumn="0" w:oddVBand="1" w:evenVBand="0" w:oddHBand="0" w:evenHBand="1" w:firstRowFirstColumn="0" w:firstRowLastColumn="0" w:lastRowFirstColumn="0" w:lastRowLastColumn="0"/>
              <w:rPr>
                <w:rFonts w:ascii="Verdana" w:hAnsi="Verdana"/>
                <w:i/>
                <w:sz w:val="16"/>
                <w:szCs w:val="16"/>
                <w:lang w:val="en-GB"/>
              </w:rPr>
            </w:pPr>
          </w:p>
        </w:tc>
        <w:tc>
          <w:tcPr>
            <w:tcW w:w="1985" w:type="dxa"/>
            <w:gridSpan w:val="2"/>
            <w:tcPrChange w:id="3116" w:author="ONOPTCHENKO Xavier" w:date="2019-10-10T15:42:00Z">
              <w:tcPr>
                <w:tcW w:w="1985" w:type="dxa"/>
                <w:gridSpan w:val="2"/>
              </w:tcPr>
            </w:tcPrChange>
          </w:tcPr>
          <w:p w14:paraId="58613FC7" w14:textId="4E962B95" w:rsidR="00977EE9" w:rsidRPr="004B7BCD" w:rsidRDefault="00977EE9" w:rsidP="00977EE9">
            <w:pPr>
              <w:jc w:val="left"/>
              <w:cnfStyle w:val="000000010000" w:firstRow="0" w:lastRow="0" w:firstColumn="0" w:lastColumn="0" w:oddVBand="0" w:evenVBand="0" w:oddHBand="0" w:evenHBand="1" w:firstRowFirstColumn="0" w:firstRowLastColumn="0" w:lastRowFirstColumn="0" w:lastRowLastColumn="0"/>
              <w:rPr>
                <w:rFonts w:ascii="Verdana" w:hAnsi="Verdana"/>
                <w:i/>
                <w:sz w:val="16"/>
                <w:szCs w:val="16"/>
                <w:lang w:val="en-GB"/>
              </w:rPr>
            </w:pPr>
            <w:r w:rsidRPr="00977EE9">
              <w:rPr>
                <w:rFonts w:ascii="Verdana" w:hAnsi="Verdana"/>
                <w:i/>
                <w:sz w:val="16"/>
                <w:szCs w:val="16"/>
                <w:lang w:val="en-GB"/>
              </w:rPr>
              <w:t>RISK CORE via SQUARE</w:t>
            </w:r>
          </w:p>
        </w:tc>
        <w:tc>
          <w:tcPr>
            <w:cnfStyle w:val="000010000000" w:firstRow="0" w:lastRow="0" w:firstColumn="0" w:lastColumn="0" w:oddVBand="1" w:evenVBand="0" w:oddHBand="0" w:evenHBand="0" w:firstRowFirstColumn="0" w:firstRowLastColumn="0" w:lastRowFirstColumn="0" w:lastRowLastColumn="0"/>
            <w:tcW w:w="1774" w:type="dxa"/>
            <w:tcPrChange w:id="3117" w:author="ONOPTCHENKO Xavier" w:date="2019-10-10T15:42:00Z">
              <w:tcPr>
                <w:tcW w:w="1774" w:type="dxa"/>
              </w:tcPr>
            </w:tcPrChange>
          </w:tcPr>
          <w:p w14:paraId="25D899EC" w14:textId="77777777" w:rsidR="00977EE9" w:rsidRPr="004B7BCD" w:rsidRDefault="00977EE9" w:rsidP="00800DA0">
            <w:pPr>
              <w:cnfStyle w:val="000010010000" w:firstRow="0" w:lastRow="0" w:firstColumn="0" w:lastColumn="0" w:oddVBand="1" w:evenVBand="0" w:oddHBand="0" w:evenHBand="1" w:firstRowFirstColumn="0" w:firstRowLastColumn="0" w:lastRowFirstColumn="0" w:lastRowLastColumn="0"/>
              <w:rPr>
                <w:rFonts w:ascii="Verdana" w:hAnsi="Verdana"/>
                <w:i/>
                <w:sz w:val="16"/>
                <w:szCs w:val="16"/>
                <w:lang w:val="en-GB"/>
              </w:rPr>
            </w:pPr>
          </w:p>
        </w:tc>
        <w:tc>
          <w:tcPr>
            <w:cnfStyle w:val="000100000000" w:firstRow="0" w:lastRow="0" w:firstColumn="0" w:lastColumn="1" w:oddVBand="0" w:evenVBand="0" w:oddHBand="0" w:evenHBand="0" w:firstRowFirstColumn="0" w:firstRowLastColumn="0" w:lastRowFirstColumn="0" w:lastRowLastColumn="0"/>
            <w:tcW w:w="1510" w:type="dxa"/>
            <w:tcPrChange w:id="3118" w:author="ONOPTCHENKO Xavier" w:date="2019-10-10T15:42:00Z">
              <w:tcPr>
                <w:tcW w:w="1875" w:type="dxa"/>
              </w:tcPr>
            </w:tcPrChange>
          </w:tcPr>
          <w:p w14:paraId="0195CA68" w14:textId="77777777" w:rsidR="00977EE9" w:rsidRPr="004B7BCD" w:rsidRDefault="00977EE9" w:rsidP="00800DA0">
            <w:pPr>
              <w:cnfStyle w:val="000100010000" w:firstRow="0" w:lastRow="0" w:firstColumn="0" w:lastColumn="1" w:oddVBand="0" w:evenVBand="0" w:oddHBand="0" w:evenHBand="1" w:firstRowFirstColumn="0" w:firstRowLastColumn="0" w:lastRowFirstColumn="0" w:lastRowLastColumn="0"/>
              <w:rPr>
                <w:rFonts w:ascii="Verdana" w:hAnsi="Verdana"/>
                <w:i/>
                <w:sz w:val="16"/>
                <w:szCs w:val="16"/>
                <w:lang w:val="en-GB"/>
              </w:rPr>
            </w:pPr>
          </w:p>
        </w:tc>
      </w:tr>
      <w:tr w:rsidR="00747C91" w:rsidRPr="0029207F" w14:paraId="5F3D9F10" w14:textId="77777777" w:rsidTr="00CC3E7E">
        <w:trPr>
          <w:cnfStyle w:val="000000100000" w:firstRow="0" w:lastRow="0" w:firstColumn="0" w:lastColumn="0" w:oddVBand="0" w:evenVBand="0" w:oddHBand="1" w:evenHBand="0" w:firstRowFirstColumn="0" w:firstRowLastColumn="0" w:lastRowFirstColumn="0" w:lastRowLastColumn="0"/>
          <w:trHeight w:val="268"/>
          <w:trPrChange w:id="3119"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8921" w:type="dxa"/>
            <w:gridSpan w:val="6"/>
            <w:tcPrChange w:id="3120" w:author="ONOPTCHENKO Xavier" w:date="2019-10-10T15:42:00Z">
              <w:tcPr>
                <w:tcW w:w="9286" w:type="dxa"/>
                <w:gridSpan w:val="6"/>
              </w:tcPr>
            </w:tcPrChange>
          </w:tcPr>
          <w:p w14:paraId="74E70F29" w14:textId="77777777" w:rsidR="00747C91" w:rsidRPr="008E0509" w:rsidRDefault="00747C91" w:rsidP="00800DA0">
            <w:pPr>
              <w:cnfStyle w:val="001000100000" w:firstRow="0" w:lastRow="0" w:firstColumn="1" w:lastColumn="0" w:oddVBand="0" w:evenVBand="0" w:oddHBand="1" w:evenHBand="0" w:firstRowFirstColumn="0" w:firstRowLastColumn="0" w:lastRowFirstColumn="0" w:lastRowLastColumn="0"/>
              <w:rPr>
                <w:rFonts w:ascii="Verdana" w:hAnsi="Verdana"/>
                <w:b w:val="0"/>
                <w:bCs w:val="0"/>
                <w:i/>
                <w:sz w:val="16"/>
                <w:szCs w:val="16"/>
                <w:lang w:val="en-GB"/>
              </w:rPr>
            </w:pPr>
            <w:r w:rsidRPr="008E0509">
              <w:rPr>
                <w:rFonts w:ascii="Verdana" w:hAnsi="Verdana"/>
                <w:i/>
                <w:sz w:val="24"/>
                <w:szCs w:val="24"/>
                <w:u w:val="single"/>
                <w:lang w:val="en-GB"/>
              </w:rPr>
              <w:t>BNPParibas Cardif CORPORATE Reference data</w:t>
            </w:r>
          </w:p>
        </w:tc>
      </w:tr>
      <w:tr w:rsidR="00747C91" w:rsidRPr="008E0509" w14:paraId="2BF20121" w14:textId="77777777" w:rsidTr="00CC3E7E">
        <w:trPr>
          <w:cnfStyle w:val="000000010000" w:firstRow="0" w:lastRow="0" w:firstColumn="0" w:lastColumn="0" w:oddVBand="0" w:evenVBand="0" w:oddHBand="0" w:evenHBand="1" w:firstRowFirstColumn="0" w:firstRowLastColumn="0" w:lastRowFirstColumn="0" w:lastRowLastColumn="0"/>
          <w:trHeight w:val="268"/>
          <w:trPrChange w:id="3121"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3122" w:author="ONOPTCHENKO Xavier" w:date="2019-10-10T15:42:00Z">
              <w:tcPr>
                <w:tcW w:w="2365" w:type="dxa"/>
              </w:tcPr>
            </w:tcPrChange>
          </w:tcPr>
          <w:p w14:paraId="5A0C1CBA" w14:textId="77777777" w:rsidR="00747C91" w:rsidRPr="008E0509" w:rsidRDefault="00747C91" w:rsidP="00800DA0">
            <w:pPr>
              <w:cnfStyle w:val="001000010000" w:firstRow="0" w:lastRow="0" w:firstColumn="1" w:lastColumn="0" w:oddVBand="0" w:evenVBand="0" w:oddHBand="0" w:evenHBand="1" w:firstRowFirstColumn="0" w:firstRowLastColumn="0" w:lastRowFirstColumn="0" w:lastRowLastColumn="0"/>
              <w:rPr>
                <w:rFonts w:ascii="Verdana" w:hAnsi="Verdana"/>
                <w:bCs w:val="0"/>
                <w:i/>
                <w:sz w:val="16"/>
                <w:szCs w:val="16"/>
                <w:lang w:val="en-GB"/>
              </w:rPr>
            </w:pPr>
            <w:r w:rsidRPr="008E0509">
              <w:rPr>
                <w:rFonts w:ascii="Verdana" w:hAnsi="Verdana"/>
                <w:i/>
                <w:sz w:val="16"/>
                <w:szCs w:val="16"/>
                <w:lang w:val="en-GB"/>
              </w:rPr>
              <w:t>Nomenclatures</w:t>
            </w:r>
          </w:p>
        </w:tc>
        <w:tc>
          <w:tcPr>
            <w:cnfStyle w:val="000010000000" w:firstRow="0" w:lastRow="0" w:firstColumn="0" w:lastColumn="0" w:oddVBand="1" w:evenVBand="0" w:oddHBand="0" w:evenHBand="0" w:firstRowFirstColumn="0" w:firstRowLastColumn="0" w:lastRowFirstColumn="0" w:lastRowLastColumn="0"/>
            <w:tcW w:w="1287" w:type="dxa"/>
            <w:tcPrChange w:id="3123" w:author="ONOPTCHENKO Xavier" w:date="2019-10-10T15:42:00Z">
              <w:tcPr>
                <w:tcW w:w="1287" w:type="dxa"/>
              </w:tcPr>
            </w:tcPrChange>
          </w:tcPr>
          <w:p w14:paraId="1DB6E556" w14:textId="77777777" w:rsidR="00747C91" w:rsidRPr="008E0509"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rPr>
            </w:pPr>
          </w:p>
        </w:tc>
        <w:tc>
          <w:tcPr>
            <w:tcW w:w="1843" w:type="dxa"/>
            <w:tcPrChange w:id="3124" w:author="ONOPTCHENKO Xavier" w:date="2019-10-10T15:42:00Z">
              <w:tcPr>
                <w:tcW w:w="1843" w:type="dxa"/>
              </w:tcPr>
            </w:tcPrChange>
          </w:tcPr>
          <w:p w14:paraId="0C88DEF3" w14:textId="77777777" w:rsidR="00747C91" w:rsidRPr="008E0509" w:rsidRDefault="00747C91" w:rsidP="00800DA0">
            <w:pPr>
              <w:cnfStyle w:val="000000010000" w:firstRow="0" w:lastRow="0" w:firstColumn="0" w:lastColumn="0" w:oddVBand="0" w:evenVBand="0" w:oddHBand="0" w:evenHBand="1" w:firstRowFirstColumn="0" w:firstRowLastColumn="0" w:lastRowFirstColumn="0" w:lastRowLastColumn="0"/>
              <w:rPr>
                <w:rFonts w:ascii="Verdana" w:hAnsi="Verdana"/>
                <w:bCs/>
                <w:i/>
                <w:sz w:val="16"/>
                <w:szCs w:val="16"/>
                <w:lang w:val="en-GB"/>
              </w:rPr>
            </w:pPr>
            <w:r w:rsidRPr="008E0509">
              <w:rPr>
                <w:rFonts w:ascii="Verdana" w:hAnsi="Verdana"/>
                <w:bCs/>
                <w:i/>
                <w:sz w:val="16"/>
                <w:szCs w:val="16"/>
                <w:lang w:val="en-GB"/>
              </w:rPr>
              <w:t>SMART-LISTS</w:t>
            </w:r>
          </w:p>
        </w:tc>
        <w:tc>
          <w:tcPr>
            <w:cnfStyle w:val="000010000000" w:firstRow="0" w:lastRow="0" w:firstColumn="0" w:lastColumn="0" w:oddVBand="1" w:evenVBand="0" w:oddHBand="0" w:evenHBand="0" w:firstRowFirstColumn="0" w:firstRowLastColumn="0" w:lastRowFirstColumn="0" w:lastRowLastColumn="0"/>
            <w:tcW w:w="1916" w:type="dxa"/>
            <w:gridSpan w:val="2"/>
            <w:tcPrChange w:id="3125" w:author="ONOPTCHENKO Xavier" w:date="2019-10-10T15:42:00Z">
              <w:tcPr>
                <w:tcW w:w="1916" w:type="dxa"/>
                <w:gridSpan w:val="2"/>
              </w:tcPr>
            </w:tcPrChange>
          </w:tcPr>
          <w:p w14:paraId="79DDC76C" w14:textId="77777777" w:rsidR="00747C91" w:rsidRPr="008E0509" w:rsidRDefault="00747C91" w:rsidP="00800DA0">
            <w:pPr>
              <w:cnfStyle w:val="000010010000" w:firstRow="0" w:lastRow="0" w:firstColumn="0" w:lastColumn="0" w:oddVBand="1" w:evenVBand="0" w:oddHBand="0" w:evenHBand="1" w:firstRowFirstColumn="0" w:firstRowLastColumn="0" w:lastRowFirstColumn="0" w:lastRowLastColumn="0"/>
              <w:rPr>
                <w:rFonts w:ascii="Verdana" w:hAnsi="Verdana"/>
              </w:rPr>
            </w:pPr>
            <w:r w:rsidRPr="008E0509">
              <w:rPr>
                <w:rFonts w:ascii="Verdana" w:hAnsi="Verdana"/>
                <w:b/>
                <w:bCs/>
                <w:i/>
                <w:color w:val="3366FF"/>
                <w:lang w:val="en-GB"/>
              </w:rPr>
              <w:t>…</w:t>
            </w:r>
          </w:p>
        </w:tc>
        <w:tc>
          <w:tcPr>
            <w:cnfStyle w:val="000100000000" w:firstRow="0" w:lastRow="0" w:firstColumn="0" w:lastColumn="1" w:oddVBand="0" w:evenVBand="0" w:oddHBand="0" w:evenHBand="0" w:firstRowFirstColumn="0" w:firstRowLastColumn="0" w:lastRowFirstColumn="0" w:lastRowLastColumn="0"/>
            <w:tcW w:w="1510" w:type="dxa"/>
            <w:tcPrChange w:id="3126" w:author="ONOPTCHENKO Xavier" w:date="2019-10-10T15:42:00Z">
              <w:tcPr>
                <w:tcW w:w="1875" w:type="dxa"/>
              </w:tcPr>
            </w:tcPrChange>
          </w:tcPr>
          <w:p w14:paraId="4C386E73" w14:textId="77777777" w:rsidR="00747C91" w:rsidRPr="008E0509" w:rsidRDefault="00747C91" w:rsidP="00800DA0">
            <w:pPr>
              <w:cnfStyle w:val="000100010000" w:firstRow="0" w:lastRow="0" w:firstColumn="0" w:lastColumn="1" w:oddVBand="0" w:evenVBand="0" w:oddHBand="0" w:evenHBand="1" w:firstRowFirstColumn="0" w:firstRowLastColumn="0" w:lastRowFirstColumn="0" w:lastRowLastColumn="0"/>
              <w:rPr>
                <w:rFonts w:ascii="Verdana" w:hAnsi="Verdana"/>
              </w:rPr>
            </w:pPr>
            <w:r w:rsidRPr="008E0509">
              <w:rPr>
                <w:rFonts w:ascii="Verdana" w:hAnsi="Verdana"/>
                <w:i/>
                <w:color w:val="3366FF"/>
                <w:lang w:val="en-GB"/>
              </w:rPr>
              <w:t>…</w:t>
            </w:r>
          </w:p>
        </w:tc>
      </w:tr>
      <w:tr w:rsidR="00747C91" w:rsidRPr="008E0509" w14:paraId="33390F04" w14:textId="77777777" w:rsidTr="00CC3E7E">
        <w:trPr>
          <w:cnfStyle w:val="000000100000" w:firstRow="0" w:lastRow="0" w:firstColumn="0" w:lastColumn="0" w:oddVBand="0" w:evenVBand="0" w:oddHBand="1" w:evenHBand="0" w:firstRowFirstColumn="0" w:firstRowLastColumn="0" w:lastRowFirstColumn="0" w:lastRowLastColumn="0"/>
          <w:trHeight w:val="268"/>
          <w:trPrChange w:id="3127"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3128" w:author="ONOPTCHENKO Xavier" w:date="2019-10-10T15:42:00Z">
              <w:tcPr>
                <w:tcW w:w="2365" w:type="dxa"/>
              </w:tcPr>
            </w:tcPrChange>
          </w:tcPr>
          <w:p w14:paraId="7E22102C" w14:textId="77777777" w:rsidR="00747C91" w:rsidRPr="008E0509" w:rsidRDefault="00747C91" w:rsidP="00800DA0">
            <w:pPr>
              <w:cnfStyle w:val="001000100000" w:firstRow="0" w:lastRow="0" w:firstColumn="1" w:lastColumn="0" w:oddVBand="0" w:evenVBand="0" w:oddHBand="1" w:evenHBand="0" w:firstRowFirstColumn="0" w:firstRowLastColumn="0" w:lastRowFirstColumn="0" w:lastRowLastColumn="0"/>
              <w:rPr>
                <w:rFonts w:ascii="Verdana" w:hAnsi="Verdana"/>
                <w:bCs w:val="0"/>
                <w:i/>
                <w:sz w:val="16"/>
                <w:szCs w:val="16"/>
                <w:lang w:val="en-GB"/>
              </w:rPr>
            </w:pPr>
            <w:r w:rsidRPr="008E0509">
              <w:rPr>
                <w:rFonts w:ascii="Verdana" w:hAnsi="Verdana"/>
                <w:i/>
                <w:sz w:val="16"/>
                <w:szCs w:val="16"/>
                <w:lang w:val="en-GB"/>
              </w:rPr>
              <w:t xml:space="preserve">Product </w:t>
            </w:r>
          </w:p>
        </w:tc>
        <w:tc>
          <w:tcPr>
            <w:cnfStyle w:val="000010000000" w:firstRow="0" w:lastRow="0" w:firstColumn="0" w:lastColumn="0" w:oddVBand="1" w:evenVBand="0" w:oddHBand="0" w:evenHBand="0" w:firstRowFirstColumn="0" w:firstRowLastColumn="0" w:lastRowFirstColumn="0" w:lastRowLastColumn="0"/>
            <w:tcW w:w="1287" w:type="dxa"/>
            <w:tcPrChange w:id="3129" w:author="ONOPTCHENKO Xavier" w:date="2019-10-10T15:42:00Z">
              <w:tcPr>
                <w:tcW w:w="1287" w:type="dxa"/>
              </w:tcPr>
            </w:tcPrChange>
          </w:tcPr>
          <w:p w14:paraId="7BD3693B" w14:textId="77777777" w:rsidR="00747C91" w:rsidRPr="008E0509"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rPr>
            </w:pPr>
          </w:p>
        </w:tc>
        <w:tc>
          <w:tcPr>
            <w:tcW w:w="1843" w:type="dxa"/>
            <w:tcPrChange w:id="3130" w:author="ONOPTCHENKO Xavier" w:date="2019-10-10T15:42:00Z">
              <w:tcPr>
                <w:tcW w:w="1843" w:type="dxa"/>
              </w:tcPr>
            </w:tcPrChange>
          </w:tcPr>
          <w:p w14:paraId="7879095F" w14:textId="77777777" w:rsidR="00747C91" w:rsidRPr="008E0509" w:rsidRDefault="00747C91" w:rsidP="00800DA0">
            <w:pPr>
              <w:cnfStyle w:val="000000100000" w:firstRow="0" w:lastRow="0" w:firstColumn="0" w:lastColumn="0" w:oddVBand="0" w:evenVBand="0" w:oddHBand="1" w:evenHBand="0" w:firstRowFirstColumn="0" w:firstRowLastColumn="0" w:lastRowFirstColumn="0" w:lastRowLastColumn="0"/>
              <w:rPr>
                <w:rFonts w:ascii="Verdana" w:hAnsi="Verdana"/>
                <w:bCs/>
                <w:i/>
                <w:sz w:val="16"/>
                <w:szCs w:val="16"/>
                <w:lang w:val="en-GB"/>
              </w:rPr>
            </w:pPr>
            <w:r>
              <w:rPr>
                <w:rFonts w:ascii="Verdana" w:hAnsi="Verdana"/>
                <w:bCs/>
                <w:i/>
                <w:sz w:val="16"/>
                <w:szCs w:val="16"/>
                <w:lang w:val="en-GB"/>
              </w:rPr>
              <w:t>PRODUCT REFERENCE BOOK</w:t>
            </w:r>
            <w:r w:rsidRPr="008E0509">
              <w:rPr>
                <w:rFonts w:ascii="Verdana" w:hAnsi="Verdana"/>
                <w:bCs/>
                <w:i/>
                <w:sz w:val="16"/>
                <w:szCs w:val="16"/>
                <w:lang w:val="en-GB"/>
              </w:rPr>
              <w:t xml:space="preserve"> (Catalogue)</w:t>
            </w:r>
          </w:p>
        </w:tc>
        <w:tc>
          <w:tcPr>
            <w:cnfStyle w:val="000010000000" w:firstRow="0" w:lastRow="0" w:firstColumn="0" w:lastColumn="0" w:oddVBand="1" w:evenVBand="0" w:oddHBand="0" w:evenHBand="0" w:firstRowFirstColumn="0" w:firstRowLastColumn="0" w:lastRowFirstColumn="0" w:lastRowLastColumn="0"/>
            <w:tcW w:w="1916" w:type="dxa"/>
            <w:gridSpan w:val="2"/>
            <w:tcPrChange w:id="3131" w:author="ONOPTCHENKO Xavier" w:date="2019-10-10T15:42:00Z">
              <w:tcPr>
                <w:tcW w:w="1916" w:type="dxa"/>
                <w:gridSpan w:val="2"/>
              </w:tcPr>
            </w:tcPrChange>
          </w:tcPr>
          <w:p w14:paraId="566974FA" w14:textId="77777777" w:rsidR="00747C91" w:rsidRPr="008E0509" w:rsidRDefault="00747C91" w:rsidP="00800DA0">
            <w:pPr>
              <w:cnfStyle w:val="000010100000" w:firstRow="0" w:lastRow="0" w:firstColumn="0" w:lastColumn="0" w:oddVBand="1" w:evenVBand="0" w:oddHBand="1" w:evenHBand="0" w:firstRowFirstColumn="0" w:firstRowLastColumn="0" w:lastRowFirstColumn="0" w:lastRowLastColumn="0"/>
              <w:rPr>
                <w:rFonts w:ascii="Verdana" w:hAnsi="Verdana"/>
              </w:rPr>
            </w:pPr>
          </w:p>
        </w:tc>
        <w:tc>
          <w:tcPr>
            <w:cnfStyle w:val="000100000000" w:firstRow="0" w:lastRow="0" w:firstColumn="0" w:lastColumn="1" w:oddVBand="0" w:evenVBand="0" w:oddHBand="0" w:evenHBand="0" w:firstRowFirstColumn="0" w:firstRowLastColumn="0" w:lastRowFirstColumn="0" w:lastRowLastColumn="0"/>
            <w:tcW w:w="1510" w:type="dxa"/>
            <w:tcPrChange w:id="3132" w:author="ONOPTCHENKO Xavier" w:date="2019-10-10T15:42:00Z">
              <w:tcPr>
                <w:tcW w:w="1875" w:type="dxa"/>
              </w:tcPr>
            </w:tcPrChange>
          </w:tcPr>
          <w:p w14:paraId="26B97137" w14:textId="77777777" w:rsidR="00747C91" w:rsidRPr="008E0509" w:rsidRDefault="00747C91" w:rsidP="00800DA0">
            <w:pPr>
              <w:cnfStyle w:val="000100100000" w:firstRow="0" w:lastRow="0" w:firstColumn="0" w:lastColumn="1" w:oddVBand="0" w:evenVBand="0" w:oddHBand="1" w:evenHBand="0" w:firstRowFirstColumn="0" w:firstRowLastColumn="0" w:lastRowFirstColumn="0" w:lastRowLastColumn="0"/>
              <w:rPr>
                <w:rFonts w:ascii="Verdana" w:hAnsi="Verdana"/>
              </w:rPr>
            </w:pPr>
          </w:p>
        </w:tc>
      </w:tr>
      <w:tr w:rsidR="00747C91" w:rsidRPr="008E0509" w14:paraId="76852192" w14:textId="77777777" w:rsidTr="00CC3E7E">
        <w:trPr>
          <w:cnfStyle w:val="000000010000" w:firstRow="0" w:lastRow="0" w:firstColumn="0" w:lastColumn="0" w:oddVBand="0" w:evenVBand="0" w:oddHBand="0" w:evenHBand="1" w:firstRowFirstColumn="0" w:firstRowLastColumn="0" w:lastRowFirstColumn="0" w:lastRowLastColumn="0"/>
          <w:trHeight w:val="268"/>
          <w:trPrChange w:id="3133"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8921" w:type="dxa"/>
            <w:gridSpan w:val="6"/>
            <w:tcPrChange w:id="3134" w:author="ONOPTCHENKO Xavier" w:date="2019-10-10T15:42:00Z">
              <w:tcPr>
                <w:tcW w:w="9286" w:type="dxa"/>
                <w:gridSpan w:val="6"/>
              </w:tcPr>
            </w:tcPrChange>
          </w:tcPr>
          <w:p w14:paraId="2F01E399" w14:textId="77777777" w:rsidR="00747C91" w:rsidRPr="008E0509" w:rsidRDefault="00747C91" w:rsidP="00800DA0">
            <w:pPr>
              <w:cnfStyle w:val="001000010000" w:firstRow="0" w:lastRow="0" w:firstColumn="1" w:lastColumn="0" w:oddVBand="0" w:evenVBand="0" w:oddHBand="0" w:evenHBand="1" w:firstRowFirstColumn="0" w:firstRowLastColumn="0" w:lastRowFirstColumn="0" w:lastRowLastColumn="0"/>
              <w:rPr>
                <w:rFonts w:ascii="Verdana" w:hAnsi="Verdana"/>
                <w:bCs w:val="0"/>
                <w:i/>
                <w:sz w:val="16"/>
                <w:szCs w:val="16"/>
                <w:lang w:val="en-GB"/>
              </w:rPr>
            </w:pPr>
            <w:r w:rsidRPr="008E0509">
              <w:rPr>
                <w:rFonts w:ascii="Verdana" w:hAnsi="Verdana"/>
                <w:i/>
                <w:sz w:val="24"/>
                <w:szCs w:val="24"/>
                <w:u w:val="single"/>
                <w:lang w:val="en-GB"/>
              </w:rPr>
              <w:t>LOCAL Reference data</w:t>
            </w:r>
          </w:p>
        </w:tc>
      </w:tr>
      <w:tr w:rsidR="00747C91" w:rsidRPr="008E0509" w14:paraId="6F620CE5" w14:textId="77777777" w:rsidTr="00CC3E7E">
        <w:trPr>
          <w:cnfStyle w:val="010000000000" w:firstRow="0" w:lastRow="1" w:firstColumn="0" w:lastColumn="0" w:oddVBand="0" w:evenVBand="0" w:oddHBand="0" w:evenHBand="0" w:firstRowFirstColumn="0" w:firstRowLastColumn="0" w:lastRowFirstColumn="0" w:lastRowLastColumn="0"/>
          <w:trHeight w:val="268"/>
          <w:trPrChange w:id="3135" w:author="ONOPTCHENKO Xavier" w:date="2019-10-10T15:42:00Z">
            <w:trPr>
              <w:trHeight w:val="268"/>
            </w:trPr>
          </w:trPrChange>
        </w:trPr>
        <w:tc>
          <w:tcPr>
            <w:cnfStyle w:val="001000000000" w:firstRow="0" w:lastRow="0" w:firstColumn="1" w:lastColumn="0" w:oddVBand="0" w:evenVBand="0" w:oddHBand="0" w:evenHBand="0" w:firstRowFirstColumn="0" w:firstRowLastColumn="0" w:lastRowFirstColumn="0" w:lastRowLastColumn="0"/>
            <w:tcW w:w="2365" w:type="dxa"/>
            <w:tcPrChange w:id="3136" w:author="ONOPTCHENKO Xavier" w:date="2019-10-10T15:42:00Z">
              <w:tcPr>
                <w:tcW w:w="2365" w:type="dxa"/>
              </w:tcPr>
            </w:tcPrChange>
          </w:tcPr>
          <w:p w14:paraId="6C65D8B2" w14:textId="77777777" w:rsidR="00747C91" w:rsidRPr="008E0509" w:rsidRDefault="00747C91" w:rsidP="00800DA0">
            <w:pPr>
              <w:cnfStyle w:val="011000000000" w:firstRow="0" w:lastRow="1" w:firstColumn="1" w:lastColumn="0" w:oddVBand="0" w:evenVBand="0" w:oddHBand="0" w:evenHBand="0" w:firstRowFirstColumn="0" w:firstRowLastColumn="0" w:lastRowFirstColumn="0" w:lastRowLastColumn="0"/>
              <w:rPr>
                <w:rFonts w:ascii="Verdana" w:hAnsi="Verdana"/>
                <w:b w:val="0"/>
                <w:bCs w:val="0"/>
                <w:i/>
                <w:color w:val="3366FF"/>
                <w:lang w:val="en-GB"/>
              </w:rPr>
            </w:pPr>
          </w:p>
        </w:tc>
        <w:tc>
          <w:tcPr>
            <w:cnfStyle w:val="000010000000" w:firstRow="0" w:lastRow="0" w:firstColumn="0" w:lastColumn="0" w:oddVBand="1" w:evenVBand="0" w:oddHBand="0" w:evenHBand="0" w:firstRowFirstColumn="0" w:firstRowLastColumn="0" w:lastRowFirstColumn="0" w:lastRowLastColumn="0"/>
            <w:tcW w:w="1287" w:type="dxa"/>
            <w:tcPrChange w:id="3137" w:author="ONOPTCHENKO Xavier" w:date="2019-10-10T15:42:00Z">
              <w:tcPr>
                <w:tcW w:w="1287" w:type="dxa"/>
              </w:tcPr>
            </w:tcPrChange>
          </w:tcPr>
          <w:p w14:paraId="1A370BD8" w14:textId="77777777" w:rsidR="00747C91" w:rsidRPr="008E0509" w:rsidRDefault="00747C91" w:rsidP="00800DA0">
            <w:pPr>
              <w:cnfStyle w:val="010010000000" w:firstRow="0" w:lastRow="1" w:firstColumn="0" w:lastColumn="0" w:oddVBand="1" w:evenVBand="0" w:oddHBand="0" w:evenHBand="0" w:firstRowFirstColumn="0" w:firstRowLastColumn="0" w:lastRowFirstColumn="0" w:lastRowLastColumn="0"/>
              <w:rPr>
                <w:rFonts w:ascii="Verdana" w:hAnsi="Verdana"/>
              </w:rPr>
            </w:pPr>
          </w:p>
        </w:tc>
        <w:tc>
          <w:tcPr>
            <w:tcW w:w="1843" w:type="dxa"/>
            <w:tcPrChange w:id="3138" w:author="ONOPTCHENKO Xavier" w:date="2019-10-10T15:42:00Z">
              <w:tcPr>
                <w:tcW w:w="1843" w:type="dxa"/>
              </w:tcPr>
            </w:tcPrChange>
          </w:tcPr>
          <w:p w14:paraId="4CCE1597" w14:textId="77777777" w:rsidR="00747C91" w:rsidRPr="008E0509" w:rsidRDefault="00747C91" w:rsidP="00800DA0">
            <w:pPr>
              <w:cnfStyle w:val="010000000000" w:firstRow="0" w:lastRow="1" w:firstColumn="0" w:lastColumn="0" w:oddVBand="0" w:evenVBand="0" w:oddHBand="0" w:evenHBand="0" w:firstRowFirstColumn="0" w:firstRowLastColumn="0" w:lastRowFirstColumn="0" w:lastRowLastColumn="0"/>
              <w:rPr>
                <w:rFonts w:ascii="Verdana" w:hAnsi="Verdana"/>
              </w:rPr>
            </w:pPr>
          </w:p>
        </w:tc>
        <w:tc>
          <w:tcPr>
            <w:cnfStyle w:val="000010000000" w:firstRow="0" w:lastRow="0" w:firstColumn="0" w:lastColumn="0" w:oddVBand="1" w:evenVBand="0" w:oddHBand="0" w:evenHBand="0" w:firstRowFirstColumn="0" w:firstRowLastColumn="0" w:lastRowFirstColumn="0" w:lastRowLastColumn="0"/>
            <w:tcW w:w="1916" w:type="dxa"/>
            <w:gridSpan w:val="2"/>
            <w:tcPrChange w:id="3139" w:author="ONOPTCHENKO Xavier" w:date="2019-10-10T15:42:00Z">
              <w:tcPr>
                <w:tcW w:w="1916" w:type="dxa"/>
                <w:gridSpan w:val="2"/>
              </w:tcPr>
            </w:tcPrChange>
          </w:tcPr>
          <w:p w14:paraId="191F1D92" w14:textId="77777777" w:rsidR="00747C91" w:rsidRPr="008E0509" w:rsidRDefault="00747C91" w:rsidP="00800DA0">
            <w:pPr>
              <w:cnfStyle w:val="010010000000" w:firstRow="0" w:lastRow="1" w:firstColumn="0" w:lastColumn="0" w:oddVBand="1" w:evenVBand="0" w:oddHBand="0" w:evenHBand="0" w:firstRowFirstColumn="0" w:firstRowLastColumn="0" w:lastRowFirstColumn="0" w:lastRowLastColumn="0"/>
              <w:rPr>
                <w:rFonts w:ascii="Verdana" w:hAnsi="Verdana"/>
              </w:rPr>
            </w:pPr>
          </w:p>
        </w:tc>
        <w:tc>
          <w:tcPr>
            <w:cnfStyle w:val="000100000000" w:firstRow="0" w:lastRow="0" w:firstColumn="0" w:lastColumn="1" w:oddVBand="0" w:evenVBand="0" w:oddHBand="0" w:evenHBand="0" w:firstRowFirstColumn="0" w:firstRowLastColumn="0" w:lastRowFirstColumn="0" w:lastRowLastColumn="0"/>
            <w:tcW w:w="1510" w:type="dxa"/>
            <w:tcPrChange w:id="3140" w:author="ONOPTCHENKO Xavier" w:date="2019-10-10T15:42:00Z">
              <w:tcPr>
                <w:tcW w:w="1875" w:type="dxa"/>
              </w:tcPr>
            </w:tcPrChange>
          </w:tcPr>
          <w:p w14:paraId="59BE2A1A" w14:textId="77777777" w:rsidR="00747C91" w:rsidRPr="008E0509" w:rsidRDefault="00747C91" w:rsidP="00800DA0">
            <w:pPr>
              <w:cnfStyle w:val="010100000000" w:firstRow="0" w:lastRow="1" w:firstColumn="0" w:lastColumn="1" w:oddVBand="0" w:evenVBand="0" w:oddHBand="0" w:evenHBand="0" w:firstRowFirstColumn="0" w:firstRowLastColumn="0" w:lastRowFirstColumn="0" w:lastRowLastColumn="0"/>
              <w:rPr>
                <w:rFonts w:ascii="Verdana" w:hAnsi="Verdana"/>
              </w:rPr>
            </w:pPr>
          </w:p>
        </w:tc>
      </w:tr>
    </w:tbl>
    <w:p w14:paraId="1F95AB26" w14:textId="77777777" w:rsidR="0082652B" w:rsidRDefault="0082652B" w:rsidP="0082652B">
      <w:pPr>
        <w:tabs>
          <w:tab w:val="left" w:pos="983"/>
        </w:tabs>
        <w:rPr>
          <w:lang w:val="en-GB"/>
        </w:rPr>
      </w:pPr>
    </w:p>
    <w:p w14:paraId="0E7AB954" w14:textId="77777777" w:rsidR="0082652B" w:rsidRDefault="0082652B" w:rsidP="0082652B">
      <w:pPr>
        <w:pStyle w:val="Titre1"/>
        <w:rPr>
          <w:lang w:val="en-GB"/>
        </w:rPr>
      </w:pPr>
      <w:bookmarkStart w:id="3141" w:name="_Toc21697898"/>
      <w:r w:rsidRPr="007E6048">
        <w:rPr>
          <w:lang w:val="en-GB"/>
        </w:rPr>
        <w:t>Software</w:t>
      </w:r>
      <w:r>
        <w:rPr>
          <w:lang w:val="en-GB"/>
        </w:rPr>
        <w:t xml:space="preserve"> Architecture</w:t>
      </w:r>
      <w:bookmarkEnd w:id="3141"/>
    </w:p>
    <w:p w14:paraId="15248A62" w14:textId="77777777" w:rsidR="006A3DC7" w:rsidRPr="007638FF" w:rsidRDefault="006A3DC7" w:rsidP="00AF2F6F">
      <w:pPr>
        <w:pStyle w:val="Titre2"/>
        <w:rPr>
          <w:lang w:val="en-GB"/>
        </w:rPr>
      </w:pPr>
      <w:bookmarkStart w:id="3142" w:name="_Toc21697899"/>
      <w:r w:rsidRPr="007638FF">
        <w:rPr>
          <w:lang w:val="en-GB"/>
        </w:rPr>
        <w:t>Sharing plan - IT asset</w:t>
      </w:r>
      <w:r w:rsidR="00AA6AF3" w:rsidRPr="007638FF">
        <w:rPr>
          <w:lang w:val="en-GB"/>
        </w:rPr>
        <w:t>s</w:t>
      </w:r>
      <w:bookmarkEnd w:id="3142"/>
      <w:r w:rsidRPr="007638FF">
        <w:rPr>
          <w:lang w:val="en-GB"/>
        </w:rPr>
        <w:t xml:space="preserve">  </w:t>
      </w:r>
    </w:p>
    <w:p w14:paraId="35DD944A" w14:textId="77777777" w:rsidR="00115E1B" w:rsidRPr="00115E1B" w:rsidRDefault="00115E1B" w:rsidP="00115E1B">
      <w:pPr>
        <w:rPr>
          <w:lang w:val="en-GB"/>
        </w:rPr>
      </w:pPr>
    </w:p>
    <w:p w14:paraId="108EA7B0" w14:textId="77777777" w:rsidR="00F42D6C" w:rsidRPr="00115E1B" w:rsidRDefault="00F42D6C" w:rsidP="00F42D6C">
      <w:pPr>
        <w:rPr>
          <w:lang w:val="en-GB"/>
        </w:rPr>
      </w:pPr>
    </w:p>
    <w:tbl>
      <w:tblPr>
        <w:tblStyle w:val="Grilledutableau"/>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
        <w:gridCol w:w="3465"/>
        <w:gridCol w:w="541"/>
        <w:gridCol w:w="819"/>
        <w:gridCol w:w="3683"/>
      </w:tblGrid>
      <w:tr w:rsidR="00F42D6C" w:rsidRPr="0029207F" w14:paraId="30780E27" w14:textId="77777777" w:rsidTr="00CC018A">
        <w:tc>
          <w:tcPr>
            <w:tcW w:w="9288" w:type="dxa"/>
            <w:gridSpan w:val="5"/>
          </w:tcPr>
          <w:p w14:paraId="4BC3C562" w14:textId="03C58BF0" w:rsidR="00F42D6C" w:rsidRPr="00DE242C" w:rsidRDefault="001953B7" w:rsidP="00CC018A">
            <w:pPr>
              <w:rPr>
                <w:b/>
                <w:sz w:val="22"/>
                <w:szCs w:val="22"/>
                <w:lang w:val="en-GB"/>
              </w:rPr>
            </w:pPr>
            <w:r>
              <w:fldChar w:fldCharType="begin"/>
            </w:r>
            <w:r w:rsidRPr="008C61A0">
              <w:rPr>
                <w:lang w:val="en-US"/>
                <w:rPrChange w:id="3143" w:author="ONOPTCHENKO Xavier" w:date="2019-10-11T11:15:00Z">
                  <w:rPr/>
                </w:rPrChange>
              </w:rPr>
              <w:instrText xml:space="preserve"> HYPERLINK \l "_Enterprise_architecture_assets" </w:instrText>
            </w:r>
            <w:r>
              <w:fldChar w:fldCharType="separate"/>
            </w:r>
            <w:r w:rsidR="00F42D6C" w:rsidRPr="000B15FD">
              <w:rPr>
                <w:rStyle w:val="Lienhypertexte"/>
                <w:b/>
                <w:sz w:val="22"/>
                <w:szCs w:val="22"/>
                <w:lang w:val="en-GB"/>
              </w:rPr>
              <w:t>Select  ITREFCARD used by the project</w:t>
            </w:r>
            <w:r>
              <w:rPr>
                <w:rStyle w:val="Lienhypertexte"/>
                <w:b/>
                <w:szCs w:val="22"/>
                <w:lang w:val="en-GB"/>
              </w:rPr>
              <w:fldChar w:fldCharType="end"/>
            </w:r>
          </w:p>
        </w:tc>
      </w:tr>
      <w:tr w:rsidR="00F42D6C" w14:paraId="649B636F" w14:textId="77777777" w:rsidTr="00CC018A">
        <w:tc>
          <w:tcPr>
            <w:tcW w:w="4077" w:type="dxa"/>
            <w:gridSpan w:val="2"/>
          </w:tcPr>
          <w:p w14:paraId="08C3C7F0" w14:textId="77777777" w:rsidR="00F42D6C" w:rsidRPr="00596631" w:rsidRDefault="00F42D6C" w:rsidP="00CC018A">
            <w:pPr>
              <w:jc w:val="left"/>
              <w:rPr>
                <w:b/>
                <w:lang w:val="en-GB"/>
              </w:rPr>
            </w:pPr>
            <w:r w:rsidRPr="00596631">
              <w:rPr>
                <w:b/>
                <w:sz w:val="18"/>
              </w:rPr>
              <w:t>Common references</w:t>
            </w:r>
          </w:p>
        </w:tc>
        <w:tc>
          <w:tcPr>
            <w:tcW w:w="567" w:type="dxa"/>
          </w:tcPr>
          <w:p w14:paraId="59D9E687" w14:textId="77777777" w:rsidR="00F42D6C" w:rsidRDefault="00F42D6C" w:rsidP="00CC018A">
            <w:pPr>
              <w:rPr>
                <w:lang w:val="en-GB"/>
              </w:rPr>
            </w:pPr>
          </w:p>
        </w:tc>
        <w:tc>
          <w:tcPr>
            <w:tcW w:w="4644" w:type="dxa"/>
            <w:gridSpan w:val="2"/>
          </w:tcPr>
          <w:p w14:paraId="176DA68E" w14:textId="77777777" w:rsidR="00F42D6C" w:rsidRPr="00596631" w:rsidRDefault="00F42D6C" w:rsidP="00CC018A">
            <w:pPr>
              <w:rPr>
                <w:sz w:val="18"/>
              </w:rPr>
            </w:pPr>
            <w:r w:rsidRPr="00596631">
              <w:rPr>
                <w:b/>
                <w:sz w:val="18"/>
              </w:rPr>
              <w:t>Transverse Application Platforms</w:t>
            </w:r>
          </w:p>
        </w:tc>
      </w:tr>
      <w:tr w:rsidR="00F42D6C" w14:paraId="1C32612E" w14:textId="77777777" w:rsidTr="00CC018A">
        <w:tc>
          <w:tcPr>
            <w:tcW w:w="574" w:type="dxa"/>
          </w:tcPr>
          <w:p w14:paraId="38428EF6" w14:textId="38215878" w:rsidR="00F42D6C" w:rsidRDefault="0052294E" w:rsidP="00CC018A">
            <w:pPr>
              <w:rPr>
                <w:sz w:val="18"/>
              </w:rPr>
            </w:pPr>
            <w:ins w:id="3144" w:author="ONOPTCHENKO Xavier" w:date="2019-10-10T15:09:00Z">
              <w:r>
                <w:rPr>
                  <w:sz w:val="18"/>
                </w:rPr>
                <w:fldChar w:fldCharType="begin">
                  <w:ffData>
                    <w:name w:val=""/>
                    <w:enabled/>
                    <w:calcOnExit w:val="0"/>
                    <w:checkBox>
                      <w:sizeAuto/>
                      <w:default w:val="1"/>
                    </w:checkBox>
                  </w:ffData>
                </w:fldChar>
              </w:r>
              <w:r>
                <w:rPr>
                  <w:sz w:val="18"/>
                </w:rPr>
                <w:instrText xml:space="preserve"> FORMCHECKBOX </w:instrText>
              </w:r>
            </w:ins>
            <w:r w:rsidR="0029207F">
              <w:rPr>
                <w:sz w:val="18"/>
              </w:rPr>
            </w:r>
            <w:r w:rsidR="0029207F">
              <w:rPr>
                <w:sz w:val="18"/>
              </w:rPr>
              <w:fldChar w:fldCharType="separate"/>
            </w:r>
            <w:ins w:id="3145" w:author="ONOPTCHENKO Xavier" w:date="2019-10-10T15:09:00Z">
              <w:r>
                <w:rPr>
                  <w:sz w:val="18"/>
                </w:rPr>
                <w:fldChar w:fldCharType="end"/>
              </w:r>
            </w:ins>
            <w:del w:id="3146" w:author="ONOPTCHENKO Xavier" w:date="2019-10-10T15:09:00Z">
              <w:r w:rsidR="00F42D6C" w:rsidDel="0052294E">
                <w:rPr>
                  <w:sz w:val="18"/>
                </w:rPr>
                <w:fldChar w:fldCharType="begin">
                  <w:ffData>
                    <w:name w:val=""/>
                    <w:enabled/>
                    <w:calcOnExit w:val="0"/>
                    <w:checkBox>
                      <w:sizeAuto/>
                      <w:default w:val="0"/>
                    </w:checkBox>
                  </w:ffData>
                </w:fldChar>
              </w:r>
              <w:r w:rsidR="00F42D6C" w:rsidDel="0052294E">
                <w:rPr>
                  <w:sz w:val="18"/>
                </w:rPr>
                <w:delInstrText xml:space="preserve"> FORMCHECKBOX </w:delInstrText>
              </w:r>
              <w:r w:rsidR="0029207F">
                <w:rPr>
                  <w:sz w:val="18"/>
                </w:rPr>
              </w:r>
              <w:r w:rsidR="0029207F">
                <w:rPr>
                  <w:sz w:val="18"/>
                </w:rPr>
                <w:fldChar w:fldCharType="separate"/>
              </w:r>
              <w:r w:rsidR="00F42D6C" w:rsidDel="0052294E">
                <w:rPr>
                  <w:sz w:val="18"/>
                </w:rPr>
                <w:fldChar w:fldCharType="end"/>
              </w:r>
            </w:del>
          </w:p>
        </w:tc>
        <w:tc>
          <w:tcPr>
            <w:tcW w:w="3503" w:type="dxa"/>
          </w:tcPr>
          <w:p w14:paraId="6C7353F3" w14:textId="77777777" w:rsidR="00F42D6C" w:rsidRPr="00481140" w:rsidRDefault="00F42D6C" w:rsidP="00CC018A">
            <w:pPr>
              <w:jc w:val="left"/>
              <w:rPr>
                <w:lang w:val="en-GB"/>
              </w:rPr>
            </w:pPr>
            <w:r w:rsidRPr="00481140">
              <w:rPr>
                <w:lang w:val="en-GB"/>
              </w:rPr>
              <w:t>RefCard_UserInterfaceServices</w:t>
            </w:r>
          </w:p>
        </w:tc>
        <w:tc>
          <w:tcPr>
            <w:tcW w:w="567" w:type="dxa"/>
          </w:tcPr>
          <w:p w14:paraId="1F68704A" w14:textId="77777777" w:rsidR="00F42D6C" w:rsidRDefault="00F42D6C" w:rsidP="00CC018A">
            <w:pPr>
              <w:rPr>
                <w:lang w:val="en-GB"/>
              </w:rPr>
            </w:pPr>
          </w:p>
        </w:tc>
        <w:tc>
          <w:tcPr>
            <w:tcW w:w="851" w:type="dxa"/>
          </w:tcPr>
          <w:p w14:paraId="04A886A7" w14:textId="77777777" w:rsidR="00F42D6C" w:rsidRDefault="00F42D6C" w:rsidP="00CC018A">
            <w:pPr>
              <w:rPr>
                <w:sz w:val="18"/>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504257E2" w14:textId="77777777" w:rsidR="00F42D6C" w:rsidRPr="003E6660" w:rsidRDefault="00F42D6C" w:rsidP="00CC018A">
            <w:pPr>
              <w:rPr>
                <w:lang w:val="en-GB"/>
              </w:rPr>
            </w:pPr>
            <w:r w:rsidRPr="003E6660">
              <w:rPr>
                <w:lang w:val="en-GB"/>
              </w:rPr>
              <w:t>ITRefCard IAM - Directories v1.0</w:t>
            </w:r>
          </w:p>
        </w:tc>
      </w:tr>
      <w:tr w:rsidR="00F42D6C" w:rsidRPr="0029207F" w14:paraId="4CBC8F21" w14:textId="77777777" w:rsidTr="00CC018A">
        <w:tc>
          <w:tcPr>
            <w:tcW w:w="574" w:type="dxa"/>
          </w:tcPr>
          <w:p w14:paraId="53C6E0A6" w14:textId="768AC5EF" w:rsidR="00F42D6C" w:rsidRDefault="0052294E" w:rsidP="00CC018A">
            <w:pPr>
              <w:rPr>
                <w:lang w:val="en-GB"/>
              </w:rPr>
            </w:pPr>
            <w:ins w:id="3147" w:author="ONOPTCHENKO Xavier" w:date="2019-10-10T15:09:00Z">
              <w:r>
                <w:rPr>
                  <w:sz w:val="18"/>
                </w:rPr>
                <w:fldChar w:fldCharType="begin">
                  <w:ffData>
                    <w:name w:val=""/>
                    <w:enabled/>
                    <w:calcOnExit w:val="0"/>
                    <w:checkBox>
                      <w:sizeAuto/>
                      <w:default w:val="1"/>
                    </w:checkBox>
                  </w:ffData>
                </w:fldChar>
              </w:r>
              <w:r>
                <w:rPr>
                  <w:sz w:val="18"/>
                </w:rPr>
                <w:instrText xml:space="preserve"> FORMCHECKBOX </w:instrText>
              </w:r>
            </w:ins>
            <w:r w:rsidR="0029207F">
              <w:rPr>
                <w:sz w:val="18"/>
              </w:rPr>
            </w:r>
            <w:r w:rsidR="0029207F">
              <w:rPr>
                <w:sz w:val="18"/>
              </w:rPr>
              <w:fldChar w:fldCharType="separate"/>
            </w:r>
            <w:ins w:id="3148" w:author="ONOPTCHENKO Xavier" w:date="2019-10-10T15:09:00Z">
              <w:r>
                <w:rPr>
                  <w:sz w:val="18"/>
                </w:rPr>
                <w:fldChar w:fldCharType="end"/>
              </w:r>
            </w:ins>
            <w:del w:id="3149" w:author="ONOPTCHENKO Xavier" w:date="2019-10-10T15:09:00Z">
              <w:r w:rsidR="00F42D6C" w:rsidDel="0052294E">
                <w:rPr>
                  <w:sz w:val="18"/>
                </w:rPr>
                <w:fldChar w:fldCharType="begin">
                  <w:ffData>
                    <w:name w:val=""/>
                    <w:enabled/>
                    <w:calcOnExit w:val="0"/>
                    <w:checkBox>
                      <w:sizeAuto/>
                      <w:default w:val="0"/>
                    </w:checkBox>
                  </w:ffData>
                </w:fldChar>
              </w:r>
              <w:r w:rsidR="00F42D6C" w:rsidDel="0052294E">
                <w:rPr>
                  <w:sz w:val="18"/>
                </w:rPr>
                <w:delInstrText xml:space="preserve"> FORMCHECKBOX </w:delInstrText>
              </w:r>
              <w:r w:rsidR="0029207F">
                <w:rPr>
                  <w:sz w:val="18"/>
                </w:rPr>
              </w:r>
              <w:r w:rsidR="0029207F">
                <w:rPr>
                  <w:sz w:val="18"/>
                </w:rPr>
                <w:fldChar w:fldCharType="separate"/>
              </w:r>
              <w:r w:rsidR="00F42D6C" w:rsidDel="0052294E">
                <w:rPr>
                  <w:sz w:val="18"/>
                </w:rPr>
                <w:fldChar w:fldCharType="end"/>
              </w:r>
            </w:del>
          </w:p>
        </w:tc>
        <w:tc>
          <w:tcPr>
            <w:tcW w:w="3503" w:type="dxa"/>
          </w:tcPr>
          <w:p w14:paraId="0FA53053" w14:textId="77777777" w:rsidR="00F42D6C" w:rsidRPr="00115E1B" w:rsidRDefault="00F42D6C" w:rsidP="00CC018A">
            <w:pPr>
              <w:jc w:val="left"/>
              <w:rPr>
                <w:rFonts w:ascii="Arial" w:hAnsi="Arial"/>
                <w:color w:val="333333"/>
                <w:sz w:val="20"/>
                <w:lang w:val="en-GB"/>
              </w:rPr>
            </w:pPr>
            <w:r w:rsidRPr="00481140">
              <w:rPr>
                <w:lang w:val="en-GB"/>
              </w:rPr>
              <w:t>RefCard_WebandMobileApplicationArchitecture</w:t>
            </w:r>
          </w:p>
        </w:tc>
        <w:tc>
          <w:tcPr>
            <w:tcW w:w="567" w:type="dxa"/>
            <w:vMerge w:val="restart"/>
          </w:tcPr>
          <w:p w14:paraId="4F3BA8D5" w14:textId="77777777" w:rsidR="00F42D6C" w:rsidRDefault="00F42D6C" w:rsidP="00CC018A">
            <w:pPr>
              <w:rPr>
                <w:lang w:val="en-GB"/>
              </w:rPr>
            </w:pPr>
          </w:p>
        </w:tc>
        <w:tc>
          <w:tcPr>
            <w:tcW w:w="851" w:type="dxa"/>
          </w:tcPr>
          <w:p w14:paraId="3EC8D490" w14:textId="3E6756AB" w:rsidR="00F42D6C" w:rsidRDefault="0052294E" w:rsidP="00CC018A">
            <w:pPr>
              <w:rPr>
                <w:lang w:val="en-GB"/>
              </w:rPr>
            </w:pPr>
            <w:ins w:id="3150" w:author="ONOPTCHENKO Xavier" w:date="2019-10-10T15:10:00Z">
              <w:r>
                <w:rPr>
                  <w:sz w:val="18"/>
                </w:rPr>
                <w:fldChar w:fldCharType="begin">
                  <w:ffData>
                    <w:name w:val=""/>
                    <w:enabled/>
                    <w:calcOnExit w:val="0"/>
                    <w:checkBox>
                      <w:sizeAuto/>
                      <w:default w:val="1"/>
                    </w:checkBox>
                  </w:ffData>
                </w:fldChar>
              </w:r>
              <w:r>
                <w:rPr>
                  <w:sz w:val="18"/>
                </w:rPr>
                <w:instrText xml:space="preserve"> FORMCHECKBOX </w:instrText>
              </w:r>
            </w:ins>
            <w:r w:rsidR="0029207F">
              <w:rPr>
                <w:sz w:val="18"/>
              </w:rPr>
            </w:r>
            <w:r w:rsidR="0029207F">
              <w:rPr>
                <w:sz w:val="18"/>
              </w:rPr>
              <w:fldChar w:fldCharType="separate"/>
            </w:r>
            <w:ins w:id="3151" w:author="ONOPTCHENKO Xavier" w:date="2019-10-10T15:10:00Z">
              <w:r>
                <w:rPr>
                  <w:sz w:val="18"/>
                </w:rPr>
                <w:fldChar w:fldCharType="end"/>
              </w:r>
            </w:ins>
            <w:del w:id="3152" w:author="ONOPTCHENKO Xavier" w:date="2019-10-10T15:10:00Z">
              <w:r w:rsidR="00F42D6C" w:rsidDel="0052294E">
                <w:rPr>
                  <w:sz w:val="18"/>
                </w:rPr>
                <w:fldChar w:fldCharType="begin">
                  <w:ffData>
                    <w:name w:val=""/>
                    <w:enabled/>
                    <w:calcOnExit w:val="0"/>
                    <w:checkBox>
                      <w:sizeAuto/>
                      <w:default w:val="0"/>
                    </w:checkBox>
                  </w:ffData>
                </w:fldChar>
              </w:r>
              <w:r w:rsidR="00F42D6C" w:rsidDel="0052294E">
                <w:rPr>
                  <w:sz w:val="18"/>
                </w:rPr>
                <w:delInstrText xml:space="preserve"> FORMCHECKBOX </w:delInstrText>
              </w:r>
              <w:r w:rsidR="0029207F">
                <w:rPr>
                  <w:sz w:val="18"/>
                </w:rPr>
              </w:r>
              <w:r w:rsidR="0029207F">
                <w:rPr>
                  <w:sz w:val="18"/>
                </w:rPr>
                <w:fldChar w:fldCharType="separate"/>
              </w:r>
              <w:r w:rsidR="00F42D6C" w:rsidDel="0052294E">
                <w:rPr>
                  <w:sz w:val="18"/>
                </w:rPr>
                <w:fldChar w:fldCharType="end"/>
              </w:r>
            </w:del>
          </w:p>
        </w:tc>
        <w:tc>
          <w:tcPr>
            <w:tcW w:w="3793" w:type="dxa"/>
          </w:tcPr>
          <w:p w14:paraId="398F6258" w14:textId="77777777" w:rsidR="00F42D6C" w:rsidRDefault="00F42D6C" w:rsidP="00CC018A">
            <w:pPr>
              <w:rPr>
                <w:lang w:val="en-GB"/>
              </w:rPr>
            </w:pPr>
            <w:r w:rsidRPr="003E6660">
              <w:rPr>
                <w:lang w:val="en-GB"/>
              </w:rPr>
              <w:t>ITRefCard Identity and Access Management v1.0</w:t>
            </w:r>
          </w:p>
        </w:tc>
      </w:tr>
      <w:tr w:rsidR="00F42D6C" w14:paraId="4ECF5D08" w14:textId="77777777" w:rsidTr="00CC018A">
        <w:tc>
          <w:tcPr>
            <w:tcW w:w="574" w:type="dxa"/>
          </w:tcPr>
          <w:p w14:paraId="78CBB190" w14:textId="25540CD1" w:rsidR="00F42D6C" w:rsidRDefault="0052294E" w:rsidP="00CC018A">
            <w:pPr>
              <w:rPr>
                <w:sz w:val="18"/>
              </w:rPr>
            </w:pPr>
            <w:ins w:id="3153" w:author="ONOPTCHENKO Xavier" w:date="2019-10-10T15:09:00Z">
              <w:r>
                <w:rPr>
                  <w:sz w:val="18"/>
                </w:rPr>
                <w:fldChar w:fldCharType="begin">
                  <w:ffData>
                    <w:name w:val=""/>
                    <w:enabled/>
                    <w:calcOnExit w:val="0"/>
                    <w:checkBox>
                      <w:sizeAuto/>
                      <w:default w:val="1"/>
                    </w:checkBox>
                  </w:ffData>
                </w:fldChar>
              </w:r>
              <w:r>
                <w:rPr>
                  <w:sz w:val="18"/>
                </w:rPr>
                <w:instrText xml:space="preserve"> FORMCHECKBOX </w:instrText>
              </w:r>
            </w:ins>
            <w:r w:rsidR="0029207F">
              <w:rPr>
                <w:sz w:val="18"/>
              </w:rPr>
            </w:r>
            <w:r w:rsidR="0029207F">
              <w:rPr>
                <w:sz w:val="18"/>
              </w:rPr>
              <w:fldChar w:fldCharType="separate"/>
            </w:r>
            <w:ins w:id="3154" w:author="ONOPTCHENKO Xavier" w:date="2019-10-10T15:09:00Z">
              <w:r>
                <w:rPr>
                  <w:sz w:val="18"/>
                </w:rPr>
                <w:fldChar w:fldCharType="end"/>
              </w:r>
            </w:ins>
            <w:del w:id="3155" w:author="ONOPTCHENKO Xavier" w:date="2019-10-10T15:09:00Z">
              <w:r w:rsidR="00F42D6C" w:rsidDel="0052294E">
                <w:rPr>
                  <w:sz w:val="18"/>
                </w:rPr>
                <w:fldChar w:fldCharType="begin">
                  <w:ffData>
                    <w:name w:val=""/>
                    <w:enabled/>
                    <w:calcOnExit w:val="0"/>
                    <w:checkBox>
                      <w:sizeAuto/>
                      <w:default w:val="0"/>
                    </w:checkBox>
                  </w:ffData>
                </w:fldChar>
              </w:r>
              <w:r w:rsidR="00F42D6C" w:rsidDel="0052294E">
                <w:rPr>
                  <w:sz w:val="18"/>
                </w:rPr>
                <w:delInstrText xml:space="preserve"> FORMCHECKBOX </w:delInstrText>
              </w:r>
              <w:r w:rsidR="0029207F">
                <w:rPr>
                  <w:sz w:val="18"/>
                </w:rPr>
              </w:r>
              <w:r w:rsidR="0029207F">
                <w:rPr>
                  <w:sz w:val="18"/>
                </w:rPr>
                <w:fldChar w:fldCharType="separate"/>
              </w:r>
              <w:r w:rsidR="00F42D6C" w:rsidDel="0052294E">
                <w:rPr>
                  <w:sz w:val="18"/>
                </w:rPr>
                <w:fldChar w:fldCharType="end"/>
              </w:r>
            </w:del>
          </w:p>
        </w:tc>
        <w:tc>
          <w:tcPr>
            <w:tcW w:w="3503" w:type="dxa"/>
          </w:tcPr>
          <w:p w14:paraId="3967D394" w14:textId="77777777" w:rsidR="00F42D6C" w:rsidRPr="00481140" w:rsidRDefault="00F42D6C" w:rsidP="00CC018A">
            <w:pPr>
              <w:jc w:val="left"/>
              <w:rPr>
                <w:lang w:val="en-GB"/>
              </w:rPr>
            </w:pPr>
            <w:r w:rsidRPr="003E6660">
              <w:rPr>
                <w:lang w:val="en-GB"/>
              </w:rPr>
              <w:t>RefCard_ApplicationDesignArchitecture</w:t>
            </w:r>
          </w:p>
        </w:tc>
        <w:tc>
          <w:tcPr>
            <w:tcW w:w="567" w:type="dxa"/>
            <w:vMerge/>
          </w:tcPr>
          <w:p w14:paraId="5F2CAEC1" w14:textId="77777777" w:rsidR="00F42D6C" w:rsidRDefault="00F42D6C" w:rsidP="00CC018A">
            <w:pPr>
              <w:rPr>
                <w:lang w:val="en-GB"/>
              </w:rPr>
            </w:pPr>
          </w:p>
        </w:tc>
        <w:tc>
          <w:tcPr>
            <w:tcW w:w="851" w:type="dxa"/>
          </w:tcPr>
          <w:p w14:paraId="503901B9" w14:textId="77777777" w:rsidR="00F42D6C" w:rsidRDefault="00F42D6C" w:rsidP="00CC018A">
            <w:pPr>
              <w:rPr>
                <w:sz w:val="18"/>
              </w:rPr>
            </w:pPr>
          </w:p>
        </w:tc>
        <w:tc>
          <w:tcPr>
            <w:tcW w:w="3793" w:type="dxa"/>
          </w:tcPr>
          <w:p w14:paraId="3603E75B" w14:textId="77777777" w:rsidR="00F42D6C" w:rsidRDefault="00F42D6C" w:rsidP="00CC018A">
            <w:pPr>
              <w:rPr>
                <w:sz w:val="18"/>
              </w:rPr>
            </w:pPr>
            <w:r w:rsidRPr="00115E1B">
              <w:rPr>
                <w:lang w:val="en-GB"/>
              </w:rPr>
              <w:t>ITRefCard Business Intelligence v3</w:t>
            </w:r>
          </w:p>
        </w:tc>
      </w:tr>
      <w:tr w:rsidR="00F42D6C" w:rsidRPr="0029207F" w14:paraId="6E41F70D" w14:textId="77777777" w:rsidTr="00CC018A">
        <w:tc>
          <w:tcPr>
            <w:tcW w:w="574" w:type="dxa"/>
          </w:tcPr>
          <w:p w14:paraId="0430E6FC" w14:textId="419CAF0A" w:rsidR="00F42D6C" w:rsidRDefault="0052294E" w:rsidP="00CC018A">
            <w:pPr>
              <w:rPr>
                <w:lang w:val="en-GB"/>
              </w:rPr>
            </w:pPr>
            <w:ins w:id="3156" w:author="ONOPTCHENKO Xavier" w:date="2019-10-10T15:09:00Z">
              <w:r>
                <w:rPr>
                  <w:sz w:val="18"/>
                </w:rPr>
                <w:fldChar w:fldCharType="begin">
                  <w:ffData>
                    <w:name w:val=""/>
                    <w:enabled/>
                    <w:calcOnExit w:val="0"/>
                    <w:checkBox>
                      <w:sizeAuto/>
                      <w:default w:val="1"/>
                    </w:checkBox>
                  </w:ffData>
                </w:fldChar>
              </w:r>
              <w:r>
                <w:rPr>
                  <w:sz w:val="18"/>
                </w:rPr>
                <w:instrText xml:space="preserve"> FORMCHECKBOX </w:instrText>
              </w:r>
            </w:ins>
            <w:r w:rsidR="0029207F">
              <w:rPr>
                <w:sz w:val="18"/>
              </w:rPr>
            </w:r>
            <w:r w:rsidR="0029207F">
              <w:rPr>
                <w:sz w:val="18"/>
              </w:rPr>
              <w:fldChar w:fldCharType="separate"/>
            </w:r>
            <w:ins w:id="3157" w:author="ONOPTCHENKO Xavier" w:date="2019-10-10T15:09:00Z">
              <w:r>
                <w:rPr>
                  <w:sz w:val="18"/>
                </w:rPr>
                <w:fldChar w:fldCharType="end"/>
              </w:r>
            </w:ins>
            <w:del w:id="3158" w:author="ONOPTCHENKO Xavier" w:date="2019-10-10T15:09:00Z">
              <w:r w:rsidR="00F42D6C" w:rsidDel="0052294E">
                <w:rPr>
                  <w:sz w:val="18"/>
                </w:rPr>
                <w:fldChar w:fldCharType="begin">
                  <w:ffData>
                    <w:name w:val=""/>
                    <w:enabled/>
                    <w:calcOnExit w:val="0"/>
                    <w:checkBox>
                      <w:sizeAuto/>
                      <w:default w:val="0"/>
                    </w:checkBox>
                  </w:ffData>
                </w:fldChar>
              </w:r>
              <w:r w:rsidR="00F42D6C" w:rsidDel="0052294E">
                <w:rPr>
                  <w:sz w:val="18"/>
                </w:rPr>
                <w:delInstrText xml:space="preserve"> FORMCHECKBOX </w:delInstrText>
              </w:r>
              <w:r w:rsidR="0029207F">
                <w:rPr>
                  <w:sz w:val="18"/>
                </w:rPr>
              </w:r>
              <w:r w:rsidR="0029207F">
                <w:rPr>
                  <w:sz w:val="18"/>
                </w:rPr>
                <w:fldChar w:fldCharType="separate"/>
              </w:r>
              <w:r w:rsidR="00F42D6C" w:rsidDel="0052294E">
                <w:rPr>
                  <w:sz w:val="18"/>
                </w:rPr>
                <w:fldChar w:fldCharType="end"/>
              </w:r>
            </w:del>
          </w:p>
        </w:tc>
        <w:tc>
          <w:tcPr>
            <w:tcW w:w="3503" w:type="dxa"/>
          </w:tcPr>
          <w:p w14:paraId="6319F450" w14:textId="77777777" w:rsidR="00F42D6C" w:rsidRDefault="00F42D6C" w:rsidP="00CC018A">
            <w:pPr>
              <w:jc w:val="left"/>
              <w:rPr>
                <w:lang w:val="en-GB"/>
              </w:rPr>
            </w:pPr>
            <w:r w:rsidRPr="003E6660">
              <w:rPr>
                <w:lang w:val="en-GB"/>
              </w:rPr>
              <w:t>RefCard_ApplicationSoftwareIntegration</w:t>
            </w:r>
          </w:p>
        </w:tc>
        <w:tc>
          <w:tcPr>
            <w:tcW w:w="567" w:type="dxa"/>
            <w:vMerge/>
          </w:tcPr>
          <w:p w14:paraId="75BE85B0" w14:textId="77777777" w:rsidR="00F42D6C" w:rsidRDefault="00F42D6C" w:rsidP="00CC018A">
            <w:pPr>
              <w:rPr>
                <w:lang w:val="en-GB"/>
              </w:rPr>
            </w:pPr>
          </w:p>
        </w:tc>
        <w:tc>
          <w:tcPr>
            <w:tcW w:w="851" w:type="dxa"/>
          </w:tcPr>
          <w:p w14:paraId="291BAEF8" w14:textId="77777777" w:rsidR="00F42D6C" w:rsidRDefault="00F42D6C" w:rsidP="00CC018A">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261427A7" w14:textId="77777777" w:rsidR="00F42D6C" w:rsidRDefault="00F42D6C" w:rsidP="00CC018A">
            <w:pPr>
              <w:rPr>
                <w:lang w:val="en-GB"/>
              </w:rPr>
            </w:pPr>
            <w:r w:rsidRPr="00115E1B">
              <w:rPr>
                <w:lang w:val="en-GB"/>
              </w:rPr>
              <w:t>ITRefCard Business Process Management v1.0</w:t>
            </w:r>
          </w:p>
        </w:tc>
      </w:tr>
      <w:tr w:rsidR="00F42D6C" w14:paraId="74F6056B" w14:textId="77777777" w:rsidTr="00CC018A">
        <w:tc>
          <w:tcPr>
            <w:tcW w:w="574" w:type="dxa"/>
          </w:tcPr>
          <w:p w14:paraId="73AF8F34" w14:textId="77777777" w:rsidR="00F42D6C" w:rsidRDefault="00F42D6C" w:rsidP="00CC018A">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503" w:type="dxa"/>
          </w:tcPr>
          <w:p w14:paraId="3115A3DF" w14:textId="77777777" w:rsidR="00F42D6C" w:rsidRDefault="00F42D6C" w:rsidP="00CC018A">
            <w:pPr>
              <w:jc w:val="left"/>
              <w:rPr>
                <w:lang w:val="en-GB"/>
              </w:rPr>
            </w:pPr>
            <w:r w:rsidRPr="003E6660">
              <w:rPr>
                <w:lang w:val="en-GB"/>
              </w:rPr>
              <w:t>RefCard_OpenSourceSoftware</w:t>
            </w:r>
          </w:p>
        </w:tc>
        <w:tc>
          <w:tcPr>
            <w:tcW w:w="567" w:type="dxa"/>
            <w:vMerge/>
          </w:tcPr>
          <w:p w14:paraId="263C5DBB" w14:textId="77777777" w:rsidR="00F42D6C" w:rsidRDefault="00F42D6C" w:rsidP="00CC018A">
            <w:pPr>
              <w:rPr>
                <w:lang w:val="en-GB"/>
              </w:rPr>
            </w:pPr>
          </w:p>
        </w:tc>
        <w:tc>
          <w:tcPr>
            <w:tcW w:w="851" w:type="dxa"/>
          </w:tcPr>
          <w:p w14:paraId="74E49FDA" w14:textId="77777777" w:rsidR="00F42D6C" w:rsidRDefault="00F42D6C" w:rsidP="00CC018A">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01D574FF" w14:textId="77777777" w:rsidR="00F42D6C" w:rsidRDefault="00F42D6C" w:rsidP="00CC018A">
            <w:pPr>
              <w:rPr>
                <w:lang w:val="en-GB"/>
              </w:rPr>
            </w:pPr>
            <w:r w:rsidRPr="003E6660">
              <w:rPr>
                <w:lang w:val="en-GB"/>
              </w:rPr>
              <w:t>RefCard_CollaborationServices</w:t>
            </w:r>
          </w:p>
        </w:tc>
      </w:tr>
      <w:tr w:rsidR="00F42D6C" w14:paraId="287F04D0" w14:textId="77777777" w:rsidTr="00CC018A">
        <w:tc>
          <w:tcPr>
            <w:tcW w:w="574" w:type="dxa"/>
          </w:tcPr>
          <w:p w14:paraId="1D3ACF37" w14:textId="77777777" w:rsidR="00F42D6C" w:rsidRDefault="00F42D6C" w:rsidP="00CC018A">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503" w:type="dxa"/>
          </w:tcPr>
          <w:p w14:paraId="742C2667" w14:textId="77777777" w:rsidR="00F42D6C" w:rsidRDefault="00F42D6C" w:rsidP="00CC018A">
            <w:pPr>
              <w:jc w:val="left"/>
              <w:rPr>
                <w:lang w:val="en-GB"/>
              </w:rPr>
            </w:pPr>
            <w:r w:rsidRPr="00115E1B">
              <w:rPr>
                <w:lang w:val="en-GB"/>
              </w:rPr>
              <w:t>ITRefCard ASA Event sourcing v1.0</w:t>
            </w:r>
          </w:p>
        </w:tc>
        <w:tc>
          <w:tcPr>
            <w:tcW w:w="567" w:type="dxa"/>
            <w:vMerge/>
          </w:tcPr>
          <w:p w14:paraId="5CCA2AD0" w14:textId="77777777" w:rsidR="00F42D6C" w:rsidRDefault="00F42D6C" w:rsidP="00CC018A">
            <w:pPr>
              <w:rPr>
                <w:lang w:val="en-GB"/>
              </w:rPr>
            </w:pPr>
          </w:p>
        </w:tc>
        <w:tc>
          <w:tcPr>
            <w:tcW w:w="851" w:type="dxa"/>
          </w:tcPr>
          <w:p w14:paraId="52D94EE5" w14:textId="77777777" w:rsidR="00F42D6C" w:rsidRDefault="00F42D6C" w:rsidP="00CC018A">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75B47F27" w14:textId="77777777" w:rsidR="00F42D6C" w:rsidRDefault="00F42D6C" w:rsidP="00CC018A">
            <w:pPr>
              <w:rPr>
                <w:lang w:val="en-GB"/>
              </w:rPr>
            </w:pPr>
            <w:r w:rsidRPr="003E6660">
              <w:rPr>
                <w:lang w:val="en-GB"/>
              </w:rPr>
              <w:t>ITRefCard Information Management v1.0</w:t>
            </w:r>
          </w:p>
        </w:tc>
      </w:tr>
      <w:tr w:rsidR="00F42D6C" w14:paraId="3E0C3589" w14:textId="77777777" w:rsidTr="00CC018A">
        <w:tc>
          <w:tcPr>
            <w:tcW w:w="574" w:type="dxa"/>
          </w:tcPr>
          <w:p w14:paraId="2BE86CF7" w14:textId="77777777" w:rsidR="00F42D6C" w:rsidRDefault="00F42D6C" w:rsidP="00CC018A">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503" w:type="dxa"/>
          </w:tcPr>
          <w:p w14:paraId="0EA90B90" w14:textId="77777777" w:rsidR="00F42D6C" w:rsidRDefault="00F42D6C" w:rsidP="00CC018A">
            <w:pPr>
              <w:jc w:val="left"/>
              <w:rPr>
                <w:lang w:val="en-GB"/>
              </w:rPr>
            </w:pPr>
            <w:r w:rsidRPr="00115E1B">
              <w:rPr>
                <w:lang w:val="en-GB"/>
              </w:rPr>
              <w:t>ITRefCard ASA API_and_µservice v1.0</w:t>
            </w:r>
          </w:p>
        </w:tc>
        <w:tc>
          <w:tcPr>
            <w:tcW w:w="567" w:type="dxa"/>
            <w:vMerge/>
          </w:tcPr>
          <w:p w14:paraId="062D3FE6" w14:textId="77777777" w:rsidR="00F42D6C" w:rsidRDefault="00F42D6C" w:rsidP="00CC018A">
            <w:pPr>
              <w:rPr>
                <w:lang w:val="en-GB"/>
              </w:rPr>
            </w:pPr>
          </w:p>
        </w:tc>
        <w:tc>
          <w:tcPr>
            <w:tcW w:w="4644" w:type="dxa"/>
            <w:gridSpan w:val="2"/>
          </w:tcPr>
          <w:p w14:paraId="10F910F5" w14:textId="77777777" w:rsidR="00F42D6C" w:rsidRPr="00AA6AF3" w:rsidRDefault="00F42D6C" w:rsidP="00CC018A">
            <w:pPr>
              <w:rPr>
                <w:b/>
                <w:lang w:val="en-GB"/>
              </w:rPr>
            </w:pPr>
            <w:r w:rsidRPr="00AA6AF3">
              <w:rPr>
                <w:b/>
                <w:sz w:val="18"/>
              </w:rPr>
              <w:t>IT Infrastructure resources</w:t>
            </w:r>
          </w:p>
        </w:tc>
      </w:tr>
      <w:tr w:rsidR="00F42D6C" w14:paraId="58627444" w14:textId="77777777" w:rsidTr="00CC018A">
        <w:tc>
          <w:tcPr>
            <w:tcW w:w="574" w:type="dxa"/>
          </w:tcPr>
          <w:p w14:paraId="756E9AE3" w14:textId="1A9265F1" w:rsidR="00F42D6C" w:rsidRDefault="0052294E" w:rsidP="00CC018A">
            <w:pPr>
              <w:rPr>
                <w:lang w:val="en-GB"/>
              </w:rPr>
            </w:pPr>
            <w:ins w:id="3159" w:author="ONOPTCHENKO Xavier" w:date="2019-10-10T15:09:00Z">
              <w:r>
                <w:rPr>
                  <w:sz w:val="18"/>
                </w:rPr>
                <w:fldChar w:fldCharType="begin">
                  <w:ffData>
                    <w:name w:val=""/>
                    <w:enabled/>
                    <w:calcOnExit w:val="0"/>
                    <w:checkBox>
                      <w:sizeAuto/>
                      <w:default w:val="1"/>
                    </w:checkBox>
                  </w:ffData>
                </w:fldChar>
              </w:r>
              <w:r>
                <w:rPr>
                  <w:sz w:val="18"/>
                </w:rPr>
                <w:instrText xml:space="preserve"> FORMCHECKBOX </w:instrText>
              </w:r>
            </w:ins>
            <w:r w:rsidR="0029207F">
              <w:rPr>
                <w:sz w:val="18"/>
              </w:rPr>
            </w:r>
            <w:r w:rsidR="0029207F">
              <w:rPr>
                <w:sz w:val="18"/>
              </w:rPr>
              <w:fldChar w:fldCharType="separate"/>
            </w:r>
            <w:ins w:id="3160" w:author="ONOPTCHENKO Xavier" w:date="2019-10-10T15:09:00Z">
              <w:r>
                <w:rPr>
                  <w:sz w:val="18"/>
                </w:rPr>
                <w:fldChar w:fldCharType="end"/>
              </w:r>
            </w:ins>
            <w:del w:id="3161" w:author="ONOPTCHENKO Xavier" w:date="2019-10-10T15:09:00Z">
              <w:r w:rsidR="00F42D6C" w:rsidDel="0052294E">
                <w:rPr>
                  <w:sz w:val="18"/>
                </w:rPr>
                <w:fldChar w:fldCharType="begin">
                  <w:ffData>
                    <w:name w:val=""/>
                    <w:enabled/>
                    <w:calcOnExit w:val="0"/>
                    <w:checkBox>
                      <w:sizeAuto/>
                      <w:default w:val="0"/>
                    </w:checkBox>
                  </w:ffData>
                </w:fldChar>
              </w:r>
              <w:r w:rsidR="00F42D6C" w:rsidDel="0052294E">
                <w:rPr>
                  <w:sz w:val="18"/>
                </w:rPr>
                <w:delInstrText xml:space="preserve"> FORMCHECKBOX </w:delInstrText>
              </w:r>
              <w:r w:rsidR="0029207F">
                <w:rPr>
                  <w:sz w:val="18"/>
                </w:rPr>
              </w:r>
              <w:r w:rsidR="0029207F">
                <w:rPr>
                  <w:sz w:val="18"/>
                </w:rPr>
                <w:fldChar w:fldCharType="separate"/>
              </w:r>
              <w:r w:rsidR="00F42D6C" w:rsidDel="0052294E">
                <w:rPr>
                  <w:sz w:val="18"/>
                </w:rPr>
                <w:fldChar w:fldCharType="end"/>
              </w:r>
            </w:del>
          </w:p>
        </w:tc>
        <w:tc>
          <w:tcPr>
            <w:tcW w:w="3503" w:type="dxa"/>
          </w:tcPr>
          <w:p w14:paraId="2F38F9AA" w14:textId="77777777" w:rsidR="00F42D6C" w:rsidRDefault="00F42D6C" w:rsidP="00CC018A">
            <w:pPr>
              <w:rPr>
                <w:lang w:val="en-GB"/>
              </w:rPr>
            </w:pPr>
            <w:r w:rsidRPr="00115E1B">
              <w:rPr>
                <w:lang w:val="en-GB"/>
              </w:rPr>
              <w:t>ITRefCard Cloud Ready Application Software Architecture v1.1</w:t>
            </w:r>
          </w:p>
        </w:tc>
        <w:tc>
          <w:tcPr>
            <w:tcW w:w="567" w:type="dxa"/>
            <w:vMerge/>
          </w:tcPr>
          <w:p w14:paraId="37CECAB2" w14:textId="77777777" w:rsidR="00F42D6C" w:rsidRDefault="00F42D6C" w:rsidP="00CC018A">
            <w:pPr>
              <w:rPr>
                <w:lang w:val="en-GB"/>
              </w:rPr>
            </w:pPr>
          </w:p>
        </w:tc>
        <w:tc>
          <w:tcPr>
            <w:tcW w:w="851" w:type="dxa"/>
          </w:tcPr>
          <w:p w14:paraId="1342E3A3" w14:textId="259E4CDA" w:rsidR="00F42D6C" w:rsidRDefault="0052294E" w:rsidP="00CC018A">
            <w:pPr>
              <w:rPr>
                <w:lang w:val="en-GB"/>
              </w:rPr>
            </w:pPr>
            <w:ins w:id="3162" w:author="ONOPTCHENKO Xavier" w:date="2019-10-10T15:10:00Z">
              <w:r>
                <w:rPr>
                  <w:sz w:val="18"/>
                </w:rPr>
                <w:fldChar w:fldCharType="begin">
                  <w:ffData>
                    <w:name w:val=""/>
                    <w:enabled/>
                    <w:calcOnExit w:val="0"/>
                    <w:checkBox>
                      <w:sizeAuto/>
                      <w:default w:val="1"/>
                    </w:checkBox>
                  </w:ffData>
                </w:fldChar>
              </w:r>
              <w:r>
                <w:rPr>
                  <w:sz w:val="18"/>
                </w:rPr>
                <w:instrText xml:space="preserve"> FORMCHECKBOX </w:instrText>
              </w:r>
            </w:ins>
            <w:r w:rsidR="0029207F">
              <w:rPr>
                <w:sz w:val="18"/>
              </w:rPr>
            </w:r>
            <w:r w:rsidR="0029207F">
              <w:rPr>
                <w:sz w:val="18"/>
              </w:rPr>
              <w:fldChar w:fldCharType="separate"/>
            </w:r>
            <w:ins w:id="3163" w:author="ONOPTCHENKO Xavier" w:date="2019-10-10T15:10:00Z">
              <w:r>
                <w:rPr>
                  <w:sz w:val="18"/>
                </w:rPr>
                <w:fldChar w:fldCharType="end"/>
              </w:r>
            </w:ins>
            <w:del w:id="3164" w:author="ONOPTCHENKO Xavier" w:date="2019-10-10T15:10:00Z">
              <w:r w:rsidR="00F42D6C" w:rsidDel="0052294E">
                <w:rPr>
                  <w:sz w:val="18"/>
                </w:rPr>
                <w:fldChar w:fldCharType="begin">
                  <w:ffData>
                    <w:name w:val=""/>
                    <w:enabled/>
                    <w:calcOnExit w:val="0"/>
                    <w:checkBox>
                      <w:sizeAuto/>
                      <w:default w:val="0"/>
                    </w:checkBox>
                  </w:ffData>
                </w:fldChar>
              </w:r>
              <w:r w:rsidR="00F42D6C" w:rsidDel="0052294E">
                <w:rPr>
                  <w:sz w:val="18"/>
                </w:rPr>
                <w:delInstrText xml:space="preserve"> FORMCHECKBOX </w:delInstrText>
              </w:r>
              <w:r w:rsidR="0029207F">
                <w:rPr>
                  <w:sz w:val="18"/>
                </w:rPr>
              </w:r>
              <w:r w:rsidR="0029207F">
                <w:rPr>
                  <w:sz w:val="18"/>
                </w:rPr>
                <w:fldChar w:fldCharType="separate"/>
              </w:r>
              <w:r w:rsidR="00F42D6C" w:rsidDel="0052294E">
                <w:rPr>
                  <w:sz w:val="18"/>
                </w:rPr>
                <w:fldChar w:fldCharType="end"/>
              </w:r>
            </w:del>
          </w:p>
        </w:tc>
        <w:tc>
          <w:tcPr>
            <w:tcW w:w="3793" w:type="dxa"/>
          </w:tcPr>
          <w:p w14:paraId="082396F2" w14:textId="77777777" w:rsidR="00F42D6C" w:rsidRDefault="00F42D6C" w:rsidP="00CC018A">
            <w:pPr>
              <w:rPr>
                <w:lang w:val="en-GB"/>
              </w:rPr>
            </w:pPr>
            <w:r w:rsidRPr="003E6660">
              <w:rPr>
                <w:lang w:val="en-GB"/>
              </w:rPr>
              <w:t>RefCard_EndUserEnvironment</w:t>
            </w:r>
          </w:p>
        </w:tc>
      </w:tr>
      <w:tr w:rsidR="00F42D6C" w14:paraId="31D4E696" w14:textId="77777777" w:rsidTr="00CC018A">
        <w:tc>
          <w:tcPr>
            <w:tcW w:w="574" w:type="dxa"/>
          </w:tcPr>
          <w:p w14:paraId="541330F0" w14:textId="2813B55D" w:rsidR="00F42D6C" w:rsidRDefault="0052294E" w:rsidP="00CC018A">
            <w:pPr>
              <w:rPr>
                <w:lang w:val="en-GB"/>
              </w:rPr>
            </w:pPr>
            <w:ins w:id="3165" w:author="ONOPTCHENKO Xavier" w:date="2019-10-10T15:09:00Z">
              <w:r>
                <w:rPr>
                  <w:sz w:val="18"/>
                </w:rPr>
                <w:fldChar w:fldCharType="begin">
                  <w:ffData>
                    <w:name w:val=""/>
                    <w:enabled/>
                    <w:calcOnExit w:val="0"/>
                    <w:checkBox>
                      <w:sizeAuto/>
                      <w:default w:val="1"/>
                    </w:checkBox>
                  </w:ffData>
                </w:fldChar>
              </w:r>
              <w:r>
                <w:rPr>
                  <w:sz w:val="18"/>
                </w:rPr>
                <w:instrText xml:space="preserve"> FORMCHECKBOX </w:instrText>
              </w:r>
            </w:ins>
            <w:r w:rsidR="0029207F">
              <w:rPr>
                <w:sz w:val="18"/>
              </w:rPr>
            </w:r>
            <w:r w:rsidR="0029207F">
              <w:rPr>
                <w:sz w:val="18"/>
              </w:rPr>
              <w:fldChar w:fldCharType="separate"/>
            </w:r>
            <w:ins w:id="3166" w:author="ONOPTCHENKO Xavier" w:date="2019-10-10T15:09:00Z">
              <w:r>
                <w:rPr>
                  <w:sz w:val="18"/>
                </w:rPr>
                <w:fldChar w:fldCharType="end"/>
              </w:r>
            </w:ins>
            <w:del w:id="3167" w:author="ONOPTCHENKO Xavier" w:date="2019-10-10T15:09:00Z">
              <w:r w:rsidR="00F42D6C" w:rsidDel="0052294E">
                <w:rPr>
                  <w:sz w:val="18"/>
                </w:rPr>
                <w:fldChar w:fldCharType="begin">
                  <w:ffData>
                    <w:name w:val=""/>
                    <w:enabled/>
                    <w:calcOnExit w:val="0"/>
                    <w:checkBox>
                      <w:sizeAuto/>
                      <w:default w:val="0"/>
                    </w:checkBox>
                  </w:ffData>
                </w:fldChar>
              </w:r>
              <w:r w:rsidR="00F42D6C" w:rsidDel="0052294E">
                <w:rPr>
                  <w:sz w:val="18"/>
                </w:rPr>
                <w:delInstrText xml:space="preserve"> FORMCHECKBOX </w:delInstrText>
              </w:r>
              <w:r w:rsidR="0029207F">
                <w:rPr>
                  <w:sz w:val="18"/>
                </w:rPr>
              </w:r>
              <w:r w:rsidR="0029207F">
                <w:rPr>
                  <w:sz w:val="18"/>
                </w:rPr>
                <w:fldChar w:fldCharType="separate"/>
              </w:r>
              <w:r w:rsidR="00F42D6C" w:rsidDel="0052294E">
                <w:rPr>
                  <w:sz w:val="18"/>
                </w:rPr>
                <w:fldChar w:fldCharType="end"/>
              </w:r>
            </w:del>
          </w:p>
        </w:tc>
        <w:tc>
          <w:tcPr>
            <w:tcW w:w="3503" w:type="dxa"/>
          </w:tcPr>
          <w:p w14:paraId="7F495807" w14:textId="77777777" w:rsidR="00F42D6C" w:rsidRDefault="00F42D6C" w:rsidP="00CC018A">
            <w:pPr>
              <w:rPr>
                <w:lang w:val="en-GB"/>
              </w:rPr>
            </w:pPr>
            <w:r w:rsidRPr="00115E1B">
              <w:rPr>
                <w:lang w:val="en-GB"/>
              </w:rPr>
              <w:t>ITRefCard Cloud Hosting Services (XaaS) v2.0</w:t>
            </w:r>
          </w:p>
        </w:tc>
        <w:tc>
          <w:tcPr>
            <w:tcW w:w="567" w:type="dxa"/>
            <w:vMerge/>
          </w:tcPr>
          <w:p w14:paraId="3BC2F383" w14:textId="77777777" w:rsidR="00F42D6C" w:rsidRDefault="00F42D6C" w:rsidP="00CC018A">
            <w:pPr>
              <w:rPr>
                <w:lang w:val="en-GB"/>
              </w:rPr>
            </w:pPr>
          </w:p>
        </w:tc>
        <w:tc>
          <w:tcPr>
            <w:tcW w:w="851" w:type="dxa"/>
          </w:tcPr>
          <w:p w14:paraId="4104C2E1" w14:textId="6F619888" w:rsidR="00F42D6C" w:rsidRDefault="0052294E" w:rsidP="00CC018A">
            <w:pPr>
              <w:rPr>
                <w:lang w:val="en-GB"/>
              </w:rPr>
            </w:pPr>
            <w:ins w:id="3168" w:author="ONOPTCHENKO Xavier" w:date="2019-10-10T15:10:00Z">
              <w:r>
                <w:rPr>
                  <w:sz w:val="18"/>
                </w:rPr>
                <w:fldChar w:fldCharType="begin">
                  <w:ffData>
                    <w:name w:val=""/>
                    <w:enabled/>
                    <w:calcOnExit w:val="0"/>
                    <w:checkBox>
                      <w:sizeAuto/>
                      <w:default w:val="1"/>
                    </w:checkBox>
                  </w:ffData>
                </w:fldChar>
              </w:r>
              <w:r>
                <w:rPr>
                  <w:sz w:val="18"/>
                </w:rPr>
                <w:instrText xml:space="preserve"> FORMCHECKBOX </w:instrText>
              </w:r>
            </w:ins>
            <w:r w:rsidR="0029207F">
              <w:rPr>
                <w:sz w:val="18"/>
              </w:rPr>
            </w:r>
            <w:r w:rsidR="0029207F">
              <w:rPr>
                <w:sz w:val="18"/>
              </w:rPr>
              <w:fldChar w:fldCharType="separate"/>
            </w:r>
            <w:ins w:id="3169" w:author="ONOPTCHENKO Xavier" w:date="2019-10-10T15:10:00Z">
              <w:r>
                <w:rPr>
                  <w:sz w:val="18"/>
                </w:rPr>
                <w:fldChar w:fldCharType="end"/>
              </w:r>
            </w:ins>
            <w:del w:id="3170" w:author="ONOPTCHENKO Xavier" w:date="2019-10-10T15:10:00Z">
              <w:r w:rsidR="00F42D6C" w:rsidDel="0052294E">
                <w:rPr>
                  <w:sz w:val="18"/>
                </w:rPr>
                <w:fldChar w:fldCharType="begin">
                  <w:ffData>
                    <w:name w:val=""/>
                    <w:enabled/>
                    <w:calcOnExit w:val="0"/>
                    <w:checkBox>
                      <w:sizeAuto/>
                      <w:default w:val="0"/>
                    </w:checkBox>
                  </w:ffData>
                </w:fldChar>
              </w:r>
              <w:r w:rsidR="00F42D6C" w:rsidDel="0052294E">
                <w:rPr>
                  <w:sz w:val="18"/>
                </w:rPr>
                <w:delInstrText xml:space="preserve"> FORMCHECKBOX </w:delInstrText>
              </w:r>
              <w:r w:rsidR="0029207F">
                <w:rPr>
                  <w:sz w:val="18"/>
                </w:rPr>
              </w:r>
              <w:r w:rsidR="0029207F">
                <w:rPr>
                  <w:sz w:val="18"/>
                </w:rPr>
                <w:fldChar w:fldCharType="separate"/>
              </w:r>
              <w:r w:rsidR="00F42D6C" w:rsidDel="0052294E">
                <w:rPr>
                  <w:sz w:val="18"/>
                </w:rPr>
                <w:fldChar w:fldCharType="end"/>
              </w:r>
            </w:del>
          </w:p>
        </w:tc>
        <w:tc>
          <w:tcPr>
            <w:tcW w:w="3793" w:type="dxa"/>
          </w:tcPr>
          <w:p w14:paraId="6EB506DB" w14:textId="77777777" w:rsidR="00F42D6C" w:rsidRPr="00596631" w:rsidRDefault="00F42D6C" w:rsidP="00CC018A">
            <w:pPr>
              <w:rPr>
                <w:lang w:val="en-GB"/>
              </w:rPr>
            </w:pPr>
            <w:r w:rsidRPr="003E6660">
              <w:rPr>
                <w:lang w:val="en-GB"/>
              </w:rPr>
              <w:t>ITRefCard_EndUserEnvironment</w:t>
            </w:r>
          </w:p>
        </w:tc>
      </w:tr>
      <w:tr w:rsidR="00F42D6C" w14:paraId="1AE78160" w14:textId="77777777" w:rsidTr="00CC018A">
        <w:tc>
          <w:tcPr>
            <w:tcW w:w="574" w:type="dxa"/>
          </w:tcPr>
          <w:p w14:paraId="4F9ED90A" w14:textId="1DED215E" w:rsidR="00F42D6C" w:rsidRDefault="0052294E" w:rsidP="00CC018A">
            <w:pPr>
              <w:rPr>
                <w:sz w:val="18"/>
              </w:rPr>
            </w:pPr>
            <w:ins w:id="3171" w:author="ONOPTCHENKO Xavier" w:date="2019-10-10T15:09:00Z">
              <w:r>
                <w:rPr>
                  <w:sz w:val="18"/>
                </w:rPr>
                <w:fldChar w:fldCharType="begin">
                  <w:ffData>
                    <w:name w:val=""/>
                    <w:enabled/>
                    <w:calcOnExit w:val="0"/>
                    <w:checkBox>
                      <w:sizeAuto/>
                      <w:default w:val="1"/>
                    </w:checkBox>
                  </w:ffData>
                </w:fldChar>
              </w:r>
              <w:r>
                <w:rPr>
                  <w:sz w:val="18"/>
                </w:rPr>
                <w:instrText xml:space="preserve"> FORMCHECKBOX </w:instrText>
              </w:r>
            </w:ins>
            <w:r w:rsidR="0029207F">
              <w:rPr>
                <w:sz w:val="18"/>
              </w:rPr>
            </w:r>
            <w:r w:rsidR="0029207F">
              <w:rPr>
                <w:sz w:val="18"/>
              </w:rPr>
              <w:fldChar w:fldCharType="separate"/>
            </w:r>
            <w:ins w:id="3172" w:author="ONOPTCHENKO Xavier" w:date="2019-10-10T15:09:00Z">
              <w:r>
                <w:rPr>
                  <w:sz w:val="18"/>
                </w:rPr>
                <w:fldChar w:fldCharType="end"/>
              </w:r>
            </w:ins>
            <w:del w:id="3173" w:author="ONOPTCHENKO Xavier" w:date="2019-10-10T15:09:00Z">
              <w:r w:rsidR="00F42D6C" w:rsidDel="0052294E">
                <w:rPr>
                  <w:sz w:val="18"/>
                </w:rPr>
                <w:fldChar w:fldCharType="begin">
                  <w:ffData>
                    <w:name w:val=""/>
                    <w:enabled/>
                    <w:calcOnExit w:val="0"/>
                    <w:checkBox>
                      <w:sizeAuto/>
                      <w:default w:val="0"/>
                    </w:checkBox>
                  </w:ffData>
                </w:fldChar>
              </w:r>
              <w:r w:rsidR="00F42D6C" w:rsidDel="0052294E">
                <w:rPr>
                  <w:sz w:val="18"/>
                </w:rPr>
                <w:delInstrText xml:space="preserve"> FORMCHECKBOX </w:delInstrText>
              </w:r>
              <w:r w:rsidR="0029207F">
                <w:rPr>
                  <w:sz w:val="18"/>
                </w:rPr>
              </w:r>
              <w:r w:rsidR="0029207F">
                <w:rPr>
                  <w:sz w:val="18"/>
                </w:rPr>
                <w:fldChar w:fldCharType="separate"/>
              </w:r>
              <w:r w:rsidR="00F42D6C" w:rsidDel="0052294E">
                <w:rPr>
                  <w:sz w:val="18"/>
                </w:rPr>
                <w:fldChar w:fldCharType="end"/>
              </w:r>
            </w:del>
          </w:p>
        </w:tc>
        <w:tc>
          <w:tcPr>
            <w:tcW w:w="3503" w:type="dxa"/>
          </w:tcPr>
          <w:p w14:paraId="1BF93897" w14:textId="77777777" w:rsidR="00F42D6C" w:rsidRPr="003E6660" w:rsidRDefault="00F42D6C" w:rsidP="00CC018A">
            <w:pPr>
              <w:rPr>
                <w:lang w:val="en-GB"/>
              </w:rPr>
            </w:pPr>
            <w:r w:rsidRPr="003E6660">
              <w:rPr>
                <w:lang w:val="en-GB"/>
              </w:rPr>
              <w:t>RefCard_Security</w:t>
            </w:r>
          </w:p>
        </w:tc>
        <w:tc>
          <w:tcPr>
            <w:tcW w:w="567" w:type="dxa"/>
            <w:vMerge/>
          </w:tcPr>
          <w:p w14:paraId="42FCB82C" w14:textId="77777777" w:rsidR="00F42D6C" w:rsidRDefault="00F42D6C" w:rsidP="00CC018A">
            <w:pPr>
              <w:rPr>
                <w:lang w:val="en-GB"/>
              </w:rPr>
            </w:pPr>
          </w:p>
        </w:tc>
        <w:tc>
          <w:tcPr>
            <w:tcW w:w="851" w:type="dxa"/>
          </w:tcPr>
          <w:p w14:paraId="7432361D" w14:textId="77777777" w:rsidR="00F42D6C" w:rsidRPr="00A65F0D" w:rsidRDefault="00F42D6C" w:rsidP="00CC018A">
            <w:pPr>
              <w:rPr>
                <w:sz w:val="18"/>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4552F756" w14:textId="77777777" w:rsidR="00F42D6C" w:rsidRPr="00596631" w:rsidRDefault="00F42D6C" w:rsidP="00CC018A">
            <w:pPr>
              <w:rPr>
                <w:lang w:val="en-GB"/>
              </w:rPr>
            </w:pPr>
            <w:r w:rsidRPr="003E6660">
              <w:rPr>
                <w:lang w:val="en-GB"/>
              </w:rPr>
              <w:t>RefCard_DomainNameServer_DNS</w:t>
            </w:r>
          </w:p>
        </w:tc>
      </w:tr>
      <w:tr w:rsidR="00F42D6C" w14:paraId="1AF4E59A" w14:textId="77777777" w:rsidTr="00CC018A">
        <w:tc>
          <w:tcPr>
            <w:tcW w:w="574" w:type="dxa"/>
          </w:tcPr>
          <w:p w14:paraId="3E5AFF44" w14:textId="1CDC9CED" w:rsidR="00F42D6C" w:rsidRDefault="0052294E" w:rsidP="00CC018A">
            <w:pPr>
              <w:rPr>
                <w:sz w:val="18"/>
              </w:rPr>
            </w:pPr>
            <w:ins w:id="3174" w:author="ONOPTCHENKO Xavier" w:date="2019-10-10T15:09:00Z">
              <w:r>
                <w:rPr>
                  <w:sz w:val="18"/>
                </w:rPr>
                <w:fldChar w:fldCharType="begin">
                  <w:ffData>
                    <w:name w:val=""/>
                    <w:enabled/>
                    <w:calcOnExit w:val="0"/>
                    <w:checkBox>
                      <w:sizeAuto/>
                      <w:default w:val="1"/>
                    </w:checkBox>
                  </w:ffData>
                </w:fldChar>
              </w:r>
              <w:r>
                <w:rPr>
                  <w:sz w:val="18"/>
                </w:rPr>
                <w:instrText xml:space="preserve"> FORMCHECKBOX </w:instrText>
              </w:r>
            </w:ins>
            <w:r w:rsidR="0029207F">
              <w:rPr>
                <w:sz w:val="18"/>
              </w:rPr>
            </w:r>
            <w:r w:rsidR="0029207F">
              <w:rPr>
                <w:sz w:val="18"/>
              </w:rPr>
              <w:fldChar w:fldCharType="separate"/>
            </w:r>
            <w:ins w:id="3175" w:author="ONOPTCHENKO Xavier" w:date="2019-10-10T15:09:00Z">
              <w:r>
                <w:rPr>
                  <w:sz w:val="18"/>
                </w:rPr>
                <w:fldChar w:fldCharType="end"/>
              </w:r>
            </w:ins>
            <w:del w:id="3176" w:author="ONOPTCHENKO Xavier" w:date="2019-10-10T15:09:00Z">
              <w:r w:rsidR="00F42D6C" w:rsidDel="0052294E">
                <w:rPr>
                  <w:sz w:val="18"/>
                </w:rPr>
                <w:fldChar w:fldCharType="begin">
                  <w:ffData>
                    <w:name w:val=""/>
                    <w:enabled/>
                    <w:calcOnExit w:val="0"/>
                    <w:checkBox>
                      <w:sizeAuto/>
                      <w:default w:val="0"/>
                    </w:checkBox>
                  </w:ffData>
                </w:fldChar>
              </w:r>
              <w:r w:rsidR="00F42D6C" w:rsidDel="0052294E">
                <w:rPr>
                  <w:sz w:val="18"/>
                </w:rPr>
                <w:delInstrText xml:space="preserve"> FORMCHECKBOX </w:delInstrText>
              </w:r>
              <w:r w:rsidR="0029207F">
                <w:rPr>
                  <w:sz w:val="18"/>
                </w:rPr>
              </w:r>
              <w:r w:rsidR="0029207F">
                <w:rPr>
                  <w:sz w:val="18"/>
                </w:rPr>
                <w:fldChar w:fldCharType="separate"/>
              </w:r>
              <w:r w:rsidR="00F42D6C" w:rsidDel="0052294E">
                <w:rPr>
                  <w:sz w:val="18"/>
                </w:rPr>
                <w:fldChar w:fldCharType="end"/>
              </w:r>
            </w:del>
          </w:p>
        </w:tc>
        <w:tc>
          <w:tcPr>
            <w:tcW w:w="3503" w:type="dxa"/>
          </w:tcPr>
          <w:p w14:paraId="43FFA0CE" w14:textId="77777777" w:rsidR="00F42D6C" w:rsidRPr="003E6660" w:rsidRDefault="00F42D6C" w:rsidP="00CC018A">
            <w:pPr>
              <w:rPr>
                <w:lang w:val="en-GB"/>
              </w:rPr>
            </w:pPr>
            <w:r w:rsidRPr="003E6660">
              <w:rPr>
                <w:lang w:val="en-GB"/>
              </w:rPr>
              <w:t>RefCard_IT-Continuity</w:t>
            </w:r>
          </w:p>
        </w:tc>
        <w:tc>
          <w:tcPr>
            <w:tcW w:w="567" w:type="dxa"/>
            <w:vMerge/>
          </w:tcPr>
          <w:p w14:paraId="40C8D527" w14:textId="77777777" w:rsidR="00F42D6C" w:rsidRDefault="00F42D6C" w:rsidP="00CC018A">
            <w:pPr>
              <w:rPr>
                <w:lang w:val="en-GB"/>
              </w:rPr>
            </w:pPr>
          </w:p>
        </w:tc>
        <w:tc>
          <w:tcPr>
            <w:tcW w:w="851" w:type="dxa"/>
          </w:tcPr>
          <w:p w14:paraId="73A61C98" w14:textId="175523B2" w:rsidR="00F42D6C" w:rsidRDefault="0052294E" w:rsidP="00CC018A">
            <w:pPr>
              <w:rPr>
                <w:sz w:val="18"/>
              </w:rPr>
            </w:pPr>
            <w:ins w:id="3177" w:author="ONOPTCHENKO Xavier" w:date="2019-10-10T15:10:00Z">
              <w:r>
                <w:rPr>
                  <w:sz w:val="18"/>
                </w:rPr>
                <w:fldChar w:fldCharType="begin">
                  <w:ffData>
                    <w:name w:val=""/>
                    <w:enabled/>
                    <w:calcOnExit w:val="0"/>
                    <w:checkBox>
                      <w:sizeAuto/>
                      <w:default w:val="1"/>
                    </w:checkBox>
                  </w:ffData>
                </w:fldChar>
              </w:r>
              <w:r>
                <w:rPr>
                  <w:sz w:val="18"/>
                </w:rPr>
                <w:instrText xml:space="preserve"> FORMCHECKBOX </w:instrText>
              </w:r>
            </w:ins>
            <w:r w:rsidR="0029207F">
              <w:rPr>
                <w:sz w:val="18"/>
              </w:rPr>
            </w:r>
            <w:r w:rsidR="0029207F">
              <w:rPr>
                <w:sz w:val="18"/>
              </w:rPr>
              <w:fldChar w:fldCharType="separate"/>
            </w:r>
            <w:ins w:id="3178" w:author="ONOPTCHENKO Xavier" w:date="2019-10-10T15:10:00Z">
              <w:r>
                <w:rPr>
                  <w:sz w:val="18"/>
                </w:rPr>
                <w:fldChar w:fldCharType="end"/>
              </w:r>
            </w:ins>
            <w:del w:id="3179" w:author="ONOPTCHENKO Xavier" w:date="2019-10-10T15:10:00Z">
              <w:r w:rsidR="00F42D6C" w:rsidDel="0052294E">
                <w:rPr>
                  <w:sz w:val="18"/>
                </w:rPr>
                <w:fldChar w:fldCharType="begin">
                  <w:ffData>
                    <w:name w:val=""/>
                    <w:enabled/>
                    <w:calcOnExit w:val="0"/>
                    <w:checkBox>
                      <w:sizeAuto/>
                      <w:default w:val="0"/>
                    </w:checkBox>
                  </w:ffData>
                </w:fldChar>
              </w:r>
              <w:r w:rsidR="00F42D6C" w:rsidDel="0052294E">
                <w:rPr>
                  <w:sz w:val="18"/>
                </w:rPr>
                <w:delInstrText xml:space="preserve"> FORMCHECKBOX </w:delInstrText>
              </w:r>
              <w:r w:rsidR="0029207F">
                <w:rPr>
                  <w:sz w:val="18"/>
                </w:rPr>
              </w:r>
              <w:r w:rsidR="0029207F">
                <w:rPr>
                  <w:sz w:val="18"/>
                </w:rPr>
                <w:fldChar w:fldCharType="separate"/>
              </w:r>
              <w:r w:rsidR="00F42D6C" w:rsidDel="0052294E">
                <w:rPr>
                  <w:sz w:val="18"/>
                </w:rPr>
                <w:fldChar w:fldCharType="end"/>
              </w:r>
            </w:del>
          </w:p>
        </w:tc>
        <w:tc>
          <w:tcPr>
            <w:tcW w:w="3793" w:type="dxa"/>
          </w:tcPr>
          <w:p w14:paraId="46A3F4D8" w14:textId="77777777" w:rsidR="00F42D6C" w:rsidRPr="003E6660" w:rsidRDefault="00F42D6C" w:rsidP="00CC018A">
            <w:pPr>
              <w:rPr>
                <w:lang w:val="en-GB"/>
              </w:rPr>
            </w:pPr>
            <w:r w:rsidRPr="00481140">
              <w:rPr>
                <w:lang w:val="en-GB"/>
              </w:rPr>
              <w:t>RefCard_ServerVirtualisation</w:t>
            </w:r>
          </w:p>
        </w:tc>
      </w:tr>
      <w:tr w:rsidR="00F42D6C" w14:paraId="0210568B" w14:textId="77777777" w:rsidTr="00CC018A">
        <w:tc>
          <w:tcPr>
            <w:tcW w:w="4077" w:type="dxa"/>
            <w:gridSpan w:val="2"/>
          </w:tcPr>
          <w:p w14:paraId="40190456" w14:textId="77777777" w:rsidR="00F42D6C" w:rsidRPr="00596631" w:rsidRDefault="00F42D6C" w:rsidP="00CC018A">
            <w:pPr>
              <w:rPr>
                <w:b/>
                <w:lang w:val="en-GB"/>
              </w:rPr>
            </w:pPr>
            <w:r>
              <w:rPr>
                <w:sz w:val="18"/>
              </w:rPr>
              <w:t xml:space="preserve"> </w:t>
            </w:r>
            <w:r w:rsidRPr="00596631">
              <w:rPr>
                <w:b/>
                <w:sz w:val="18"/>
              </w:rPr>
              <w:t>Middleware</w:t>
            </w:r>
          </w:p>
        </w:tc>
        <w:tc>
          <w:tcPr>
            <w:tcW w:w="567" w:type="dxa"/>
            <w:vMerge/>
          </w:tcPr>
          <w:p w14:paraId="1AC82459" w14:textId="77777777" w:rsidR="00F42D6C" w:rsidRDefault="00F42D6C" w:rsidP="00CC018A">
            <w:pPr>
              <w:rPr>
                <w:lang w:val="en-GB"/>
              </w:rPr>
            </w:pPr>
          </w:p>
        </w:tc>
        <w:tc>
          <w:tcPr>
            <w:tcW w:w="851" w:type="dxa"/>
          </w:tcPr>
          <w:p w14:paraId="0B271A4A" w14:textId="77777777" w:rsidR="00F42D6C" w:rsidRPr="003E6660" w:rsidRDefault="00F42D6C" w:rsidP="00CC018A">
            <w:pPr>
              <w:rPr>
                <w:sz w:val="18"/>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762845F2" w14:textId="77777777" w:rsidR="00F42D6C" w:rsidRPr="003E6660" w:rsidRDefault="00F42D6C" w:rsidP="00CC018A">
            <w:pPr>
              <w:rPr>
                <w:lang w:val="en-GB"/>
              </w:rPr>
            </w:pPr>
            <w:r w:rsidRPr="00481140">
              <w:rPr>
                <w:lang w:val="en-GB"/>
              </w:rPr>
              <w:t>RefCard_Workstation-Virtualization</w:t>
            </w:r>
          </w:p>
        </w:tc>
      </w:tr>
      <w:tr w:rsidR="00F42D6C" w14:paraId="6D04AF52" w14:textId="77777777" w:rsidTr="00CC018A">
        <w:tc>
          <w:tcPr>
            <w:tcW w:w="574" w:type="dxa"/>
          </w:tcPr>
          <w:p w14:paraId="47D4CF43" w14:textId="37BCBF97" w:rsidR="00F42D6C" w:rsidRPr="003E6660" w:rsidRDefault="0052294E" w:rsidP="00CC018A">
            <w:pPr>
              <w:rPr>
                <w:lang w:val="en-GB"/>
              </w:rPr>
            </w:pPr>
            <w:ins w:id="3180" w:author="ONOPTCHENKO Xavier" w:date="2019-10-10T15:09:00Z">
              <w:r>
                <w:rPr>
                  <w:sz w:val="18"/>
                </w:rPr>
                <w:fldChar w:fldCharType="begin">
                  <w:ffData>
                    <w:name w:val=""/>
                    <w:enabled/>
                    <w:calcOnExit w:val="0"/>
                    <w:checkBox>
                      <w:sizeAuto/>
                      <w:default w:val="1"/>
                    </w:checkBox>
                  </w:ffData>
                </w:fldChar>
              </w:r>
              <w:r>
                <w:rPr>
                  <w:sz w:val="18"/>
                </w:rPr>
                <w:instrText xml:space="preserve"> FORMCHECKBOX </w:instrText>
              </w:r>
            </w:ins>
            <w:r w:rsidR="0029207F">
              <w:rPr>
                <w:sz w:val="18"/>
              </w:rPr>
            </w:r>
            <w:r w:rsidR="0029207F">
              <w:rPr>
                <w:sz w:val="18"/>
              </w:rPr>
              <w:fldChar w:fldCharType="separate"/>
            </w:r>
            <w:ins w:id="3181" w:author="ONOPTCHENKO Xavier" w:date="2019-10-10T15:09:00Z">
              <w:r>
                <w:rPr>
                  <w:sz w:val="18"/>
                </w:rPr>
                <w:fldChar w:fldCharType="end"/>
              </w:r>
            </w:ins>
            <w:del w:id="3182" w:author="ONOPTCHENKO Xavier" w:date="2019-10-10T15:09:00Z">
              <w:r w:rsidR="00F42D6C" w:rsidDel="0052294E">
                <w:rPr>
                  <w:sz w:val="18"/>
                </w:rPr>
                <w:fldChar w:fldCharType="begin">
                  <w:ffData>
                    <w:name w:val=""/>
                    <w:enabled/>
                    <w:calcOnExit w:val="0"/>
                    <w:checkBox>
                      <w:sizeAuto/>
                      <w:default w:val="0"/>
                    </w:checkBox>
                  </w:ffData>
                </w:fldChar>
              </w:r>
              <w:r w:rsidR="00F42D6C" w:rsidDel="0052294E">
                <w:rPr>
                  <w:sz w:val="18"/>
                </w:rPr>
                <w:delInstrText xml:space="preserve"> FORMCHECKBOX </w:delInstrText>
              </w:r>
              <w:r w:rsidR="0029207F">
                <w:rPr>
                  <w:sz w:val="18"/>
                </w:rPr>
              </w:r>
              <w:r w:rsidR="0029207F">
                <w:rPr>
                  <w:sz w:val="18"/>
                </w:rPr>
                <w:fldChar w:fldCharType="separate"/>
              </w:r>
              <w:r w:rsidR="00F42D6C" w:rsidDel="0052294E">
                <w:rPr>
                  <w:sz w:val="18"/>
                </w:rPr>
                <w:fldChar w:fldCharType="end"/>
              </w:r>
            </w:del>
          </w:p>
        </w:tc>
        <w:tc>
          <w:tcPr>
            <w:tcW w:w="3503" w:type="dxa"/>
          </w:tcPr>
          <w:p w14:paraId="4A202318" w14:textId="77777777" w:rsidR="00F42D6C" w:rsidRPr="003E6660" w:rsidRDefault="00F42D6C" w:rsidP="00CC018A">
            <w:pPr>
              <w:rPr>
                <w:lang w:val="en-GB"/>
              </w:rPr>
            </w:pPr>
            <w:r w:rsidRPr="003E6660">
              <w:rPr>
                <w:lang w:val="en-GB"/>
              </w:rPr>
              <w:t>ITRefCard Exchange System v2.0</w:t>
            </w:r>
          </w:p>
        </w:tc>
        <w:tc>
          <w:tcPr>
            <w:tcW w:w="567" w:type="dxa"/>
            <w:vMerge/>
          </w:tcPr>
          <w:p w14:paraId="4DEF33D3" w14:textId="77777777" w:rsidR="00F42D6C" w:rsidRDefault="00F42D6C" w:rsidP="00CC018A">
            <w:pPr>
              <w:rPr>
                <w:lang w:val="en-GB"/>
              </w:rPr>
            </w:pPr>
          </w:p>
        </w:tc>
        <w:tc>
          <w:tcPr>
            <w:tcW w:w="851" w:type="dxa"/>
          </w:tcPr>
          <w:p w14:paraId="6CA3F2E7" w14:textId="77777777" w:rsidR="00F42D6C" w:rsidRDefault="00F42D6C" w:rsidP="00CC018A">
            <w:pPr>
              <w:rPr>
                <w:sz w:val="18"/>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68AA6C2B" w14:textId="77777777" w:rsidR="00F42D6C" w:rsidRPr="00481140" w:rsidRDefault="00F42D6C" w:rsidP="00CC018A">
            <w:pPr>
              <w:rPr>
                <w:lang w:val="en-GB"/>
              </w:rPr>
            </w:pPr>
            <w:r w:rsidRPr="00596631">
              <w:rPr>
                <w:lang w:val="en-GB"/>
              </w:rPr>
              <w:t>RefCard_Workstation_Infrastructure</w:t>
            </w:r>
          </w:p>
        </w:tc>
      </w:tr>
      <w:tr w:rsidR="00F42D6C" w14:paraId="2157AFE2" w14:textId="77777777" w:rsidTr="00CC018A">
        <w:tc>
          <w:tcPr>
            <w:tcW w:w="4077" w:type="dxa"/>
            <w:gridSpan w:val="2"/>
          </w:tcPr>
          <w:p w14:paraId="67C6C6BC" w14:textId="77777777" w:rsidR="00F42D6C" w:rsidRPr="00596631" w:rsidRDefault="00F42D6C" w:rsidP="00CC018A">
            <w:pPr>
              <w:rPr>
                <w:b/>
                <w:lang w:val="en-GB"/>
              </w:rPr>
            </w:pPr>
          </w:p>
        </w:tc>
        <w:tc>
          <w:tcPr>
            <w:tcW w:w="567" w:type="dxa"/>
            <w:vMerge/>
          </w:tcPr>
          <w:p w14:paraId="4FC31481" w14:textId="77777777" w:rsidR="00F42D6C" w:rsidRDefault="00F42D6C" w:rsidP="00CC018A">
            <w:pPr>
              <w:rPr>
                <w:lang w:val="en-GB"/>
              </w:rPr>
            </w:pPr>
          </w:p>
        </w:tc>
        <w:tc>
          <w:tcPr>
            <w:tcW w:w="851" w:type="dxa"/>
          </w:tcPr>
          <w:p w14:paraId="09F67C86" w14:textId="77777777" w:rsidR="00F42D6C" w:rsidRDefault="00F42D6C" w:rsidP="00CC018A">
            <w:pPr>
              <w:rPr>
                <w:sz w:val="18"/>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5013C41F" w14:textId="77777777" w:rsidR="00F42D6C" w:rsidRDefault="00F42D6C" w:rsidP="00CC018A">
            <w:pPr>
              <w:rPr>
                <w:lang w:val="en-GB"/>
              </w:rPr>
            </w:pPr>
            <w:r w:rsidRPr="00481140">
              <w:rPr>
                <w:lang w:val="en-GB"/>
              </w:rPr>
              <w:t>RefCard_TechnicalDirectory</w:t>
            </w:r>
          </w:p>
        </w:tc>
      </w:tr>
    </w:tbl>
    <w:p w14:paraId="3C0323AE" w14:textId="77777777" w:rsidR="00F42D6C" w:rsidRDefault="00F42D6C" w:rsidP="00F42D6C">
      <w:pPr>
        <w:ind w:left="142"/>
        <w:rPr>
          <w:b/>
          <w:lang w:val="en-GB"/>
        </w:rPr>
      </w:pPr>
    </w:p>
    <w:tbl>
      <w:tblPr>
        <w:tblStyle w:val="Grilledutableau"/>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
        <w:gridCol w:w="3422"/>
        <w:gridCol w:w="548"/>
        <w:gridCol w:w="828"/>
        <w:gridCol w:w="3708"/>
      </w:tblGrid>
      <w:tr w:rsidR="00F42D6C" w:rsidRPr="0029207F" w14:paraId="496C9264" w14:textId="77777777" w:rsidTr="00CC018A">
        <w:tc>
          <w:tcPr>
            <w:tcW w:w="9288" w:type="dxa"/>
            <w:gridSpan w:val="5"/>
          </w:tcPr>
          <w:p w14:paraId="5F7C94FD" w14:textId="77777777" w:rsidR="00F42D6C" w:rsidRPr="00DE242C" w:rsidRDefault="00F42D6C" w:rsidP="00CC018A">
            <w:pPr>
              <w:rPr>
                <w:b/>
                <w:sz w:val="22"/>
                <w:szCs w:val="22"/>
                <w:lang w:val="en-GB"/>
              </w:rPr>
            </w:pPr>
            <w:r>
              <w:rPr>
                <w:b/>
                <w:sz w:val="22"/>
                <w:szCs w:val="22"/>
                <w:lang w:val="en-GB"/>
              </w:rPr>
              <w:t>Select  STA (Map)</w:t>
            </w:r>
            <w:r w:rsidRPr="00DE242C">
              <w:rPr>
                <w:b/>
                <w:sz w:val="22"/>
                <w:szCs w:val="22"/>
                <w:lang w:val="en-GB"/>
              </w:rPr>
              <w:t xml:space="preserve"> used by the project</w:t>
            </w:r>
            <w:r>
              <w:rPr>
                <w:b/>
                <w:sz w:val="22"/>
                <w:szCs w:val="22"/>
                <w:lang w:val="en-GB"/>
              </w:rPr>
              <w:t xml:space="preserve"> – General and Cardif scope</w:t>
            </w:r>
          </w:p>
        </w:tc>
      </w:tr>
      <w:tr w:rsidR="00F42D6C" w:rsidRPr="00546C73" w14:paraId="41C4D8D8" w14:textId="77777777" w:rsidTr="00CC018A">
        <w:tc>
          <w:tcPr>
            <w:tcW w:w="4077" w:type="dxa"/>
            <w:gridSpan w:val="2"/>
          </w:tcPr>
          <w:p w14:paraId="6538D00E" w14:textId="77777777" w:rsidR="00F42D6C" w:rsidRPr="00CF6E63" w:rsidRDefault="00F42D6C" w:rsidP="00CC018A">
            <w:pPr>
              <w:jc w:val="left"/>
              <w:rPr>
                <w:lang w:val="en-GB"/>
              </w:rPr>
            </w:pPr>
            <w:r>
              <w:rPr>
                <w:b/>
                <w:sz w:val="18"/>
              </w:rPr>
              <w:t>Middleware</w:t>
            </w:r>
          </w:p>
        </w:tc>
        <w:tc>
          <w:tcPr>
            <w:tcW w:w="567" w:type="dxa"/>
          </w:tcPr>
          <w:p w14:paraId="4F929F19" w14:textId="77777777" w:rsidR="00F42D6C" w:rsidRDefault="00F42D6C" w:rsidP="00CC018A">
            <w:pPr>
              <w:rPr>
                <w:lang w:val="en-GB"/>
              </w:rPr>
            </w:pPr>
          </w:p>
        </w:tc>
        <w:tc>
          <w:tcPr>
            <w:tcW w:w="4644" w:type="dxa"/>
            <w:gridSpan w:val="2"/>
          </w:tcPr>
          <w:p w14:paraId="46EE5F25" w14:textId="77777777" w:rsidR="00F42D6C" w:rsidRPr="003E6660" w:rsidRDefault="00F42D6C" w:rsidP="00CC018A">
            <w:pPr>
              <w:rPr>
                <w:lang w:val="en-GB"/>
              </w:rPr>
            </w:pPr>
            <w:r w:rsidRPr="00596631">
              <w:rPr>
                <w:b/>
                <w:sz w:val="18"/>
              </w:rPr>
              <w:t>Transverse Application Platforms</w:t>
            </w:r>
          </w:p>
        </w:tc>
      </w:tr>
      <w:tr w:rsidR="00F42D6C" w:rsidRPr="0029207F" w14:paraId="48284D27" w14:textId="77777777" w:rsidTr="00CC018A">
        <w:tc>
          <w:tcPr>
            <w:tcW w:w="574" w:type="dxa"/>
          </w:tcPr>
          <w:p w14:paraId="37BFBE78" w14:textId="2E5FC975" w:rsidR="00F42D6C" w:rsidRDefault="0052294E" w:rsidP="00CC018A">
            <w:pPr>
              <w:rPr>
                <w:sz w:val="18"/>
              </w:rPr>
            </w:pPr>
            <w:ins w:id="3183" w:author="ONOPTCHENKO Xavier" w:date="2019-10-10T15:09:00Z">
              <w:r>
                <w:rPr>
                  <w:sz w:val="18"/>
                </w:rPr>
                <w:fldChar w:fldCharType="begin">
                  <w:ffData>
                    <w:name w:val=""/>
                    <w:enabled/>
                    <w:calcOnExit w:val="0"/>
                    <w:checkBox>
                      <w:sizeAuto/>
                      <w:default w:val="1"/>
                    </w:checkBox>
                  </w:ffData>
                </w:fldChar>
              </w:r>
              <w:r>
                <w:rPr>
                  <w:sz w:val="18"/>
                </w:rPr>
                <w:instrText xml:space="preserve"> FORMCHECKBOX </w:instrText>
              </w:r>
            </w:ins>
            <w:r w:rsidR="0029207F">
              <w:rPr>
                <w:sz w:val="18"/>
              </w:rPr>
            </w:r>
            <w:r w:rsidR="0029207F">
              <w:rPr>
                <w:sz w:val="18"/>
              </w:rPr>
              <w:fldChar w:fldCharType="separate"/>
            </w:r>
            <w:ins w:id="3184" w:author="ONOPTCHENKO Xavier" w:date="2019-10-10T15:09:00Z">
              <w:r>
                <w:rPr>
                  <w:sz w:val="18"/>
                </w:rPr>
                <w:fldChar w:fldCharType="end"/>
              </w:r>
            </w:ins>
            <w:del w:id="3185" w:author="ONOPTCHENKO Xavier" w:date="2019-10-10T15:09:00Z">
              <w:r w:rsidR="00F42D6C" w:rsidDel="0052294E">
                <w:rPr>
                  <w:sz w:val="18"/>
                </w:rPr>
                <w:fldChar w:fldCharType="begin">
                  <w:ffData>
                    <w:name w:val=""/>
                    <w:enabled/>
                    <w:calcOnExit w:val="0"/>
                    <w:checkBox>
                      <w:sizeAuto/>
                      <w:default w:val="0"/>
                    </w:checkBox>
                  </w:ffData>
                </w:fldChar>
              </w:r>
              <w:r w:rsidR="00F42D6C" w:rsidDel="0052294E">
                <w:rPr>
                  <w:sz w:val="18"/>
                </w:rPr>
                <w:delInstrText xml:space="preserve"> FORMCHECKBOX </w:delInstrText>
              </w:r>
              <w:r w:rsidR="0029207F">
                <w:rPr>
                  <w:sz w:val="18"/>
                </w:rPr>
              </w:r>
              <w:r w:rsidR="0029207F">
                <w:rPr>
                  <w:sz w:val="18"/>
                </w:rPr>
                <w:fldChar w:fldCharType="separate"/>
              </w:r>
              <w:r w:rsidR="00F42D6C" w:rsidDel="0052294E">
                <w:rPr>
                  <w:sz w:val="18"/>
                </w:rPr>
                <w:fldChar w:fldCharType="end"/>
              </w:r>
            </w:del>
          </w:p>
        </w:tc>
        <w:tc>
          <w:tcPr>
            <w:tcW w:w="3503" w:type="dxa"/>
          </w:tcPr>
          <w:p w14:paraId="51FADFED" w14:textId="77777777" w:rsidR="00F42D6C" w:rsidRPr="00481140" w:rsidRDefault="0029207F" w:rsidP="00CC018A">
            <w:pPr>
              <w:jc w:val="left"/>
              <w:rPr>
                <w:lang w:val="en-GB"/>
              </w:rPr>
            </w:pPr>
            <w:hyperlink r:id="rId53" w:history="1">
              <w:r w:rsidR="00F42D6C" w:rsidRPr="00AE2A66">
                <w:rPr>
                  <w:lang w:val="en-GB"/>
                </w:rPr>
                <w:t>Web Application Hosting (v1.0)</w:t>
              </w:r>
            </w:hyperlink>
          </w:p>
        </w:tc>
        <w:tc>
          <w:tcPr>
            <w:tcW w:w="567" w:type="dxa"/>
          </w:tcPr>
          <w:p w14:paraId="206D7B3D" w14:textId="77777777" w:rsidR="00F42D6C" w:rsidRDefault="00F42D6C" w:rsidP="00CC018A">
            <w:pPr>
              <w:rPr>
                <w:lang w:val="en-GB"/>
              </w:rPr>
            </w:pPr>
          </w:p>
        </w:tc>
        <w:tc>
          <w:tcPr>
            <w:tcW w:w="851" w:type="dxa"/>
          </w:tcPr>
          <w:p w14:paraId="231D9B78" w14:textId="77777777" w:rsidR="00F42D6C" w:rsidRDefault="00F42D6C" w:rsidP="00CC018A">
            <w:pPr>
              <w:rPr>
                <w:sz w:val="18"/>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41E208EF" w14:textId="77777777" w:rsidR="00F42D6C" w:rsidRDefault="00F42D6C" w:rsidP="00CC018A">
            <w:pPr>
              <w:rPr>
                <w:lang w:val="en-GB"/>
              </w:rPr>
            </w:pPr>
            <w:r w:rsidRPr="00CF6E63">
              <w:rPr>
                <w:lang w:val="en-GB"/>
              </w:rPr>
              <w:t xml:space="preserve">Business Intelligence and Analytic </w:t>
            </w:r>
            <w:r>
              <w:rPr>
                <w:lang w:val="en-GB"/>
              </w:rPr>
              <w:t>–</w:t>
            </w:r>
            <w:r w:rsidRPr="00CF6E63">
              <w:rPr>
                <w:lang w:val="en-GB"/>
              </w:rPr>
              <w:t xml:space="preserve"> </w:t>
            </w:r>
          </w:p>
          <w:p w14:paraId="177D9776" w14:textId="77777777" w:rsidR="00F42D6C" w:rsidRPr="003E6660" w:rsidRDefault="001953B7" w:rsidP="00CC018A">
            <w:pPr>
              <w:rPr>
                <w:lang w:val="en-GB"/>
              </w:rPr>
            </w:pPr>
            <w:r>
              <w:fldChar w:fldCharType="begin"/>
            </w:r>
            <w:r w:rsidRPr="008C61A0">
              <w:rPr>
                <w:lang w:val="en-US"/>
                <w:rPrChange w:id="3186" w:author="ONOPTCHENKO Xavier" w:date="2019-10-11T11:15:00Z">
                  <w:rPr/>
                </w:rPrChange>
              </w:rPr>
              <w:instrText xml:space="preserve"> HYPERLINK "https://socialbusiness.group.echonet/files/form/anonymous/api/library/b0709938-78a2-4d74-8b15-3b1e0b371cea/document/103ea5c0-b12b-4d88-b599-9412a2d54a9e/media/STA-G%20BI%20%26%20Analytics%20-%20MAPv2.01.pdf" \t "_blank" \o "Download STA-G BI &amp; Analytics - MAPv2.01.pdf" </w:instrText>
            </w:r>
            <w:r>
              <w:fldChar w:fldCharType="separate"/>
            </w:r>
            <w:r w:rsidR="00F42D6C" w:rsidRPr="002A7981">
              <w:rPr>
                <w:bCs/>
                <w:lang w:val="en-GB"/>
              </w:rPr>
              <w:t>STA-G BI &amp; Analytics - MAPv2.01.pdf</w:t>
            </w:r>
            <w:r>
              <w:rPr>
                <w:bCs/>
                <w:lang w:val="en-GB"/>
              </w:rPr>
              <w:fldChar w:fldCharType="end"/>
            </w:r>
          </w:p>
        </w:tc>
      </w:tr>
      <w:tr w:rsidR="00F42D6C" w14:paraId="5A6AE66E" w14:textId="77777777" w:rsidTr="00CC018A">
        <w:tc>
          <w:tcPr>
            <w:tcW w:w="574" w:type="dxa"/>
          </w:tcPr>
          <w:p w14:paraId="4D24AF5A" w14:textId="77777777" w:rsidR="00F42D6C" w:rsidRDefault="00F42D6C" w:rsidP="00CC018A">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503" w:type="dxa"/>
          </w:tcPr>
          <w:p w14:paraId="1367F5E7" w14:textId="77777777" w:rsidR="00F42D6C" w:rsidRPr="00115E1B" w:rsidRDefault="0029207F" w:rsidP="00CC018A">
            <w:pPr>
              <w:jc w:val="left"/>
              <w:rPr>
                <w:rFonts w:ascii="Arial" w:hAnsi="Arial"/>
                <w:color w:val="333333"/>
                <w:sz w:val="20"/>
                <w:lang w:val="en-GB"/>
              </w:rPr>
            </w:pPr>
            <w:hyperlink r:id="rId54" w:history="1">
              <w:r w:rsidR="00F42D6C" w:rsidRPr="00C32ECD">
                <w:rPr>
                  <w:lang w:val="en-GB"/>
                </w:rPr>
                <w:t>Internal IS Exchanges (v1.0)</w:t>
              </w:r>
            </w:hyperlink>
          </w:p>
        </w:tc>
        <w:tc>
          <w:tcPr>
            <w:tcW w:w="567" w:type="dxa"/>
            <w:vMerge w:val="restart"/>
          </w:tcPr>
          <w:p w14:paraId="1651491B" w14:textId="77777777" w:rsidR="00F42D6C" w:rsidRDefault="00F42D6C" w:rsidP="00CC018A">
            <w:pPr>
              <w:rPr>
                <w:lang w:val="en-GB"/>
              </w:rPr>
            </w:pPr>
          </w:p>
        </w:tc>
        <w:tc>
          <w:tcPr>
            <w:tcW w:w="851" w:type="dxa"/>
          </w:tcPr>
          <w:p w14:paraId="476E4E66" w14:textId="6F161BBB" w:rsidR="00F42D6C" w:rsidRDefault="0052294E" w:rsidP="00CC018A">
            <w:pPr>
              <w:rPr>
                <w:lang w:val="en-GB"/>
              </w:rPr>
            </w:pPr>
            <w:ins w:id="3187" w:author="ONOPTCHENKO Xavier" w:date="2019-10-10T15:10:00Z">
              <w:r>
                <w:rPr>
                  <w:sz w:val="18"/>
                </w:rPr>
                <w:fldChar w:fldCharType="begin">
                  <w:ffData>
                    <w:name w:val=""/>
                    <w:enabled/>
                    <w:calcOnExit w:val="0"/>
                    <w:checkBox>
                      <w:sizeAuto/>
                      <w:default w:val="1"/>
                    </w:checkBox>
                  </w:ffData>
                </w:fldChar>
              </w:r>
              <w:r>
                <w:rPr>
                  <w:sz w:val="18"/>
                </w:rPr>
                <w:instrText xml:space="preserve"> FORMCHECKBOX </w:instrText>
              </w:r>
            </w:ins>
            <w:r w:rsidR="0029207F">
              <w:rPr>
                <w:sz w:val="18"/>
              </w:rPr>
            </w:r>
            <w:r w:rsidR="0029207F">
              <w:rPr>
                <w:sz w:val="18"/>
              </w:rPr>
              <w:fldChar w:fldCharType="separate"/>
            </w:r>
            <w:ins w:id="3188" w:author="ONOPTCHENKO Xavier" w:date="2019-10-10T15:10:00Z">
              <w:r>
                <w:rPr>
                  <w:sz w:val="18"/>
                </w:rPr>
                <w:fldChar w:fldCharType="end"/>
              </w:r>
            </w:ins>
            <w:del w:id="3189" w:author="ONOPTCHENKO Xavier" w:date="2019-10-10T15:10:00Z">
              <w:r w:rsidR="00F42D6C" w:rsidDel="0052294E">
                <w:rPr>
                  <w:sz w:val="18"/>
                </w:rPr>
                <w:fldChar w:fldCharType="begin">
                  <w:ffData>
                    <w:name w:val=""/>
                    <w:enabled/>
                    <w:calcOnExit w:val="0"/>
                    <w:checkBox>
                      <w:sizeAuto/>
                      <w:default w:val="0"/>
                    </w:checkBox>
                  </w:ffData>
                </w:fldChar>
              </w:r>
              <w:r w:rsidR="00F42D6C" w:rsidDel="0052294E">
                <w:rPr>
                  <w:sz w:val="18"/>
                </w:rPr>
                <w:delInstrText xml:space="preserve"> FORMCHECKBOX </w:delInstrText>
              </w:r>
              <w:r w:rsidR="0029207F">
                <w:rPr>
                  <w:sz w:val="18"/>
                </w:rPr>
              </w:r>
              <w:r w:rsidR="0029207F">
                <w:rPr>
                  <w:sz w:val="18"/>
                </w:rPr>
                <w:fldChar w:fldCharType="separate"/>
              </w:r>
              <w:r w:rsidR="00F42D6C" w:rsidDel="0052294E">
                <w:rPr>
                  <w:sz w:val="18"/>
                </w:rPr>
                <w:fldChar w:fldCharType="end"/>
              </w:r>
            </w:del>
          </w:p>
        </w:tc>
        <w:tc>
          <w:tcPr>
            <w:tcW w:w="3793" w:type="dxa"/>
          </w:tcPr>
          <w:p w14:paraId="6DC284BB" w14:textId="77777777" w:rsidR="00F42D6C" w:rsidRDefault="00F42D6C" w:rsidP="00CC018A">
            <w:pPr>
              <w:rPr>
                <w:lang w:val="en-GB"/>
              </w:rPr>
            </w:pPr>
            <w:r>
              <w:rPr>
                <w:lang w:val="en-GB"/>
              </w:rPr>
              <w:t>I</w:t>
            </w:r>
            <w:r w:rsidRPr="00766F20">
              <w:rPr>
                <w:lang w:val="en-GB"/>
              </w:rPr>
              <w:t>AM Authentication Methods (v1.0)</w:t>
            </w:r>
          </w:p>
        </w:tc>
      </w:tr>
      <w:tr w:rsidR="00F42D6C" w:rsidRPr="00546C73" w14:paraId="515F7D0A" w14:textId="77777777" w:rsidTr="00CC018A">
        <w:tc>
          <w:tcPr>
            <w:tcW w:w="574" w:type="dxa"/>
          </w:tcPr>
          <w:p w14:paraId="5216E466" w14:textId="77777777" w:rsidR="00F42D6C" w:rsidRDefault="00F42D6C" w:rsidP="00CC018A">
            <w:pPr>
              <w:rPr>
                <w:sz w:val="18"/>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503" w:type="dxa"/>
          </w:tcPr>
          <w:p w14:paraId="5345001C" w14:textId="77777777" w:rsidR="00F42D6C" w:rsidRPr="00481140" w:rsidRDefault="00F42D6C" w:rsidP="00CC018A">
            <w:pPr>
              <w:jc w:val="left"/>
              <w:rPr>
                <w:lang w:val="en-GB"/>
              </w:rPr>
            </w:pPr>
          </w:p>
        </w:tc>
        <w:tc>
          <w:tcPr>
            <w:tcW w:w="567" w:type="dxa"/>
            <w:vMerge/>
          </w:tcPr>
          <w:p w14:paraId="192210F5" w14:textId="77777777" w:rsidR="00F42D6C" w:rsidRDefault="00F42D6C" w:rsidP="00CC018A">
            <w:pPr>
              <w:rPr>
                <w:lang w:val="en-GB"/>
              </w:rPr>
            </w:pPr>
          </w:p>
        </w:tc>
        <w:tc>
          <w:tcPr>
            <w:tcW w:w="851" w:type="dxa"/>
          </w:tcPr>
          <w:p w14:paraId="4AF1583A" w14:textId="77777777" w:rsidR="00F42D6C" w:rsidRDefault="00F42D6C" w:rsidP="00CC018A">
            <w:pPr>
              <w:rPr>
                <w:sz w:val="18"/>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27D27F04" w14:textId="77777777" w:rsidR="00F42D6C" w:rsidRPr="00AA6AF3" w:rsidRDefault="0029207F" w:rsidP="00CC018A">
            <w:pPr>
              <w:rPr>
                <w:sz w:val="18"/>
                <w:lang w:val="en-GB"/>
              </w:rPr>
            </w:pPr>
            <w:hyperlink r:id="rId55" w:history="1">
              <w:r w:rsidR="00F42D6C" w:rsidRPr="00B11CB5">
                <w:rPr>
                  <w:lang w:val="en-GB"/>
                </w:rPr>
                <w:t>IAM SSO (v1.0)</w:t>
              </w:r>
            </w:hyperlink>
          </w:p>
        </w:tc>
      </w:tr>
      <w:tr w:rsidR="00F42D6C" w:rsidRPr="00546C73" w14:paraId="1AEBB185" w14:textId="77777777" w:rsidTr="00CC018A">
        <w:tc>
          <w:tcPr>
            <w:tcW w:w="574" w:type="dxa"/>
          </w:tcPr>
          <w:p w14:paraId="574CD880" w14:textId="77777777" w:rsidR="00F42D6C" w:rsidRDefault="00F42D6C" w:rsidP="00CC018A">
            <w:pPr>
              <w:rPr>
                <w:sz w:val="18"/>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503" w:type="dxa"/>
          </w:tcPr>
          <w:p w14:paraId="3A1A879C" w14:textId="77777777" w:rsidR="00F42D6C" w:rsidRPr="00481140" w:rsidRDefault="00F42D6C" w:rsidP="00CC018A">
            <w:pPr>
              <w:jc w:val="left"/>
              <w:rPr>
                <w:lang w:val="en-GB"/>
              </w:rPr>
            </w:pPr>
          </w:p>
        </w:tc>
        <w:tc>
          <w:tcPr>
            <w:tcW w:w="567" w:type="dxa"/>
          </w:tcPr>
          <w:p w14:paraId="26D12EBC" w14:textId="77777777" w:rsidR="00F42D6C" w:rsidRDefault="00F42D6C" w:rsidP="00CC018A">
            <w:pPr>
              <w:rPr>
                <w:lang w:val="en-GB"/>
              </w:rPr>
            </w:pPr>
          </w:p>
        </w:tc>
        <w:tc>
          <w:tcPr>
            <w:tcW w:w="851" w:type="dxa"/>
          </w:tcPr>
          <w:p w14:paraId="41FAAB94" w14:textId="77777777" w:rsidR="00F42D6C" w:rsidRDefault="00F42D6C" w:rsidP="00CC018A">
            <w:pPr>
              <w:rPr>
                <w:sz w:val="18"/>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489518F8" w14:textId="77777777" w:rsidR="00F42D6C" w:rsidRPr="00B11CB5" w:rsidRDefault="0029207F" w:rsidP="00CC018A">
            <w:pPr>
              <w:rPr>
                <w:lang w:val="en-GB"/>
              </w:rPr>
            </w:pPr>
            <w:hyperlink r:id="rId56" w:history="1">
              <w:r w:rsidR="00F42D6C" w:rsidRPr="00DA76CF">
                <w:rPr>
                  <w:lang w:val="en-GB"/>
                </w:rPr>
                <w:t>IAM (v1.0)</w:t>
              </w:r>
            </w:hyperlink>
          </w:p>
        </w:tc>
      </w:tr>
    </w:tbl>
    <w:p w14:paraId="5F060379" w14:textId="77777777" w:rsidR="00F42D6C" w:rsidRDefault="00F42D6C" w:rsidP="00F42D6C">
      <w:pPr>
        <w:ind w:left="142"/>
        <w:rPr>
          <w:b/>
          <w:lang w:val="en-GB"/>
        </w:rPr>
      </w:pPr>
    </w:p>
    <w:tbl>
      <w:tblPr>
        <w:tblStyle w:val="Grilledutableau"/>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3468"/>
        <w:gridCol w:w="550"/>
        <w:gridCol w:w="830"/>
        <w:gridCol w:w="3657"/>
      </w:tblGrid>
      <w:tr w:rsidR="00F42D6C" w:rsidRPr="0029207F" w14:paraId="57281315" w14:textId="77777777" w:rsidTr="00CC018A">
        <w:tc>
          <w:tcPr>
            <w:tcW w:w="9288" w:type="dxa"/>
            <w:gridSpan w:val="5"/>
          </w:tcPr>
          <w:p w14:paraId="04C00FBA" w14:textId="77777777" w:rsidR="00F42D6C" w:rsidRPr="00DE242C" w:rsidRDefault="00F42D6C" w:rsidP="00CC018A">
            <w:pPr>
              <w:rPr>
                <w:b/>
                <w:sz w:val="22"/>
                <w:szCs w:val="22"/>
                <w:lang w:val="en-GB"/>
              </w:rPr>
            </w:pPr>
            <w:r>
              <w:rPr>
                <w:b/>
                <w:sz w:val="22"/>
                <w:szCs w:val="22"/>
                <w:lang w:val="en-GB"/>
              </w:rPr>
              <w:t>Select  Position Paper</w:t>
            </w:r>
            <w:r w:rsidRPr="00DE242C">
              <w:rPr>
                <w:b/>
                <w:sz w:val="22"/>
                <w:szCs w:val="22"/>
                <w:lang w:val="en-GB"/>
              </w:rPr>
              <w:t xml:space="preserve"> used by the project</w:t>
            </w:r>
          </w:p>
        </w:tc>
      </w:tr>
      <w:tr w:rsidR="00F42D6C" w:rsidRPr="0029207F" w14:paraId="0FFBFA4C" w14:textId="77777777" w:rsidTr="00CC018A">
        <w:tc>
          <w:tcPr>
            <w:tcW w:w="574" w:type="dxa"/>
          </w:tcPr>
          <w:p w14:paraId="3770F588" w14:textId="77777777" w:rsidR="00F42D6C" w:rsidRDefault="00F42D6C" w:rsidP="00CC018A">
            <w:pPr>
              <w:rPr>
                <w:sz w:val="18"/>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503" w:type="dxa"/>
          </w:tcPr>
          <w:p w14:paraId="03882146" w14:textId="77777777" w:rsidR="00F42D6C" w:rsidRPr="00481140" w:rsidRDefault="00F42D6C" w:rsidP="00CC018A">
            <w:pPr>
              <w:jc w:val="left"/>
              <w:rPr>
                <w:lang w:val="en-GB"/>
              </w:rPr>
            </w:pPr>
            <w:r w:rsidRPr="001322D7">
              <w:rPr>
                <w:lang w:val="en-GB"/>
              </w:rPr>
              <w:t>PP - Liferay - Architecture rules and guidelines</w:t>
            </w:r>
          </w:p>
        </w:tc>
        <w:tc>
          <w:tcPr>
            <w:tcW w:w="567" w:type="dxa"/>
          </w:tcPr>
          <w:p w14:paraId="18713D1E" w14:textId="77777777" w:rsidR="00F42D6C" w:rsidRDefault="00F42D6C" w:rsidP="00CC018A">
            <w:pPr>
              <w:rPr>
                <w:lang w:val="en-GB"/>
              </w:rPr>
            </w:pPr>
          </w:p>
        </w:tc>
        <w:tc>
          <w:tcPr>
            <w:tcW w:w="851" w:type="dxa"/>
          </w:tcPr>
          <w:p w14:paraId="4B4274B3" w14:textId="77777777" w:rsidR="00F42D6C" w:rsidRDefault="00F42D6C" w:rsidP="00CC018A">
            <w:pPr>
              <w:rPr>
                <w:sz w:val="18"/>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4F83D7D6" w14:textId="77777777" w:rsidR="00F42D6C" w:rsidRPr="003E6660" w:rsidRDefault="00F42D6C" w:rsidP="00CC018A">
            <w:pPr>
              <w:rPr>
                <w:lang w:val="en-GB"/>
              </w:rPr>
            </w:pPr>
            <w:r w:rsidRPr="001322D7">
              <w:rPr>
                <w:lang w:val="en-GB"/>
              </w:rPr>
              <w:t>PP_REST Web Services Normalization</w:t>
            </w:r>
          </w:p>
        </w:tc>
      </w:tr>
      <w:tr w:rsidR="00F42D6C" w14:paraId="4EE6A377" w14:textId="77777777" w:rsidTr="00CC018A">
        <w:tc>
          <w:tcPr>
            <w:tcW w:w="574" w:type="dxa"/>
          </w:tcPr>
          <w:p w14:paraId="50BDE902" w14:textId="77777777" w:rsidR="00F42D6C" w:rsidRDefault="00F42D6C" w:rsidP="00CC018A">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503" w:type="dxa"/>
          </w:tcPr>
          <w:p w14:paraId="20A0E2CC" w14:textId="77777777" w:rsidR="00F42D6C" w:rsidRPr="00115E1B" w:rsidRDefault="00F42D6C" w:rsidP="00CC018A">
            <w:pPr>
              <w:jc w:val="left"/>
              <w:rPr>
                <w:rFonts w:ascii="Arial" w:hAnsi="Arial"/>
                <w:color w:val="333333"/>
                <w:sz w:val="20"/>
                <w:lang w:val="en-GB"/>
              </w:rPr>
            </w:pPr>
            <w:r w:rsidRPr="001322D7">
              <w:rPr>
                <w:lang w:val="en-GB"/>
              </w:rPr>
              <w:t>PP - Web Application Reference Implementation</w:t>
            </w:r>
          </w:p>
        </w:tc>
        <w:tc>
          <w:tcPr>
            <w:tcW w:w="567" w:type="dxa"/>
            <w:vMerge w:val="restart"/>
          </w:tcPr>
          <w:p w14:paraId="57296341" w14:textId="77777777" w:rsidR="00F42D6C" w:rsidRDefault="00F42D6C" w:rsidP="00CC018A">
            <w:pPr>
              <w:rPr>
                <w:lang w:val="en-GB"/>
              </w:rPr>
            </w:pPr>
          </w:p>
        </w:tc>
        <w:tc>
          <w:tcPr>
            <w:tcW w:w="851" w:type="dxa"/>
          </w:tcPr>
          <w:p w14:paraId="69D1A8D3" w14:textId="11A24037" w:rsidR="00F42D6C" w:rsidRDefault="0052294E" w:rsidP="00CC018A">
            <w:pPr>
              <w:rPr>
                <w:lang w:val="en-GB"/>
              </w:rPr>
            </w:pPr>
            <w:ins w:id="3190" w:author="ONOPTCHENKO Xavier" w:date="2019-10-10T15:10:00Z">
              <w:r>
                <w:rPr>
                  <w:sz w:val="18"/>
                </w:rPr>
                <w:fldChar w:fldCharType="begin">
                  <w:ffData>
                    <w:name w:val=""/>
                    <w:enabled/>
                    <w:calcOnExit w:val="0"/>
                    <w:checkBox>
                      <w:sizeAuto/>
                      <w:default w:val="1"/>
                    </w:checkBox>
                  </w:ffData>
                </w:fldChar>
              </w:r>
              <w:r>
                <w:rPr>
                  <w:sz w:val="18"/>
                </w:rPr>
                <w:instrText xml:space="preserve"> FORMCHECKBOX </w:instrText>
              </w:r>
            </w:ins>
            <w:r w:rsidR="0029207F">
              <w:rPr>
                <w:sz w:val="18"/>
              </w:rPr>
            </w:r>
            <w:r w:rsidR="0029207F">
              <w:rPr>
                <w:sz w:val="18"/>
              </w:rPr>
              <w:fldChar w:fldCharType="separate"/>
            </w:r>
            <w:ins w:id="3191" w:author="ONOPTCHENKO Xavier" w:date="2019-10-10T15:10:00Z">
              <w:r>
                <w:rPr>
                  <w:sz w:val="18"/>
                </w:rPr>
                <w:fldChar w:fldCharType="end"/>
              </w:r>
            </w:ins>
            <w:del w:id="3192" w:author="ONOPTCHENKO Xavier" w:date="2019-10-10T15:10:00Z">
              <w:r w:rsidR="00F42D6C" w:rsidDel="0052294E">
                <w:rPr>
                  <w:sz w:val="18"/>
                </w:rPr>
                <w:fldChar w:fldCharType="begin">
                  <w:ffData>
                    <w:name w:val=""/>
                    <w:enabled/>
                    <w:calcOnExit w:val="0"/>
                    <w:checkBox>
                      <w:sizeAuto/>
                      <w:default w:val="0"/>
                    </w:checkBox>
                  </w:ffData>
                </w:fldChar>
              </w:r>
              <w:r w:rsidR="00F42D6C" w:rsidDel="0052294E">
                <w:rPr>
                  <w:sz w:val="18"/>
                </w:rPr>
                <w:delInstrText xml:space="preserve"> FORMCHECKBOX </w:delInstrText>
              </w:r>
              <w:r w:rsidR="0029207F">
                <w:rPr>
                  <w:sz w:val="18"/>
                </w:rPr>
              </w:r>
              <w:r w:rsidR="0029207F">
                <w:rPr>
                  <w:sz w:val="18"/>
                </w:rPr>
                <w:fldChar w:fldCharType="separate"/>
              </w:r>
              <w:r w:rsidR="00F42D6C" w:rsidDel="0052294E">
                <w:rPr>
                  <w:sz w:val="18"/>
                </w:rPr>
                <w:fldChar w:fldCharType="end"/>
              </w:r>
            </w:del>
          </w:p>
        </w:tc>
        <w:tc>
          <w:tcPr>
            <w:tcW w:w="3793" w:type="dxa"/>
          </w:tcPr>
          <w:p w14:paraId="2B469C4B" w14:textId="77777777" w:rsidR="00F42D6C" w:rsidRDefault="00F42D6C" w:rsidP="00CC018A">
            <w:pPr>
              <w:rPr>
                <w:lang w:val="en-GB"/>
              </w:rPr>
            </w:pPr>
            <w:r w:rsidRPr="001322D7">
              <w:rPr>
                <w:lang w:val="en-GB"/>
              </w:rPr>
              <w:t>PP-NTiers-Application-Deployment-Zoning v2.2</w:t>
            </w:r>
          </w:p>
        </w:tc>
      </w:tr>
      <w:tr w:rsidR="00F42D6C" w14:paraId="452C7D8F" w14:textId="77777777" w:rsidTr="00CC018A">
        <w:tc>
          <w:tcPr>
            <w:tcW w:w="574" w:type="dxa"/>
          </w:tcPr>
          <w:p w14:paraId="0119EB3E" w14:textId="77777777" w:rsidR="00F42D6C" w:rsidRDefault="00F42D6C" w:rsidP="00CC018A">
            <w:pPr>
              <w:rPr>
                <w:sz w:val="18"/>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503" w:type="dxa"/>
          </w:tcPr>
          <w:p w14:paraId="5A626949" w14:textId="77777777" w:rsidR="00F42D6C" w:rsidRPr="00481140" w:rsidRDefault="00F42D6C" w:rsidP="00CC018A">
            <w:pPr>
              <w:jc w:val="left"/>
              <w:rPr>
                <w:lang w:val="en-GB"/>
              </w:rPr>
            </w:pPr>
            <w:r w:rsidRPr="001322D7">
              <w:rPr>
                <w:lang w:val="en-GB"/>
              </w:rPr>
              <w:t>PP_ApplicationIntegrationAndSOAApproach</w:t>
            </w:r>
          </w:p>
        </w:tc>
        <w:tc>
          <w:tcPr>
            <w:tcW w:w="567" w:type="dxa"/>
            <w:vMerge/>
          </w:tcPr>
          <w:p w14:paraId="0C6E0578" w14:textId="77777777" w:rsidR="00F42D6C" w:rsidRDefault="00F42D6C" w:rsidP="00CC018A">
            <w:pPr>
              <w:rPr>
                <w:lang w:val="en-GB"/>
              </w:rPr>
            </w:pPr>
          </w:p>
        </w:tc>
        <w:tc>
          <w:tcPr>
            <w:tcW w:w="851" w:type="dxa"/>
          </w:tcPr>
          <w:p w14:paraId="73D47367" w14:textId="77777777" w:rsidR="00F42D6C" w:rsidRDefault="00F42D6C" w:rsidP="00CC018A">
            <w:pPr>
              <w:rPr>
                <w:sz w:val="18"/>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385C3A11" w14:textId="77777777" w:rsidR="00F42D6C" w:rsidRDefault="00F42D6C" w:rsidP="00CC018A">
            <w:pPr>
              <w:rPr>
                <w:sz w:val="18"/>
              </w:rPr>
            </w:pPr>
            <w:r w:rsidRPr="001322D7">
              <w:rPr>
                <w:lang w:val="en-GB"/>
              </w:rPr>
              <w:t>PP-Security-Architecture Matrix</w:t>
            </w:r>
          </w:p>
        </w:tc>
      </w:tr>
      <w:tr w:rsidR="00F42D6C" w14:paraId="09513FB9" w14:textId="77777777" w:rsidTr="00CC018A">
        <w:tc>
          <w:tcPr>
            <w:tcW w:w="574" w:type="dxa"/>
          </w:tcPr>
          <w:p w14:paraId="56D9B98E" w14:textId="77777777" w:rsidR="00F42D6C" w:rsidRDefault="00F42D6C" w:rsidP="00CC018A">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503" w:type="dxa"/>
          </w:tcPr>
          <w:p w14:paraId="79B057EC" w14:textId="77777777" w:rsidR="00F42D6C" w:rsidRDefault="00F42D6C" w:rsidP="00CC018A">
            <w:pPr>
              <w:jc w:val="left"/>
              <w:rPr>
                <w:lang w:val="en-GB"/>
              </w:rPr>
            </w:pPr>
            <w:r w:rsidRPr="001322D7">
              <w:rPr>
                <w:lang w:val="en-GB"/>
              </w:rPr>
              <w:t>PP_InternalExternalApplicationExchange</w:t>
            </w:r>
          </w:p>
        </w:tc>
        <w:tc>
          <w:tcPr>
            <w:tcW w:w="567" w:type="dxa"/>
            <w:vMerge/>
          </w:tcPr>
          <w:p w14:paraId="7D29E2AE" w14:textId="77777777" w:rsidR="00F42D6C" w:rsidRDefault="00F42D6C" w:rsidP="00CC018A">
            <w:pPr>
              <w:rPr>
                <w:lang w:val="en-GB"/>
              </w:rPr>
            </w:pPr>
          </w:p>
        </w:tc>
        <w:tc>
          <w:tcPr>
            <w:tcW w:w="851" w:type="dxa"/>
          </w:tcPr>
          <w:p w14:paraId="4AEA276B" w14:textId="77777777" w:rsidR="00F42D6C" w:rsidRDefault="00F42D6C" w:rsidP="00CC018A">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3793" w:type="dxa"/>
          </w:tcPr>
          <w:p w14:paraId="13F7179B" w14:textId="77777777" w:rsidR="00F42D6C" w:rsidRDefault="00F42D6C" w:rsidP="00CC018A">
            <w:pPr>
              <w:rPr>
                <w:lang w:val="en-GB"/>
              </w:rPr>
            </w:pPr>
            <w:r w:rsidRPr="001322D7">
              <w:rPr>
                <w:lang w:val="en-GB"/>
              </w:rPr>
              <w:t>PP-VB 6.0 applications replacement strategy</w:t>
            </w:r>
          </w:p>
        </w:tc>
      </w:tr>
    </w:tbl>
    <w:p w14:paraId="0D064858" w14:textId="77777777" w:rsidR="00F42D6C" w:rsidRDefault="00F42D6C" w:rsidP="00F42D6C">
      <w:pPr>
        <w:ind w:left="142"/>
        <w:rPr>
          <w:b/>
          <w:lang w:val="en-GB"/>
        </w:rPr>
      </w:pPr>
    </w:p>
    <w:p w14:paraId="45120AEC" w14:textId="77777777" w:rsidR="00A40DB4" w:rsidRDefault="00A40DB4" w:rsidP="006A3DC7">
      <w:pPr>
        <w:ind w:left="142"/>
        <w:rPr>
          <w:b/>
          <w:lang w:val="en-GB"/>
        </w:rPr>
      </w:pPr>
    </w:p>
    <w:p w14:paraId="6039C6FD" w14:textId="77777777" w:rsidR="00A40DB4" w:rsidRDefault="00A40DB4" w:rsidP="006A3DC7">
      <w:pPr>
        <w:ind w:left="142"/>
        <w:rPr>
          <w:b/>
          <w:lang w:val="en-GB"/>
        </w:rPr>
      </w:pPr>
    </w:p>
    <w:p w14:paraId="2393CE26" w14:textId="77777777" w:rsidR="00EA001E" w:rsidRDefault="00EA001E" w:rsidP="00EA001E">
      <w:pPr>
        <w:rPr>
          <w:lang w:val="en-GB"/>
        </w:rPr>
      </w:pPr>
    </w:p>
    <w:p w14:paraId="78585367" w14:textId="7B77ECEB" w:rsidR="00771C92" w:rsidRDefault="00771C92" w:rsidP="00CE112F">
      <w:pPr>
        <w:pStyle w:val="Titre2"/>
        <w:rPr>
          <w:ins w:id="3193" w:author="ONOPTCHENKO Xavier" w:date="2019-10-11T16:16:00Z"/>
          <w:lang w:val="en-GB"/>
        </w:rPr>
      </w:pPr>
      <w:bookmarkStart w:id="3194" w:name="_Toc21697900"/>
      <w:r>
        <w:rPr>
          <w:lang w:val="en-GB"/>
        </w:rPr>
        <w:t>Application component</w:t>
      </w:r>
      <w:r w:rsidR="00AE3A85">
        <w:rPr>
          <w:lang w:val="en-GB"/>
        </w:rPr>
        <w:t>(</w:t>
      </w:r>
      <w:r>
        <w:rPr>
          <w:lang w:val="en-GB"/>
        </w:rPr>
        <w:t>s</w:t>
      </w:r>
      <w:r w:rsidR="00AE3A85">
        <w:rPr>
          <w:lang w:val="en-GB"/>
        </w:rPr>
        <w:t>)</w:t>
      </w:r>
      <w:r>
        <w:rPr>
          <w:lang w:val="en-GB"/>
        </w:rPr>
        <w:t xml:space="preserve"> </w:t>
      </w:r>
      <w:r w:rsidR="00157889">
        <w:rPr>
          <w:lang w:val="en-GB"/>
        </w:rPr>
        <w:t xml:space="preserve">- </w:t>
      </w:r>
      <w:r>
        <w:rPr>
          <w:lang w:val="en-GB"/>
        </w:rPr>
        <w:t>break down</w:t>
      </w:r>
      <w:bookmarkEnd w:id="3194"/>
    </w:p>
    <w:p w14:paraId="42C8E9AF" w14:textId="77777777" w:rsidR="00043299" w:rsidRPr="00537A77" w:rsidRDefault="00043299">
      <w:pPr>
        <w:rPr>
          <w:lang w:val="en-GB"/>
        </w:rPr>
        <w:pPrChange w:id="3195" w:author="ONOPTCHENKO Xavier" w:date="2019-10-11T16:16:00Z">
          <w:pPr>
            <w:pStyle w:val="Titre2"/>
          </w:pPr>
        </w:pPrChange>
      </w:pPr>
    </w:p>
    <w:p w14:paraId="6F84A12F" w14:textId="2EC58ECA" w:rsidR="004007B0" w:rsidDel="0052294E" w:rsidRDefault="004007B0" w:rsidP="004007B0">
      <w:pPr>
        <w:rPr>
          <w:del w:id="3196" w:author="ONOPTCHENKO Xavier" w:date="2019-10-10T15:10:00Z"/>
          <w:lang w:val="en-US"/>
        </w:rPr>
      </w:pPr>
    </w:p>
    <w:p w14:paraId="4E287133" w14:textId="263E6382" w:rsidR="00A07343" w:rsidRPr="00EC7BEB" w:rsidDel="0052294E" w:rsidRDefault="00A07343" w:rsidP="00A07343">
      <w:pPr>
        <w:pBdr>
          <w:top w:val="single" w:sz="4" w:space="1" w:color="auto"/>
          <w:left w:val="single" w:sz="4" w:space="4" w:color="auto"/>
          <w:bottom w:val="single" w:sz="4" w:space="1" w:color="auto"/>
          <w:right w:val="single" w:sz="4" w:space="4" w:color="auto"/>
        </w:pBdr>
        <w:rPr>
          <w:del w:id="3197" w:author="ONOPTCHENKO Xavier" w:date="2019-10-10T15:10:00Z"/>
          <w:b/>
          <w:color w:val="C00000"/>
          <w:lang w:val="en-GB"/>
        </w:rPr>
      </w:pPr>
      <w:del w:id="3198" w:author="ONOPTCHENKO Xavier" w:date="2019-10-10T15:10:00Z">
        <w:r w:rsidRPr="00EC7BEB" w:rsidDel="0052294E">
          <w:rPr>
            <w:b/>
            <w:color w:val="00B050"/>
            <w:lang w:val="en-GB"/>
          </w:rPr>
          <w:delText>Mandatory for</w:delText>
        </w:r>
        <w:r w:rsidDel="0052294E">
          <w:rPr>
            <w:b/>
            <w:color w:val="00B050"/>
            <w:lang w:val="en-GB"/>
          </w:rPr>
          <w:delText xml:space="preserve"> project types</w:delText>
        </w:r>
        <w:r w:rsidRPr="00EC7BEB" w:rsidDel="0052294E">
          <w:rPr>
            <w:b/>
            <w:color w:val="00B050"/>
            <w:lang w:val="en-GB"/>
          </w:rPr>
          <w:delText>:</w:delText>
        </w:r>
        <w:r w:rsidRPr="00EC7BEB" w:rsidDel="0052294E">
          <w:rPr>
            <w:lang w:val="en-GB"/>
          </w:rPr>
          <w:delText xml:space="preserve"> </w:delText>
        </w:r>
        <w:r w:rsidDel="0052294E">
          <w:rPr>
            <w:b/>
            <w:color w:val="C00000"/>
            <w:lang w:val="en-GB"/>
          </w:rPr>
          <w:delText>Make/remake software, ,  shared solution integration, Change software</w:delText>
        </w:r>
      </w:del>
    </w:p>
    <w:p w14:paraId="008B8560" w14:textId="1AD5AC81" w:rsidR="00A07343" w:rsidRPr="00EC7BEB" w:rsidDel="0052294E" w:rsidRDefault="00A07343" w:rsidP="00A07343">
      <w:pPr>
        <w:pBdr>
          <w:top w:val="single" w:sz="4" w:space="1" w:color="auto"/>
          <w:left w:val="single" w:sz="4" w:space="4" w:color="auto"/>
          <w:bottom w:val="single" w:sz="4" w:space="1" w:color="auto"/>
          <w:right w:val="single" w:sz="4" w:space="4" w:color="auto"/>
        </w:pBdr>
        <w:rPr>
          <w:del w:id="3199" w:author="ONOPTCHENKO Xavier" w:date="2019-10-10T15:10:00Z"/>
          <w:lang w:val="en-GB"/>
        </w:rPr>
      </w:pPr>
      <w:del w:id="3200" w:author="ONOPTCHENKO Xavier" w:date="2019-10-10T15:10:00Z">
        <w:r w:rsidDel="0052294E">
          <w:rPr>
            <w:b/>
            <w:color w:val="00B050"/>
            <w:lang w:val="en-GB"/>
          </w:rPr>
          <w:delText>Not mandatory</w:delText>
        </w:r>
        <w:r w:rsidRPr="00EC7BEB" w:rsidDel="0052294E">
          <w:rPr>
            <w:b/>
            <w:color w:val="00B050"/>
            <w:lang w:val="en-GB"/>
          </w:rPr>
          <w:delText xml:space="preserve"> for</w:delText>
        </w:r>
        <w:r w:rsidDel="0052294E">
          <w:rPr>
            <w:b/>
            <w:color w:val="00B050"/>
            <w:lang w:val="en-GB"/>
          </w:rPr>
          <w:delText xml:space="preserve"> project types</w:delText>
        </w:r>
        <w:r w:rsidRPr="00EC7BEB" w:rsidDel="0052294E">
          <w:rPr>
            <w:b/>
            <w:color w:val="00B050"/>
            <w:lang w:val="en-GB"/>
          </w:rPr>
          <w:delText>:</w:delText>
        </w:r>
        <w:r w:rsidRPr="00EC7BEB" w:rsidDel="0052294E">
          <w:rPr>
            <w:b/>
            <w:color w:val="C00000"/>
            <w:lang w:val="en-GB"/>
          </w:rPr>
          <w:delText xml:space="preserve"> </w:delText>
        </w:r>
        <w:r w:rsidR="005F7EA4" w:rsidDel="0052294E">
          <w:rPr>
            <w:b/>
            <w:color w:val="C00000"/>
            <w:lang w:val="en-GB"/>
          </w:rPr>
          <w:delText xml:space="preserve">New solution market software package, </w:delText>
        </w:r>
        <w:r w:rsidR="00D979BD" w:rsidDel="0052294E">
          <w:rPr>
            <w:b/>
            <w:color w:val="C00000"/>
            <w:lang w:val="en-GB"/>
          </w:rPr>
          <w:delText xml:space="preserve">SaaS solution usage, </w:delText>
        </w:r>
        <w:r w:rsidDel="0052294E">
          <w:rPr>
            <w:b/>
            <w:color w:val="C00000"/>
            <w:lang w:val="en-GB"/>
          </w:rPr>
          <w:delText>T</w:delText>
        </w:r>
        <w:r w:rsidRPr="00EC7BEB" w:rsidDel="0052294E">
          <w:rPr>
            <w:b/>
            <w:color w:val="C00000"/>
            <w:lang w:val="en-GB"/>
          </w:rPr>
          <w:delText>echnical</w:delText>
        </w:r>
        <w:r w:rsidDel="0052294E">
          <w:rPr>
            <w:b/>
            <w:color w:val="C00000"/>
            <w:lang w:val="en-GB"/>
          </w:rPr>
          <w:delText xml:space="preserve"> obsolescence </w:delText>
        </w:r>
        <w:r w:rsidR="00C54A0F" w:rsidDel="0052294E">
          <w:rPr>
            <w:b/>
            <w:color w:val="C00000"/>
            <w:lang w:val="en-GB"/>
          </w:rPr>
          <w:delText>remediation</w:delText>
        </w:r>
        <w:r w:rsidR="008A77AC" w:rsidDel="0052294E">
          <w:rPr>
            <w:b/>
            <w:color w:val="C00000"/>
            <w:lang w:val="en-GB"/>
          </w:rPr>
          <w:delText xml:space="preserve"> </w:delText>
        </w:r>
        <w:r w:rsidR="008A77AC" w:rsidRPr="006D372B" w:rsidDel="0052294E">
          <w:rPr>
            <w:b/>
            <w:color w:val="C00000"/>
            <w:sz w:val="18"/>
            <w:lang w:val="en-GB"/>
          </w:rPr>
          <w:delText>(depending on the remediation impacts)</w:delText>
        </w:r>
        <w:r w:rsidDel="0052294E">
          <w:rPr>
            <w:b/>
            <w:color w:val="C00000"/>
            <w:lang w:val="en-GB"/>
          </w:rPr>
          <w:delText>, infrastructure or production</w:delText>
        </w:r>
      </w:del>
    </w:p>
    <w:p w14:paraId="0388712C" w14:textId="22E63ECE" w:rsidR="00A07343" w:rsidRPr="00C00A30" w:rsidDel="0052294E" w:rsidRDefault="00A07343" w:rsidP="00A07343">
      <w:pPr>
        <w:pBdr>
          <w:top w:val="single" w:sz="4" w:space="1" w:color="auto"/>
          <w:left w:val="single" w:sz="4" w:space="4" w:color="auto"/>
          <w:bottom w:val="single" w:sz="4" w:space="1" w:color="auto"/>
          <w:right w:val="single" w:sz="4" w:space="4" w:color="auto"/>
        </w:pBdr>
        <w:rPr>
          <w:del w:id="3201" w:author="ONOPTCHENKO Xavier" w:date="2019-10-10T15:10:00Z"/>
          <w:b/>
          <w:lang w:val="en-GB"/>
        </w:rPr>
      </w:pPr>
      <w:del w:id="3202" w:author="ONOPTCHENKO Xavier" w:date="2019-10-10T15:10:00Z">
        <w:r w:rsidRPr="00C00A30" w:rsidDel="0052294E">
          <w:rPr>
            <w:b/>
            <w:color w:val="0070C0"/>
            <w:lang w:val="en-GB"/>
          </w:rPr>
          <w:delText>Corporate Architecture training requirements</w:delText>
        </w:r>
        <w:r w:rsidRPr="00C00A30" w:rsidDel="0052294E">
          <w:rPr>
            <w:b/>
            <w:color w:val="8496B0" w:themeColor="text2" w:themeTint="99"/>
            <w:lang w:val="en-GB"/>
          </w:rPr>
          <w:delText xml:space="preserve">: </w:delText>
        </w:r>
        <w:r w:rsidR="008139E3" w:rsidDel="0052294E">
          <w:rPr>
            <w:b/>
            <w:color w:val="C00000"/>
            <w:lang w:val="en-GB"/>
          </w:rPr>
          <w:delText xml:space="preserve">Software </w:delText>
        </w:r>
        <w:r w:rsidR="0051799E" w:rsidRPr="00A60A85" w:rsidDel="0052294E">
          <w:rPr>
            <w:b/>
            <w:color w:val="C00000"/>
            <w:lang w:val="en-GB"/>
          </w:rPr>
          <w:delText xml:space="preserve"> &amp; Technical Architecture</w:delText>
        </w:r>
      </w:del>
    </w:p>
    <w:p w14:paraId="246A486E" w14:textId="1750794A" w:rsidR="00407B34" w:rsidRPr="00407B34" w:rsidDel="0052294E" w:rsidRDefault="00D431A7" w:rsidP="004007B0">
      <w:pPr>
        <w:rPr>
          <w:del w:id="3203" w:author="ONOPTCHENKO Xavier" w:date="2019-10-10T15:10:00Z"/>
          <w:lang w:val="en-GB"/>
        </w:rPr>
      </w:pPr>
      <w:del w:id="3204" w:author="ONOPTCHENKO Xavier" w:date="2019-10-10T15:10:00Z">
        <w:r w:rsidDel="0052294E">
          <w:rPr>
            <w:noProof/>
          </w:rPr>
          <w:drawing>
            <wp:inline distT="0" distB="0" distL="0" distR="0" wp14:anchorId="1605CB68" wp14:editId="14763BAD">
              <wp:extent cx="5760720" cy="2520950"/>
              <wp:effectExtent l="0" t="0" r="0" b="0"/>
              <wp:docPr id="14371" name="Image 1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520950"/>
                      </a:xfrm>
                      <a:prstGeom prst="rect">
                        <a:avLst/>
                      </a:prstGeom>
                    </pic:spPr>
                  </pic:pic>
                </a:graphicData>
              </a:graphic>
            </wp:inline>
          </w:drawing>
        </w:r>
      </w:del>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gridCol w:w="2126"/>
      </w:tblGrid>
      <w:tr w:rsidR="006D0096" w:rsidDel="0052294E" w14:paraId="6927A822" w14:textId="1E24BA4D" w:rsidTr="001E2640">
        <w:trPr>
          <w:del w:id="3205" w:author="ONOPTCHENKO Xavier" w:date="2019-10-10T15:10:00Z"/>
        </w:trPr>
        <w:tc>
          <w:tcPr>
            <w:tcW w:w="6487" w:type="dxa"/>
          </w:tcPr>
          <w:p w14:paraId="1C695FB7" w14:textId="753D06BA" w:rsidR="006D0096" w:rsidDel="0052294E" w:rsidRDefault="006D0096" w:rsidP="001E2640">
            <w:pPr>
              <w:tabs>
                <w:tab w:val="left" w:pos="983"/>
              </w:tabs>
              <w:rPr>
                <w:del w:id="3206" w:author="ONOPTCHENKO Xavier" w:date="2019-10-10T15:10:00Z"/>
                <w:lang w:val="en-US"/>
              </w:rPr>
            </w:pPr>
          </w:p>
        </w:tc>
        <w:tc>
          <w:tcPr>
            <w:tcW w:w="2126" w:type="dxa"/>
          </w:tcPr>
          <w:p w14:paraId="1189A911" w14:textId="41380BAD" w:rsidR="006D0096" w:rsidDel="0052294E" w:rsidRDefault="006D0096" w:rsidP="001E2640">
            <w:pPr>
              <w:tabs>
                <w:tab w:val="left" w:pos="983"/>
              </w:tabs>
              <w:rPr>
                <w:del w:id="3207" w:author="ONOPTCHENKO Xavier" w:date="2019-10-10T15:10:00Z"/>
                <w:lang w:val="en-US"/>
              </w:rPr>
            </w:pPr>
          </w:p>
        </w:tc>
      </w:tr>
    </w:tbl>
    <w:p w14:paraId="316A1654" w14:textId="020BD645" w:rsidR="006147D9" w:rsidRPr="006147D9" w:rsidDel="0052294E" w:rsidRDefault="006147D9" w:rsidP="004007B0">
      <w:pPr>
        <w:rPr>
          <w:del w:id="3208" w:author="ONOPTCHENKO Xavier" w:date="2019-10-10T15:10:00Z"/>
          <w:lang w:val="en-GB"/>
        </w:rPr>
      </w:pPr>
    </w:p>
    <w:tbl>
      <w:tblPr>
        <w:tblStyle w:val="Grilleclaire-Accent5"/>
        <w:tblW w:w="0" w:type="auto"/>
        <w:tblLook w:val="04A0" w:firstRow="1" w:lastRow="0" w:firstColumn="1" w:lastColumn="0" w:noHBand="0" w:noVBand="1"/>
      </w:tblPr>
      <w:tblGrid>
        <w:gridCol w:w="2765"/>
        <w:gridCol w:w="1147"/>
        <w:gridCol w:w="4985"/>
      </w:tblGrid>
      <w:tr w:rsidR="00312B14" w:rsidRPr="00A27BE1" w14:paraId="3F98EC3A" w14:textId="77777777" w:rsidTr="006B5706">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8897" w:type="dxa"/>
            <w:gridSpan w:val="3"/>
          </w:tcPr>
          <w:p w14:paraId="4DE75AF3" w14:textId="0E140358" w:rsidR="00312B14" w:rsidRPr="00A27BE1" w:rsidRDefault="00312B14" w:rsidP="006B5706">
            <w:pPr>
              <w:tabs>
                <w:tab w:val="left" w:pos="983"/>
              </w:tabs>
            </w:pPr>
            <w:r>
              <w:t>Application component</w:t>
            </w:r>
            <w:ins w:id="3209" w:author="ONOPTCHENKO Xavier" w:date="2019-10-10T15:15:00Z">
              <w:r w:rsidR="002E20AF">
                <w:t xml:space="preserve"> – Spotfire</w:t>
              </w:r>
            </w:ins>
          </w:p>
        </w:tc>
      </w:tr>
      <w:tr w:rsidR="008D4E67" w:rsidRPr="00A27BE1" w14:paraId="4F0C427B" w14:textId="77777777" w:rsidTr="0082200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2765" w:type="dxa"/>
          </w:tcPr>
          <w:p w14:paraId="68AB3FA4" w14:textId="77777777" w:rsidR="008D4E67" w:rsidRPr="00A27BE1" w:rsidRDefault="008D4E67" w:rsidP="006B5706">
            <w:pPr>
              <w:tabs>
                <w:tab w:val="left" w:pos="983"/>
              </w:tabs>
            </w:pPr>
            <w:r w:rsidRPr="00A27BE1">
              <w:t>Software  component</w:t>
            </w:r>
          </w:p>
        </w:tc>
        <w:tc>
          <w:tcPr>
            <w:tcW w:w="1147" w:type="dxa"/>
          </w:tcPr>
          <w:p w14:paraId="0CB556DD" w14:textId="77777777" w:rsidR="008D4E67" w:rsidRPr="00A27BE1" w:rsidRDefault="008D4E67" w:rsidP="006B5706">
            <w:pPr>
              <w:tabs>
                <w:tab w:val="left" w:pos="983"/>
              </w:tabs>
              <w:cnfStyle w:val="000000100000" w:firstRow="0" w:lastRow="0" w:firstColumn="0" w:lastColumn="0" w:oddVBand="0" w:evenVBand="0" w:oddHBand="1" w:evenHBand="0" w:firstRowFirstColumn="0" w:firstRowLastColumn="0" w:lastRowFirstColumn="0" w:lastRowLastColumn="0"/>
              <w:rPr>
                <w:b/>
              </w:rPr>
            </w:pPr>
            <w:r w:rsidRPr="00A27BE1">
              <w:t>SC Type(*)</w:t>
            </w:r>
          </w:p>
        </w:tc>
        <w:tc>
          <w:tcPr>
            <w:tcW w:w="4985" w:type="dxa"/>
          </w:tcPr>
          <w:p w14:paraId="23D21F6C" w14:textId="77777777" w:rsidR="008D4E67" w:rsidRPr="00A27BE1" w:rsidRDefault="008D4E67" w:rsidP="006B5706">
            <w:pPr>
              <w:tabs>
                <w:tab w:val="left" w:pos="983"/>
              </w:tabs>
              <w:cnfStyle w:val="000000100000" w:firstRow="0" w:lastRow="0" w:firstColumn="0" w:lastColumn="0" w:oddVBand="0" w:evenVBand="0" w:oddHBand="1" w:evenHBand="0" w:firstRowFirstColumn="0" w:firstRowLastColumn="0" w:lastRowFirstColumn="0" w:lastRowLastColumn="0"/>
              <w:rPr>
                <w:b/>
              </w:rPr>
            </w:pPr>
            <w:r w:rsidRPr="00A27BE1">
              <w:t>Comment</w:t>
            </w:r>
          </w:p>
        </w:tc>
      </w:tr>
      <w:tr w:rsidR="008D4E67" w:rsidRPr="004464CA" w14:paraId="1F6E5FFB" w14:textId="77777777" w:rsidTr="008220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45F5721" w14:textId="6F7B5CC7" w:rsidR="008D4E67" w:rsidRPr="004464CA" w:rsidRDefault="002E20AF" w:rsidP="006B5706">
            <w:pPr>
              <w:tabs>
                <w:tab w:val="left" w:pos="983"/>
              </w:tabs>
              <w:rPr>
                <w:b w:val="0"/>
              </w:rPr>
            </w:pPr>
            <w:ins w:id="3210" w:author="ONOPTCHENKO Xavier" w:date="2019-10-10T15:16:00Z">
              <w:r>
                <w:rPr>
                  <w:b w:val="0"/>
                </w:rPr>
                <w:t>Spotfire Web Player</w:t>
              </w:r>
            </w:ins>
          </w:p>
        </w:tc>
        <w:tc>
          <w:tcPr>
            <w:tcW w:w="1147" w:type="dxa"/>
          </w:tcPr>
          <w:p w14:paraId="789E5CC9" w14:textId="1A57D112" w:rsidR="008D4E67" w:rsidRPr="00043299" w:rsidRDefault="002E20AF" w:rsidP="006B5706">
            <w:pPr>
              <w:tabs>
                <w:tab w:val="left" w:pos="983"/>
              </w:tabs>
              <w:cnfStyle w:val="000000010000" w:firstRow="0" w:lastRow="0" w:firstColumn="0" w:lastColumn="0" w:oddVBand="0" w:evenVBand="0" w:oddHBand="0" w:evenHBand="1" w:firstRowFirstColumn="0" w:firstRowLastColumn="0" w:lastRowFirstColumn="0" w:lastRowLastColumn="0"/>
              <w:rPr>
                <w:rPrChange w:id="3211" w:author="ONOPTCHENKO Xavier" w:date="2019-10-11T16:19:00Z">
                  <w:rPr>
                    <w:b/>
                  </w:rPr>
                </w:rPrChange>
              </w:rPr>
            </w:pPr>
            <w:ins w:id="3212" w:author="ONOPTCHENKO Xavier" w:date="2019-10-10T15:16:00Z">
              <w:r w:rsidRPr="00043299">
                <w:rPr>
                  <w:rPrChange w:id="3213" w:author="ONOPTCHENKO Xavier" w:date="2019-10-11T16:19:00Z">
                    <w:rPr>
                      <w:b/>
                    </w:rPr>
                  </w:rPrChange>
                </w:rPr>
                <w:t>UI</w:t>
              </w:r>
            </w:ins>
          </w:p>
        </w:tc>
        <w:tc>
          <w:tcPr>
            <w:tcW w:w="4985" w:type="dxa"/>
          </w:tcPr>
          <w:p w14:paraId="6E5A7604" w14:textId="498B9D2F" w:rsidR="008D4E67" w:rsidRPr="00043299" w:rsidRDefault="002E20AF" w:rsidP="006B5706">
            <w:pPr>
              <w:tabs>
                <w:tab w:val="left" w:pos="983"/>
              </w:tabs>
              <w:cnfStyle w:val="000000010000" w:firstRow="0" w:lastRow="0" w:firstColumn="0" w:lastColumn="0" w:oddVBand="0" w:evenVBand="0" w:oddHBand="0" w:evenHBand="1" w:firstRowFirstColumn="0" w:firstRowLastColumn="0" w:lastRowFirstColumn="0" w:lastRowLastColumn="0"/>
              <w:rPr>
                <w:rPrChange w:id="3214" w:author="ONOPTCHENKO Xavier" w:date="2019-10-11T16:19:00Z">
                  <w:rPr>
                    <w:b/>
                  </w:rPr>
                </w:rPrChange>
              </w:rPr>
            </w:pPr>
            <w:ins w:id="3215" w:author="ONOPTCHENKO Xavier" w:date="2019-10-10T15:16:00Z">
              <w:r w:rsidRPr="00043299">
                <w:rPr>
                  <w:rPrChange w:id="3216" w:author="ONOPTCHENKO Xavier" w:date="2019-10-11T16:19:00Z">
                    <w:rPr>
                      <w:b/>
                    </w:rPr>
                  </w:rPrChange>
                </w:rPr>
                <w:t>IHM de supervision</w:t>
              </w:r>
            </w:ins>
            <w:ins w:id="3217" w:author="ONOPTCHENKO Xavier" w:date="2019-10-10T15:18:00Z">
              <w:r w:rsidRPr="00043299">
                <w:rPr>
                  <w:rPrChange w:id="3218" w:author="ONOPTCHENKO Xavier" w:date="2019-10-11T16:19:00Z">
                    <w:rPr>
                      <w:b/>
                    </w:rPr>
                  </w:rPrChange>
                </w:rPr>
                <w:t>.</w:t>
              </w:r>
            </w:ins>
          </w:p>
        </w:tc>
      </w:tr>
      <w:tr w:rsidR="008D4E67" w:rsidRPr="004464CA" w14:paraId="196B0E75" w14:textId="77777777" w:rsidTr="00822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864E2A5" w14:textId="62ED9EAB" w:rsidR="008D4E67" w:rsidRPr="004464CA" w:rsidRDefault="002E20AF" w:rsidP="006B5706">
            <w:pPr>
              <w:tabs>
                <w:tab w:val="left" w:pos="983"/>
              </w:tabs>
              <w:rPr>
                <w:b w:val="0"/>
              </w:rPr>
            </w:pPr>
            <w:ins w:id="3219" w:author="ONOPTCHENKO Xavier" w:date="2019-10-10T15:16:00Z">
              <w:r>
                <w:rPr>
                  <w:b w:val="0"/>
                </w:rPr>
                <w:t xml:space="preserve">Spotfire </w:t>
              </w:r>
            </w:ins>
            <w:ins w:id="3220" w:author="ONOPTCHENKO Xavier" w:date="2019-10-10T15:17:00Z">
              <w:r>
                <w:rPr>
                  <w:b w:val="0"/>
                </w:rPr>
                <w:t>Server Admin</w:t>
              </w:r>
            </w:ins>
          </w:p>
        </w:tc>
        <w:tc>
          <w:tcPr>
            <w:tcW w:w="1147" w:type="dxa"/>
          </w:tcPr>
          <w:p w14:paraId="0157B235" w14:textId="23A2E6F7" w:rsidR="008D4E67" w:rsidRPr="00043299" w:rsidRDefault="002E20AF" w:rsidP="006B5706">
            <w:pPr>
              <w:tabs>
                <w:tab w:val="left" w:pos="983"/>
              </w:tabs>
              <w:cnfStyle w:val="000000100000" w:firstRow="0" w:lastRow="0" w:firstColumn="0" w:lastColumn="0" w:oddVBand="0" w:evenVBand="0" w:oddHBand="1" w:evenHBand="0" w:firstRowFirstColumn="0" w:firstRowLastColumn="0" w:lastRowFirstColumn="0" w:lastRowLastColumn="0"/>
              <w:rPr>
                <w:rPrChange w:id="3221" w:author="ONOPTCHENKO Xavier" w:date="2019-10-11T16:19:00Z">
                  <w:rPr>
                    <w:b/>
                  </w:rPr>
                </w:rPrChange>
              </w:rPr>
            </w:pPr>
            <w:ins w:id="3222" w:author="ONOPTCHENKO Xavier" w:date="2019-10-10T15:17:00Z">
              <w:r w:rsidRPr="00043299">
                <w:rPr>
                  <w:rPrChange w:id="3223" w:author="ONOPTCHENKO Xavier" w:date="2019-10-11T16:19:00Z">
                    <w:rPr>
                      <w:b/>
                    </w:rPr>
                  </w:rPrChange>
                </w:rPr>
                <w:t>UI</w:t>
              </w:r>
            </w:ins>
          </w:p>
        </w:tc>
        <w:tc>
          <w:tcPr>
            <w:tcW w:w="4985" w:type="dxa"/>
          </w:tcPr>
          <w:p w14:paraId="1C5C3BB3" w14:textId="36FA5042" w:rsidR="008D4E67" w:rsidRPr="00043299" w:rsidRDefault="002E20AF" w:rsidP="006B5706">
            <w:pPr>
              <w:tabs>
                <w:tab w:val="left" w:pos="983"/>
              </w:tabs>
              <w:cnfStyle w:val="000000100000" w:firstRow="0" w:lastRow="0" w:firstColumn="0" w:lastColumn="0" w:oddVBand="0" w:evenVBand="0" w:oddHBand="1" w:evenHBand="0" w:firstRowFirstColumn="0" w:firstRowLastColumn="0" w:lastRowFirstColumn="0" w:lastRowLastColumn="0"/>
              <w:rPr>
                <w:rPrChange w:id="3224" w:author="ONOPTCHENKO Xavier" w:date="2019-10-11T16:19:00Z">
                  <w:rPr>
                    <w:b/>
                  </w:rPr>
                </w:rPrChange>
              </w:rPr>
            </w:pPr>
            <w:ins w:id="3225" w:author="ONOPTCHENKO Xavier" w:date="2019-10-10T15:17:00Z">
              <w:r w:rsidRPr="00043299">
                <w:rPr>
                  <w:rPrChange w:id="3226" w:author="ONOPTCHENKO Xavier" w:date="2019-10-11T16:19:00Z">
                    <w:rPr>
                      <w:b/>
                    </w:rPr>
                  </w:rPrChange>
                </w:rPr>
                <w:t>IHM d’administration de Spotfire</w:t>
              </w:r>
            </w:ins>
            <w:ins w:id="3227" w:author="ONOPTCHENKO Xavier" w:date="2019-10-10T15:18:00Z">
              <w:r w:rsidRPr="00043299">
                <w:rPr>
                  <w:rPrChange w:id="3228" w:author="ONOPTCHENKO Xavier" w:date="2019-10-11T16:19:00Z">
                    <w:rPr>
                      <w:b/>
                    </w:rPr>
                  </w:rPrChange>
                </w:rPr>
                <w:t>.</w:t>
              </w:r>
            </w:ins>
          </w:p>
        </w:tc>
      </w:tr>
      <w:tr w:rsidR="008D4E67" w:rsidRPr="004464CA" w:rsidDel="00043299" w14:paraId="4B867114" w14:textId="6CFBFB9A" w:rsidTr="0082200F">
        <w:trPr>
          <w:cnfStyle w:val="000000010000" w:firstRow="0" w:lastRow="0" w:firstColumn="0" w:lastColumn="0" w:oddVBand="0" w:evenVBand="0" w:oddHBand="0" w:evenHBand="1" w:firstRowFirstColumn="0" w:firstRowLastColumn="0" w:lastRowFirstColumn="0" w:lastRowLastColumn="0"/>
          <w:del w:id="3229" w:author="ONOPTCHENKO Xavier" w:date="2019-10-11T16:17:00Z"/>
        </w:trPr>
        <w:tc>
          <w:tcPr>
            <w:cnfStyle w:val="001000000000" w:firstRow="0" w:lastRow="0" w:firstColumn="1" w:lastColumn="0" w:oddVBand="0" w:evenVBand="0" w:oddHBand="0" w:evenHBand="0" w:firstRowFirstColumn="0" w:firstRowLastColumn="0" w:lastRowFirstColumn="0" w:lastRowLastColumn="0"/>
            <w:tcW w:w="2765" w:type="dxa"/>
          </w:tcPr>
          <w:p w14:paraId="3B1667F9" w14:textId="2D217C60" w:rsidR="008D4E67" w:rsidRPr="004464CA" w:rsidDel="00043299" w:rsidRDefault="008D4E67" w:rsidP="006B5706">
            <w:pPr>
              <w:tabs>
                <w:tab w:val="left" w:pos="983"/>
              </w:tabs>
              <w:rPr>
                <w:del w:id="3230" w:author="ONOPTCHENKO Xavier" w:date="2019-10-11T16:17:00Z"/>
                <w:b w:val="0"/>
              </w:rPr>
            </w:pPr>
          </w:p>
        </w:tc>
        <w:tc>
          <w:tcPr>
            <w:tcW w:w="1147" w:type="dxa"/>
          </w:tcPr>
          <w:p w14:paraId="659F85E5" w14:textId="2ADCA561" w:rsidR="008D4E67" w:rsidRPr="004464CA" w:rsidDel="00043299" w:rsidRDefault="008D4E67" w:rsidP="006B5706">
            <w:pPr>
              <w:tabs>
                <w:tab w:val="left" w:pos="983"/>
              </w:tabs>
              <w:cnfStyle w:val="000000010000" w:firstRow="0" w:lastRow="0" w:firstColumn="0" w:lastColumn="0" w:oddVBand="0" w:evenVBand="0" w:oddHBand="0" w:evenHBand="1" w:firstRowFirstColumn="0" w:firstRowLastColumn="0" w:lastRowFirstColumn="0" w:lastRowLastColumn="0"/>
              <w:rPr>
                <w:del w:id="3231" w:author="ONOPTCHENKO Xavier" w:date="2019-10-11T16:17:00Z"/>
                <w:b/>
              </w:rPr>
            </w:pPr>
          </w:p>
        </w:tc>
        <w:tc>
          <w:tcPr>
            <w:tcW w:w="4985" w:type="dxa"/>
          </w:tcPr>
          <w:p w14:paraId="33E0A0D2" w14:textId="20335977" w:rsidR="008D4E67" w:rsidRPr="004464CA" w:rsidDel="00043299" w:rsidRDefault="008D4E67" w:rsidP="006B5706">
            <w:pPr>
              <w:tabs>
                <w:tab w:val="left" w:pos="983"/>
              </w:tabs>
              <w:cnfStyle w:val="000000010000" w:firstRow="0" w:lastRow="0" w:firstColumn="0" w:lastColumn="0" w:oddVBand="0" w:evenVBand="0" w:oddHBand="0" w:evenHBand="1" w:firstRowFirstColumn="0" w:firstRowLastColumn="0" w:lastRowFirstColumn="0" w:lastRowLastColumn="0"/>
              <w:rPr>
                <w:del w:id="3232" w:author="ONOPTCHENKO Xavier" w:date="2019-10-11T16:17:00Z"/>
                <w:b/>
              </w:rPr>
            </w:pPr>
          </w:p>
        </w:tc>
      </w:tr>
      <w:tr w:rsidR="008D4E67" w:rsidRPr="004464CA" w:rsidDel="002E20AF" w14:paraId="70D9DB57" w14:textId="49AFB0E5" w:rsidTr="0082200F">
        <w:trPr>
          <w:cnfStyle w:val="000000100000" w:firstRow="0" w:lastRow="0" w:firstColumn="0" w:lastColumn="0" w:oddVBand="0" w:evenVBand="0" w:oddHBand="1" w:evenHBand="0" w:firstRowFirstColumn="0" w:firstRowLastColumn="0" w:lastRowFirstColumn="0" w:lastRowLastColumn="0"/>
          <w:del w:id="3233" w:author="ONOPTCHENKO Xavier" w:date="2019-10-10T15:18:00Z"/>
        </w:trPr>
        <w:tc>
          <w:tcPr>
            <w:cnfStyle w:val="001000000000" w:firstRow="0" w:lastRow="0" w:firstColumn="1" w:lastColumn="0" w:oddVBand="0" w:evenVBand="0" w:oddHBand="0" w:evenHBand="0" w:firstRowFirstColumn="0" w:firstRowLastColumn="0" w:lastRowFirstColumn="0" w:lastRowLastColumn="0"/>
            <w:tcW w:w="2765" w:type="dxa"/>
          </w:tcPr>
          <w:p w14:paraId="7FACEF78" w14:textId="260586CB" w:rsidR="008D4E67" w:rsidRPr="004464CA" w:rsidDel="002E20AF" w:rsidRDefault="008D4E67" w:rsidP="006B5706">
            <w:pPr>
              <w:tabs>
                <w:tab w:val="left" w:pos="983"/>
              </w:tabs>
              <w:rPr>
                <w:del w:id="3234" w:author="ONOPTCHENKO Xavier" w:date="2019-10-10T15:18:00Z"/>
                <w:b w:val="0"/>
              </w:rPr>
            </w:pPr>
          </w:p>
        </w:tc>
        <w:tc>
          <w:tcPr>
            <w:tcW w:w="1147" w:type="dxa"/>
          </w:tcPr>
          <w:p w14:paraId="286BBB51" w14:textId="3D10EFFD" w:rsidR="008D4E67" w:rsidRPr="004464CA" w:rsidDel="002E20AF" w:rsidRDefault="008D4E67" w:rsidP="006B5706">
            <w:pPr>
              <w:tabs>
                <w:tab w:val="left" w:pos="983"/>
              </w:tabs>
              <w:cnfStyle w:val="000000100000" w:firstRow="0" w:lastRow="0" w:firstColumn="0" w:lastColumn="0" w:oddVBand="0" w:evenVBand="0" w:oddHBand="1" w:evenHBand="0" w:firstRowFirstColumn="0" w:firstRowLastColumn="0" w:lastRowFirstColumn="0" w:lastRowLastColumn="0"/>
              <w:rPr>
                <w:del w:id="3235" w:author="ONOPTCHENKO Xavier" w:date="2019-10-10T15:18:00Z"/>
                <w:b/>
              </w:rPr>
            </w:pPr>
          </w:p>
        </w:tc>
        <w:tc>
          <w:tcPr>
            <w:tcW w:w="4985" w:type="dxa"/>
          </w:tcPr>
          <w:p w14:paraId="47FDDB7B" w14:textId="4DD3995F" w:rsidR="008D4E67" w:rsidRPr="004464CA" w:rsidDel="002E20AF" w:rsidRDefault="008D4E67" w:rsidP="006B5706">
            <w:pPr>
              <w:tabs>
                <w:tab w:val="left" w:pos="983"/>
              </w:tabs>
              <w:cnfStyle w:val="000000100000" w:firstRow="0" w:lastRow="0" w:firstColumn="0" w:lastColumn="0" w:oddVBand="0" w:evenVBand="0" w:oddHBand="1" w:evenHBand="0" w:firstRowFirstColumn="0" w:firstRowLastColumn="0" w:lastRowFirstColumn="0" w:lastRowLastColumn="0"/>
              <w:rPr>
                <w:del w:id="3236" w:author="ONOPTCHENKO Xavier" w:date="2019-10-10T15:18:00Z"/>
                <w:b/>
              </w:rPr>
            </w:pPr>
          </w:p>
        </w:tc>
      </w:tr>
    </w:tbl>
    <w:p w14:paraId="712BEAE1" w14:textId="77777777" w:rsidR="00043299" w:rsidRDefault="00043299" w:rsidP="00043299">
      <w:pPr>
        <w:rPr>
          <w:ins w:id="3237" w:author="ONOPTCHENKO Xavier" w:date="2019-10-11T16:17:00Z"/>
          <w:sz w:val="20"/>
          <w:lang w:val="en-GB"/>
        </w:rPr>
      </w:pPr>
      <w:ins w:id="3238" w:author="ONOPTCHENKO Xavier" w:date="2019-10-11T16:17:00Z">
        <w:r>
          <w:rPr>
            <w:sz w:val="20"/>
            <w:lang w:val="en-GB"/>
          </w:rPr>
          <w:t>(*)</w:t>
        </w:r>
        <w:r w:rsidRPr="00751F0D">
          <w:rPr>
            <w:sz w:val="20"/>
            <w:lang w:val="en-GB"/>
          </w:rPr>
          <w:t>Types of Software component : UI / Service / Data / Processing</w:t>
        </w:r>
      </w:ins>
    </w:p>
    <w:p w14:paraId="1BC1A207" w14:textId="3CDE9BAC" w:rsidR="00043299" w:rsidRDefault="00043299" w:rsidP="00043299">
      <w:pPr>
        <w:rPr>
          <w:ins w:id="3239" w:author="ONOPTCHENKO Xavier" w:date="2019-10-11T16:16:00Z"/>
          <w:sz w:val="20"/>
          <w:lang w:val="en-GB"/>
        </w:rPr>
      </w:pPr>
      <w:ins w:id="3240" w:author="ONOPTCHENKO Xavier" w:date="2019-10-11T16:17:00Z">
        <w:r w:rsidDel="00043299">
          <w:rPr>
            <w:sz w:val="20"/>
            <w:lang w:val="en-GB"/>
          </w:rPr>
          <w:t xml:space="preserve"> </w:t>
        </w:r>
      </w:ins>
      <w:moveFromRangeStart w:id="3241" w:author="ONOPTCHENKO Xavier" w:date="2019-10-11T16:17:00Z" w:name="move21703059"/>
      <w:moveFrom w:id="3242" w:author="ONOPTCHENKO Xavier" w:date="2019-10-11T16:17:00Z">
        <w:r w:rsidR="004007B0" w:rsidDel="00043299">
          <w:rPr>
            <w:sz w:val="20"/>
            <w:lang w:val="en-GB"/>
          </w:rPr>
          <w:t>(*)</w:t>
        </w:r>
        <w:r w:rsidR="004007B0" w:rsidRPr="00751F0D" w:rsidDel="00043299">
          <w:rPr>
            <w:sz w:val="20"/>
            <w:lang w:val="en-GB"/>
          </w:rPr>
          <w:t>Types of Software component : UI / Service / Data / Processing</w:t>
        </w:r>
      </w:moveFrom>
      <w:moveFromRangeEnd w:id="3241"/>
    </w:p>
    <w:tbl>
      <w:tblPr>
        <w:tblStyle w:val="Grilleclaire-Accent5"/>
        <w:tblW w:w="0" w:type="auto"/>
        <w:tblLook w:val="04A0" w:firstRow="1" w:lastRow="0" w:firstColumn="1" w:lastColumn="0" w:noHBand="0" w:noVBand="1"/>
      </w:tblPr>
      <w:tblGrid>
        <w:gridCol w:w="2765"/>
        <w:gridCol w:w="1147"/>
        <w:gridCol w:w="4985"/>
      </w:tblGrid>
      <w:tr w:rsidR="00043299" w:rsidRPr="00A27BE1" w14:paraId="0358A449" w14:textId="77777777" w:rsidTr="0058057D">
        <w:trPr>
          <w:cnfStyle w:val="100000000000" w:firstRow="1" w:lastRow="0" w:firstColumn="0" w:lastColumn="0" w:oddVBand="0" w:evenVBand="0" w:oddHBand="0" w:evenHBand="0" w:firstRowFirstColumn="0" w:firstRowLastColumn="0" w:lastRowFirstColumn="0" w:lastRowLastColumn="0"/>
          <w:trHeight w:val="610"/>
          <w:ins w:id="3243" w:author="ONOPTCHENKO Xavier" w:date="2019-10-11T16:16:00Z"/>
        </w:trPr>
        <w:tc>
          <w:tcPr>
            <w:cnfStyle w:val="001000000000" w:firstRow="0" w:lastRow="0" w:firstColumn="1" w:lastColumn="0" w:oddVBand="0" w:evenVBand="0" w:oddHBand="0" w:evenHBand="0" w:firstRowFirstColumn="0" w:firstRowLastColumn="0" w:lastRowFirstColumn="0" w:lastRowLastColumn="0"/>
            <w:tcW w:w="8897" w:type="dxa"/>
            <w:gridSpan w:val="3"/>
          </w:tcPr>
          <w:p w14:paraId="1A8BE18D" w14:textId="0E49BDA5" w:rsidR="00043299" w:rsidRPr="00A27BE1" w:rsidRDefault="00043299">
            <w:pPr>
              <w:tabs>
                <w:tab w:val="left" w:pos="983"/>
              </w:tabs>
              <w:rPr>
                <w:ins w:id="3244" w:author="ONOPTCHENKO Xavier" w:date="2019-10-11T16:16:00Z"/>
              </w:rPr>
            </w:pPr>
            <w:ins w:id="3245" w:author="ONOPTCHENKO Xavier" w:date="2019-10-11T16:16:00Z">
              <w:r>
                <w:t>Application component – ESB Moteur Service Intranet et Extranet</w:t>
              </w:r>
            </w:ins>
          </w:p>
        </w:tc>
      </w:tr>
      <w:tr w:rsidR="00043299" w:rsidRPr="00A27BE1" w14:paraId="41F5CA37" w14:textId="77777777" w:rsidTr="0058057D">
        <w:trPr>
          <w:cnfStyle w:val="000000100000" w:firstRow="0" w:lastRow="0" w:firstColumn="0" w:lastColumn="0" w:oddVBand="0" w:evenVBand="0" w:oddHBand="1" w:evenHBand="0" w:firstRowFirstColumn="0" w:firstRowLastColumn="0" w:lastRowFirstColumn="0" w:lastRowLastColumn="0"/>
          <w:trHeight w:val="610"/>
          <w:ins w:id="3246" w:author="ONOPTCHENKO Xavier" w:date="2019-10-11T16:16:00Z"/>
        </w:trPr>
        <w:tc>
          <w:tcPr>
            <w:cnfStyle w:val="001000000000" w:firstRow="0" w:lastRow="0" w:firstColumn="1" w:lastColumn="0" w:oddVBand="0" w:evenVBand="0" w:oddHBand="0" w:evenHBand="0" w:firstRowFirstColumn="0" w:firstRowLastColumn="0" w:lastRowFirstColumn="0" w:lastRowLastColumn="0"/>
            <w:tcW w:w="2765" w:type="dxa"/>
          </w:tcPr>
          <w:p w14:paraId="7AA331A0" w14:textId="77777777" w:rsidR="00043299" w:rsidRPr="00A27BE1" w:rsidRDefault="00043299" w:rsidP="0058057D">
            <w:pPr>
              <w:tabs>
                <w:tab w:val="left" w:pos="983"/>
              </w:tabs>
              <w:rPr>
                <w:ins w:id="3247" w:author="ONOPTCHENKO Xavier" w:date="2019-10-11T16:16:00Z"/>
              </w:rPr>
            </w:pPr>
            <w:ins w:id="3248" w:author="ONOPTCHENKO Xavier" w:date="2019-10-11T16:16:00Z">
              <w:r w:rsidRPr="00A27BE1">
                <w:t>Software  component</w:t>
              </w:r>
            </w:ins>
          </w:p>
        </w:tc>
        <w:tc>
          <w:tcPr>
            <w:tcW w:w="1147" w:type="dxa"/>
          </w:tcPr>
          <w:p w14:paraId="61B3AE4D" w14:textId="77777777" w:rsidR="00043299" w:rsidRPr="00A27BE1" w:rsidRDefault="00043299" w:rsidP="0058057D">
            <w:pPr>
              <w:tabs>
                <w:tab w:val="left" w:pos="983"/>
              </w:tabs>
              <w:cnfStyle w:val="000000100000" w:firstRow="0" w:lastRow="0" w:firstColumn="0" w:lastColumn="0" w:oddVBand="0" w:evenVBand="0" w:oddHBand="1" w:evenHBand="0" w:firstRowFirstColumn="0" w:firstRowLastColumn="0" w:lastRowFirstColumn="0" w:lastRowLastColumn="0"/>
              <w:rPr>
                <w:ins w:id="3249" w:author="ONOPTCHENKO Xavier" w:date="2019-10-11T16:16:00Z"/>
                <w:b/>
              </w:rPr>
            </w:pPr>
            <w:ins w:id="3250" w:author="ONOPTCHENKO Xavier" w:date="2019-10-11T16:16:00Z">
              <w:r w:rsidRPr="00A27BE1">
                <w:t>SC Type(*)</w:t>
              </w:r>
            </w:ins>
          </w:p>
        </w:tc>
        <w:tc>
          <w:tcPr>
            <w:tcW w:w="4985" w:type="dxa"/>
          </w:tcPr>
          <w:p w14:paraId="45329E75" w14:textId="77777777" w:rsidR="00043299" w:rsidRPr="00A27BE1" w:rsidRDefault="00043299" w:rsidP="0058057D">
            <w:pPr>
              <w:tabs>
                <w:tab w:val="left" w:pos="983"/>
              </w:tabs>
              <w:cnfStyle w:val="000000100000" w:firstRow="0" w:lastRow="0" w:firstColumn="0" w:lastColumn="0" w:oddVBand="0" w:evenVBand="0" w:oddHBand="1" w:evenHBand="0" w:firstRowFirstColumn="0" w:firstRowLastColumn="0" w:lastRowFirstColumn="0" w:lastRowLastColumn="0"/>
              <w:rPr>
                <w:ins w:id="3251" w:author="ONOPTCHENKO Xavier" w:date="2019-10-11T16:16:00Z"/>
                <w:b/>
              </w:rPr>
            </w:pPr>
            <w:ins w:id="3252" w:author="ONOPTCHENKO Xavier" w:date="2019-10-11T16:16:00Z">
              <w:r w:rsidRPr="00A27BE1">
                <w:t>Comment</w:t>
              </w:r>
            </w:ins>
          </w:p>
        </w:tc>
      </w:tr>
      <w:tr w:rsidR="00043299" w:rsidRPr="004464CA" w14:paraId="77F58298" w14:textId="77777777" w:rsidTr="0058057D">
        <w:trPr>
          <w:cnfStyle w:val="000000010000" w:firstRow="0" w:lastRow="0" w:firstColumn="0" w:lastColumn="0" w:oddVBand="0" w:evenVBand="0" w:oddHBand="0" w:evenHBand="1" w:firstRowFirstColumn="0" w:firstRowLastColumn="0" w:lastRowFirstColumn="0" w:lastRowLastColumn="0"/>
          <w:ins w:id="3253" w:author="ONOPTCHENKO Xavier" w:date="2019-10-11T16:16:00Z"/>
        </w:trPr>
        <w:tc>
          <w:tcPr>
            <w:cnfStyle w:val="001000000000" w:firstRow="0" w:lastRow="0" w:firstColumn="1" w:lastColumn="0" w:oddVBand="0" w:evenVBand="0" w:oddHBand="0" w:evenHBand="0" w:firstRowFirstColumn="0" w:firstRowLastColumn="0" w:lastRowFirstColumn="0" w:lastRowLastColumn="0"/>
            <w:tcW w:w="2765" w:type="dxa"/>
          </w:tcPr>
          <w:p w14:paraId="4F12CC0E" w14:textId="77777777" w:rsidR="00043299" w:rsidRPr="004464CA" w:rsidRDefault="00043299" w:rsidP="0058057D">
            <w:pPr>
              <w:tabs>
                <w:tab w:val="left" w:pos="983"/>
              </w:tabs>
              <w:rPr>
                <w:ins w:id="3254" w:author="ONOPTCHENKO Xavier" w:date="2019-10-11T16:16:00Z"/>
                <w:b w:val="0"/>
              </w:rPr>
            </w:pPr>
            <w:ins w:id="3255" w:author="ONOPTCHENKO Xavier" w:date="2019-10-11T16:16:00Z">
              <w:r>
                <w:rPr>
                  <w:b w:val="0"/>
                </w:rPr>
                <w:t>Données de supervision</w:t>
              </w:r>
            </w:ins>
          </w:p>
        </w:tc>
        <w:tc>
          <w:tcPr>
            <w:tcW w:w="1147" w:type="dxa"/>
          </w:tcPr>
          <w:p w14:paraId="1F2B1299" w14:textId="77777777" w:rsidR="00043299" w:rsidRPr="00043299" w:rsidRDefault="00043299" w:rsidP="0058057D">
            <w:pPr>
              <w:tabs>
                <w:tab w:val="left" w:pos="983"/>
              </w:tabs>
              <w:cnfStyle w:val="000000010000" w:firstRow="0" w:lastRow="0" w:firstColumn="0" w:lastColumn="0" w:oddVBand="0" w:evenVBand="0" w:oddHBand="0" w:evenHBand="1" w:firstRowFirstColumn="0" w:firstRowLastColumn="0" w:lastRowFirstColumn="0" w:lastRowLastColumn="0"/>
              <w:rPr>
                <w:ins w:id="3256" w:author="ONOPTCHENKO Xavier" w:date="2019-10-11T16:16:00Z"/>
                <w:rPrChange w:id="3257" w:author="ONOPTCHENKO Xavier" w:date="2019-10-11T16:19:00Z">
                  <w:rPr>
                    <w:ins w:id="3258" w:author="ONOPTCHENKO Xavier" w:date="2019-10-11T16:16:00Z"/>
                    <w:b/>
                  </w:rPr>
                </w:rPrChange>
              </w:rPr>
            </w:pPr>
            <w:ins w:id="3259" w:author="ONOPTCHENKO Xavier" w:date="2019-10-11T16:16:00Z">
              <w:r w:rsidRPr="00043299">
                <w:rPr>
                  <w:rPrChange w:id="3260" w:author="ONOPTCHENKO Xavier" w:date="2019-10-11T16:19:00Z">
                    <w:rPr>
                      <w:b/>
                    </w:rPr>
                  </w:rPrChange>
                </w:rPr>
                <w:t>Data</w:t>
              </w:r>
            </w:ins>
          </w:p>
        </w:tc>
        <w:tc>
          <w:tcPr>
            <w:tcW w:w="4985" w:type="dxa"/>
          </w:tcPr>
          <w:p w14:paraId="5275456F" w14:textId="77777777" w:rsidR="00043299" w:rsidRPr="00043299" w:rsidRDefault="00043299" w:rsidP="0058057D">
            <w:pPr>
              <w:tabs>
                <w:tab w:val="left" w:pos="983"/>
              </w:tabs>
              <w:cnfStyle w:val="000000010000" w:firstRow="0" w:lastRow="0" w:firstColumn="0" w:lastColumn="0" w:oddVBand="0" w:evenVBand="0" w:oddHBand="0" w:evenHBand="1" w:firstRowFirstColumn="0" w:firstRowLastColumn="0" w:lastRowFirstColumn="0" w:lastRowLastColumn="0"/>
              <w:rPr>
                <w:ins w:id="3261" w:author="ONOPTCHENKO Xavier" w:date="2019-10-11T16:16:00Z"/>
                <w:rPrChange w:id="3262" w:author="ONOPTCHENKO Xavier" w:date="2019-10-11T16:19:00Z">
                  <w:rPr>
                    <w:ins w:id="3263" w:author="ONOPTCHENKO Xavier" w:date="2019-10-11T16:16:00Z"/>
                    <w:b/>
                  </w:rPr>
                </w:rPrChange>
              </w:rPr>
            </w:pPr>
            <w:ins w:id="3264" w:author="ONOPTCHENKO Xavier" w:date="2019-10-11T16:16:00Z">
              <w:r w:rsidRPr="00043299">
                <w:rPr>
                  <w:rPrChange w:id="3265" w:author="ONOPTCHENKO Xavier" w:date="2019-10-11T16:19:00Z">
                    <w:rPr>
                      <w:b/>
                    </w:rPr>
                  </w:rPrChange>
                </w:rPr>
                <w:t>Données de supervision générées par le module alerting – monitoring de l’ESB.</w:t>
              </w:r>
            </w:ins>
          </w:p>
        </w:tc>
      </w:tr>
    </w:tbl>
    <w:p w14:paraId="77D8D5BD" w14:textId="77777777" w:rsidR="00043299" w:rsidRDefault="00043299" w:rsidP="00043299">
      <w:pPr>
        <w:rPr>
          <w:moveTo w:id="3266" w:author="ONOPTCHENKO Xavier" w:date="2019-10-11T16:17:00Z"/>
          <w:sz w:val="20"/>
          <w:lang w:val="en-GB"/>
        </w:rPr>
      </w:pPr>
      <w:moveToRangeStart w:id="3267" w:author="ONOPTCHENKO Xavier" w:date="2019-10-11T16:17:00Z" w:name="move21703059"/>
      <w:moveTo w:id="3268" w:author="ONOPTCHENKO Xavier" w:date="2019-10-11T16:17:00Z">
        <w:r>
          <w:rPr>
            <w:sz w:val="20"/>
            <w:lang w:val="en-GB"/>
          </w:rPr>
          <w:t>(*)</w:t>
        </w:r>
        <w:r w:rsidRPr="00751F0D">
          <w:rPr>
            <w:sz w:val="20"/>
            <w:lang w:val="en-GB"/>
          </w:rPr>
          <w:t>Types of Software component : UI / Service / Data / Processing</w:t>
        </w:r>
      </w:moveTo>
    </w:p>
    <w:moveToRangeEnd w:id="3267"/>
    <w:p w14:paraId="515C145E" w14:textId="77777777" w:rsidR="00043299" w:rsidRPr="00043299" w:rsidRDefault="00043299" w:rsidP="004007B0">
      <w:pPr>
        <w:rPr>
          <w:sz w:val="20"/>
          <w:lang w:val="en-GB"/>
        </w:rPr>
      </w:pPr>
    </w:p>
    <w:p w14:paraId="27FDCB96" w14:textId="57A2749E" w:rsidR="0001313A" w:rsidRPr="00D5136C" w:rsidDel="002E20AF" w:rsidRDefault="00F441C3" w:rsidP="00771C92">
      <w:pPr>
        <w:rPr>
          <w:del w:id="3269" w:author="ONOPTCHENKO Xavier" w:date="2019-10-10T15:18:00Z"/>
          <w:lang w:val="en-GB"/>
        </w:rPr>
      </w:pPr>
      <w:del w:id="3270" w:author="ONOPTCHENKO Xavier" w:date="2019-10-10T15:18:00Z">
        <w:r w:rsidRPr="00D5136C" w:rsidDel="002E20AF">
          <w:rPr>
            <w:lang w:val="en-GB"/>
          </w:rPr>
          <w:delText xml:space="preserve"> </w:delText>
        </w:r>
        <w:bookmarkStart w:id="3271" w:name="_Toc21697901"/>
        <w:bookmarkEnd w:id="3271"/>
      </w:del>
    </w:p>
    <w:p w14:paraId="4E77FB81" w14:textId="19956431" w:rsidR="0082652B" w:rsidRDefault="00312B14" w:rsidP="00CE112F">
      <w:pPr>
        <w:pStyle w:val="Titre2"/>
        <w:rPr>
          <w:lang w:val="en-GB"/>
        </w:rPr>
      </w:pPr>
      <w:bookmarkStart w:id="3272" w:name="_Toc21697902"/>
      <w:r>
        <w:rPr>
          <w:lang w:val="en-GB"/>
        </w:rPr>
        <w:t>Application component</w:t>
      </w:r>
      <w:r w:rsidR="00737E5A">
        <w:rPr>
          <w:lang w:val="en-GB"/>
        </w:rPr>
        <w:t>(s)</w:t>
      </w:r>
      <w:r>
        <w:rPr>
          <w:lang w:val="en-GB"/>
        </w:rPr>
        <w:t xml:space="preserve"> - Exchange</w:t>
      </w:r>
      <w:r w:rsidR="00BA370B">
        <w:rPr>
          <w:lang w:val="en-GB"/>
        </w:rPr>
        <w:t>s</w:t>
      </w:r>
      <w:bookmarkEnd w:id="3272"/>
    </w:p>
    <w:p w14:paraId="6BF85EAD" w14:textId="3E79A8E7" w:rsidR="003425A4" w:rsidDel="002E20AF" w:rsidRDefault="003425A4" w:rsidP="003425A4">
      <w:pPr>
        <w:widowControl w:val="0"/>
        <w:rPr>
          <w:del w:id="3273" w:author="ONOPTCHENKO Xavier" w:date="2019-10-10T15:18:00Z"/>
          <w:sz w:val="16"/>
          <w:lang w:val="en-GB"/>
        </w:rPr>
      </w:pPr>
    </w:p>
    <w:p w14:paraId="3254F262" w14:textId="350967E2" w:rsidR="003425A4" w:rsidRPr="00EC7BEB" w:rsidDel="002E20AF" w:rsidRDefault="003425A4" w:rsidP="003425A4">
      <w:pPr>
        <w:pBdr>
          <w:top w:val="single" w:sz="4" w:space="1" w:color="auto"/>
          <w:left w:val="single" w:sz="4" w:space="4" w:color="auto"/>
          <w:bottom w:val="single" w:sz="4" w:space="1" w:color="auto"/>
          <w:right w:val="single" w:sz="4" w:space="4" w:color="auto"/>
        </w:pBdr>
        <w:rPr>
          <w:del w:id="3274" w:author="ONOPTCHENKO Xavier" w:date="2019-10-10T15:18:00Z"/>
          <w:b/>
          <w:color w:val="C00000"/>
          <w:lang w:val="en-GB"/>
        </w:rPr>
      </w:pPr>
      <w:del w:id="3275" w:author="ONOPTCHENKO Xavier" w:date="2019-10-10T15:18:00Z">
        <w:r w:rsidRPr="000E5388" w:rsidDel="002E20AF">
          <w:rPr>
            <w:b/>
            <w:color w:val="00B050"/>
            <w:lang w:val="en-GB"/>
          </w:rPr>
          <w:delText>Mandatory for project types:</w:delText>
        </w:r>
        <w:r w:rsidRPr="000E5388" w:rsidDel="002E20AF">
          <w:rPr>
            <w:lang w:val="en-GB"/>
          </w:rPr>
          <w:delText xml:space="preserve"> </w:delText>
        </w:r>
        <w:r w:rsidRPr="000E5388" w:rsidDel="002E20AF">
          <w:rPr>
            <w:b/>
            <w:color w:val="C00000"/>
            <w:lang w:val="en-GB"/>
          </w:rPr>
          <w:delText>Make/remake software, New solution market software package</w:delText>
        </w:r>
        <w:r w:rsidRPr="00292124" w:rsidDel="002E20AF">
          <w:rPr>
            <w:b/>
            <w:color w:val="C00000"/>
            <w:sz w:val="18"/>
            <w:lang w:val="en-GB"/>
          </w:rPr>
          <w:delText>(External flows only)</w:delText>
        </w:r>
        <w:r w:rsidRPr="000E5388" w:rsidDel="002E20AF">
          <w:rPr>
            <w:b/>
            <w:color w:val="C00000"/>
            <w:lang w:val="en-GB"/>
          </w:rPr>
          <w:delText>, SaaS solution usage</w:delText>
        </w:r>
        <w:r w:rsidRPr="00292124" w:rsidDel="002E20AF">
          <w:rPr>
            <w:b/>
            <w:color w:val="C00000"/>
            <w:sz w:val="18"/>
            <w:lang w:val="en-GB"/>
          </w:rPr>
          <w:delText>(External flows only)</w:delText>
        </w:r>
        <w:r w:rsidRPr="000E5388" w:rsidDel="002E20AF">
          <w:rPr>
            <w:b/>
            <w:color w:val="C00000"/>
            <w:lang w:val="en-GB"/>
          </w:rPr>
          <w:delText>, shared solution integration, Change software</w:delText>
        </w:r>
      </w:del>
    </w:p>
    <w:p w14:paraId="7FE363DA" w14:textId="31DA0553" w:rsidR="003425A4" w:rsidRPr="00EC7BEB" w:rsidDel="002E20AF" w:rsidRDefault="003425A4" w:rsidP="003425A4">
      <w:pPr>
        <w:pBdr>
          <w:top w:val="single" w:sz="4" w:space="1" w:color="auto"/>
          <w:left w:val="single" w:sz="4" w:space="4" w:color="auto"/>
          <w:bottom w:val="single" w:sz="4" w:space="1" w:color="auto"/>
          <w:right w:val="single" w:sz="4" w:space="4" w:color="auto"/>
        </w:pBdr>
        <w:rPr>
          <w:del w:id="3276" w:author="ONOPTCHENKO Xavier" w:date="2019-10-10T15:18:00Z"/>
          <w:lang w:val="en-GB"/>
        </w:rPr>
      </w:pPr>
      <w:del w:id="3277" w:author="ONOPTCHENKO Xavier" w:date="2019-10-10T15:18:00Z">
        <w:r w:rsidRPr="000E5388" w:rsidDel="002E20AF">
          <w:rPr>
            <w:b/>
            <w:color w:val="00B050"/>
            <w:lang w:val="en-GB"/>
          </w:rPr>
          <w:delText xml:space="preserve">Not mandatory for project types: </w:delText>
        </w:r>
        <w:r w:rsidRPr="000E5388" w:rsidDel="002E20AF">
          <w:rPr>
            <w:b/>
            <w:color w:val="C00000"/>
            <w:lang w:val="en-GB"/>
          </w:rPr>
          <w:delText xml:space="preserve">Technical obsolescence </w:delText>
        </w:r>
        <w:r w:rsidR="00C54A0F" w:rsidDel="002E20AF">
          <w:rPr>
            <w:b/>
            <w:color w:val="C00000"/>
            <w:lang w:val="en-GB"/>
          </w:rPr>
          <w:delText>remediation</w:delText>
        </w:r>
        <w:r w:rsidRPr="000E5388" w:rsidDel="002E20AF">
          <w:rPr>
            <w:b/>
            <w:color w:val="C00000"/>
            <w:lang w:val="en-GB"/>
          </w:rPr>
          <w:delText xml:space="preserve"> </w:delText>
        </w:r>
        <w:r w:rsidRPr="006D372B" w:rsidDel="002E20AF">
          <w:rPr>
            <w:b/>
            <w:color w:val="C00000"/>
            <w:sz w:val="18"/>
            <w:lang w:val="en-GB"/>
          </w:rPr>
          <w:delText>(depending on the remediation impacts)</w:delText>
        </w:r>
        <w:r w:rsidDel="002E20AF">
          <w:rPr>
            <w:b/>
            <w:color w:val="C00000"/>
            <w:lang w:val="en-GB"/>
          </w:rPr>
          <w:delText xml:space="preserve">, </w:delText>
        </w:r>
        <w:r w:rsidRPr="000E5388" w:rsidDel="002E20AF">
          <w:rPr>
            <w:b/>
            <w:color w:val="C00000"/>
            <w:lang w:val="en-GB"/>
          </w:rPr>
          <w:delText>infrastructure or production</w:delText>
        </w:r>
      </w:del>
    </w:p>
    <w:p w14:paraId="517AA29F" w14:textId="3F757801" w:rsidR="003425A4" w:rsidRPr="00C00A30" w:rsidDel="002E20AF" w:rsidRDefault="003425A4" w:rsidP="003425A4">
      <w:pPr>
        <w:pBdr>
          <w:top w:val="single" w:sz="4" w:space="1" w:color="auto"/>
          <w:left w:val="single" w:sz="4" w:space="4" w:color="auto"/>
          <w:bottom w:val="single" w:sz="4" w:space="1" w:color="auto"/>
          <w:right w:val="single" w:sz="4" w:space="4" w:color="auto"/>
        </w:pBdr>
        <w:rPr>
          <w:del w:id="3278" w:author="ONOPTCHENKO Xavier" w:date="2019-10-10T15:18:00Z"/>
          <w:b/>
          <w:lang w:val="en-GB"/>
        </w:rPr>
      </w:pPr>
      <w:del w:id="3279" w:author="ONOPTCHENKO Xavier" w:date="2019-10-10T15:18:00Z">
        <w:r w:rsidRPr="000E5388" w:rsidDel="002E20AF">
          <w:rPr>
            <w:b/>
            <w:color w:val="0070C0"/>
            <w:lang w:val="en-GB"/>
          </w:rPr>
          <w:delText>Corporate Architecture training requirements</w:delText>
        </w:r>
        <w:r w:rsidRPr="000E5388" w:rsidDel="002E20AF">
          <w:rPr>
            <w:b/>
            <w:color w:val="8496B0" w:themeColor="text2" w:themeTint="99"/>
            <w:lang w:val="en-GB"/>
          </w:rPr>
          <w:delText xml:space="preserve">: </w:delText>
        </w:r>
        <w:r w:rsidR="00675216" w:rsidDel="002E20AF">
          <w:rPr>
            <w:b/>
            <w:color w:val="C00000"/>
            <w:lang w:val="en-GB"/>
          </w:rPr>
          <w:delText xml:space="preserve">Software </w:delText>
        </w:r>
        <w:r w:rsidRPr="000E5388" w:rsidDel="002E20AF">
          <w:rPr>
            <w:b/>
            <w:color w:val="C00000"/>
            <w:lang w:val="en-GB"/>
          </w:rPr>
          <w:delText xml:space="preserve"> &amp; Technical Architecture</w:delText>
        </w:r>
      </w:del>
    </w:p>
    <w:p w14:paraId="68BD947C" w14:textId="18899EB9" w:rsidR="003425A4" w:rsidRPr="00407B34" w:rsidDel="002E20AF" w:rsidRDefault="003425A4" w:rsidP="003425A4">
      <w:pPr>
        <w:rPr>
          <w:del w:id="3280" w:author="ONOPTCHENKO Xavier" w:date="2019-10-10T15:18:00Z"/>
          <w:lang w:val="en-GB"/>
        </w:rPr>
      </w:pPr>
    </w:p>
    <w:p w14:paraId="4BF65A5F" w14:textId="5E144B92" w:rsidR="00104CD0" w:rsidRPr="00D72D54" w:rsidRDefault="006E04D9" w:rsidP="00104CD0">
      <w:pPr>
        <w:pStyle w:val="Titre4"/>
        <w:rPr>
          <w:ins w:id="3281" w:author="ONOPTCHENKO Xavier" w:date="2019-10-10T15:19:00Z"/>
          <w:rPrChange w:id="3282" w:author="ONOPTCHENKO Xavier" w:date="2019-10-10T16:07:00Z">
            <w:rPr>
              <w:ins w:id="3283" w:author="ONOPTCHENKO Xavier" w:date="2019-10-10T15:19:00Z"/>
              <w:lang w:val="en-GB"/>
            </w:rPr>
          </w:rPrChange>
        </w:rPr>
      </w:pPr>
      <w:r w:rsidRPr="00D72D54">
        <w:rPr>
          <w:rPrChange w:id="3284" w:author="ONOPTCHENKO Xavier" w:date="2019-10-10T16:07:00Z">
            <w:rPr>
              <w:lang w:val="en-GB"/>
            </w:rPr>
          </w:rPrChange>
        </w:rPr>
        <w:t>Exchange</w:t>
      </w:r>
      <w:r w:rsidR="00104CD0" w:rsidRPr="00D72D54">
        <w:rPr>
          <w:rPrChange w:id="3285" w:author="ONOPTCHENKO Xavier" w:date="2019-10-10T16:07:00Z">
            <w:rPr>
              <w:lang w:val="en-GB"/>
            </w:rPr>
          </w:rPrChange>
        </w:rPr>
        <w:t xml:space="preserve"> map</w:t>
      </w:r>
    </w:p>
    <w:p w14:paraId="4BA3F7EE" w14:textId="0ECE8249" w:rsidR="002E20AF" w:rsidRPr="00D72D54" w:rsidRDefault="00043299">
      <w:pPr>
        <w:rPr>
          <w:rPrChange w:id="3286" w:author="ONOPTCHENKO Xavier" w:date="2019-10-10T16:07:00Z">
            <w:rPr>
              <w:lang w:val="en-GB"/>
            </w:rPr>
          </w:rPrChange>
        </w:rPr>
        <w:pPrChange w:id="3287" w:author="ONOPTCHENKO Xavier" w:date="2019-10-10T15:19:00Z">
          <w:pPr>
            <w:pStyle w:val="Titre4"/>
          </w:pPr>
        </w:pPrChange>
      </w:pPr>
      <w:ins w:id="3288" w:author="ONOPTCHENKO Xavier" w:date="2019-10-11T16:21:00Z">
        <w:r>
          <w:rPr>
            <w:noProof/>
          </w:rPr>
          <w:drawing>
            <wp:inline distT="0" distB="0" distL="0" distR="0" wp14:anchorId="2368DD2C" wp14:editId="4196E356">
              <wp:extent cx="5760720" cy="3859530"/>
              <wp:effectExtent l="0" t="0" r="0" b="7620"/>
              <wp:docPr id="14356" name="Image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 name="ESB MOTEUR SERVICE INTRANET ET EXTRANET - EC-FRA-PROD-ESB ICE MOTEUR SERVICE.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3859530"/>
                      </a:xfrm>
                      <a:prstGeom prst="rect">
                        <a:avLst/>
                      </a:prstGeom>
                    </pic:spPr>
                  </pic:pic>
                </a:graphicData>
              </a:graphic>
            </wp:inline>
          </w:drawing>
        </w:r>
      </w:ins>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0"/>
        <w:gridCol w:w="222"/>
      </w:tblGrid>
      <w:tr w:rsidR="00305B0F" w:rsidDel="002E20AF" w14:paraId="25034045" w14:textId="1D302641" w:rsidTr="00E0774D">
        <w:trPr>
          <w:del w:id="3289" w:author="ONOPTCHENKO Xavier" w:date="2019-10-10T15:19:00Z"/>
        </w:trPr>
        <w:tc>
          <w:tcPr>
            <w:tcW w:w="6606" w:type="dxa"/>
          </w:tcPr>
          <w:p w14:paraId="44F5DBFB" w14:textId="624257F0" w:rsidR="006744C1" w:rsidRPr="00D72D54" w:rsidDel="002E20AF" w:rsidRDefault="006744C1">
            <w:pPr>
              <w:rPr>
                <w:del w:id="3290" w:author="ONOPTCHENKO Xavier" w:date="2019-10-10T15:19:00Z"/>
                <w:rPrChange w:id="3291" w:author="ONOPTCHENKO Xavier" w:date="2019-10-10T16:07:00Z">
                  <w:rPr>
                    <w:del w:id="3292" w:author="ONOPTCHENKO Xavier" w:date="2019-10-10T15:19:00Z"/>
                    <w:lang w:val="en-GB"/>
                  </w:rPr>
                </w:rPrChange>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6"/>
              <w:gridCol w:w="2028"/>
            </w:tblGrid>
            <w:tr w:rsidR="008F45FD" w:rsidDel="002E20AF" w14:paraId="6DC88A7B" w14:textId="1EE2CA73" w:rsidTr="001E2640">
              <w:trPr>
                <w:del w:id="3293" w:author="ONOPTCHENKO Xavier" w:date="2019-10-10T15:19:00Z"/>
              </w:trPr>
              <w:tc>
                <w:tcPr>
                  <w:tcW w:w="6606" w:type="dxa"/>
                </w:tcPr>
                <w:p w14:paraId="2705147C" w14:textId="263486B4" w:rsidR="008F45FD" w:rsidRPr="00D72D54" w:rsidDel="002E20AF" w:rsidRDefault="008F45FD" w:rsidP="001E2640">
                  <w:pPr>
                    <w:tabs>
                      <w:tab w:val="left" w:pos="983"/>
                    </w:tabs>
                    <w:rPr>
                      <w:del w:id="3294" w:author="ONOPTCHENKO Xavier" w:date="2019-10-10T15:19:00Z"/>
                      <w:rPrChange w:id="3295" w:author="ONOPTCHENKO Xavier" w:date="2019-10-10T16:07:00Z">
                        <w:rPr>
                          <w:del w:id="3296" w:author="ONOPTCHENKO Xavier" w:date="2019-10-10T15:19:00Z"/>
                          <w:lang w:val="en-US"/>
                        </w:rPr>
                      </w:rPrChange>
                    </w:rPr>
                  </w:pPr>
                  <w:del w:id="3297" w:author="ONOPTCHENKO Xavier" w:date="2019-10-10T15:19:00Z">
                    <w:r w:rsidDel="002E20AF">
                      <w:rPr>
                        <w:noProof/>
                      </w:rPr>
                      <w:drawing>
                        <wp:inline distT="0" distB="0" distL="0" distR="0" wp14:anchorId="6BF26790" wp14:editId="1D8DC490">
                          <wp:extent cx="4052150" cy="1734671"/>
                          <wp:effectExtent l="0" t="0" r="5715" b="0"/>
                          <wp:docPr id="14341" name="Picture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47274" cy="1732584"/>
                                  </a:xfrm>
                                  <a:prstGeom prst="rect">
                                    <a:avLst/>
                                  </a:prstGeom>
                                  <a:noFill/>
                                </pic:spPr>
                              </pic:pic>
                            </a:graphicData>
                          </a:graphic>
                        </wp:inline>
                      </w:drawing>
                    </w:r>
                  </w:del>
                </w:p>
              </w:tc>
              <w:tc>
                <w:tcPr>
                  <w:tcW w:w="2126" w:type="dxa"/>
                </w:tcPr>
                <w:p w14:paraId="08EFACE5" w14:textId="48206C2D" w:rsidR="008F45FD" w:rsidRPr="00D72D54" w:rsidDel="002E20AF" w:rsidRDefault="008F45FD" w:rsidP="001E2640">
                  <w:pPr>
                    <w:tabs>
                      <w:tab w:val="left" w:pos="983"/>
                    </w:tabs>
                    <w:rPr>
                      <w:del w:id="3298" w:author="ONOPTCHENKO Xavier" w:date="2019-10-10T15:19:00Z"/>
                      <w:rPrChange w:id="3299" w:author="ONOPTCHENKO Xavier" w:date="2019-10-10T16:07:00Z">
                        <w:rPr>
                          <w:del w:id="3300" w:author="ONOPTCHENKO Xavier" w:date="2019-10-10T15:19:00Z"/>
                          <w:lang w:val="en-US"/>
                        </w:rPr>
                      </w:rPrChange>
                    </w:rPr>
                  </w:pPr>
                </w:p>
              </w:tc>
            </w:tr>
          </w:tbl>
          <w:p w14:paraId="417580DA" w14:textId="704F7584" w:rsidR="008F45FD" w:rsidRPr="00D72D54" w:rsidDel="002E20AF" w:rsidRDefault="008F45FD" w:rsidP="008F45FD">
            <w:pPr>
              <w:tabs>
                <w:tab w:val="left" w:pos="983"/>
              </w:tabs>
              <w:rPr>
                <w:del w:id="3301" w:author="ONOPTCHENKO Xavier" w:date="2019-10-10T15:19:00Z"/>
                <w:rPrChange w:id="3302" w:author="ONOPTCHENKO Xavier" w:date="2019-10-10T16:07:00Z">
                  <w:rPr>
                    <w:del w:id="3303" w:author="ONOPTCHENKO Xavier" w:date="2019-10-10T15:19:00Z"/>
                    <w:lang w:val="en-GB"/>
                  </w:rPr>
                </w:rPrChange>
              </w:rPr>
            </w:pPr>
            <w:del w:id="3304" w:author="ONOPTCHENKO Xavier" w:date="2019-10-10T15:19:00Z">
              <w:r w:rsidDel="002E20AF">
                <w:rPr>
                  <w:noProof/>
                </w:rPr>
                <mc:AlternateContent>
                  <mc:Choice Requires="wps">
                    <w:drawing>
                      <wp:anchor distT="0" distB="0" distL="114300" distR="114300" simplePos="0" relativeHeight="251725824" behindDoc="0" locked="0" layoutInCell="1" allowOverlap="1" wp14:anchorId="28066849" wp14:editId="18DB8EFD">
                        <wp:simplePos x="0" y="0"/>
                        <wp:positionH relativeFrom="column">
                          <wp:posOffset>1299845</wp:posOffset>
                        </wp:positionH>
                        <wp:positionV relativeFrom="paragraph">
                          <wp:posOffset>1191895</wp:posOffset>
                        </wp:positionV>
                        <wp:extent cx="4648200" cy="1828800"/>
                        <wp:effectExtent l="1361440" t="0" r="1304290" b="0"/>
                        <wp:wrapNone/>
                        <wp:docPr id="14339" name="Text Box 14339"/>
                        <wp:cNvGraphicFramePr/>
                        <a:graphic xmlns:a="http://schemas.openxmlformats.org/drawingml/2006/main">
                          <a:graphicData uri="http://schemas.microsoft.com/office/word/2010/wordprocessingShape">
                            <wps:wsp>
                              <wps:cNvSpPr txBox="1"/>
                              <wps:spPr>
                                <a:xfrm rot="18662570">
                                  <a:off x="0" y="0"/>
                                  <a:ext cx="4648200" cy="1828800"/>
                                </a:xfrm>
                                <a:prstGeom prst="rect">
                                  <a:avLst/>
                                </a:prstGeom>
                                <a:noFill/>
                                <a:ln>
                                  <a:noFill/>
                                </a:ln>
                                <a:effectLst/>
                              </wps:spPr>
                              <wps:txbx>
                                <w:txbxContent>
                                  <w:p w14:paraId="323EC689" w14:textId="77777777" w:rsidR="00A013EE" w:rsidRPr="00E46B33" w:rsidRDefault="00A013EE" w:rsidP="008F45FD">
                                    <w:pPr>
                                      <w:jc w:val="center"/>
                                      <w:rPr>
                                        <w:b/>
                                        <w:outline/>
                                        <w:color w:val="ED7D31"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E46B33">
                                      <w:rPr>
                                        <w:b/>
                                        <w:outline/>
                                        <w:color w:val="ED7D31"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066849" id="Text Box 14339" o:spid="_x0000_s1037" type="#_x0000_t202" style="position:absolute;left:0;text-align:left;margin-left:102.35pt;margin-top:93.85pt;width:366pt;height:2in;rotation:-3208457fd;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" filled="f" stroked="f">
                        <v:textbox style="mso-fit-shape-to-text:t">
                          <w:txbxContent>
                            <w:p w14:paraId="323EC689" w14:textId="77777777" w:rsidR="00A013EE" w:rsidRPr="00E46B33" w:rsidRDefault="00A013EE" w:rsidP="008F45FD">
                              <w:pPr>
                                <w:jc w:val="center"/>
                                <w:rPr>
                                  <w:b/>
                                  <w:outline/>
                                  <w:color w:val="ED7D31"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E46B33">
                                <w:rPr>
                                  <w:b/>
                                  <w:outline/>
                                  <w:color w:val="ED7D31"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Sample</w:t>
                              </w:r>
                            </w:p>
                          </w:txbxContent>
                        </v:textbox>
                      </v:shape>
                    </w:pict>
                  </mc:Fallback>
                </mc:AlternateContent>
              </w:r>
              <w:r w:rsidDel="002E20AF">
                <w:rPr>
                  <w:noProof/>
                </w:rPr>
                <w:drawing>
                  <wp:inline distT="0" distB="0" distL="0" distR="0" wp14:anchorId="3A094AEA" wp14:editId="54ED5D13">
                    <wp:extent cx="5760720" cy="3894455"/>
                    <wp:effectExtent l="19050" t="19050" r="11430" b="10795"/>
                    <wp:docPr id="14343" name="Picture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894455"/>
                            </a:xfrm>
                            <a:prstGeom prst="rect">
                              <a:avLst/>
                            </a:prstGeom>
                            <a:noFill/>
                            <a:ln>
                              <a:solidFill>
                                <a:schemeClr val="tx1"/>
                              </a:solidFill>
                            </a:ln>
                          </pic:spPr>
                        </pic:pic>
                      </a:graphicData>
                    </a:graphic>
                  </wp:inline>
                </w:drawing>
              </w:r>
            </w:del>
          </w:p>
          <w:p w14:paraId="2D533443" w14:textId="7D7D57EB" w:rsidR="000C029E" w:rsidRPr="00D72D54" w:rsidDel="002E20AF" w:rsidRDefault="000C029E">
            <w:pPr>
              <w:tabs>
                <w:tab w:val="left" w:pos="983"/>
              </w:tabs>
              <w:rPr>
                <w:del w:id="3305" w:author="ONOPTCHENKO Xavier" w:date="2019-10-10T15:19:00Z"/>
                <w:rPrChange w:id="3306" w:author="ONOPTCHENKO Xavier" w:date="2019-10-10T16:07:00Z">
                  <w:rPr>
                    <w:del w:id="3307" w:author="ONOPTCHENKO Xavier" w:date="2019-10-10T15:19:00Z"/>
                    <w:lang w:val="en-US"/>
                  </w:rPr>
                </w:rPrChange>
              </w:rPr>
            </w:pPr>
          </w:p>
        </w:tc>
        <w:tc>
          <w:tcPr>
            <w:tcW w:w="2126" w:type="dxa"/>
          </w:tcPr>
          <w:p w14:paraId="6C08B48C" w14:textId="4CA2D0C6" w:rsidR="00305B0F" w:rsidRPr="00D72D54" w:rsidDel="002E20AF" w:rsidRDefault="00305B0F" w:rsidP="006B5706">
            <w:pPr>
              <w:tabs>
                <w:tab w:val="left" w:pos="983"/>
              </w:tabs>
              <w:rPr>
                <w:del w:id="3308" w:author="ONOPTCHENKO Xavier" w:date="2019-10-10T15:19:00Z"/>
                <w:rPrChange w:id="3309" w:author="ONOPTCHENKO Xavier" w:date="2019-10-10T16:07:00Z">
                  <w:rPr>
                    <w:del w:id="3310" w:author="ONOPTCHENKO Xavier" w:date="2019-10-10T15:19:00Z"/>
                    <w:lang w:val="en-US"/>
                  </w:rPr>
                </w:rPrChange>
              </w:rPr>
            </w:pPr>
          </w:p>
        </w:tc>
      </w:tr>
    </w:tbl>
    <w:p w14:paraId="08C54FA4" w14:textId="77777777" w:rsidR="00104CD0" w:rsidRPr="00D72D54" w:rsidRDefault="00104CD0" w:rsidP="00104CD0">
      <w:pPr>
        <w:pStyle w:val="Titre4"/>
        <w:rPr>
          <w:rPrChange w:id="3311" w:author="ONOPTCHENKO Xavier" w:date="2019-10-10T16:07:00Z">
            <w:rPr>
              <w:lang w:val="en-GB"/>
            </w:rPr>
          </w:rPrChange>
        </w:rPr>
      </w:pPr>
      <w:r w:rsidRPr="00D72D54">
        <w:rPr>
          <w:rPrChange w:id="3312" w:author="ONOPTCHENKO Xavier" w:date="2019-10-10T16:07:00Z">
            <w:rPr>
              <w:lang w:val="en-GB"/>
            </w:rPr>
          </w:rPrChange>
        </w:rPr>
        <w:t>Flow charts</w:t>
      </w:r>
    </w:p>
    <w:p w14:paraId="148CFF60" w14:textId="4EDD1587" w:rsidR="00260361" w:rsidRPr="002E20AF" w:rsidRDefault="002E20AF" w:rsidP="00104CD0">
      <w:pPr>
        <w:spacing w:before="0" w:after="160" w:line="259" w:lineRule="auto"/>
        <w:jc w:val="left"/>
        <w:rPr>
          <w:rPrChange w:id="3313" w:author="ONOPTCHENKO Xavier" w:date="2019-10-10T15:19:00Z">
            <w:rPr>
              <w:lang w:val="en-GB"/>
            </w:rPr>
          </w:rPrChange>
        </w:rPr>
      </w:pPr>
      <w:ins w:id="3314" w:author="ONOPTCHENKO Xavier" w:date="2019-10-10T15:19:00Z">
        <w:r w:rsidRPr="002E20AF">
          <w:rPr>
            <w:rPrChange w:id="3315" w:author="ONOPTCHENKO Xavier" w:date="2019-10-10T15:19:00Z">
              <w:rPr>
                <w:lang w:val="en-GB"/>
              </w:rPr>
            </w:rPrChange>
          </w:rPr>
          <w:t>Pas de diagramme de flux.</w:t>
        </w:r>
      </w:ins>
    </w:p>
    <w:p w14:paraId="002DD394" w14:textId="6F827E10" w:rsidR="00AB548B" w:rsidRPr="00D72D54" w:rsidDel="002E20AF" w:rsidRDefault="00737052" w:rsidP="00104CD0">
      <w:pPr>
        <w:spacing w:before="0" w:after="160" w:line="259" w:lineRule="auto"/>
        <w:jc w:val="left"/>
        <w:rPr>
          <w:del w:id="3316" w:author="ONOPTCHENKO Xavier" w:date="2019-10-10T15:19:00Z"/>
          <w:rPrChange w:id="3317" w:author="ONOPTCHENKO Xavier" w:date="2019-10-10T16:07:00Z">
            <w:rPr>
              <w:del w:id="3318" w:author="ONOPTCHENKO Xavier" w:date="2019-10-10T15:19:00Z"/>
              <w:lang w:val="en-GB"/>
            </w:rPr>
          </w:rPrChange>
        </w:rPr>
      </w:pPr>
      <w:del w:id="3319" w:author="ONOPTCHENKO Xavier" w:date="2019-10-10T15:19:00Z">
        <w:r w:rsidDel="002E20AF">
          <w:rPr>
            <w:noProof/>
          </w:rPr>
          <w:drawing>
            <wp:inline distT="0" distB="0" distL="0" distR="0" wp14:anchorId="3A38DE46" wp14:editId="00462BAD">
              <wp:extent cx="3173991" cy="3329940"/>
              <wp:effectExtent l="0" t="0" r="762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73502" cy="3329427"/>
                      </a:xfrm>
                      <a:prstGeom prst="rect">
                        <a:avLst/>
                      </a:prstGeom>
                      <a:noFill/>
                    </pic:spPr>
                  </pic:pic>
                </a:graphicData>
              </a:graphic>
            </wp:inline>
          </w:drawing>
        </w:r>
      </w:del>
    </w:p>
    <w:p w14:paraId="791A961A" w14:textId="77777777" w:rsidR="00104CD0" w:rsidRPr="00D72D54" w:rsidRDefault="00104CD0">
      <w:pPr>
        <w:spacing w:before="0" w:after="160" w:line="259" w:lineRule="auto"/>
        <w:jc w:val="left"/>
        <w:rPr>
          <w:rPrChange w:id="3320" w:author="ONOPTCHENKO Xavier" w:date="2019-10-10T16:07:00Z">
            <w:rPr>
              <w:lang w:val="en-GB"/>
            </w:rPr>
          </w:rPrChange>
        </w:rPr>
        <w:pPrChange w:id="3321" w:author="ONOPTCHENKO Xavier" w:date="2019-10-10T15:19:00Z">
          <w:pPr>
            <w:tabs>
              <w:tab w:val="left" w:pos="983"/>
            </w:tabs>
          </w:pPr>
        </w:pPrChange>
      </w:pPr>
    </w:p>
    <w:p w14:paraId="63D869C2" w14:textId="77777777" w:rsidR="00AB548B" w:rsidRPr="00D72D54" w:rsidRDefault="00AB548B" w:rsidP="00104CD0">
      <w:pPr>
        <w:tabs>
          <w:tab w:val="left" w:pos="983"/>
        </w:tabs>
        <w:rPr>
          <w:rPrChange w:id="3322" w:author="ONOPTCHENKO Xavier" w:date="2019-10-10T16:07:00Z">
            <w:rPr>
              <w:lang w:val="en-GB"/>
            </w:rPr>
          </w:rPrChange>
        </w:rPr>
        <w:sectPr w:rsidR="00AB548B" w:rsidRPr="00D72D54" w:rsidSect="005902D1">
          <w:headerReference w:type="default" r:id="rId62"/>
          <w:footerReference w:type="default" r:id="rId63"/>
          <w:pgSz w:w="11906" w:h="16838"/>
          <w:pgMar w:top="1417" w:right="1417" w:bottom="1417" w:left="1417" w:header="708" w:footer="708" w:gutter="0"/>
          <w:cols w:space="708"/>
          <w:docGrid w:linePitch="360"/>
        </w:sectPr>
      </w:pPr>
    </w:p>
    <w:tbl>
      <w:tblPr>
        <w:tblStyle w:val="Grilleclaire-Accent1"/>
        <w:tblW w:w="13434" w:type="dxa"/>
        <w:tblLook w:val="04A0" w:firstRow="1" w:lastRow="0" w:firstColumn="1" w:lastColumn="0" w:noHBand="0" w:noVBand="1"/>
      </w:tblPr>
      <w:tblGrid>
        <w:gridCol w:w="2235"/>
        <w:gridCol w:w="1276"/>
        <w:gridCol w:w="1559"/>
        <w:gridCol w:w="1134"/>
        <w:gridCol w:w="1701"/>
        <w:gridCol w:w="1276"/>
        <w:gridCol w:w="1559"/>
        <w:gridCol w:w="2694"/>
      </w:tblGrid>
      <w:tr w:rsidR="00104CD0" w:rsidRPr="00842C67" w14:paraId="37B934D6" w14:textId="77777777" w:rsidTr="00970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4" w:type="dxa"/>
            <w:gridSpan w:val="8"/>
          </w:tcPr>
          <w:p w14:paraId="005E2B8B" w14:textId="77777777" w:rsidR="00104CD0" w:rsidRDefault="00104CD0" w:rsidP="006B5706">
            <w:pPr>
              <w:spacing w:before="0" w:after="160" w:line="259" w:lineRule="auto"/>
              <w:jc w:val="left"/>
              <w:rPr>
                <w:lang w:val="en-GB"/>
              </w:rPr>
            </w:pPr>
            <w:r>
              <w:rPr>
                <w:lang w:val="en-GB"/>
              </w:rPr>
              <w:t>Services exchanges</w:t>
            </w:r>
          </w:p>
        </w:tc>
      </w:tr>
      <w:tr w:rsidR="00970FB6" w:rsidRPr="00842C67" w14:paraId="3D427D60" w14:textId="77777777" w:rsidTr="00970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2CB834" w14:textId="77777777" w:rsidR="00970FB6" w:rsidRPr="00842C67" w:rsidRDefault="00970FB6" w:rsidP="006B5706">
            <w:pPr>
              <w:spacing w:before="0" w:after="160" w:line="259" w:lineRule="auto"/>
              <w:jc w:val="left"/>
              <w:rPr>
                <w:lang w:val="en-GB"/>
              </w:rPr>
            </w:pPr>
            <w:r w:rsidRPr="00842C67">
              <w:rPr>
                <w:lang w:val="en-GB"/>
              </w:rPr>
              <w:t>Flow</w:t>
            </w:r>
          </w:p>
        </w:tc>
        <w:tc>
          <w:tcPr>
            <w:tcW w:w="1276" w:type="dxa"/>
          </w:tcPr>
          <w:p w14:paraId="69A38F89" w14:textId="77777777" w:rsidR="00970FB6" w:rsidRPr="00842C67"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w:t>
            </w:r>
            <w:r w:rsidRPr="00842C67">
              <w:rPr>
                <w:lang w:val="en-GB"/>
              </w:rPr>
              <w:t>onsumer</w:t>
            </w:r>
          </w:p>
        </w:tc>
        <w:tc>
          <w:tcPr>
            <w:tcW w:w="1559" w:type="dxa"/>
          </w:tcPr>
          <w:p w14:paraId="42C66325" w14:textId="77777777" w:rsidR="00970FB6" w:rsidRPr="00842C67"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P</w:t>
            </w:r>
            <w:r w:rsidRPr="00842C67">
              <w:rPr>
                <w:lang w:val="en-GB"/>
              </w:rPr>
              <w:t>roducer</w:t>
            </w:r>
          </w:p>
        </w:tc>
        <w:tc>
          <w:tcPr>
            <w:tcW w:w="1134" w:type="dxa"/>
          </w:tcPr>
          <w:p w14:paraId="4FD65D41" w14:textId="77777777" w:rsidR="00970FB6" w:rsidRPr="00842C67"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Number of calls / day</w:t>
            </w:r>
          </w:p>
        </w:tc>
        <w:tc>
          <w:tcPr>
            <w:tcW w:w="1701" w:type="dxa"/>
          </w:tcPr>
          <w:p w14:paraId="6DC46625" w14:textId="77777777" w:rsidR="00970FB6"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Authentication method</w:t>
            </w:r>
          </w:p>
        </w:tc>
        <w:tc>
          <w:tcPr>
            <w:tcW w:w="1276" w:type="dxa"/>
          </w:tcPr>
          <w:p w14:paraId="228F89FC" w14:textId="77777777" w:rsidR="00970FB6"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Message format </w:t>
            </w:r>
          </w:p>
        </w:tc>
        <w:tc>
          <w:tcPr>
            <w:tcW w:w="1559" w:type="dxa"/>
          </w:tcPr>
          <w:p w14:paraId="77AD5BCA" w14:textId="77777777" w:rsidR="00970FB6"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Normalization</w:t>
            </w:r>
          </w:p>
        </w:tc>
        <w:tc>
          <w:tcPr>
            <w:tcW w:w="2694" w:type="dxa"/>
          </w:tcPr>
          <w:p w14:paraId="50A74D04" w14:textId="77777777" w:rsidR="00970FB6"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Comments</w:t>
            </w:r>
          </w:p>
        </w:tc>
      </w:tr>
      <w:tr w:rsidR="00970FB6" w:rsidRPr="00842C67" w14:paraId="7EF3E3FC" w14:textId="77777777" w:rsidTr="00970F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AD0AD6F" w14:textId="77777777" w:rsidR="00970FB6" w:rsidRPr="00842C67" w:rsidRDefault="00970FB6" w:rsidP="006B5706">
            <w:pPr>
              <w:spacing w:before="0" w:after="160" w:line="259" w:lineRule="auto"/>
              <w:jc w:val="left"/>
              <w:rPr>
                <w:lang w:val="en-GB"/>
              </w:rPr>
            </w:pPr>
          </w:p>
        </w:tc>
        <w:tc>
          <w:tcPr>
            <w:tcW w:w="1276" w:type="dxa"/>
          </w:tcPr>
          <w:p w14:paraId="729A41D4" w14:textId="77777777" w:rsidR="00970FB6" w:rsidRPr="00842C67" w:rsidRDefault="00970FB6" w:rsidP="006B5706">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1559" w:type="dxa"/>
          </w:tcPr>
          <w:p w14:paraId="22DC5F4C" w14:textId="77777777" w:rsidR="00970FB6" w:rsidRPr="00842C67" w:rsidRDefault="00970FB6" w:rsidP="006B5706">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1134" w:type="dxa"/>
          </w:tcPr>
          <w:p w14:paraId="7B40B50E" w14:textId="77777777" w:rsidR="00970FB6" w:rsidRDefault="00970FB6" w:rsidP="006B5706">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1701" w:type="dxa"/>
          </w:tcPr>
          <w:p w14:paraId="7C6EE11A" w14:textId="77777777" w:rsidR="00970FB6" w:rsidRDefault="00970FB6" w:rsidP="006B5706">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1276" w:type="dxa"/>
          </w:tcPr>
          <w:p w14:paraId="44BEAEF0" w14:textId="77777777" w:rsidR="00970FB6" w:rsidRDefault="00970FB6" w:rsidP="006B5706">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1559" w:type="dxa"/>
          </w:tcPr>
          <w:p w14:paraId="6249F6D7" w14:textId="77777777" w:rsidR="00970FB6" w:rsidRDefault="00970FB6" w:rsidP="006B5706">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2694" w:type="dxa"/>
          </w:tcPr>
          <w:p w14:paraId="4A8F8526" w14:textId="77777777" w:rsidR="00970FB6" w:rsidRDefault="00970FB6" w:rsidP="006B5706">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r>
      <w:tr w:rsidR="00970FB6" w:rsidRPr="00842C67" w:rsidDel="002E20AF" w14:paraId="5F45EFDB" w14:textId="699ADA6B" w:rsidTr="00970FB6">
        <w:trPr>
          <w:cnfStyle w:val="000000100000" w:firstRow="0" w:lastRow="0" w:firstColumn="0" w:lastColumn="0" w:oddVBand="0" w:evenVBand="0" w:oddHBand="1" w:evenHBand="0" w:firstRowFirstColumn="0" w:firstRowLastColumn="0" w:lastRowFirstColumn="0" w:lastRowLastColumn="0"/>
          <w:del w:id="3323" w:author="ONOPTCHENKO Xavier" w:date="2019-10-10T15:19:00Z"/>
        </w:trPr>
        <w:tc>
          <w:tcPr>
            <w:cnfStyle w:val="001000000000" w:firstRow="0" w:lastRow="0" w:firstColumn="1" w:lastColumn="0" w:oddVBand="0" w:evenVBand="0" w:oddHBand="0" w:evenHBand="0" w:firstRowFirstColumn="0" w:firstRowLastColumn="0" w:lastRowFirstColumn="0" w:lastRowLastColumn="0"/>
            <w:tcW w:w="2235" w:type="dxa"/>
          </w:tcPr>
          <w:p w14:paraId="6D7E2AF0" w14:textId="0C8A42FB" w:rsidR="00970FB6" w:rsidRPr="00842C67" w:rsidDel="002E20AF" w:rsidRDefault="00970FB6" w:rsidP="006B5706">
            <w:pPr>
              <w:spacing w:before="0" w:after="160" w:line="259" w:lineRule="auto"/>
              <w:jc w:val="left"/>
              <w:rPr>
                <w:del w:id="3324" w:author="ONOPTCHENKO Xavier" w:date="2019-10-10T15:19:00Z"/>
                <w:lang w:val="en-GB"/>
              </w:rPr>
            </w:pPr>
          </w:p>
        </w:tc>
        <w:tc>
          <w:tcPr>
            <w:tcW w:w="1276" w:type="dxa"/>
          </w:tcPr>
          <w:p w14:paraId="1C4224B6" w14:textId="2F3842B8" w:rsidR="00970FB6" w:rsidRPr="00842C67" w:rsidDel="002E20AF"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25" w:author="ONOPTCHENKO Xavier" w:date="2019-10-10T15:19:00Z"/>
                <w:lang w:val="en-GB"/>
              </w:rPr>
            </w:pPr>
          </w:p>
        </w:tc>
        <w:tc>
          <w:tcPr>
            <w:tcW w:w="1559" w:type="dxa"/>
          </w:tcPr>
          <w:p w14:paraId="308726C5" w14:textId="1C6454C7" w:rsidR="00970FB6" w:rsidRPr="00842C67" w:rsidDel="002E20AF"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26" w:author="ONOPTCHENKO Xavier" w:date="2019-10-10T15:19:00Z"/>
                <w:lang w:val="en-GB"/>
              </w:rPr>
            </w:pPr>
          </w:p>
        </w:tc>
        <w:tc>
          <w:tcPr>
            <w:tcW w:w="1134" w:type="dxa"/>
          </w:tcPr>
          <w:p w14:paraId="4BE72670" w14:textId="50151827" w:rsidR="00970FB6" w:rsidDel="002E20AF"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27" w:author="ONOPTCHENKO Xavier" w:date="2019-10-10T15:19:00Z"/>
                <w:lang w:val="en-GB"/>
              </w:rPr>
            </w:pPr>
          </w:p>
        </w:tc>
        <w:tc>
          <w:tcPr>
            <w:tcW w:w="1701" w:type="dxa"/>
          </w:tcPr>
          <w:p w14:paraId="7DBA6C7A" w14:textId="544C8368" w:rsidR="00970FB6" w:rsidDel="002E20AF"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28" w:author="ONOPTCHENKO Xavier" w:date="2019-10-10T15:19:00Z"/>
                <w:lang w:val="en-GB"/>
              </w:rPr>
            </w:pPr>
          </w:p>
        </w:tc>
        <w:tc>
          <w:tcPr>
            <w:tcW w:w="1276" w:type="dxa"/>
          </w:tcPr>
          <w:p w14:paraId="73E083B2" w14:textId="165A148F" w:rsidR="00970FB6" w:rsidDel="002E20AF"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29" w:author="ONOPTCHENKO Xavier" w:date="2019-10-10T15:19:00Z"/>
                <w:lang w:val="en-GB"/>
              </w:rPr>
            </w:pPr>
          </w:p>
        </w:tc>
        <w:tc>
          <w:tcPr>
            <w:tcW w:w="1559" w:type="dxa"/>
          </w:tcPr>
          <w:p w14:paraId="07293BC7" w14:textId="18D37B62" w:rsidR="00970FB6" w:rsidDel="002E20AF"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30" w:author="ONOPTCHENKO Xavier" w:date="2019-10-10T15:19:00Z"/>
                <w:lang w:val="en-GB"/>
              </w:rPr>
            </w:pPr>
          </w:p>
        </w:tc>
        <w:tc>
          <w:tcPr>
            <w:tcW w:w="2694" w:type="dxa"/>
          </w:tcPr>
          <w:p w14:paraId="53E6FB5D" w14:textId="04311262" w:rsidR="00970FB6" w:rsidDel="002E20AF"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31" w:author="ONOPTCHENKO Xavier" w:date="2019-10-10T15:19:00Z"/>
                <w:lang w:val="en-GB"/>
              </w:rPr>
            </w:pPr>
          </w:p>
        </w:tc>
      </w:tr>
    </w:tbl>
    <w:p w14:paraId="190F92EE" w14:textId="77777777" w:rsidR="00104CD0" w:rsidRDefault="00104CD0" w:rsidP="00104CD0">
      <w:pPr>
        <w:spacing w:before="0" w:after="160" w:line="259" w:lineRule="auto"/>
        <w:jc w:val="left"/>
        <w:rPr>
          <w:lang w:val="en-GB"/>
        </w:rPr>
      </w:pPr>
    </w:p>
    <w:tbl>
      <w:tblPr>
        <w:tblStyle w:val="Grilleclaire-Accent1"/>
        <w:tblW w:w="13434" w:type="dxa"/>
        <w:tblLook w:val="04A0" w:firstRow="1" w:lastRow="0" w:firstColumn="1" w:lastColumn="0" w:noHBand="0" w:noVBand="1"/>
      </w:tblPr>
      <w:tblGrid>
        <w:gridCol w:w="2235"/>
        <w:gridCol w:w="1276"/>
        <w:gridCol w:w="1559"/>
        <w:gridCol w:w="1134"/>
        <w:gridCol w:w="1701"/>
        <w:gridCol w:w="1276"/>
        <w:gridCol w:w="1559"/>
        <w:gridCol w:w="2694"/>
      </w:tblGrid>
      <w:tr w:rsidR="00104CD0" w:rsidRPr="00842C67" w14:paraId="46C76F00" w14:textId="77777777" w:rsidTr="00970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4" w:type="dxa"/>
            <w:gridSpan w:val="8"/>
          </w:tcPr>
          <w:p w14:paraId="05847D4C" w14:textId="77777777" w:rsidR="00104CD0" w:rsidRDefault="00104CD0" w:rsidP="006B5706">
            <w:pPr>
              <w:spacing w:before="0" w:after="160" w:line="259" w:lineRule="auto"/>
              <w:jc w:val="left"/>
              <w:rPr>
                <w:lang w:val="en-GB"/>
              </w:rPr>
            </w:pPr>
            <w:r>
              <w:rPr>
                <w:lang w:val="en-GB"/>
              </w:rPr>
              <w:t>Messages exchanges</w:t>
            </w:r>
          </w:p>
        </w:tc>
      </w:tr>
      <w:tr w:rsidR="00970FB6" w:rsidRPr="00842C67" w14:paraId="6B064020" w14:textId="77777777" w:rsidTr="00970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BFA3B26" w14:textId="77777777" w:rsidR="00970FB6" w:rsidRPr="00842C67" w:rsidRDefault="00970FB6" w:rsidP="006B5706">
            <w:pPr>
              <w:spacing w:before="0" w:after="160" w:line="259" w:lineRule="auto"/>
              <w:jc w:val="left"/>
              <w:rPr>
                <w:lang w:val="en-GB"/>
              </w:rPr>
            </w:pPr>
            <w:r w:rsidRPr="00842C67">
              <w:rPr>
                <w:lang w:val="en-GB"/>
              </w:rPr>
              <w:t>Flow</w:t>
            </w:r>
          </w:p>
        </w:tc>
        <w:tc>
          <w:tcPr>
            <w:tcW w:w="1276" w:type="dxa"/>
          </w:tcPr>
          <w:p w14:paraId="79BC0D13" w14:textId="77777777" w:rsidR="00970FB6" w:rsidRPr="00842C67"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Publisher</w:t>
            </w:r>
          </w:p>
        </w:tc>
        <w:tc>
          <w:tcPr>
            <w:tcW w:w="1559" w:type="dxa"/>
          </w:tcPr>
          <w:p w14:paraId="3E4E7DE0" w14:textId="77777777" w:rsidR="00970FB6" w:rsidRPr="00842C67"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Subscriber</w:t>
            </w:r>
          </w:p>
        </w:tc>
        <w:tc>
          <w:tcPr>
            <w:tcW w:w="1134" w:type="dxa"/>
          </w:tcPr>
          <w:p w14:paraId="643FCA79" w14:textId="77777777" w:rsidR="00970FB6" w:rsidRPr="00842C67"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Number of messages / day</w:t>
            </w:r>
          </w:p>
        </w:tc>
        <w:tc>
          <w:tcPr>
            <w:tcW w:w="1701" w:type="dxa"/>
          </w:tcPr>
          <w:p w14:paraId="7E476476" w14:textId="77777777" w:rsidR="00970FB6"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Authentication method</w:t>
            </w:r>
          </w:p>
        </w:tc>
        <w:tc>
          <w:tcPr>
            <w:tcW w:w="1276" w:type="dxa"/>
          </w:tcPr>
          <w:p w14:paraId="13E60146" w14:textId="77777777" w:rsidR="00970FB6"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Message format </w:t>
            </w:r>
          </w:p>
        </w:tc>
        <w:tc>
          <w:tcPr>
            <w:tcW w:w="1559" w:type="dxa"/>
          </w:tcPr>
          <w:p w14:paraId="79CB9E63" w14:textId="77777777" w:rsidR="00970FB6"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Normalization</w:t>
            </w:r>
          </w:p>
        </w:tc>
        <w:tc>
          <w:tcPr>
            <w:tcW w:w="2694" w:type="dxa"/>
          </w:tcPr>
          <w:p w14:paraId="13883281" w14:textId="77777777" w:rsidR="00970FB6"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Comments</w:t>
            </w:r>
          </w:p>
        </w:tc>
      </w:tr>
      <w:tr w:rsidR="00970FB6" w:rsidRPr="00842C67" w14:paraId="54EC684A" w14:textId="77777777" w:rsidTr="00970F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9D6ED7B" w14:textId="77777777" w:rsidR="00970FB6" w:rsidRPr="00842C67" w:rsidRDefault="00970FB6" w:rsidP="006B5706">
            <w:pPr>
              <w:spacing w:before="0" w:after="160" w:line="259" w:lineRule="auto"/>
              <w:jc w:val="left"/>
              <w:rPr>
                <w:lang w:val="en-GB"/>
              </w:rPr>
            </w:pPr>
          </w:p>
        </w:tc>
        <w:tc>
          <w:tcPr>
            <w:tcW w:w="1276" w:type="dxa"/>
          </w:tcPr>
          <w:p w14:paraId="75616A36" w14:textId="77777777" w:rsidR="00970FB6" w:rsidRPr="00842C67" w:rsidRDefault="00970FB6" w:rsidP="006B5706">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1559" w:type="dxa"/>
          </w:tcPr>
          <w:p w14:paraId="3534945A" w14:textId="77777777" w:rsidR="00970FB6" w:rsidRPr="00842C67" w:rsidRDefault="00970FB6" w:rsidP="006B5706">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1134" w:type="dxa"/>
          </w:tcPr>
          <w:p w14:paraId="3D2C088D" w14:textId="77777777" w:rsidR="00970FB6" w:rsidRDefault="00970FB6" w:rsidP="006B5706">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1701" w:type="dxa"/>
          </w:tcPr>
          <w:p w14:paraId="5D50EA7A" w14:textId="77777777" w:rsidR="00970FB6" w:rsidRDefault="00970FB6" w:rsidP="006B5706">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1276" w:type="dxa"/>
          </w:tcPr>
          <w:p w14:paraId="044041AF" w14:textId="77777777" w:rsidR="00970FB6" w:rsidRDefault="00970FB6" w:rsidP="006B5706">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1559" w:type="dxa"/>
          </w:tcPr>
          <w:p w14:paraId="3024979D" w14:textId="77777777" w:rsidR="00970FB6" w:rsidRDefault="00970FB6" w:rsidP="006B5706">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2694" w:type="dxa"/>
          </w:tcPr>
          <w:p w14:paraId="06D92EFE" w14:textId="77777777" w:rsidR="00970FB6" w:rsidRDefault="00970FB6" w:rsidP="006B5706">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r>
      <w:tr w:rsidR="00970FB6" w:rsidRPr="00842C67" w:rsidDel="002E20AF" w14:paraId="3612ACA8" w14:textId="42397EA5" w:rsidTr="00970FB6">
        <w:trPr>
          <w:cnfStyle w:val="000000100000" w:firstRow="0" w:lastRow="0" w:firstColumn="0" w:lastColumn="0" w:oddVBand="0" w:evenVBand="0" w:oddHBand="1" w:evenHBand="0" w:firstRowFirstColumn="0" w:firstRowLastColumn="0" w:lastRowFirstColumn="0" w:lastRowLastColumn="0"/>
          <w:del w:id="3332" w:author="ONOPTCHENKO Xavier" w:date="2019-10-10T15:20:00Z"/>
        </w:trPr>
        <w:tc>
          <w:tcPr>
            <w:cnfStyle w:val="001000000000" w:firstRow="0" w:lastRow="0" w:firstColumn="1" w:lastColumn="0" w:oddVBand="0" w:evenVBand="0" w:oddHBand="0" w:evenHBand="0" w:firstRowFirstColumn="0" w:firstRowLastColumn="0" w:lastRowFirstColumn="0" w:lastRowLastColumn="0"/>
            <w:tcW w:w="2235" w:type="dxa"/>
          </w:tcPr>
          <w:p w14:paraId="0C69CA8F" w14:textId="63ED55AB" w:rsidR="00970FB6" w:rsidRPr="00842C67" w:rsidDel="002E20AF" w:rsidRDefault="00970FB6" w:rsidP="006B5706">
            <w:pPr>
              <w:spacing w:before="0" w:after="160" w:line="259" w:lineRule="auto"/>
              <w:jc w:val="left"/>
              <w:rPr>
                <w:del w:id="3333" w:author="ONOPTCHENKO Xavier" w:date="2019-10-10T15:20:00Z"/>
                <w:lang w:val="en-GB"/>
              </w:rPr>
            </w:pPr>
          </w:p>
        </w:tc>
        <w:tc>
          <w:tcPr>
            <w:tcW w:w="1276" w:type="dxa"/>
          </w:tcPr>
          <w:p w14:paraId="518C8419" w14:textId="22FC78EF" w:rsidR="00970FB6" w:rsidRPr="00842C67" w:rsidDel="002E20AF"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34" w:author="ONOPTCHENKO Xavier" w:date="2019-10-10T15:20:00Z"/>
                <w:lang w:val="en-GB"/>
              </w:rPr>
            </w:pPr>
          </w:p>
        </w:tc>
        <w:tc>
          <w:tcPr>
            <w:tcW w:w="1559" w:type="dxa"/>
          </w:tcPr>
          <w:p w14:paraId="16B49D1C" w14:textId="4AB82D4F" w:rsidR="00970FB6" w:rsidRPr="00842C67" w:rsidDel="002E20AF"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35" w:author="ONOPTCHENKO Xavier" w:date="2019-10-10T15:20:00Z"/>
                <w:lang w:val="en-GB"/>
              </w:rPr>
            </w:pPr>
          </w:p>
        </w:tc>
        <w:tc>
          <w:tcPr>
            <w:tcW w:w="1134" w:type="dxa"/>
          </w:tcPr>
          <w:p w14:paraId="29FBEF79" w14:textId="16AF0A4A" w:rsidR="00970FB6" w:rsidDel="002E20AF"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36" w:author="ONOPTCHENKO Xavier" w:date="2019-10-10T15:20:00Z"/>
                <w:lang w:val="en-GB"/>
              </w:rPr>
            </w:pPr>
          </w:p>
        </w:tc>
        <w:tc>
          <w:tcPr>
            <w:tcW w:w="1701" w:type="dxa"/>
          </w:tcPr>
          <w:p w14:paraId="411EC68E" w14:textId="542A8383" w:rsidR="00970FB6" w:rsidDel="002E20AF"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37" w:author="ONOPTCHENKO Xavier" w:date="2019-10-10T15:20:00Z"/>
                <w:lang w:val="en-GB"/>
              </w:rPr>
            </w:pPr>
          </w:p>
        </w:tc>
        <w:tc>
          <w:tcPr>
            <w:tcW w:w="1276" w:type="dxa"/>
          </w:tcPr>
          <w:p w14:paraId="54B40802" w14:textId="7E040F21" w:rsidR="00970FB6" w:rsidDel="002E20AF"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38" w:author="ONOPTCHENKO Xavier" w:date="2019-10-10T15:20:00Z"/>
                <w:lang w:val="en-GB"/>
              </w:rPr>
            </w:pPr>
          </w:p>
        </w:tc>
        <w:tc>
          <w:tcPr>
            <w:tcW w:w="1559" w:type="dxa"/>
          </w:tcPr>
          <w:p w14:paraId="19A40713" w14:textId="7CC55D52" w:rsidR="00970FB6" w:rsidDel="002E20AF"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39" w:author="ONOPTCHENKO Xavier" w:date="2019-10-10T15:20:00Z"/>
                <w:lang w:val="en-GB"/>
              </w:rPr>
            </w:pPr>
          </w:p>
        </w:tc>
        <w:tc>
          <w:tcPr>
            <w:tcW w:w="2694" w:type="dxa"/>
          </w:tcPr>
          <w:p w14:paraId="44B02F48" w14:textId="3A9A0834" w:rsidR="00970FB6" w:rsidDel="002E20AF"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40" w:author="ONOPTCHENKO Xavier" w:date="2019-10-10T15:20:00Z"/>
                <w:lang w:val="en-GB"/>
              </w:rPr>
            </w:pPr>
          </w:p>
        </w:tc>
      </w:tr>
    </w:tbl>
    <w:p w14:paraId="05767829" w14:textId="77777777" w:rsidR="00104CD0" w:rsidRDefault="00104CD0" w:rsidP="00104CD0">
      <w:pPr>
        <w:spacing w:before="0" w:after="160" w:line="259" w:lineRule="auto"/>
        <w:jc w:val="left"/>
        <w:rPr>
          <w:lang w:val="en-GB"/>
        </w:rPr>
      </w:pPr>
    </w:p>
    <w:tbl>
      <w:tblPr>
        <w:tblStyle w:val="Grilleclaire-Accent1"/>
        <w:tblW w:w="13434" w:type="dxa"/>
        <w:tblLook w:val="04A0" w:firstRow="1" w:lastRow="0" w:firstColumn="1" w:lastColumn="0" w:noHBand="0" w:noVBand="1"/>
      </w:tblPr>
      <w:tblGrid>
        <w:gridCol w:w="2235"/>
        <w:gridCol w:w="1275"/>
        <w:gridCol w:w="1560"/>
        <w:gridCol w:w="1134"/>
        <w:gridCol w:w="1701"/>
        <w:gridCol w:w="1276"/>
        <w:gridCol w:w="1559"/>
        <w:gridCol w:w="2694"/>
      </w:tblGrid>
      <w:tr w:rsidR="00104CD0" w:rsidRPr="00842C67" w14:paraId="048BCA9A" w14:textId="77777777" w:rsidTr="00970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4" w:type="dxa"/>
            <w:gridSpan w:val="8"/>
          </w:tcPr>
          <w:p w14:paraId="2CEC692E" w14:textId="77777777" w:rsidR="00104CD0" w:rsidRDefault="00104CD0" w:rsidP="006B5706">
            <w:pPr>
              <w:spacing w:before="0" w:after="160" w:line="259" w:lineRule="auto"/>
              <w:jc w:val="left"/>
              <w:rPr>
                <w:lang w:val="en-GB"/>
              </w:rPr>
            </w:pPr>
            <w:r>
              <w:rPr>
                <w:lang w:val="en-GB"/>
              </w:rPr>
              <w:t>Files exchanges</w:t>
            </w:r>
          </w:p>
        </w:tc>
      </w:tr>
      <w:tr w:rsidR="00970FB6" w:rsidRPr="00842C67" w14:paraId="79162A3A" w14:textId="77777777" w:rsidTr="00970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E834F7" w14:textId="77777777" w:rsidR="00970FB6" w:rsidRPr="00842C67" w:rsidRDefault="00970FB6" w:rsidP="006B5706">
            <w:pPr>
              <w:spacing w:before="0" w:after="160" w:line="259" w:lineRule="auto"/>
              <w:jc w:val="left"/>
              <w:rPr>
                <w:lang w:val="en-GB"/>
              </w:rPr>
            </w:pPr>
            <w:r w:rsidRPr="00842C67">
              <w:rPr>
                <w:lang w:val="en-GB"/>
              </w:rPr>
              <w:t>Flow</w:t>
            </w:r>
          </w:p>
        </w:tc>
        <w:tc>
          <w:tcPr>
            <w:tcW w:w="1275" w:type="dxa"/>
          </w:tcPr>
          <w:p w14:paraId="444491FD" w14:textId="77777777" w:rsidR="00970FB6" w:rsidRPr="00842C67"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Sender</w:t>
            </w:r>
          </w:p>
        </w:tc>
        <w:tc>
          <w:tcPr>
            <w:tcW w:w="1560" w:type="dxa"/>
          </w:tcPr>
          <w:p w14:paraId="15A181D7" w14:textId="77777777" w:rsidR="00970FB6" w:rsidRPr="00842C67"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Receiver</w:t>
            </w:r>
          </w:p>
        </w:tc>
        <w:tc>
          <w:tcPr>
            <w:tcW w:w="1134" w:type="dxa"/>
          </w:tcPr>
          <w:p w14:paraId="6FFEC0F0" w14:textId="77777777" w:rsidR="00970FB6" w:rsidRPr="00842C67"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Frequency</w:t>
            </w:r>
          </w:p>
        </w:tc>
        <w:tc>
          <w:tcPr>
            <w:tcW w:w="1701" w:type="dxa"/>
          </w:tcPr>
          <w:p w14:paraId="1B3C9AFF" w14:textId="77777777" w:rsidR="00970FB6"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Volume</w:t>
            </w:r>
          </w:p>
        </w:tc>
        <w:tc>
          <w:tcPr>
            <w:tcW w:w="1276" w:type="dxa"/>
          </w:tcPr>
          <w:p w14:paraId="7F12DA03" w14:textId="77777777" w:rsidR="00970FB6"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File  format </w:t>
            </w:r>
          </w:p>
        </w:tc>
        <w:tc>
          <w:tcPr>
            <w:tcW w:w="1559" w:type="dxa"/>
          </w:tcPr>
          <w:p w14:paraId="114299D5" w14:textId="77777777" w:rsidR="00970FB6"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Normalization</w:t>
            </w:r>
          </w:p>
        </w:tc>
        <w:tc>
          <w:tcPr>
            <w:tcW w:w="2694" w:type="dxa"/>
          </w:tcPr>
          <w:p w14:paraId="431433DB" w14:textId="77777777" w:rsidR="00970FB6"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Comments</w:t>
            </w:r>
          </w:p>
        </w:tc>
      </w:tr>
      <w:tr w:rsidR="00970FB6" w:rsidRPr="00842C67" w14:paraId="35DDF4F4" w14:textId="77777777" w:rsidTr="00970F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25EF2D2" w14:textId="77777777" w:rsidR="00970FB6" w:rsidRPr="00842C67" w:rsidRDefault="00970FB6" w:rsidP="006B5706">
            <w:pPr>
              <w:spacing w:before="0" w:after="160" w:line="259" w:lineRule="auto"/>
              <w:jc w:val="left"/>
              <w:rPr>
                <w:lang w:val="en-GB"/>
              </w:rPr>
            </w:pPr>
          </w:p>
        </w:tc>
        <w:tc>
          <w:tcPr>
            <w:tcW w:w="1275" w:type="dxa"/>
          </w:tcPr>
          <w:p w14:paraId="6F9656F3" w14:textId="77777777" w:rsidR="00970FB6" w:rsidRPr="00842C67" w:rsidRDefault="00970FB6" w:rsidP="006B5706">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1560" w:type="dxa"/>
          </w:tcPr>
          <w:p w14:paraId="7592A15C" w14:textId="77777777" w:rsidR="00970FB6" w:rsidRPr="00842C67" w:rsidRDefault="00970FB6" w:rsidP="006B5706">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1134" w:type="dxa"/>
          </w:tcPr>
          <w:p w14:paraId="154534A5" w14:textId="77777777" w:rsidR="00970FB6" w:rsidRDefault="00970FB6" w:rsidP="006B5706">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1701" w:type="dxa"/>
          </w:tcPr>
          <w:p w14:paraId="1B0158EA" w14:textId="77777777" w:rsidR="00970FB6" w:rsidRDefault="00970FB6" w:rsidP="006B5706">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1276" w:type="dxa"/>
          </w:tcPr>
          <w:p w14:paraId="1DBCBA9D" w14:textId="77777777" w:rsidR="00970FB6" w:rsidRDefault="00970FB6" w:rsidP="006B5706">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1559" w:type="dxa"/>
          </w:tcPr>
          <w:p w14:paraId="6C4FD5F3" w14:textId="77777777" w:rsidR="00970FB6" w:rsidRDefault="00970FB6" w:rsidP="006B5706">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2694" w:type="dxa"/>
          </w:tcPr>
          <w:p w14:paraId="4DCFBEF7" w14:textId="77777777" w:rsidR="00970FB6" w:rsidRDefault="00970FB6" w:rsidP="006B5706">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r>
      <w:tr w:rsidR="00970FB6" w:rsidRPr="00842C67" w:rsidDel="002E20AF" w14:paraId="308C7156" w14:textId="021922E4" w:rsidTr="00970FB6">
        <w:trPr>
          <w:cnfStyle w:val="000000100000" w:firstRow="0" w:lastRow="0" w:firstColumn="0" w:lastColumn="0" w:oddVBand="0" w:evenVBand="0" w:oddHBand="1" w:evenHBand="0" w:firstRowFirstColumn="0" w:firstRowLastColumn="0" w:lastRowFirstColumn="0" w:lastRowLastColumn="0"/>
          <w:del w:id="3341" w:author="ONOPTCHENKO Xavier" w:date="2019-10-10T15:20:00Z"/>
        </w:trPr>
        <w:tc>
          <w:tcPr>
            <w:cnfStyle w:val="001000000000" w:firstRow="0" w:lastRow="0" w:firstColumn="1" w:lastColumn="0" w:oddVBand="0" w:evenVBand="0" w:oddHBand="0" w:evenHBand="0" w:firstRowFirstColumn="0" w:firstRowLastColumn="0" w:lastRowFirstColumn="0" w:lastRowLastColumn="0"/>
            <w:tcW w:w="2235" w:type="dxa"/>
          </w:tcPr>
          <w:p w14:paraId="1F0B0BB6" w14:textId="2281A11E" w:rsidR="00970FB6" w:rsidRPr="00842C67" w:rsidDel="002E20AF" w:rsidRDefault="00970FB6" w:rsidP="006B5706">
            <w:pPr>
              <w:spacing w:before="0" w:after="160" w:line="259" w:lineRule="auto"/>
              <w:jc w:val="left"/>
              <w:rPr>
                <w:del w:id="3342" w:author="ONOPTCHENKO Xavier" w:date="2019-10-10T15:20:00Z"/>
                <w:lang w:val="en-GB"/>
              </w:rPr>
            </w:pPr>
          </w:p>
        </w:tc>
        <w:tc>
          <w:tcPr>
            <w:tcW w:w="1275" w:type="dxa"/>
          </w:tcPr>
          <w:p w14:paraId="05CCFB25" w14:textId="620ECF71" w:rsidR="00970FB6" w:rsidRPr="00842C67" w:rsidDel="002E20AF"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43" w:author="ONOPTCHENKO Xavier" w:date="2019-10-10T15:20:00Z"/>
                <w:lang w:val="en-GB"/>
              </w:rPr>
            </w:pPr>
          </w:p>
        </w:tc>
        <w:tc>
          <w:tcPr>
            <w:tcW w:w="1560" w:type="dxa"/>
          </w:tcPr>
          <w:p w14:paraId="23CB6C7F" w14:textId="6D391031" w:rsidR="00970FB6" w:rsidRPr="00842C67" w:rsidDel="002E20AF"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44" w:author="ONOPTCHENKO Xavier" w:date="2019-10-10T15:20:00Z"/>
                <w:lang w:val="en-GB"/>
              </w:rPr>
            </w:pPr>
          </w:p>
        </w:tc>
        <w:tc>
          <w:tcPr>
            <w:tcW w:w="1134" w:type="dxa"/>
          </w:tcPr>
          <w:p w14:paraId="4E0E0480" w14:textId="412F2874" w:rsidR="00970FB6" w:rsidDel="002E20AF"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45" w:author="ONOPTCHENKO Xavier" w:date="2019-10-10T15:20:00Z"/>
                <w:lang w:val="en-GB"/>
              </w:rPr>
            </w:pPr>
          </w:p>
        </w:tc>
        <w:tc>
          <w:tcPr>
            <w:tcW w:w="1701" w:type="dxa"/>
          </w:tcPr>
          <w:p w14:paraId="0ACF7D77" w14:textId="492FBF55" w:rsidR="00970FB6" w:rsidDel="002E20AF"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46" w:author="ONOPTCHENKO Xavier" w:date="2019-10-10T15:20:00Z"/>
                <w:lang w:val="en-GB"/>
              </w:rPr>
            </w:pPr>
          </w:p>
        </w:tc>
        <w:tc>
          <w:tcPr>
            <w:tcW w:w="1276" w:type="dxa"/>
          </w:tcPr>
          <w:p w14:paraId="550D0556" w14:textId="47CC0DE0" w:rsidR="00970FB6" w:rsidDel="002E20AF"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47" w:author="ONOPTCHENKO Xavier" w:date="2019-10-10T15:20:00Z"/>
                <w:lang w:val="en-GB"/>
              </w:rPr>
            </w:pPr>
          </w:p>
        </w:tc>
        <w:tc>
          <w:tcPr>
            <w:tcW w:w="1559" w:type="dxa"/>
          </w:tcPr>
          <w:p w14:paraId="6F929C8A" w14:textId="7A3D16B9" w:rsidR="00970FB6" w:rsidDel="002E20AF"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48" w:author="ONOPTCHENKO Xavier" w:date="2019-10-10T15:20:00Z"/>
                <w:lang w:val="en-GB"/>
              </w:rPr>
            </w:pPr>
          </w:p>
        </w:tc>
        <w:tc>
          <w:tcPr>
            <w:tcW w:w="2694" w:type="dxa"/>
          </w:tcPr>
          <w:p w14:paraId="668C5457" w14:textId="149DBAEF" w:rsidR="00970FB6" w:rsidDel="002E20AF" w:rsidRDefault="00970FB6" w:rsidP="006B5706">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49" w:author="ONOPTCHENKO Xavier" w:date="2019-10-10T15:20:00Z"/>
                <w:lang w:val="en-GB"/>
              </w:rPr>
            </w:pPr>
          </w:p>
        </w:tc>
      </w:tr>
    </w:tbl>
    <w:p w14:paraId="16E4C105" w14:textId="42D8169B" w:rsidR="00073FAD" w:rsidDel="002E20AF" w:rsidRDefault="00073FAD" w:rsidP="00104CD0">
      <w:pPr>
        <w:spacing w:before="0" w:after="160" w:line="259" w:lineRule="auto"/>
        <w:jc w:val="left"/>
        <w:rPr>
          <w:del w:id="3350" w:author="ONOPTCHENKO Xavier" w:date="2019-10-10T15:20:00Z"/>
          <w:lang w:val="en-GB"/>
        </w:rPr>
      </w:pPr>
    </w:p>
    <w:p w14:paraId="60CD88F3" w14:textId="1CB58F8D" w:rsidR="00073FAD" w:rsidDel="002E20AF" w:rsidRDefault="00073FAD">
      <w:pPr>
        <w:spacing w:before="0" w:after="160" w:line="259" w:lineRule="auto"/>
        <w:jc w:val="left"/>
        <w:rPr>
          <w:del w:id="3351" w:author="ONOPTCHENKO Xavier" w:date="2019-10-10T15:20:00Z"/>
          <w:lang w:val="en-GB"/>
        </w:rPr>
      </w:pPr>
      <w:del w:id="3352" w:author="ONOPTCHENKO Xavier" w:date="2019-10-10T15:20:00Z">
        <w:r w:rsidDel="002E20AF">
          <w:rPr>
            <w:lang w:val="en-GB"/>
          </w:rPr>
          <w:br w:type="page"/>
        </w:r>
      </w:del>
    </w:p>
    <w:p w14:paraId="480BAB97" w14:textId="5D952708" w:rsidR="00104CD0" w:rsidRDefault="00104CD0" w:rsidP="00104CD0">
      <w:pPr>
        <w:spacing w:before="0" w:after="160" w:line="259" w:lineRule="auto"/>
        <w:jc w:val="left"/>
        <w:rPr>
          <w:lang w:val="en-GB"/>
        </w:rPr>
      </w:pPr>
    </w:p>
    <w:tbl>
      <w:tblPr>
        <w:tblStyle w:val="Grilleclaire-Accent1"/>
        <w:tblW w:w="13434" w:type="dxa"/>
        <w:tblLook w:val="04A0" w:firstRow="1" w:lastRow="0" w:firstColumn="1" w:lastColumn="0" w:noHBand="0" w:noVBand="1"/>
      </w:tblPr>
      <w:tblGrid>
        <w:gridCol w:w="2235"/>
        <w:gridCol w:w="1275"/>
        <w:gridCol w:w="1560"/>
        <w:gridCol w:w="1134"/>
        <w:gridCol w:w="1701"/>
        <w:gridCol w:w="1276"/>
        <w:gridCol w:w="1559"/>
        <w:gridCol w:w="2694"/>
      </w:tblGrid>
      <w:tr w:rsidR="0076567D" w:rsidRPr="00842C67" w14:paraId="0185F133" w14:textId="77777777" w:rsidTr="002C0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4" w:type="dxa"/>
            <w:gridSpan w:val="8"/>
          </w:tcPr>
          <w:p w14:paraId="02C2AD7B" w14:textId="77777777" w:rsidR="0076567D" w:rsidRDefault="0076567D" w:rsidP="0076567D">
            <w:pPr>
              <w:spacing w:before="0" w:after="160" w:line="259" w:lineRule="auto"/>
              <w:jc w:val="left"/>
              <w:rPr>
                <w:lang w:val="en-GB"/>
              </w:rPr>
            </w:pPr>
            <w:r>
              <w:rPr>
                <w:lang w:val="en-GB"/>
              </w:rPr>
              <w:t>Other</w:t>
            </w:r>
            <w:r w:rsidR="000170E9">
              <w:rPr>
                <w:lang w:val="en-GB"/>
              </w:rPr>
              <w:t>(s)</w:t>
            </w:r>
          </w:p>
        </w:tc>
      </w:tr>
      <w:tr w:rsidR="0076567D" w:rsidRPr="00842C67" w14:paraId="16F11E15" w14:textId="77777777" w:rsidTr="002C0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A82D6C6" w14:textId="77777777" w:rsidR="0076567D" w:rsidRPr="00842C67" w:rsidRDefault="0076567D" w:rsidP="002C0F13">
            <w:pPr>
              <w:spacing w:before="0" w:after="160" w:line="259" w:lineRule="auto"/>
              <w:jc w:val="left"/>
              <w:rPr>
                <w:lang w:val="en-GB"/>
              </w:rPr>
            </w:pPr>
            <w:r w:rsidRPr="00842C67">
              <w:rPr>
                <w:lang w:val="en-GB"/>
              </w:rPr>
              <w:t>Flow</w:t>
            </w:r>
          </w:p>
        </w:tc>
        <w:tc>
          <w:tcPr>
            <w:tcW w:w="1275" w:type="dxa"/>
          </w:tcPr>
          <w:p w14:paraId="5876189A" w14:textId="77777777" w:rsidR="0076567D" w:rsidRPr="00842C67" w:rsidRDefault="0076567D" w:rsidP="002C0F13">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Sender</w:t>
            </w:r>
          </w:p>
        </w:tc>
        <w:tc>
          <w:tcPr>
            <w:tcW w:w="1560" w:type="dxa"/>
          </w:tcPr>
          <w:p w14:paraId="459ABF3E" w14:textId="77777777" w:rsidR="0076567D" w:rsidRPr="00842C67" w:rsidRDefault="0076567D" w:rsidP="002C0F13">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Receiver</w:t>
            </w:r>
          </w:p>
        </w:tc>
        <w:tc>
          <w:tcPr>
            <w:tcW w:w="1134" w:type="dxa"/>
          </w:tcPr>
          <w:p w14:paraId="5CA77DC5" w14:textId="77777777" w:rsidR="0076567D" w:rsidRPr="00842C67" w:rsidRDefault="0076567D" w:rsidP="002C0F13">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Frequency</w:t>
            </w:r>
          </w:p>
        </w:tc>
        <w:tc>
          <w:tcPr>
            <w:tcW w:w="1701" w:type="dxa"/>
          </w:tcPr>
          <w:p w14:paraId="2090DD03" w14:textId="77777777" w:rsidR="0076567D" w:rsidRDefault="0076567D" w:rsidP="002C0F13">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Volume</w:t>
            </w:r>
          </w:p>
        </w:tc>
        <w:tc>
          <w:tcPr>
            <w:tcW w:w="1276" w:type="dxa"/>
          </w:tcPr>
          <w:p w14:paraId="707B8BE3" w14:textId="77777777" w:rsidR="0076567D" w:rsidRDefault="0076567D" w:rsidP="002C0F13">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File  format </w:t>
            </w:r>
          </w:p>
        </w:tc>
        <w:tc>
          <w:tcPr>
            <w:tcW w:w="1559" w:type="dxa"/>
          </w:tcPr>
          <w:p w14:paraId="4EB26E76" w14:textId="77777777" w:rsidR="0076567D" w:rsidRDefault="0076567D" w:rsidP="002C0F13">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Normalization</w:t>
            </w:r>
          </w:p>
        </w:tc>
        <w:tc>
          <w:tcPr>
            <w:tcW w:w="2694" w:type="dxa"/>
          </w:tcPr>
          <w:p w14:paraId="2E448D65" w14:textId="77777777" w:rsidR="0076567D" w:rsidRDefault="0076567D" w:rsidP="002C0F13">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Comments</w:t>
            </w:r>
          </w:p>
        </w:tc>
      </w:tr>
      <w:tr w:rsidR="0076567D" w:rsidRPr="00842C67" w14:paraId="3B3A33CA" w14:textId="77777777" w:rsidTr="002C0F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1BBC8F" w14:textId="77777777" w:rsidR="0076567D" w:rsidRPr="00842C67" w:rsidRDefault="0076567D" w:rsidP="002C0F13">
            <w:pPr>
              <w:spacing w:before="0" w:after="160" w:line="259" w:lineRule="auto"/>
              <w:jc w:val="left"/>
              <w:rPr>
                <w:lang w:val="en-GB"/>
              </w:rPr>
            </w:pPr>
          </w:p>
        </w:tc>
        <w:tc>
          <w:tcPr>
            <w:tcW w:w="1275" w:type="dxa"/>
          </w:tcPr>
          <w:p w14:paraId="321D84E1" w14:textId="77777777" w:rsidR="0076567D" w:rsidRPr="00842C67" w:rsidRDefault="0076567D" w:rsidP="002C0F13">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1560" w:type="dxa"/>
          </w:tcPr>
          <w:p w14:paraId="317F77CB" w14:textId="77777777" w:rsidR="0076567D" w:rsidRPr="00842C67" w:rsidRDefault="0076567D" w:rsidP="002C0F13">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1134" w:type="dxa"/>
          </w:tcPr>
          <w:p w14:paraId="0223683D" w14:textId="77777777" w:rsidR="0076567D" w:rsidRDefault="0076567D" w:rsidP="002C0F13">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1701" w:type="dxa"/>
          </w:tcPr>
          <w:p w14:paraId="23629632" w14:textId="77777777" w:rsidR="0076567D" w:rsidRDefault="0076567D" w:rsidP="002C0F13">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1276" w:type="dxa"/>
          </w:tcPr>
          <w:p w14:paraId="1828D230" w14:textId="77777777" w:rsidR="0076567D" w:rsidRDefault="0076567D" w:rsidP="002C0F13">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1559" w:type="dxa"/>
          </w:tcPr>
          <w:p w14:paraId="711433A2" w14:textId="77777777" w:rsidR="0076567D" w:rsidRDefault="0076567D" w:rsidP="002C0F13">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2694" w:type="dxa"/>
          </w:tcPr>
          <w:p w14:paraId="2F0DB089" w14:textId="77777777" w:rsidR="0076567D" w:rsidRDefault="0076567D" w:rsidP="002C0F13">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r>
      <w:tr w:rsidR="0076567D" w:rsidRPr="00842C67" w:rsidDel="002E20AF" w14:paraId="65A4D7A8" w14:textId="1D3204DB" w:rsidTr="002C0F13">
        <w:trPr>
          <w:cnfStyle w:val="000000100000" w:firstRow="0" w:lastRow="0" w:firstColumn="0" w:lastColumn="0" w:oddVBand="0" w:evenVBand="0" w:oddHBand="1" w:evenHBand="0" w:firstRowFirstColumn="0" w:firstRowLastColumn="0" w:lastRowFirstColumn="0" w:lastRowLastColumn="0"/>
          <w:del w:id="3353" w:author="ONOPTCHENKO Xavier" w:date="2019-10-10T15:20:00Z"/>
        </w:trPr>
        <w:tc>
          <w:tcPr>
            <w:cnfStyle w:val="001000000000" w:firstRow="0" w:lastRow="0" w:firstColumn="1" w:lastColumn="0" w:oddVBand="0" w:evenVBand="0" w:oddHBand="0" w:evenHBand="0" w:firstRowFirstColumn="0" w:firstRowLastColumn="0" w:lastRowFirstColumn="0" w:lastRowLastColumn="0"/>
            <w:tcW w:w="2235" w:type="dxa"/>
          </w:tcPr>
          <w:p w14:paraId="42E192D1" w14:textId="5BD37402" w:rsidR="0076567D" w:rsidRPr="00842C67" w:rsidDel="002E20AF" w:rsidRDefault="0076567D" w:rsidP="002C0F13">
            <w:pPr>
              <w:spacing w:before="0" w:after="160" w:line="259" w:lineRule="auto"/>
              <w:jc w:val="left"/>
              <w:rPr>
                <w:del w:id="3354" w:author="ONOPTCHENKO Xavier" w:date="2019-10-10T15:20:00Z"/>
                <w:lang w:val="en-GB"/>
              </w:rPr>
            </w:pPr>
          </w:p>
        </w:tc>
        <w:tc>
          <w:tcPr>
            <w:tcW w:w="1275" w:type="dxa"/>
          </w:tcPr>
          <w:p w14:paraId="62CA2BDF" w14:textId="5A164EAF" w:rsidR="0076567D" w:rsidRPr="00842C67" w:rsidDel="002E20AF" w:rsidRDefault="0076567D" w:rsidP="002C0F13">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55" w:author="ONOPTCHENKO Xavier" w:date="2019-10-10T15:20:00Z"/>
                <w:lang w:val="en-GB"/>
              </w:rPr>
            </w:pPr>
          </w:p>
        </w:tc>
        <w:tc>
          <w:tcPr>
            <w:tcW w:w="1560" w:type="dxa"/>
          </w:tcPr>
          <w:p w14:paraId="010202F3" w14:textId="24D5873D" w:rsidR="0076567D" w:rsidRPr="00842C67" w:rsidDel="002E20AF" w:rsidRDefault="0076567D" w:rsidP="002C0F13">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56" w:author="ONOPTCHENKO Xavier" w:date="2019-10-10T15:20:00Z"/>
                <w:lang w:val="en-GB"/>
              </w:rPr>
            </w:pPr>
          </w:p>
        </w:tc>
        <w:tc>
          <w:tcPr>
            <w:tcW w:w="1134" w:type="dxa"/>
          </w:tcPr>
          <w:p w14:paraId="4537DE32" w14:textId="2EB1E5B6" w:rsidR="0076567D" w:rsidDel="002E20AF" w:rsidRDefault="0076567D" w:rsidP="002C0F13">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57" w:author="ONOPTCHENKO Xavier" w:date="2019-10-10T15:20:00Z"/>
                <w:lang w:val="en-GB"/>
              </w:rPr>
            </w:pPr>
          </w:p>
        </w:tc>
        <w:tc>
          <w:tcPr>
            <w:tcW w:w="1701" w:type="dxa"/>
          </w:tcPr>
          <w:p w14:paraId="0B540DAB" w14:textId="79C63395" w:rsidR="0076567D" w:rsidDel="002E20AF" w:rsidRDefault="0076567D" w:rsidP="002C0F13">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58" w:author="ONOPTCHENKO Xavier" w:date="2019-10-10T15:20:00Z"/>
                <w:lang w:val="en-GB"/>
              </w:rPr>
            </w:pPr>
          </w:p>
        </w:tc>
        <w:tc>
          <w:tcPr>
            <w:tcW w:w="1276" w:type="dxa"/>
          </w:tcPr>
          <w:p w14:paraId="329D0E79" w14:textId="43B5CB5F" w:rsidR="0076567D" w:rsidDel="002E20AF" w:rsidRDefault="0076567D" w:rsidP="002C0F13">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59" w:author="ONOPTCHENKO Xavier" w:date="2019-10-10T15:20:00Z"/>
                <w:lang w:val="en-GB"/>
              </w:rPr>
            </w:pPr>
          </w:p>
        </w:tc>
        <w:tc>
          <w:tcPr>
            <w:tcW w:w="1559" w:type="dxa"/>
          </w:tcPr>
          <w:p w14:paraId="4E40F805" w14:textId="3047D940" w:rsidR="0076567D" w:rsidDel="002E20AF" w:rsidRDefault="0076567D" w:rsidP="002C0F13">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60" w:author="ONOPTCHENKO Xavier" w:date="2019-10-10T15:20:00Z"/>
                <w:lang w:val="en-GB"/>
              </w:rPr>
            </w:pPr>
          </w:p>
        </w:tc>
        <w:tc>
          <w:tcPr>
            <w:tcW w:w="2694" w:type="dxa"/>
          </w:tcPr>
          <w:p w14:paraId="2D77BD45" w14:textId="4F6628A4" w:rsidR="0076567D" w:rsidDel="002E20AF" w:rsidRDefault="0076567D" w:rsidP="002C0F13">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del w:id="3361" w:author="ONOPTCHENKO Xavier" w:date="2019-10-10T15:20:00Z"/>
                <w:lang w:val="en-GB"/>
              </w:rPr>
            </w:pPr>
          </w:p>
        </w:tc>
      </w:tr>
    </w:tbl>
    <w:p w14:paraId="7FF22ED4" w14:textId="1A28B0FC" w:rsidR="008F3CE3" w:rsidRPr="008F3CE3" w:rsidDel="002E20AF" w:rsidRDefault="008F3CE3" w:rsidP="00104CD0">
      <w:pPr>
        <w:spacing w:before="0" w:after="160" w:line="259" w:lineRule="auto"/>
        <w:jc w:val="left"/>
        <w:rPr>
          <w:del w:id="3362" w:author="ONOPTCHENKO Xavier" w:date="2019-10-10T15:20:00Z"/>
          <w:i/>
        </w:rPr>
      </w:pPr>
    </w:p>
    <w:p w14:paraId="08FB8350" w14:textId="26309DD4" w:rsidR="00104CD0" w:rsidRPr="008F3CE3" w:rsidDel="002E20AF" w:rsidRDefault="00104CD0" w:rsidP="00104CD0">
      <w:pPr>
        <w:spacing w:before="0" w:after="160" w:line="259" w:lineRule="auto"/>
        <w:jc w:val="left"/>
        <w:rPr>
          <w:del w:id="3363" w:author="ONOPTCHENKO Xavier" w:date="2019-10-10T15:20:00Z"/>
          <w:i/>
        </w:rPr>
      </w:pPr>
      <w:del w:id="3364" w:author="ONOPTCHENKO Xavier" w:date="2019-10-10T15:20:00Z">
        <w:r w:rsidRPr="008F3CE3" w:rsidDel="002E20AF">
          <w:rPr>
            <w:i/>
          </w:rPr>
          <w:br w:type="page"/>
        </w:r>
      </w:del>
    </w:p>
    <w:p w14:paraId="33E95720" w14:textId="2B67BFE2" w:rsidR="00104CD0" w:rsidDel="002E20AF" w:rsidRDefault="00104CD0">
      <w:pPr>
        <w:spacing w:before="0" w:after="160" w:line="259" w:lineRule="auto"/>
        <w:jc w:val="left"/>
        <w:rPr>
          <w:del w:id="3365" w:author="ONOPTCHENKO Xavier" w:date="2019-10-10T15:20:00Z"/>
          <w:i/>
        </w:rPr>
        <w:pPrChange w:id="3366" w:author="ONOPTCHENKO Xavier" w:date="2019-10-10T15:20:00Z">
          <w:pPr>
            <w:tabs>
              <w:tab w:val="left" w:pos="983"/>
            </w:tabs>
          </w:pPr>
        </w:pPrChange>
      </w:pPr>
    </w:p>
    <w:p w14:paraId="19C02FE8" w14:textId="4A0615B3" w:rsidR="00AF2F6F" w:rsidDel="002E20AF" w:rsidRDefault="00AF2F6F" w:rsidP="00104CD0">
      <w:pPr>
        <w:tabs>
          <w:tab w:val="left" w:pos="983"/>
        </w:tabs>
        <w:rPr>
          <w:del w:id="3367" w:author="ONOPTCHENKO Xavier" w:date="2019-10-10T15:20:00Z"/>
          <w:i/>
        </w:rPr>
      </w:pPr>
    </w:p>
    <w:p w14:paraId="7CFAA37B" w14:textId="50CE4896" w:rsidR="00AF2F6F" w:rsidDel="002E20AF" w:rsidRDefault="00AF2F6F" w:rsidP="00104CD0">
      <w:pPr>
        <w:tabs>
          <w:tab w:val="left" w:pos="983"/>
        </w:tabs>
        <w:rPr>
          <w:del w:id="3368" w:author="ONOPTCHENKO Xavier" w:date="2019-10-10T15:20:00Z"/>
          <w:i/>
        </w:rPr>
      </w:pPr>
    </w:p>
    <w:p w14:paraId="365E9B79" w14:textId="77777777" w:rsidR="00AF2F6F" w:rsidRDefault="00AF2F6F" w:rsidP="00104CD0">
      <w:pPr>
        <w:tabs>
          <w:tab w:val="left" w:pos="983"/>
        </w:tabs>
        <w:rPr>
          <w:i/>
        </w:rPr>
      </w:pPr>
    </w:p>
    <w:p w14:paraId="667F391C" w14:textId="77777777" w:rsidR="00AF2F6F" w:rsidRPr="008F3CE3" w:rsidRDefault="00AF2F6F" w:rsidP="00104CD0">
      <w:pPr>
        <w:tabs>
          <w:tab w:val="left" w:pos="983"/>
        </w:tabs>
        <w:rPr>
          <w:i/>
        </w:rPr>
        <w:sectPr w:rsidR="00AF2F6F" w:rsidRPr="008F3CE3" w:rsidSect="005902D1">
          <w:pgSz w:w="16838" w:h="11906" w:orient="landscape"/>
          <w:pgMar w:top="1417" w:right="1417" w:bottom="1417" w:left="1417" w:header="708" w:footer="708" w:gutter="0"/>
          <w:cols w:space="708"/>
          <w:docGrid w:linePitch="360"/>
        </w:sectPr>
      </w:pPr>
    </w:p>
    <w:p w14:paraId="39BEE44E" w14:textId="77777777" w:rsidR="00AF2F6F" w:rsidRPr="007638FF" w:rsidRDefault="00AF2F6F" w:rsidP="00AF2F6F">
      <w:pPr>
        <w:pStyle w:val="Titre2"/>
        <w:rPr>
          <w:lang w:val="en-GB"/>
        </w:rPr>
      </w:pPr>
      <w:bookmarkStart w:id="3369" w:name="_Toc21697903"/>
      <w:r w:rsidRPr="007638FF">
        <w:rPr>
          <w:lang w:val="en-GB"/>
        </w:rPr>
        <w:t>Sharing plan - IT Reference conformity</w:t>
      </w:r>
      <w:bookmarkEnd w:id="3369"/>
      <w:r w:rsidRPr="007638FF">
        <w:rPr>
          <w:lang w:val="en-GB"/>
        </w:rPr>
        <w:t xml:space="preserve"> </w:t>
      </w:r>
    </w:p>
    <w:p w14:paraId="6B4944D9" w14:textId="77777777" w:rsidR="00AF2F6F" w:rsidRPr="000A19D6" w:rsidRDefault="00AF2F6F" w:rsidP="00AF2F6F">
      <w:pPr>
        <w:rPr>
          <w:lang w:val="en-GB"/>
        </w:rPr>
      </w:pPr>
    </w:p>
    <w:tbl>
      <w:tblPr>
        <w:tblStyle w:val="Grilleclaire-Accent5"/>
        <w:tblW w:w="8779" w:type="dxa"/>
        <w:tblLook w:val="04A0" w:firstRow="1" w:lastRow="0" w:firstColumn="1" w:lastColumn="0" w:noHBand="0" w:noVBand="1"/>
        <w:tblPrChange w:id="3370" w:author="ONOPTCHENKO Xavier" w:date="2019-10-10T15:41:00Z">
          <w:tblPr>
            <w:tblStyle w:val="Grilleclaire-Accent5"/>
            <w:tblW w:w="10173" w:type="dxa"/>
            <w:tblLook w:val="04A0" w:firstRow="1" w:lastRow="0" w:firstColumn="1" w:lastColumn="0" w:noHBand="0" w:noVBand="1"/>
          </w:tblPr>
        </w:tblPrChange>
      </w:tblPr>
      <w:tblGrid>
        <w:gridCol w:w="2735"/>
        <w:gridCol w:w="1270"/>
        <w:gridCol w:w="4774"/>
        <w:tblGridChange w:id="3371">
          <w:tblGrid>
            <w:gridCol w:w="2735"/>
            <w:gridCol w:w="1270"/>
            <w:gridCol w:w="6168"/>
          </w:tblGrid>
        </w:tblGridChange>
      </w:tblGrid>
      <w:tr w:rsidR="00AF2F6F" w:rsidRPr="0029207F" w14:paraId="4891E829" w14:textId="77777777" w:rsidTr="00CC3E7E">
        <w:trPr>
          <w:cnfStyle w:val="100000000000" w:firstRow="1" w:lastRow="0" w:firstColumn="0" w:lastColumn="0" w:oddVBand="0" w:evenVBand="0" w:oddHBand="0" w:evenHBand="0" w:firstRowFirstColumn="0" w:firstRowLastColumn="0" w:lastRowFirstColumn="0" w:lastRowLastColumn="0"/>
          <w:trHeight w:val="610"/>
          <w:trPrChange w:id="3372" w:author="ONOPTCHENKO Xavier" w:date="2019-10-10T15:41:00Z">
            <w:trPr>
              <w:trHeight w:val="610"/>
            </w:trPr>
          </w:trPrChange>
        </w:trPr>
        <w:tc>
          <w:tcPr>
            <w:cnfStyle w:val="001000000000" w:firstRow="0" w:lastRow="0" w:firstColumn="1" w:lastColumn="0" w:oddVBand="0" w:evenVBand="0" w:oddHBand="0" w:evenHBand="0" w:firstRowFirstColumn="0" w:firstRowLastColumn="0" w:lastRowFirstColumn="0" w:lastRowLastColumn="0"/>
            <w:tcW w:w="8779" w:type="dxa"/>
            <w:gridSpan w:val="3"/>
            <w:tcPrChange w:id="3373" w:author="ONOPTCHENKO Xavier" w:date="2019-10-10T15:41:00Z">
              <w:tcPr>
                <w:tcW w:w="10173" w:type="dxa"/>
                <w:gridSpan w:val="3"/>
              </w:tcPr>
            </w:tcPrChange>
          </w:tcPr>
          <w:p w14:paraId="74E321BB" w14:textId="77777777" w:rsidR="00AF2F6F" w:rsidRPr="00451CBB" w:rsidRDefault="00AF2F6F" w:rsidP="00DC5349">
            <w:pPr>
              <w:widowControl w:val="0"/>
              <w:spacing w:before="40" w:after="40"/>
              <w:cnfStyle w:val="101000000000" w:firstRow="1" w:lastRow="0" w:firstColumn="1" w:lastColumn="0" w:oddVBand="0" w:evenVBand="0" w:oddHBand="0" w:evenHBand="0" w:firstRowFirstColumn="0" w:firstRowLastColumn="0" w:lastRowFirstColumn="0" w:lastRowLastColumn="0"/>
              <w:rPr>
                <w:lang w:val="en-GB"/>
              </w:rPr>
            </w:pPr>
            <w:r>
              <w:rPr>
                <w:bCs w:val="0"/>
                <w:szCs w:val="22"/>
                <w:lang w:val="en-GB"/>
              </w:rPr>
              <w:t>IT policy</w:t>
            </w:r>
            <w:r w:rsidRPr="00451CBB">
              <w:rPr>
                <w:bCs w:val="0"/>
                <w:szCs w:val="22"/>
                <w:lang w:val="en-GB"/>
              </w:rPr>
              <w:t xml:space="preserve"> </w:t>
            </w:r>
            <w:r w:rsidRPr="00451CBB">
              <w:rPr>
                <w:lang w:val="en-GB"/>
              </w:rPr>
              <w:t>used by the project</w:t>
            </w:r>
          </w:p>
        </w:tc>
      </w:tr>
      <w:tr w:rsidR="00AF2F6F" w:rsidRPr="00A27BE1" w14:paraId="0DC966A4" w14:textId="77777777" w:rsidTr="00CC3E7E">
        <w:trPr>
          <w:cnfStyle w:val="000000100000" w:firstRow="0" w:lastRow="0" w:firstColumn="0" w:lastColumn="0" w:oddVBand="0" w:evenVBand="0" w:oddHBand="1" w:evenHBand="0" w:firstRowFirstColumn="0" w:firstRowLastColumn="0" w:lastRowFirstColumn="0" w:lastRowLastColumn="0"/>
          <w:trHeight w:val="610"/>
          <w:trPrChange w:id="3374" w:author="ONOPTCHENKO Xavier" w:date="2019-10-10T15:41:00Z">
            <w:trPr>
              <w:trHeight w:val="610"/>
            </w:trPr>
          </w:trPrChange>
        </w:trPr>
        <w:tc>
          <w:tcPr>
            <w:cnfStyle w:val="001000000000" w:firstRow="0" w:lastRow="0" w:firstColumn="1" w:lastColumn="0" w:oddVBand="0" w:evenVBand="0" w:oddHBand="0" w:evenHBand="0" w:firstRowFirstColumn="0" w:firstRowLastColumn="0" w:lastRowFirstColumn="0" w:lastRowLastColumn="0"/>
            <w:tcW w:w="2735" w:type="dxa"/>
            <w:tcPrChange w:id="3375" w:author="ONOPTCHENKO Xavier" w:date="2019-10-10T15:41:00Z">
              <w:tcPr>
                <w:tcW w:w="2765" w:type="dxa"/>
              </w:tcPr>
            </w:tcPrChange>
          </w:tcPr>
          <w:p w14:paraId="20845605" w14:textId="77777777" w:rsidR="00AF2F6F" w:rsidRPr="00A27BE1" w:rsidRDefault="00AF2F6F" w:rsidP="00DC5349">
            <w:pPr>
              <w:tabs>
                <w:tab w:val="left" w:pos="983"/>
              </w:tabs>
              <w:cnfStyle w:val="001000100000" w:firstRow="0" w:lastRow="0" w:firstColumn="1" w:lastColumn="0" w:oddVBand="0" w:evenVBand="0" w:oddHBand="1" w:evenHBand="0" w:firstRowFirstColumn="0" w:firstRowLastColumn="0" w:lastRowFirstColumn="0" w:lastRowLastColumn="0"/>
            </w:pPr>
            <w:r>
              <w:t xml:space="preserve">Catalog </w:t>
            </w:r>
          </w:p>
        </w:tc>
        <w:tc>
          <w:tcPr>
            <w:tcW w:w="1270" w:type="dxa"/>
            <w:tcPrChange w:id="3376" w:author="ONOPTCHENKO Xavier" w:date="2019-10-10T15:41:00Z">
              <w:tcPr>
                <w:tcW w:w="1147" w:type="dxa"/>
              </w:tcPr>
            </w:tcPrChange>
          </w:tcPr>
          <w:p w14:paraId="0FE4D197" w14:textId="77777777" w:rsidR="00AF2F6F" w:rsidRPr="00A27BE1" w:rsidRDefault="00AF2F6F" w:rsidP="00DC5349">
            <w:pPr>
              <w:tabs>
                <w:tab w:val="left" w:pos="983"/>
              </w:tabs>
              <w:cnfStyle w:val="000000100000" w:firstRow="0" w:lastRow="0" w:firstColumn="0" w:lastColumn="0" w:oddVBand="0" w:evenVBand="0" w:oddHBand="1" w:evenHBand="0" w:firstRowFirstColumn="0" w:firstRowLastColumn="0" w:lastRowFirstColumn="0" w:lastRowLastColumn="0"/>
              <w:rPr>
                <w:b/>
              </w:rPr>
            </w:pPr>
            <w:r>
              <w:t>Version</w:t>
            </w:r>
          </w:p>
        </w:tc>
        <w:tc>
          <w:tcPr>
            <w:tcW w:w="4774" w:type="dxa"/>
            <w:tcPrChange w:id="3377" w:author="ONOPTCHENKO Xavier" w:date="2019-10-10T15:41:00Z">
              <w:tcPr>
                <w:tcW w:w="6261" w:type="dxa"/>
              </w:tcPr>
            </w:tcPrChange>
          </w:tcPr>
          <w:p w14:paraId="5849442D" w14:textId="77777777" w:rsidR="00AF2F6F" w:rsidRPr="00A27BE1" w:rsidRDefault="00AF2F6F" w:rsidP="00DC5349">
            <w:pPr>
              <w:tabs>
                <w:tab w:val="left" w:pos="983"/>
              </w:tabs>
              <w:cnfStyle w:val="000000100000" w:firstRow="0" w:lastRow="0" w:firstColumn="0" w:lastColumn="0" w:oddVBand="0" w:evenVBand="0" w:oddHBand="1" w:evenHBand="0" w:firstRowFirstColumn="0" w:firstRowLastColumn="0" w:lastRowFirstColumn="0" w:lastRowLastColumn="0"/>
              <w:rPr>
                <w:b/>
              </w:rPr>
            </w:pPr>
            <w:r w:rsidRPr="00A27BE1">
              <w:t>Comment</w:t>
            </w:r>
          </w:p>
        </w:tc>
      </w:tr>
      <w:tr w:rsidR="00AF2F6F" w:rsidRPr="004464CA" w14:paraId="211BE225" w14:textId="77777777" w:rsidTr="00CC3E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Change w:id="3378" w:author="ONOPTCHENKO Xavier" w:date="2019-10-10T15:41:00Z">
              <w:tcPr>
                <w:tcW w:w="2765" w:type="dxa"/>
              </w:tcPr>
            </w:tcPrChange>
          </w:tcPr>
          <w:p w14:paraId="02735176" w14:textId="77777777" w:rsidR="00AF2F6F" w:rsidRPr="00451CBB" w:rsidRDefault="00AF2F6F" w:rsidP="00DC5349">
            <w:pPr>
              <w:tabs>
                <w:tab w:val="left" w:pos="983"/>
              </w:tabs>
              <w:cnfStyle w:val="001000010000" w:firstRow="0" w:lastRow="0" w:firstColumn="1" w:lastColumn="0" w:oddVBand="0" w:evenVBand="0" w:oddHBand="0" w:evenHBand="1" w:firstRowFirstColumn="0" w:firstRowLastColumn="0" w:lastRowFirstColumn="0" w:lastRowLastColumn="0"/>
              <w:rPr>
                <w:b w:val="0"/>
                <w:sz w:val="20"/>
              </w:rPr>
            </w:pPr>
            <w:r>
              <w:rPr>
                <w:rFonts w:ascii="Arial" w:eastAsiaTheme="minorHAnsi" w:hAnsi="Arial"/>
                <w:b w:val="0"/>
                <w:bCs w:val="0"/>
                <w:sz w:val="20"/>
                <w:lang w:val="en-GB" w:eastAsia="en-US"/>
              </w:rPr>
              <w:t xml:space="preserve">Cardif </w:t>
            </w:r>
            <w:r w:rsidRPr="00451CBB">
              <w:rPr>
                <w:rFonts w:ascii="Arial" w:eastAsiaTheme="minorHAnsi" w:hAnsi="Arial"/>
                <w:b w:val="0"/>
                <w:bCs w:val="0"/>
                <w:sz w:val="20"/>
                <w:lang w:val="en-GB" w:eastAsia="en-US"/>
              </w:rPr>
              <w:t xml:space="preserve">IT reference catalog </w:t>
            </w:r>
          </w:p>
        </w:tc>
        <w:tc>
          <w:tcPr>
            <w:tcW w:w="1270" w:type="dxa"/>
            <w:tcPrChange w:id="3379" w:author="ONOPTCHENKO Xavier" w:date="2019-10-10T15:41:00Z">
              <w:tcPr>
                <w:tcW w:w="1147" w:type="dxa"/>
              </w:tcPr>
            </w:tcPrChange>
          </w:tcPr>
          <w:p w14:paraId="1D08D1F8" w14:textId="00DE82FC" w:rsidR="00AF2F6F" w:rsidRPr="00451CBB" w:rsidRDefault="00AF2F6F">
            <w:pPr>
              <w:tabs>
                <w:tab w:val="left" w:pos="983"/>
              </w:tabs>
              <w:cnfStyle w:val="000000010000" w:firstRow="0" w:lastRow="0" w:firstColumn="0" w:lastColumn="0" w:oddVBand="0" w:evenVBand="0" w:oddHBand="0" w:evenHBand="1" w:firstRowFirstColumn="0" w:firstRowLastColumn="0" w:lastRowFirstColumn="0" w:lastRowLastColumn="0"/>
              <w:rPr>
                <w:b/>
              </w:rPr>
            </w:pPr>
            <w:del w:id="3380" w:author="ONOPTCHENKO Xavier" w:date="2019-10-10T15:25:00Z">
              <w:r w:rsidDel="002E20AF">
                <w:rPr>
                  <w:b/>
                </w:rPr>
                <w:delText>201x</w:delText>
              </w:r>
            </w:del>
            <w:ins w:id="3381" w:author="ONOPTCHENKO Xavier" w:date="2019-10-10T15:25:00Z">
              <w:r w:rsidR="002E20AF">
                <w:rPr>
                  <w:b/>
                </w:rPr>
                <w:t>2017</w:t>
              </w:r>
            </w:ins>
            <w:r>
              <w:rPr>
                <w:b/>
              </w:rPr>
              <w:t>.</w:t>
            </w:r>
            <w:del w:id="3382" w:author="ONOPTCHENKO Xavier" w:date="2019-10-10T15:26:00Z">
              <w:r w:rsidDel="002E20AF">
                <w:rPr>
                  <w:b/>
                </w:rPr>
                <w:delText>x</w:delText>
              </w:r>
            </w:del>
            <w:ins w:id="3383" w:author="ONOPTCHENKO Xavier" w:date="2019-10-10T15:26:00Z">
              <w:r w:rsidR="002E20AF">
                <w:rPr>
                  <w:b/>
                </w:rPr>
                <w:t>2</w:t>
              </w:r>
            </w:ins>
          </w:p>
        </w:tc>
        <w:tc>
          <w:tcPr>
            <w:tcW w:w="4774" w:type="dxa"/>
            <w:tcPrChange w:id="3384" w:author="ONOPTCHENKO Xavier" w:date="2019-10-10T15:41:00Z">
              <w:tcPr>
                <w:tcW w:w="6261" w:type="dxa"/>
              </w:tcPr>
            </w:tcPrChange>
          </w:tcPr>
          <w:p w14:paraId="766BD01D" w14:textId="77777777" w:rsidR="00AF2F6F" w:rsidRPr="004464CA" w:rsidRDefault="00AF2F6F" w:rsidP="00DC5349">
            <w:pPr>
              <w:tabs>
                <w:tab w:val="left" w:pos="983"/>
              </w:tabs>
              <w:cnfStyle w:val="000000010000" w:firstRow="0" w:lastRow="0" w:firstColumn="0" w:lastColumn="0" w:oddVBand="0" w:evenVBand="0" w:oddHBand="0" w:evenHBand="1" w:firstRowFirstColumn="0" w:firstRowLastColumn="0" w:lastRowFirstColumn="0" w:lastRowLastColumn="0"/>
              <w:rPr>
                <w:b/>
              </w:rPr>
            </w:pPr>
          </w:p>
        </w:tc>
      </w:tr>
    </w:tbl>
    <w:p w14:paraId="45BF77CA" w14:textId="77777777" w:rsidR="00AF2F6F" w:rsidRPr="00B33D7D" w:rsidRDefault="00AF2F6F" w:rsidP="00AF2F6F">
      <w:pPr>
        <w:pStyle w:val="Paragraphedeliste"/>
        <w:rPr>
          <w:lang w:val="en-GB"/>
        </w:rPr>
      </w:pPr>
    </w:p>
    <w:tbl>
      <w:tblPr>
        <w:tblStyle w:val="Grilleclaire-Accent5"/>
        <w:tblW w:w="8779" w:type="dxa"/>
        <w:tblLayout w:type="fixed"/>
        <w:tblLook w:val="0600" w:firstRow="0" w:lastRow="0" w:firstColumn="0" w:lastColumn="0" w:noHBand="1" w:noVBand="1"/>
        <w:tblPrChange w:id="3385" w:author="ONOPTCHENKO Xavier" w:date="2019-10-10T15:41:00Z">
          <w:tblPr>
            <w:tblStyle w:val="Grilleclaire-Accent5"/>
            <w:tblW w:w="10173" w:type="dxa"/>
            <w:tblLayout w:type="fixed"/>
            <w:tblLook w:val="0600" w:firstRow="0" w:lastRow="0" w:firstColumn="0" w:lastColumn="0" w:noHBand="1" w:noVBand="1"/>
          </w:tblPr>
        </w:tblPrChange>
      </w:tblPr>
      <w:tblGrid>
        <w:gridCol w:w="841"/>
        <w:gridCol w:w="851"/>
        <w:gridCol w:w="850"/>
        <w:gridCol w:w="1276"/>
        <w:gridCol w:w="992"/>
        <w:gridCol w:w="850"/>
        <w:gridCol w:w="709"/>
        <w:gridCol w:w="992"/>
        <w:gridCol w:w="1418"/>
        <w:tblGridChange w:id="3386">
          <w:tblGrid>
            <w:gridCol w:w="1384"/>
            <w:gridCol w:w="851"/>
            <w:gridCol w:w="850"/>
            <w:gridCol w:w="1559"/>
            <w:gridCol w:w="1560"/>
            <w:gridCol w:w="850"/>
            <w:gridCol w:w="709"/>
            <w:gridCol w:w="992"/>
            <w:gridCol w:w="1418"/>
          </w:tblGrid>
        </w:tblGridChange>
      </w:tblGrid>
      <w:tr w:rsidR="00AF2F6F" w:rsidRPr="00300D61" w14:paraId="646E5B4A" w14:textId="77777777" w:rsidTr="00CC3E7E">
        <w:trPr>
          <w:trHeight w:val="701"/>
          <w:trPrChange w:id="3387" w:author="ONOPTCHENKO Xavier" w:date="2019-10-10T15:41:00Z">
            <w:trPr>
              <w:trHeight w:val="701"/>
            </w:trPr>
          </w:trPrChange>
        </w:trPr>
        <w:tc>
          <w:tcPr>
            <w:tcW w:w="841" w:type="dxa"/>
            <w:vMerge w:val="restart"/>
            <w:hideMark/>
            <w:tcPrChange w:id="3388" w:author="ONOPTCHENKO Xavier" w:date="2019-10-10T15:41:00Z">
              <w:tcPr>
                <w:tcW w:w="1384" w:type="dxa"/>
                <w:vMerge w:val="restart"/>
                <w:hideMark/>
              </w:tcPr>
            </w:tcPrChange>
          </w:tcPr>
          <w:p w14:paraId="5D634BC2" w14:textId="77777777" w:rsidR="00AF2F6F" w:rsidRPr="00300D61" w:rsidRDefault="00AF2F6F" w:rsidP="00DC5349">
            <w:pPr>
              <w:rPr>
                <w:b/>
                <w:lang w:val="en-US" w:eastAsia="ja-JP"/>
              </w:rPr>
            </w:pPr>
          </w:p>
        </w:tc>
        <w:tc>
          <w:tcPr>
            <w:tcW w:w="851" w:type="dxa"/>
            <w:vMerge w:val="restart"/>
            <w:hideMark/>
            <w:tcPrChange w:id="3389" w:author="ONOPTCHENKO Xavier" w:date="2019-10-10T15:41:00Z">
              <w:tcPr>
                <w:tcW w:w="851" w:type="dxa"/>
                <w:vMerge w:val="restart"/>
                <w:hideMark/>
              </w:tcPr>
            </w:tcPrChange>
          </w:tcPr>
          <w:p w14:paraId="455E4757" w14:textId="77777777" w:rsidR="00AF2F6F" w:rsidRPr="00AF565D" w:rsidRDefault="00AF2F6F" w:rsidP="00DC5349">
            <w:pPr>
              <w:jc w:val="center"/>
              <w:rPr>
                <w:b/>
                <w:sz w:val="20"/>
                <w:lang w:val="en-US" w:eastAsia="ja-JP"/>
              </w:rPr>
            </w:pPr>
            <w:r w:rsidRPr="00AF565D">
              <w:rPr>
                <w:rFonts w:cs="Times New Roman"/>
                <w:b/>
                <w:bCs/>
                <w:color w:val="000000" w:themeColor="text1"/>
                <w:kern w:val="24"/>
                <w:sz w:val="20"/>
                <w:lang w:eastAsia="ja-JP"/>
              </w:rPr>
              <w:t>Version</w:t>
            </w:r>
          </w:p>
        </w:tc>
        <w:tc>
          <w:tcPr>
            <w:tcW w:w="850" w:type="dxa"/>
            <w:vMerge w:val="restart"/>
            <w:tcPrChange w:id="3390" w:author="ONOPTCHENKO Xavier" w:date="2019-10-10T15:41:00Z">
              <w:tcPr>
                <w:tcW w:w="850" w:type="dxa"/>
                <w:vMerge w:val="restart"/>
              </w:tcPr>
            </w:tcPrChange>
          </w:tcPr>
          <w:p w14:paraId="4CE3A3BB" w14:textId="77777777" w:rsidR="00AF2F6F" w:rsidRPr="00AF565D" w:rsidRDefault="00AF2F6F" w:rsidP="00DC5349">
            <w:pPr>
              <w:jc w:val="center"/>
              <w:rPr>
                <w:rFonts w:cs="Times New Roman"/>
                <w:b/>
                <w:bCs/>
                <w:color w:val="000000" w:themeColor="text1"/>
                <w:kern w:val="24"/>
                <w:sz w:val="20"/>
                <w:lang w:eastAsia="ja-JP"/>
              </w:rPr>
            </w:pPr>
            <w:r w:rsidRPr="00AF565D">
              <w:rPr>
                <w:rFonts w:cs="Times New Roman"/>
                <w:b/>
                <w:bCs/>
                <w:color w:val="000000" w:themeColor="text1"/>
                <w:kern w:val="24"/>
                <w:sz w:val="20"/>
                <w:lang w:eastAsia="ja-JP"/>
              </w:rPr>
              <w:t>Family</w:t>
            </w:r>
          </w:p>
        </w:tc>
        <w:tc>
          <w:tcPr>
            <w:tcW w:w="1276" w:type="dxa"/>
            <w:vMerge w:val="restart"/>
            <w:tcPrChange w:id="3391" w:author="ONOPTCHENKO Xavier" w:date="2019-10-10T15:41:00Z">
              <w:tcPr>
                <w:tcW w:w="1559" w:type="dxa"/>
                <w:vMerge w:val="restart"/>
              </w:tcPr>
            </w:tcPrChange>
          </w:tcPr>
          <w:p w14:paraId="540D0F94" w14:textId="77777777" w:rsidR="00AF2F6F" w:rsidRPr="00AF565D" w:rsidRDefault="00AF2F6F" w:rsidP="00DC5349">
            <w:pPr>
              <w:jc w:val="center"/>
              <w:rPr>
                <w:b/>
                <w:sz w:val="20"/>
                <w:lang w:val="en-US" w:eastAsia="ja-JP"/>
              </w:rPr>
            </w:pPr>
            <w:r>
              <w:rPr>
                <w:rFonts w:cs="Times New Roman"/>
                <w:b/>
                <w:bCs/>
                <w:color w:val="000000" w:themeColor="text1"/>
                <w:kern w:val="24"/>
                <w:sz w:val="20"/>
                <w:lang w:val="en-US" w:eastAsia="ja-JP"/>
              </w:rPr>
              <w:t xml:space="preserve">Group It standard </w:t>
            </w:r>
            <w:r w:rsidRPr="00AF565D">
              <w:rPr>
                <w:rFonts w:cs="Times New Roman"/>
                <w:b/>
                <w:bCs/>
                <w:color w:val="000000" w:themeColor="text1"/>
                <w:kern w:val="24"/>
                <w:sz w:val="20"/>
                <w:lang w:val="en-US" w:eastAsia="ja-JP"/>
              </w:rPr>
              <w:t>(Core book)</w:t>
            </w:r>
          </w:p>
        </w:tc>
        <w:tc>
          <w:tcPr>
            <w:tcW w:w="992" w:type="dxa"/>
            <w:vMerge w:val="restart"/>
            <w:hideMark/>
            <w:tcPrChange w:id="3392" w:author="ONOPTCHENKO Xavier" w:date="2019-10-10T15:41:00Z">
              <w:tcPr>
                <w:tcW w:w="1560" w:type="dxa"/>
                <w:vMerge w:val="restart"/>
                <w:hideMark/>
              </w:tcPr>
            </w:tcPrChange>
          </w:tcPr>
          <w:p w14:paraId="141B8805" w14:textId="77777777" w:rsidR="00AF2F6F" w:rsidRPr="00AF565D" w:rsidRDefault="00AF2F6F" w:rsidP="00DC5349">
            <w:pPr>
              <w:jc w:val="center"/>
              <w:rPr>
                <w:b/>
                <w:sz w:val="20"/>
                <w:lang w:val="en-US" w:eastAsia="ja-JP"/>
              </w:rPr>
            </w:pPr>
            <w:r w:rsidRPr="00AF565D">
              <w:rPr>
                <w:rFonts w:cs="Times New Roman"/>
                <w:b/>
                <w:bCs/>
                <w:color w:val="000000" w:themeColor="text1"/>
                <w:kern w:val="24"/>
                <w:sz w:val="20"/>
                <w:lang w:eastAsia="ja-JP"/>
              </w:rPr>
              <w:t>Local reference(Cardif catalog)</w:t>
            </w:r>
          </w:p>
        </w:tc>
        <w:tc>
          <w:tcPr>
            <w:tcW w:w="2551" w:type="dxa"/>
            <w:gridSpan w:val="3"/>
            <w:hideMark/>
            <w:tcPrChange w:id="3393" w:author="ONOPTCHENKO Xavier" w:date="2019-10-10T15:41:00Z">
              <w:tcPr>
                <w:tcW w:w="2551" w:type="dxa"/>
                <w:gridSpan w:val="3"/>
                <w:hideMark/>
              </w:tcPr>
            </w:tcPrChange>
          </w:tcPr>
          <w:p w14:paraId="7F3DE6D4" w14:textId="77777777" w:rsidR="00AF2F6F" w:rsidRPr="00AF565D" w:rsidRDefault="00AF2F6F" w:rsidP="00DC5349">
            <w:pPr>
              <w:rPr>
                <w:b/>
                <w:sz w:val="20"/>
                <w:lang w:val="en-US" w:eastAsia="ja-JP"/>
              </w:rPr>
            </w:pPr>
            <w:r w:rsidRPr="00AF565D">
              <w:rPr>
                <w:rFonts w:cs="Times New Roman"/>
                <w:b/>
                <w:bCs/>
                <w:color w:val="000000" w:themeColor="text1"/>
                <w:kern w:val="24"/>
                <w:sz w:val="20"/>
                <w:lang w:val="en-US" w:eastAsia="ja-JP"/>
              </w:rPr>
              <w:t xml:space="preserve"> </w:t>
            </w:r>
          </w:p>
          <w:p w14:paraId="04CD4A01" w14:textId="77777777" w:rsidR="00AF2F6F" w:rsidRPr="00AF565D" w:rsidRDefault="00AF2F6F" w:rsidP="00DC5349">
            <w:pPr>
              <w:jc w:val="center"/>
              <w:rPr>
                <w:b/>
                <w:bCs/>
                <w:color w:val="000000" w:themeColor="text1"/>
                <w:kern w:val="24"/>
                <w:sz w:val="20"/>
                <w:lang w:val="en-GB" w:eastAsia="ja-JP"/>
              </w:rPr>
            </w:pPr>
            <w:r w:rsidRPr="00AF565D">
              <w:rPr>
                <w:b/>
                <w:bCs/>
                <w:color w:val="000000" w:themeColor="text1"/>
                <w:kern w:val="24"/>
                <w:sz w:val="20"/>
                <w:lang w:val="en-GB" w:eastAsia="ja-JP"/>
              </w:rPr>
              <w:t>Workspace 2020 compatiblity</w:t>
            </w:r>
          </w:p>
        </w:tc>
        <w:tc>
          <w:tcPr>
            <w:tcW w:w="1418" w:type="dxa"/>
            <w:vMerge w:val="restart"/>
            <w:hideMark/>
            <w:tcPrChange w:id="3394" w:author="ONOPTCHENKO Xavier" w:date="2019-10-10T15:41:00Z">
              <w:tcPr>
                <w:tcW w:w="1418" w:type="dxa"/>
                <w:vMerge w:val="restart"/>
                <w:hideMark/>
              </w:tcPr>
            </w:tcPrChange>
          </w:tcPr>
          <w:p w14:paraId="529CCCEC" w14:textId="77777777" w:rsidR="00AF2F6F" w:rsidRPr="00AF565D" w:rsidRDefault="00AF2F6F" w:rsidP="00DC5349">
            <w:pPr>
              <w:jc w:val="center"/>
              <w:rPr>
                <w:b/>
                <w:sz w:val="20"/>
                <w:lang w:val="en-US" w:eastAsia="ja-JP"/>
              </w:rPr>
            </w:pPr>
            <w:r w:rsidRPr="00AF565D">
              <w:rPr>
                <w:b/>
                <w:bCs/>
                <w:color w:val="000000" w:themeColor="text1"/>
                <w:kern w:val="24"/>
                <w:sz w:val="20"/>
                <w:lang w:eastAsia="ja-JP"/>
              </w:rPr>
              <w:t>End of support date</w:t>
            </w:r>
          </w:p>
        </w:tc>
      </w:tr>
      <w:tr w:rsidR="00AF2F6F" w:rsidRPr="00A31F07" w14:paraId="4128EAC3" w14:textId="77777777" w:rsidTr="00CC3E7E">
        <w:trPr>
          <w:trHeight w:val="285"/>
          <w:trPrChange w:id="3395" w:author="ONOPTCHENKO Xavier" w:date="2019-10-10T15:41:00Z">
            <w:trPr>
              <w:trHeight w:val="285"/>
            </w:trPr>
          </w:trPrChange>
        </w:trPr>
        <w:tc>
          <w:tcPr>
            <w:tcW w:w="841" w:type="dxa"/>
            <w:vMerge/>
            <w:hideMark/>
            <w:tcPrChange w:id="3396" w:author="ONOPTCHENKO Xavier" w:date="2019-10-10T15:41:00Z">
              <w:tcPr>
                <w:tcW w:w="1384" w:type="dxa"/>
                <w:vMerge/>
                <w:hideMark/>
              </w:tcPr>
            </w:tcPrChange>
          </w:tcPr>
          <w:p w14:paraId="78B112C0" w14:textId="77777777" w:rsidR="00AF2F6F" w:rsidRPr="00A31F07" w:rsidRDefault="00AF2F6F" w:rsidP="00DC5349">
            <w:pPr>
              <w:rPr>
                <w:lang w:val="en-US" w:eastAsia="ja-JP"/>
              </w:rPr>
            </w:pPr>
          </w:p>
        </w:tc>
        <w:tc>
          <w:tcPr>
            <w:tcW w:w="851" w:type="dxa"/>
            <w:vMerge/>
            <w:hideMark/>
            <w:tcPrChange w:id="3397" w:author="ONOPTCHENKO Xavier" w:date="2019-10-10T15:41:00Z">
              <w:tcPr>
                <w:tcW w:w="851" w:type="dxa"/>
                <w:vMerge/>
                <w:hideMark/>
              </w:tcPr>
            </w:tcPrChange>
          </w:tcPr>
          <w:p w14:paraId="3C294D08" w14:textId="77777777" w:rsidR="00AF2F6F" w:rsidRPr="00A31F07" w:rsidRDefault="00AF2F6F" w:rsidP="00DC5349">
            <w:pPr>
              <w:rPr>
                <w:lang w:val="en-US" w:eastAsia="ja-JP"/>
              </w:rPr>
            </w:pPr>
          </w:p>
        </w:tc>
        <w:tc>
          <w:tcPr>
            <w:tcW w:w="850" w:type="dxa"/>
            <w:vMerge/>
            <w:tcPrChange w:id="3398" w:author="ONOPTCHENKO Xavier" w:date="2019-10-10T15:41:00Z">
              <w:tcPr>
                <w:tcW w:w="850" w:type="dxa"/>
                <w:vMerge/>
              </w:tcPr>
            </w:tcPrChange>
          </w:tcPr>
          <w:p w14:paraId="177CFA5C" w14:textId="77777777" w:rsidR="00AF2F6F" w:rsidRDefault="00AF2F6F" w:rsidP="00DC5349">
            <w:pPr>
              <w:rPr>
                <w:lang w:val="en-US" w:eastAsia="ja-JP"/>
              </w:rPr>
            </w:pPr>
          </w:p>
        </w:tc>
        <w:tc>
          <w:tcPr>
            <w:tcW w:w="1276" w:type="dxa"/>
            <w:vMerge/>
            <w:tcPrChange w:id="3399" w:author="ONOPTCHENKO Xavier" w:date="2019-10-10T15:41:00Z">
              <w:tcPr>
                <w:tcW w:w="1559" w:type="dxa"/>
                <w:vMerge/>
              </w:tcPr>
            </w:tcPrChange>
          </w:tcPr>
          <w:p w14:paraId="309D55B8" w14:textId="77777777" w:rsidR="00AF2F6F" w:rsidRPr="00A31F07" w:rsidRDefault="00AF2F6F" w:rsidP="00DC5349">
            <w:pPr>
              <w:rPr>
                <w:lang w:val="en-US" w:eastAsia="ja-JP"/>
              </w:rPr>
            </w:pPr>
          </w:p>
        </w:tc>
        <w:tc>
          <w:tcPr>
            <w:tcW w:w="992" w:type="dxa"/>
            <w:vMerge/>
            <w:hideMark/>
            <w:tcPrChange w:id="3400" w:author="ONOPTCHENKO Xavier" w:date="2019-10-10T15:41:00Z">
              <w:tcPr>
                <w:tcW w:w="1560" w:type="dxa"/>
                <w:vMerge/>
                <w:hideMark/>
              </w:tcPr>
            </w:tcPrChange>
          </w:tcPr>
          <w:p w14:paraId="1EEE3376" w14:textId="77777777" w:rsidR="00AF2F6F" w:rsidRPr="00A31F07" w:rsidRDefault="00AF2F6F" w:rsidP="00DC5349">
            <w:pPr>
              <w:rPr>
                <w:lang w:val="en-US" w:eastAsia="ja-JP"/>
              </w:rPr>
            </w:pPr>
          </w:p>
        </w:tc>
        <w:tc>
          <w:tcPr>
            <w:tcW w:w="850" w:type="dxa"/>
            <w:hideMark/>
            <w:tcPrChange w:id="3401" w:author="ONOPTCHENKO Xavier" w:date="2019-10-10T15:41:00Z">
              <w:tcPr>
                <w:tcW w:w="850" w:type="dxa"/>
                <w:hideMark/>
              </w:tcPr>
            </w:tcPrChange>
          </w:tcPr>
          <w:p w14:paraId="3338F183" w14:textId="77777777" w:rsidR="00AF2F6F" w:rsidRPr="00AF565D" w:rsidRDefault="00AF2F6F" w:rsidP="00DC5349">
            <w:pPr>
              <w:rPr>
                <w:sz w:val="16"/>
                <w:szCs w:val="16"/>
                <w:lang w:val="en-US" w:eastAsia="ja-JP"/>
              </w:rPr>
            </w:pPr>
            <w:r w:rsidRPr="00AF565D">
              <w:rPr>
                <w:sz w:val="16"/>
                <w:szCs w:val="16"/>
                <w:lang w:val="en-US" w:eastAsia="ja-JP"/>
              </w:rPr>
              <w:t>Windows 10</w:t>
            </w:r>
          </w:p>
        </w:tc>
        <w:tc>
          <w:tcPr>
            <w:tcW w:w="709" w:type="dxa"/>
            <w:hideMark/>
            <w:tcPrChange w:id="3402" w:author="ONOPTCHENKO Xavier" w:date="2019-10-10T15:41:00Z">
              <w:tcPr>
                <w:tcW w:w="709" w:type="dxa"/>
                <w:hideMark/>
              </w:tcPr>
            </w:tcPrChange>
          </w:tcPr>
          <w:p w14:paraId="2A95F88C" w14:textId="77777777" w:rsidR="00AF2F6F" w:rsidRPr="00AF565D" w:rsidRDefault="00AF2F6F" w:rsidP="00DC5349">
            <w:pPr>
              <w:rPr>
                <w:sz w:val="16"/>
                <w:szCs w:val="16"/>
                <w:lang w:val="en-US" w:eastAsia="ja-JP"/>
              </w:rPr>
            </w:pPr>
            <w:r w:rsidRPr="00AF565D">
              <w:rPr>
                <w:sz w:val="16"/>
                <w:szCs w:val="16"/>
                <w:lang w:val="en-US" w:eastAsia="ja-JP"/>
              </w:rPr>
              <w:t>EDGE</w:t>
            </w:r>
          </w:p>
        </w:tc>
        <w:tc>
          <w:tcPr>
            <w:tcW w:w="992" w:type="dxa"/>
            <w:hideMark/>
            <w:tcPrChange w:id="3403" w:author="ONOPTCHENKO Xavier" w:date="2019-10-10T15:41:00Z">
              <w:tcPr>
                <w:tcW w:w="992" w:type="dxa"/>
                <w:hideMark/>
              </w:tcPr>
            </w:tcPrChange>
          </w:tcPr>
          <w:p w14:paraId="566CD10C" w14:textId="77777777" w:rsidR="00AF2F6F" w:rsidRPr="00AF565D" w:rsidRDefault="00AF2F6F" w:rsidP="00DC5349">
            <w:pPr>
              <w:rPr>
                <w:sz w:val="16"/>
                <w:szCs w:val="16"/>
                <w:lang w:val="en-US" w:eastAsia="ja-JP"/>
              </w:rPr>
            </w:pPr>
            <w:r w:rsidRPr="00AF565D">
              <w:rPr>
                <w:bCs/>
                <w:color w:val="000000" w:themeColor="text1"/>
                <w:kern w:val="24"/>
                <w:sz w:val="16"/>
                <w:szCs w:val="16"/>
                <w:lang w:val="en-GB" w:eastAsia="ja-JP"/>
              </w:rPr>
              <w:t>Office 2016</w:t>
            </w:r>
          </w:p>
        </w:tc>
        <w:tc>
          <w:tcPr>
            <w:tcW w:w="1418" w:type="dxa"/>
            <w:vMerge/>
            <w:hideMark/>
            <w:tcPrChange w:id="3404" w:author="ONOPTCHENKO Xavier" w:date="2019-10-10T15:41:00Z">
              <w:tcPr>
                <w:tcW w:w="1418" w:type="dxa"/>
                <w:vMerge/>
                <w:hideMark/>
              </w:tcPr>
            </w:tcPrChange>
          </w:tcPr>
          <w:p w14:paraId="279CB06C" w14:textId="77777777" w:rsidR="00AF2F6F" w:rsidRPr="00A31F07" w:rsidRDefault="00AF2F6F" w:rsidP="00DC5349">
            <w:pPr>
              <w:rPr>
                <w:lang w:val="en-US" w:eastAsia="ja-JP"/>
              </w:rPr>
            </w:pPr>
          </w:p>
        </w:tc>
      </w:tr>
      <w:tr w:rsidR="00AF2F6F" w:rsidRPr="00A31F07" w14:paraId="33D71475" w14:textId="77777777" w:rsidTr="00CC3E7E">
        <w:trPr>
          <w:trHeight w:val="298"/>
          <w:trPrChange w:id="3405" w:author="ONOPTCHENKO Xavier" w:date="2019-10-10T15:41:00Z">
            <w:trPr>
              <w:trHeight w:val="298"/>
            </w:trPr>
          </w:trPrChange>
        </w:trPr>
        <w:tc>
          <w:tcPr>
            <w:tcW w:w="841" w:type="dxa"/>
            <w:hideMark/>
            <w:tcPrChange w:id="3406" w:author="ONOPTCHENKO Xavier" w:date="2019-10-10T15:41:00Z">
              <w:tcPr>
                <w:tcW w:w="1384" w:type="dxa"/>
                <w:hideMark/>
              </w:tcPr>
            </w:tcPrChange>
          </w:tcPr>
          <w:p w14:paraId="59C31846" w14:textId="6293FC8A" w:rsidR="00AF2F6F" w:rsidRPr="00A31F07" w:rsidRDefault="00AF2F6F" w:rsidP="00DC5349">
            <w:pPr>
              <w:rPr>
                <w:lang w:val="en-US" w:eastAsia="ja-JP"/>
              </w:rPr>
            </w:pPr>
            <w:del w:id="3407" w:author="ONOPTCHENKO Xavier" w:date="2019-10-10T15:22:00Z">
              <w:r w:rsidRPr="00A31F07" w:rsidDel="002E20AF">
                <w:rPr>
                  <w:rFonts w:cs="Times New Roman"/>
                  <w:bCs/>
                  <w:color w:val="000000" w:themeColor="text1"/>
                  <w:kern w:val="24"/>
                  <w:lang w:eastAsia="ja-JP"/>
                </w:rPr>
                <w:delText>Software xxx</w:delText>
              </w:r>
            </w:del>
            <w:ins w:id="3408" w:author="ONOPTCHENKO Xavier" w:date="2019-10-10T15:22:00Z">
              <w:r w:rsidR="002E20AF">
                <w:rPr>
                  <w:rFonts w:cs="Times New Roman"/>
                  <w:bCs/>
                  <w:color w:val="000000" w:themeColor="text1"/>
                  <w:kern w:val="24"/>
                  <w:lang w:eastAsia="ja-JP"/>
                </w:rPr>
                <w:t>Spotfire</w:t>
              </w:r>
            </w:ins>
          </w:p>
        </w:tc>
        <w:tc>
          <w:tcPr>
            <w:tcW w:w="851" w:type="dxa"/>
            <w:hideMark/>
            <w:tcPrChange w:id="3409" w:author="ONOPTCHENKO Xavier" w:date="2019-10-10T15:41:00Z">
              <w:tcPr>
                <w:tcW w:w="851" w:type="dxa"/>
                <w:hideMark/>
              </w:tcPr>
            </w:tcPrChange>
          </w:tcPr>
          <w:p w14:paraId="2C8722AD" w14:textId="67D47A13" w:rsidR="00AF2F6F" w:rsidRPr="00A31F07" w:rsidRDefault="002E20AF" w:rsidP="00DC5349">
            <w:pPr>
              <w:rPr>
                <w:lang w:val="en-US" w:eastAsia="ja-JP"/>
              </w:rPr>
            </w:pPr>
            <w:ins w:id="3410" w:author="ONOPTCHENKO Xavier" w:date="2019-10-10T15:22:00Z">
              <w:r>
                <w:rPr>
                  <w:lang w:val="en-US" w:eastAsia="ja-JP"/>
                </w:rPr>
                <w:t>10.5</w:t>
              </w:r>
            </w:ins>
          </w:p>
        </w:tc>
        <w:tc>
          <w:tcPr>
            <w:tcW w:w="850" w:type="dxa"/>
            <w:tcPrChange w:id="3411" w:author="ONOPTCHENKO Xavier" w:date="2019-10-10T15:41:00Z">
              <w:tcPr>
                <w:tcW w:w="850" w:type="dxa"/>
              </w:tcPr>
            </w:tcPrChange>
          </w:tcPr>
          <w:p w14:paraId="574A1A3E" w14:textId="4833F9D7" w:rsidR="00AF2F6F" w:rsidRDefault="002E20AF" w:rsidP="00DC5349">
            <w:pPr>
              <w:rPr>
                <w:lang w:val="en-US" w:eastAsia="ja-JP"/>
              </w:rPr>
            </w:pPr>
            <w:ins w:id="3412" w:author="ONOPTCHENKO Xavier" w:date="2019-10-10T15:23:00Z">
              <w:r>
                <w:rPr>
                  <w:lang w:val="en-US" w:eastAsia="ja-JP"/>
                </w:rPr>
                <w:t>BI</w:t>
              </w:r>
            </w:ins>
          </w:p>
        </w:tc>
        <w:tc>
          <w:tcPr>
            <w:tcW w:w="1276" w:type="dxa"/>
            <w:tcPrChange w:id="3413" w:author="ONOPTCHENKO Xavier" w:date="2019-10-10T15:41:00Z">
              <w:tcPr>
                <w:tcW w:w="1559" w:type="dxa"/>
              </w:tcPr>
            </w:tcPrChange>
          </w:tcPr>
          <w:p w14:paraId="50DD9CBB" w14:textId="3EBCFE06" w:rsidR="00AF2F6F" w:rsidRPr="00A31F07" w:rsidRDefault="002E20AF" w:rsidP="00DC5349">
            <w:pPr>
              <w:rPr>
                <w:lang w:val="en-US" w:eastAsia="ja-JP"/>
              </w:rPr>
            </w:pPr>
            <w:ins w:id="3414" w:author="ONOPTCHENKO Xavier" w:date="2019-10-10T15:23:00Z">
              <w:r>
                <w:rPr>
                  <w:lang w:val="en-US" w:eastAsia="ja-JP"/>
                </w:rPr>
                <w:t>No</w:t>
              </w:r>
            </w:ins>
          </w:p>
        </w:tc>
        <w:tc>
          <w:tcPr>
            <w:tcW w:w="992" w:type="dxa"/>
            <w:hideMark/>
            <w:tcPrChange w:id="3415" w:author="ONOPTCHENKO Xavier" w:date="2019-10-10T15:41:00Z">
              <w:tcPr>
                <w:tcW w:w="1560" w:type="dxa"/>
                <w:hideMark/>
              </w:tcPr>
            </w:tcPrChange>
          </w:tcPr>
          <w:p w14:paraId="60D29476" w14:textId="7A134557" w:rsidR="00AF2F6F" w:rsidRPr="00A31F07" w:rsidRDefault="002E20AF" w:rsidP="00DC5349">
            <w:pPr>
              <w:rPr>
                <w:lang w:val="en-US" w:eastAsia="ja-JP"/>
              </w:rPr>
            </w:pPr>
            <w:ins w:id="3416" w:author="ONOPTCHENKO Xavier" w:date="2019-10-10T15:23:00Z">
              <w:r>
                <w:rPr>
                  <w:lang w:val="en-US" w:eastAsia="ja-JP"/>
                </w:rPr>
                <w:t>No</w:t>
              </w:r>
            </w:ins>
          </w:p>
        </w:tc>
        <w:tc>
          <w:tcPr>
            <w:tcW w:w="850" w:type="dxa"/>
            <w:hideMark/>
            <w:tcPrChange w:id="3417" w:author="ONOPTCHENKO Xavier" w:date="2019-10-10T15:41:00Z">
              <w:tcPr>
                <w:tcW w:w="850" w:type="dxa"/>
                <w:hideMark/>
              </w:tcPr>
            </w:tcPrChange>
          </w:tcPr>
          <w:p w14:paraId="09966D9A" w14:textId="725FEA7B" w:rsidR="00AF2F6F" w:rsidRPr="00A31F07" w:rsidRDefault="002E20AF" w:rsidP="00DC5349">
            <w:pPr>
              <w:rPr>
                <w:lang w:val="en-US" w:eastAsia="ja-JP"/>
              </w:rPr>
            </w:pPr>
            <w:ins w:id="3418" w:author="ONOPTCHENKO Xavier" w:date="2019-10-10T15:24:00Z">
              <w:r>
                <w:rPr>
                  <w:lang w:val="en-US" w:eastAsia="ja-JP"/>
                </w:rPr>
                <w:t>Oui</w:t>
              </w:r>
            </w:ins>
          </w:p>
        </w:tc>
        <w:tc>
          <w:tcPr>
            <w:tcW w:w="709" w:type="dxa"/>
            <w:hideMark/>
            <w:tcPrChange w:id="3419" w:author="ONOPTCHENKO Xavier" w:date="2019-10-10T15:41:00Z">
              <w:tcPr>
                <w:tcW w:w="709" w:type="dxa"/>
                <w:hideMark/>
              </w:tcPr>
            </w:tcPrChange>
          </w:tcPr>
          <w:p w14:paraId="6AF774A6" w14:textId="1B01EB73" w:rsidR="00AF2F6F" w:rsidRPr="00A31F07" w:rsidRDefault="002E20AF" w:rsidP="00DC5349">
            <w:pPr>
              <w:rPr>
                <w:lang w:val="en-US" w:eastAsia="ja-JP"/>
              </w:rPr>
            </w:pPr>
            <w:ins w:id="3420" w:author="ONOPTCHENKO Xavier" w:date="2019-10-10T15:24:00Z">
              <w:r>
                <w:rPr>
                  <w:lang w:val="en-US" w:eastAsia="ja-JP"/>
                </w:rPr>
                <w:t>Oui</w:t>
              </w:r>
            </w:ins>
          </w:p>
        </w:tc>
        <w:tc>
          <w:tcPr>
            <w:tcW w:w="992" w:type="dxa"/>
            <w:hideMark/>
            <w:tcPrChange w:id="3421" w:author="ONOPTCHENKO Xavier" w:date="2019-10-10T15:41:00Z">
              <w:tcPr>
                <w:tcW w:w="992" w:type="dxa"/>
                <w:hideMark/>
              </w:tcPr>
            </w:tcPrChange>
          </w:tcPr>
          <w:p w14:paraId="3242FDFD" w14:textId="2EB5039D" w:rsidR="00AF2F6F" w:rsidRPr="00A31F07" w:rsidRDefault="002E20AF" w:rsidP="00DC5349">
            <w:pPr>
              <w:rPr>
                <w:lang w:val="en-US" w:eastAsia="ja-JP"/>
              </w:rPr>
            </w:pPr>
            <w:ins w:id="3422" w:author="ONOPTCHENKO Xavier" w:date="2019-10-10T15:24:00Z">
              <w:r>
                <w:rPr>
                  <w:lang w:val="en-US" w:eastAsia="ja-JP"/>
                </w:rPr>
                <w:t>N/A</w:t>
              </w:r>
            </w:ins>
          </w:p>
        </w:tc>
        <w:tc>
          <w:tcPr>
            <w:tcW w:w="1418" w:type="dxa"/>
            <w:hideMark/>
            <w:tcPrChange w:id="3423" w:author="ONOPTCHENKO Xavier" w:date="2019-10-10T15:41:00Z">
              <w:tcPr>
                <w:tcW w:w="1418" w:type="dxa"/>
                <w:hideMark/>
              </w:tcPr>
            </w:tcPrChange>
          </w:tcPr>
          <w:p w14:paraId="4F16AC26" w14:textId="7BA6CA59" w:rsidR="00AF2F6F" w:rsidRPr="00A31F07" w:rsidRDefault="002E20AF" w:rsidP="00DC5349">
            <w:pPr>
              <w:rPr>
                <w:lang w:val="en-US" w:eastAsia="ja-JP"/>
              </w:rPr>
            </w:pPr>
            <w:ins w:id="3424" w:author="ONOPTCHENKO Xavier" w:date="2019-10-10T15:24:00Z">
              <w:r>
                <w:rPr>
                  <w:lang w:val="en-US" w:eastAsia="ja-JP"/>
                </w:rPr>
                <w:t>Aucune à date</w:t>
              </w:r>
            </w:ins>
          </w:p>
        </w:tc>
      </w:tr>
      <w:tr w:rsidR="00AF2F6F" w:rsidRPr="00A31F07" w:rsidDel="002E20AF" w14:paraId="685B808F" w14:textId="67493EAA" w:rsidTr="00CC3E7E">
        <w:trPr>
          <w:trHeight w:val="481"/>
          <w:del w:id="3425" w:author="ONOPTCHENKO Xavier" w:date="2019-10-10T15:24:00Z"/>
          <w:trPrChange w:id="3426" w:author="ONOPTCHENKO Xavier" w:date="2019-10-10T15:41:00Z">
            <w:trPr>
              <w:trHeight w:val="481"/>
            </w:trPr>
          </w:trPrChange>
        </w:trPr>
        <w:tc>
          <w:tcPr>
            <w:tcW w:w="841" w:type="dxa"/>
            <w:tcPrChange w:id="3427" w:author="ONOPTCHENKO Xavier" w:date="2019-10-10T15:41:00Z">
              <w:tcPr>
                <w:tcW w:w="1384" w:type="dxa"/>
              </w:tcPr>
            </w:tcPrChange>
          </w:tcPr>
          <w:p w14:paraId="5D38A07F" w14:textId="7832A6BE" w:rsidR="00AF2F6F" w:rsidRPr="00A31F07" w:rsidDel="002E20AF" w:rsidRDefault="00AF2F6F" w:rsidP="00DC5349">
            <w:pPr>
              <w:rPr>
                <w:del w:id="3428" w:author="ONOPTCHENKO Xavier" w:date="2019-10-10T15:24:00Z"/>
                <w:lang w:val="en-US" w:eastAsia="ja-JP"/>
              </w:rPr>
            </w:pPr>
            <w:del w:id="3429" w:author="ONOPTCHENKO Xavier" w:date="2019-10-10T15:24:00Z">
              <w:r w:rsidRPr="00A31F07" w:rsidDel="002E20AF">
                <w:rPr>
                  <w:rFonts w:cs="Times New Roman"/>
                  <w:bCs/>
                  <w:color w:val="000000" w:themeColor="text1"/>
                  <w:kern w:val="24"/>
                  <w:lang w:eastAsia="ja-JP"/>
                </w:rPr>
                <w:delText>Software zzz</w:delText>
              </w:r>
            </w:del>
          </w:p>
        </w:tc>
        <w:tc>
          <w:tcPr>
            <w:tcW w:w="851" w:type="dxa"/>
            <w:hideMark/>
            <w:tcPrChange w:id="3430" w:author="ONOPTCHENKO Xavier" w:date="2019-10-10T15:41:00Z">
              <w:tcPr>
                <w:tcW w:w="851" w:type="dxa"/>
                <w:hideMark/>
              </w:tcPr>
            </w:tcPrChange>
          </w:tcPr>
          <w:p w14:paraId="607219BA" w14:textId="4A33AFEC" w:rsidR="00AF2F6F" w:rsidRPr="00A31F07" w:rsidDel="002E20AF" w:rsidRDefault="00AF2F6F" w:rsidP="00DC5349">
            <w:pPr>
              <w:rPr>
                <w:del w:id="3431" w:author="ONOPTCHENKO Xavier" w:date="2019-10-10T15:24:00Z"/>
                <w:lang w:val="en-US" w:eastAsia="ja-JP"/>
              </w:rPr>
            </w:pPr>
          </w:p>
        </w:tc>
        <w:tc>
          <w:tcPr>
            <w:tcW w:w="850" w:type="dxa"/>
            <w:tcPrChange w:id="3432" w:author="ONOPTCHENKO Xavier" w:date="2019-10-10T15:41:00Z">
              <w:tcPr>
                <w:tcW w:w="850" w:type="dxa"/>
              </w:tcPr>
            </w:tcPrChange>
          </w:tcPr>
          <w:p w14:paraId="1451DC80" w14:textId="3BF0D5F7" w:rsidR="00AF2F6F" w:rsidDel="002E20AF" w:rsidRDefault="00AF2F6F" w:rsidP="00DC5349">
            <w:pPr>
              <w:rPr>
                <w:del w:id="3433" w:author="ONOPTCHENKO Xavier" w:date="2019-10-10T15:24:00Z"/>
                <w:lang w:val="en-US" w:eastAsia="ja-JP"/>
              </w:rPr>
            </w:pPr>
          </w:p>
        </w:tc>
        <w:tc>
          <w:tcPr>
            <w:tcW w:w="1276" w:type="dxa"/>
            <w:tcPrChange w:id="3434" w:author="ONOPTCHENKO Xavier" w:date="2019-10-10T15:41:00Z">
              <w:tcPr>
                <w:tcW w:w="1559" w:type="dxa"/>
              </w:tcPr>
            </w:tcPrChange>
          </w:tcPr>
          <w:p w14:paraId="2384CB81" w14:textId="214D276B" w:rsidR="00AF2F6F" w:rsidRPr="00A31F07" w:rsidDel="002E20AF" w:rsidRDefault="00AF2F6F" w:rsidP="00DC5349">
            <w:pPr>
              <w:rPr>
                <w:del w:id="3435" w:author="ONOPTCHENKO Xavier" w:date="2019-10-10T15:24:00Z"/>
                <w:lang w:val="en-US" w:eastAsia="ja-JP"/>
              </w:rPr>
            </w:pPr>
          </w:p>
        </w:tc>
        <w:tc>
          <w:tcPr>
            <w:tcW w:w="992" w:type="dxa"/>
            <w:hideMark/>
            <w:tcPrChange w:id="3436" w:author="ONOPTCHENKO Xavier" w:date="2019-10-10T15:41:00Z">
              <w:tcPr>
                <w:tcW w:w="1560" w:type="dxa"/>
                <w:hideMark/>
              </w:tcPr>
            </w:tcPrChange>
          </w:tcPr>
          <w:p w14:paraId="387FE5C3" w14:textId="27EE00AD" w:rsidR="00AF2F6F" w:rsidRPr="00A31F07" w:rsidDel="002E20AF" w:rsidRDefault="00AF2F6F" w:rsidP="00DC5349">
            <w:pPr>
              <w:rPr>
                <w:del w:id="3437" w:author="ONOPTCHENKO Xavier" w:date="2019-10-10T15:24:00Z"/>
                <w:lang w:val="en-US" w:eastAsia="ja-JP"/>
              </w:rPr>
            </w:pPr>
          </w:p>
        </w:tc>
        <w:tc>
          <w:tcPr>
            <w:tcW w:w="850" w:type="dxa"/>
            <w:hideMark/>
            <w:tcPrChange w:id="3438" w:author="ONOPTCHENKO Xavier" w:date="2019-10-10T15:41:00Z">
              <w:tcPr>
                <w:tcW w:w="850" w:type="dxa"/>
                <w:hideMark/>
              </w:tcPr>
            </w:tcPrChange>
          </w:tcPr>
          <w:p w14:paraId="1D9E31C6" w14:textId="709CA74A" w:rsidR="00AF2F6F" w:rsidRPr="00A31F07" w:rsidDel="002E20AF" w:rsidRDefault="00AF2F6F" w:rsidP="00DC5349">
            <w:pPr>
              <w:rPr>
                <w:del w:id="3439" w:author="ONOPTCHENKO Xavier" w:date="2019-10-10T15:24:00Z"/>
                <w:lang w:val="en-US" w:eastAsia="ja-JP"/>
              </w:rPr>
            </w:pPr>
          </w:p>
        </w:tc>
        <w:tc>
          <w:tcPr>
            <w:tcW w:w="709" w:type="dxa"/>
            <w:hideMark/>
            <w:tcPrChange w:id="3440" w:author="ONOPTCHENKO Xavier" w:date="2019-10-10T15:41:00Z">
              <w:tcPr>
                <w:tcW w:w="709" w:type="dxa"/>
                <w:hideMark/>
              </w:tcPr>
            </w:tcPrChange>
          </w:tcPr>
          <w:p w14:paraId="58E83ACA" w14:textId="44CAB5CC" w:rsidR="00AF2F6F" w:rsidRPr="00A31F07" w:rsidDel="002E20AF" w:rsidRDefault="00AF2F6F" w:rsidP="00DC5349">
            <w:pPr>
              <w:rPr>
                <w:del w:id="3441" w:author="ONOPTCHENKO Xavier" w:date="2019-10-10T15:24:00Z"/>
                <w:lang w:val="en-US" w:eastAsia="ja-JP"/>
              </w:rPr>
            </w:pPr>
          </w:p>
        </w:tc>
        <w:tc>
          <w:tcPr>
            <w:tcW w:w="992" w:type="dxa"/>
            <w:hideMark/>
            <w:tcPrChange w:id="3442" w:author="ONOPTCHENKO Xavier" w:date="2019-10-10T15:41:00Z">
              <w:tcPr>
                <w:tcW w:w="992" w:type="dxa"/>
                <w:hideMark/>
              </w:tcPr>
            </w:tcPrChange>
          </w:tcPr>
          <w:p w14:paraId="60244A9F" w14:textId="2FAD2CF3" w:rsidR="00AF2F6F" w:rsidRPr="00A31F07" w:rsidDel="002E20AF" w:rsidRDefault="00AF2F6F" w:rsidP="00DC5349">
            <w:pPr>
              <w:rPr>
                <w:del w:id="3443" w:author="ONOPTCHENKO Xavier" w:date="2019-10-10T15:24:00Z"/>
                <w:lang w:val="en-US" w:eastAsia="ja-JP"/>
              </w:rPr>
            </w:pPr>
          </w:p>
        </w:tc>
        <w:tc>
          <w:tcPr>
            <w:tcW w:w="1418" w:type="dxa"/>
            <w:hideMark/>
            <w:tcPrChange w:id="3444" w:author="ONOPTCHENKO Xavier" w:date="2019-10-10T15:41:00Z">
              <w:tcPr>
                <w:tcW w:w="1418" w:type="dxa"/>
                <w:hideMark/>
              </w:tcPr>
            </w:tcPrChange>
          </w:tcPr>
          <w:p w14:paraId="6B4F9D89" w14:textId="21A237F4" w:rsidR="00AF2F6F" w:rsidRPr="00A31F07" w:rsidDel="002E20AF" w:rsidRDefault="00AF2F6F" w:rsidP="00DC5349">
            <w:pPr>
              <w:rPr>
                <w:del w:id="3445" w:author="ONOPTCHENKO Xavier" w:date="2019-10-10T15:24:00Z"/>
                <w:lang w:val="en-US" w:eastAsia="ja-JP"/>
              </w:rPr>
            </w:pPr>
          </w:p>
        </w:tc>
      </w:tr>
      <w:tr w:rsidR="00AF2F6F" w:rsidRPr="00A31F07" w:rsidDel="002E20AF" w14:paraId="2559CEFE" w14:textId="1D0FC4D8" w:rsidTr="00CC3E7E">
        <w:trPr>
          <w:trHeight w:val="298"/>
          <w:del w:id="3446" w:author="ONOPTCHENKO Xavier" w:date="2019-10-10T15:24:00Z"/>
          <w:trPrChange w:id="3447" w:author="ONOPTCHENKO Xavier" w:date="2019-10-10T15:41:00Z">
            <w:trPr>
              <w:trHeight w:val="298"/>
            </w:trPr>
          </w:trPrChange>
        </w:trPr>
        <w:tc>
          <w:tcPr>
            <w:tcW w:w="841" w:type="dxa"/>
            <w:tcPrChange w:id="3448" w:author="ONOPTCHENKO Xavier" w:date="2019-10-10T15:41:00Z">
              <w:tcPr>
                <w:tcW w:w="1384" w:type="dxa"/>
              </w:tcPr>
            </w:tcPrChange>
          </w:tcPr>
          <w:p w14:paraId="195FEE74" w14:textId="7FF5F458" w:rsidR="00AF2F6F" w:rsidRPr="00A31F07" w:rsidDel="002E20AF" w:rsidRDefault="00AF2F6F" w:rsidP="00DC5349">
            <w:pPr>
              <w:rPr>
                <w:del w:id="3449" w:author="ONOPTCHENKO Xavier" w:date="2019-10-10T15:24:00Z"/>
                <w:lang w:val="en-US" w:eastAsia="ja-JP"/>
              </w:rPr>
            </w:pPr>
          </w:p>
        </w:tc>
        <w:tc>
          <w:tcPr>
            <w:tcW w:w="851" w:type="dxa"/>
            <w:hideMark/>
            <w:tcPrChange w:id="3450" w:author="ONOPTCHENKO Xavier" w:date="2019-10-10T15:41:00Z">
              <w:tcPr>
                <w:tcW w:w="851" w:type="dxa"/>
                <w:hideMark/>
              </w:tcPr>
            </w:tcPrChange>
          </w:tcPr>
          <w:p w14:paraId="104B9F53" w14:textId="19ABC616" w:rsidR="00AF2F6F" w:rsidRPr="00A31F07" w:rsidDel="002E20AF" w:rsidRDefault="00AF2F6F" w:rsidP="00DC5349">
            <w:pPr>
              <w:rPr>
                <w:del w:id="3451" w:author="ONOPTCHENKO Xavier" w:date="2019-10-10T15:24:00Z"/>
                <w:lang w:val="en-US" w:eastAsia="ja-JP"/>
              </w:rPr>
            </w:pPr>
          </w:p>
        </w:tc>
        <w:tc>
          <w:tcPr>
            <w:tcW w:w="850" w:type="dxa"/>
            <w:tcPrChange w:id="3452" w:author="ONOPTCHENKO Xavier" w:date="2019-10-10T15:41:00Z">
              <w:tcPr>
                <w:tcW w:w="850" w:type="dxa"/>
              </w:tcPr>
            </w:tcPrChange>
          </w:tcPr>
          <w:p w14:paraId="402BFC0F" w14:textId="6DDB060B" w:rsidR="00AF2F6F" w:rsidDel="002E20AF" w:rsidRDefault="00AF2F6F" w:rsidP="00DC5349">
            <w:pPr>
              <w:rPr>
                <w:del w:id="3453" w:author="ONOPTCHENKO Xavier" w:date="2019-10-10T15:24:00Z"/>
                <w:lang w:val="en-US" w:eastAsia="ja-JP"/>
              </w:rPr>
            </w:pPr>
          </w:p>
        </w:tc>
        <w:tc>
          <w:tcPr>
            <w:tcW w:w="1276" w:type="dxa"/>
            <w:tcPrChange w:id="3454" w:author="ONOPTCHENKO Xavier" w:date="2019-10-10T15:41:00Z">
              <w:tcPr>
                <w:tcW w:w="1559" w:type="dxa"/>
              </w:tcPr>
            </w:tcPrChange>
          </w:tcPr>
          <w:p w14:paraId="72719B2C" w14:textId="0683BBDA" w:rsidR="00AF2F6F" w:rsidRPr="00A31F07" w:rsidDel="002E20AF" w:rsidRDefault="00AF2F6F" w:rsidP="00DC5349">
            <w:pPr>
              <w:rPr>
                <w:del w:id="3455" w:author="ONOPTCHENKO Xavier" w:date="2019-10-10T15:24:00Z"/>
                <w:lang w:val="en-US" w:eastAsia="ja-JP"/>
              </w:rPr>
            </w:pPr>
          </w:p>
        </w:tc>
        <w:tc>
          <w:tcPr>
            <w:tcW w:w="992" w:type="dxa"/>
            <w:hideMark/>
            <w:tcPrChange w:id="3456" w:author="ONOPTCHENKO Xavier" w:date="2019-10-10T15:41:00Z">
              <w:tcPr>
                <w:tcW w:w="1560" w:type="dxa"/>
                <w:hideMark/>
              </w:tcPr>
            </w:tcPrChange>
          </w:tcPr>
          <w:p w14:paraId="0B5ACB04" w14:textId="06CA4462" w:rsidR="00AF2F6F" w:rsidRPr="00A31F07" w:rsidDel="002E20AF" w:rsidRDefault="00AF2F6F" w:rsidP="00DC5349">
            <w:pPr>
              <w:rPr>
                <w:del w:id="3457" w:author="ONOPTCHENKO Xavier" w:date="2019-10-10T15:24:00Z"/>
                <w:lang w:val="en-US" w:eastAsia="ja-JP"/>
              </w:rPr>
            </w:pPr>
          </w:p>
        </w:tc>
        <w:tc>
          <w:tcPr>
            <w:tcW w:w="850" w:type="dxa"/>
            <w:hideMark/>
            <w:tcPrChange w:id="3458" w:author="ONOPTCHENKO Xavier" w:date="2019-10-10T15:41:00Z">
              <w:tcPr>
                <w:tcW w:w="850" w:type="dxa"/>
                <w:hideMark/>
              </w:tcPr>
            </w:tcPrChange>
          </w:tcPr>
          <w:p w14:paraId="352B1ED0" w14:textId="18AE2132" w:rsidR="00AF2F6F" w:rsidRPr="00A31F07" w:rsidDel="002E20AF" w:rsidRDefault="00AF2F6F" w:rsidP="00DC5349">
            <w:pPr>
              <w:rPr>
                <w:del w:id="3459" w:author="ONOPTCHENKO Xavier" w:date="2019-10-10T15:24:00Z"/>
                <w:lang w:val="en-US" w:eastAsia="ja-JP"/>
              </w:rPr>
            </w:pPr>
          </w:p>
        </w:tc>
        <w:tc>
          <w:tcPr>
            <w:tcW w:w="709" w:type="dxa"/>
            <w:hideMark/>
            <w:tcPrChange w:id="3460" w:author="ONOPTCHENKO Xavier" w:date="2019-10-10T15:41:00Z">
              <w:tcPr>
                <w:tcW w:w="709" w:type="dxa"/>
                <w:hideMark/>
              </w:tcPr>
            </w:tcPrChange>
          </w:tcPr>
          <w:p w14:paraId="5249DA8B" w14:textId="6B3C3A7A" w:rsidR="00AF2F6F" w:rsidRPr="00A31F07" w:rsidDel="002E20AF" w:rsidRDefault="00AF2F6F" w:rsidP="00DC5349">
            <w:pPr>
              <w:rPr>
                <w:del w:id="3461" w:author="ONOPTCHENKO Xavier" w:date="2019-10-10T15:24:00Z"/>
                <w:lang w:val="en-US" w:eastAsia="ja-JP"/>
              </w:rPr>
            </w:pPr>
          </w:p>
        </w:tc>
        <w:tc>
          <w:tcPr>
            <w:tcW w:w="992" w:type="dxa"/>
            <w:hideMark/>
            <w:tcPrChange w:id="3462" w:author="ONOPTCHENKO Xavier" w:date="2019-10-10T15:41:00Z">
              <w:tcPr>
                <w:tcW w:w="992" w:type="dxa"/>
                <w:hideMark/>
              </w:tcPr>
            </w:tcPrChange>
          </w:tcPr>
          <w:p w14:paraId="7651DD2F" w14:textId="009C46D2" w:rsidR="00AF2F6F" w:rsidRPr="00A31F07" w:rsidDel="002E20AF" w:rsidRDefault="00AF2F6F" w:rsidP="00DC5349">
            <w:pPr>
              <w:rPr>
                <w:del w:id="3463" w:author="ONOPTCHENKO Xavier" w:date="2019-10-10T15:24:00Z"/>
                <w:lang w:val="en-US" w:eastAsia="ja-JP"/>
              </w:rPr>
            </w:pPr>
          </w:p>
        </w:tc>
        <w:tc>
          <w:tcPr>
            <w:tcW w:w="1418" w:type="dxa"/>
            <w:hideMark/>
            <w:tcPrChange w:id="3464" w:author="ONOPTCHENKO Xavier" w:date="2019-10-10T15:41:00Z">
              <w:tcPr>
                <w:tcW w:w="1418" w:type="dxa"/>
                <w:hideMark/>
              </w:tcPr>
            </w:tcPrChange>
          </w:tcPr>
          <w:p w14:paraId="3D9F5A59" w14:textId="06559A5E" w:rsidR="00AF2F6F" w:rsidRPr="00A31F07" w:rsidDel="002E20AF" w:rsidRDefault="00AF2F6F" w:rsidP="00DC5349">
            <w:pPr>
              <w:rPr>
                <w:del w:id="3465" w:author="ONOPTCHENKO Xavier" w:date="2019-10-10T15:24:00Z"/>
                <w:lang w:val="en-US" w:eastAsia="ja-JP"/>
              </w:rPr>
            </w:pPr>
          </w:p>
        </w:tc>
      </w:tr>
    </w:tbl>
    <w:p w14:paraId="06ED1BEF" w14:textId="4B1DF3D3" w:rsidR="002E20AF" w:rsidRPr="002E20AF" w:rsidRDefault="002E20AF">
      <w:pPr>
        <w:rPr>
          <w:rPrChange w:id="3466" w:author="ONOPTCHENKO Xavier" w:date="2019-10-10T15:24:00Z">
            <w:rPr>
              <w:lang w:val="en-GB"/>
            </w:rPr>
          </w:rPrChange>
        </w:rPr>
        <w:pPrChange w:id="3467" w:author="ONOPTCHENKO Xavier" w:date="2019-10-10T15:24:00Z">
          <w:pPr>
            <w:pStyle w:val="Titre2"/>
            <w:numPr>
              <w:ilvl w:val="0"/>
              <w:numId w:val="0"/>
            </w:numPr>
            <w:tabs>
              <w:tab w:val="clear" w:pos="718"/>
            </w:tabs>
            <w:ind w:left="0" w:firstLine="0"/>
          </w:pPr>
        </w:pPrChange>
      </w:pPr>
      <w:ins w:id="3468" w:author="ONOPTCHENKO Xavier" w:date="2019-10-10T15:24:00Z">
        <w:r w:rsidRPr="002E20AF">
          <w:rPr>
            <w:rPrChange w:id="3469" w:author="ONOPTCHENKO Xavier" w:date="2019-10-10T15:24:00Z">
              <w:rPr>
                <w:b w:val="0"/>
                <w:bCs w:val="0"/>
                <w:lang w:val="en-GB"/>
              </w:rPr>
            </w:rPrChange>
          </w:rPr>
          <w:t>Spotfire fait partie de la suite TIBCO pour l’</w:t>
        </w:r>
        <w:r>
          <w:t>ESB et n’est pas utilisé comme un outil de BI en tant que tel.</w:t>
        </w:r>
      </w:ins>
    </w:p>
    <w:p w14:paraId="59CBB969" w14:textId="2ADD3901" w:rsidR="00104CD0" w:rsidRDefault="00CD3D9A" w:rsidP="00277AF5">
      <w:pPr>
        <w:pStyle w:val="Titre2"/>
        <w:rPr>
          <w:ins w:id="3470" w:author="ONOPTCHENKO Xavier" w:date="2019-10-10T15:27:00Z"/>
          <w:lang w:val="en-GB"/>
        </w:rPr>
      </w:pPr>
      <w:bookmarkStart w:id="3471" w:name="_Toc21697904"/>
      <w:r>
        <w:rPr>
          <w:lang w:val="en-GB"/>
        </w:rPr>
        <w:t>Application component(s) – technologies</w:t>
      </w:r>
      <w:bookmarkEnd w:id="3471"/>
    </w:p>
    <w:p w14:paraId="03E0A878" w14:textId="77777777" w:rsidR="00897C84" w:rsidRPr="008C61A0" w:rsidRDefault="00897C84">
      <w:pPr>
        <w:rPr>
          <w:lang w:val="en-GB"/>
        </w:rPr>
        <w:pPrChange w:id="3472" w:author="ONOPTCHENKO Xavier" w:date="2019-10-10T15:27:00Z">
          <w:pPr>
            <w:pStyle w:val="Titre2"/>
          </w:pPr>
        </w:pPrChange>
      </w:pPr>
    </w:p>
    <w:p w14:paraId="7794D28D" w14:textId="1F9D828F" w:rsidR="003B02DE" w:rsidDel="002E20AF" w:rsidRDefault="003B02DE" w:rsidP="00CA0532">
      <w:pPr>
        <w:rPr>
          <w:del w:id="3473" w:author="ONOPTCHENKO Xavier" w:date="2019-10-10T15:26:00Z"/>
          <w:lang w:val="en-GB"/>
        </w:rPr>
      </w:pPr>
    </w:p>
    <w:p w14:paraId="235E559F" w14:textId="78A67652" w:rsidR="00754914" w:rsidDel="002E20AF" w:rsidRDefault="00754914" w:rsidP="00754914">
      <w:pPr>
        <w:widowControl w:val="0"/>
        <w:rPr>
          <w:del w:id="3474" w:author="ONOPTCHENKO Xavier" w:date="2019-10-10T15:26:00Z"/>
          <w:sz w:val="16"/>
          <w:lang w:val="en-GB"/>
        </w:rPr>
      </w:pPr>
    </w:p>
    <w:p w14:paraId="75078BE7" w14:textId="0E3ACB70" w:rsidR="00754914" w:rsidRPr="00EC7BEB" w:rsidDel="002E20AF" w:rsidRDefault="00754914" w:rsidP="00754914">
      <w:pPr>
        <w:pBdr>
          <w:top w:val="single" w:sz="4" w:space="1" w:color="auto"/>
          <w:left w:val="single" w:sz="4" w:space="4" w:color="auto"/>
          <w:bottom w:val="single" w:sz="4" w:space="1" w:color="auto"/>
          <w:right w:val="single" w:sz="4" w:space="4" w:color="auto"/>
        </w:pBdr>
        <w:rPr>
          <w:del w:id="3475" w:author="ONOPTCHENKO Xavier" w:date="2019-10-10T15:26:00Z"/>
          <w:b/>
          <w:color w:val="C00000"/>
          <w:lang w:val="en-GB"/>
        </w:rPr>
      </w:pPr>
      <w:del w:id="3476" w:author="ONOPTCHENKO Xavier" w:date="2019-10-10T15:26:00Z">
        <w:r w:rsidRPr="000E5388" w:rsidDel="002E20AF">
          <w:rPr>
            <w:b/>
            <w:color w:val="00B050"/>
            <w:lang w:val="en-GB"/>
          </w:rPr>
          <w:delText>Mandatory for project types:</w:delText>
        </w:r>
        <w:r w:rsidRPr="000E5388" w:rsidDel="002E20AF">
          <w:rPr>
            <w:lang w:val="en-GB"/>
          </w:rPr>
          <w:delText xml:space="preserve"> </w:delText>
        </w:r>
        <w:r w:rsidRPr="000E5388" w:rsidDel="002E20AF">
          <w:rPr>
            <w:b/>
            <w:color w:val="C00000"/>
            <w:lang w:val="en-GB"/>
          </w:rPr>
          <w:delText>Make/remake software, New solution market software package</w:delText>
        </w:r>
        <w:r w:rsidDel="002E20AF">
          <w:rPr>
            <w:b/>
            <w:color w:val="C00000"/>
            <w:lang w:val="en-GB"/>
          </w:rPr>
          <w:delText>(</w:delText>
        </w:r>
        <w:r w:rsidR="003706F2" w:rsidRPr="003706F2" w:rsidDel="002E20AF">
          <w:rPr>
            <w:b/>
            <w:color w:val="C00000"/>
            <w:sz w:val="18"/>
            <w:lang w:val="en-GB"/>
          </w:rPr>
          <w:delText>Execution environment only</w:delText>
        </w:r>
        <w:r w:rsidRPr="000E5388" w:rsidDel="002E20AF">
          <w:rPr>
            <w:b/>
            <w:color w:val="C00000"/>
            <w:lang w:val="en-GB"/>
          </w:rPr>
          <w:delText>), SaaS solution usage</w:delText>
        </w:r>
        <w:r w:rsidDel="002E20AF">
          <w:rPr>
            <w:b/>
            <w:color w:val="C00000"/>
            <w:lang w:val="en-GB"/>
          </w:rPr>
          <w:delText>(</w:delText>
        </w:r>
        <w:r w:rsidR="004762D7" w:rsidRPr="003706F2" w:rsidDel="002E20AF">
          <w:rPr>
            <w:b/>
            <w:color w:val="C00000"/>
            <w:sz w:val="18"/>
            <w:lang w:val="en-GB"/>
          </w:rPr>
          <w:delText>Execution environment only</w:delText>
        </w:r>
        <w:r w:rsidDel="002E20AF">
          <w:rPr>
            <w:b/>
            <w:color w:val="C00000"/>
            <w:lang w:val="en-GB"/>
          </w:rPr>
          <w:delText>)</w:delText>
        </w:r>
        <w:r w:rsidRPr="000E5388" w:rsidDel="002E20AF">
          <w:rPr>
            <w:b/>
            <w:color w:val="C00000"/>
            <w:lang w:val="en-GB"/>
          </w:rPr>
          <w:delText>, shared solution integration, Change software</w:delText>
        </w:r>
      </w:del>
    </w:p>
    <w:p w14:paraId="3D8F0046" w14:textId="0C866A6F" w:rsidR="00754914" w:rsidRPr="00EC7BEB" w:rsidDel="002E20AF" w:rsidRDefault="00754914" w:rsidP="00754914">
      <w:pPr>
        <w:pBdr>
          <w:top w:val="single" w:sz="4" w:space="1" w:color="auto"/>
          <w:left w:val="single" w:sz="4" w:space="4" w:color="auto"/>
          <w:bottom w:val="single" w:sz="4" w:space="1" w:color="auto"/>
          <w:right w:val="single" w:sz="4" w:space="4" w:color="auto"/>
        </w:pBdr>
        <w:rPr>
          <w:del w:id="3477" w:author="ONOPTCHENKO Xavier" w:date="2019-10-10T15:26:00Z"/>
          <w:lang w:val="en-GB"/>
        </w:rPr>
      </w:pPr>
      <w:del w:id="3478" w:author="ONOPTCHENKO Xavier" w:date="2019-10-10T15:26:00Z">
        <w:r w:rsidRPr="000E5388" w:rsidDel="002E20AF">
          <w:rPr>
            <w:b/>
            <w:color w:val="00B050"/>
            <w:lang w:val="en-GB"/>
          </w:rPr>
          <w:delText xml:space="preserve">Not mandatory for project types: </w:delText>
        </w:r>
        <w:r w:rsidRPr="000E5388" w:rsidDel="002E20AF">
          <w:rPr>
            <w:b/>
            <w:color w:val="C00000"/>
            <w:lang w:val="en-GB"/>
          </w:rPr>
          <w:delText xml:space="preserve">Technical obsolescence </w:delText>
        </w:r>
        <w:r w:rsidR="00C54A0F" w:rsidDel="002E20AF">
          <w:rPr>
            <w:b/>
            <w:color w:val="C00000"/>
            <w:lang w:val="en-GB"/>
          </w:rPr>
          <w:delText>remediation</w:delText>
        </w:r>
        <w:r w:rsidRPr="000E5388" w:rsidDel="002E20AF">
          <w:rPr>
            <w:b/>
            <w:color w:val="C00000"/>
            <w:lang w:val="en-GB"/>
          </w:rPr>
          <w:delText xml:space="preserve"> </w:delText>
        </w:r>
        <w:r w:rsidRPr="006D372B" w:rsidDel="002E20AF">
          <w:rPr>
            <w:b/>
            <w:color w:val="C00000"/>
            <w:sz w:val="18"/>
            <w:lang w:val="en-GB"/>
          </w:rPr>
          <w:delText>(depending on the remediation impacts)</w:delText>
        </w:r>
        <w:r w:rsidDel="002E20AF">
          <w:rPr>
            <w:b/>
            <w:color w:val="C00000"/>
            <w:lang w:val="en-GB"/>
          </w:rPr>
          <w:delText xml:space="preserve">, </w:delText>
        </w:r>
        <w:r w:rsidRPr="000E5388" w:rsidDel="002E20AF">
          <w:rPr>
            <w:b/>
            <w:color w:val="C00000"/>
            <w:lang w:val="en-GB"/>
          </w:rPr>
          <w:delText>infrastructure or production</w:delText>
        </w:r>
      </w:del>
    </w:p>
    <w:p w14:paraId="320A51E0" w14:textId="64C9F84E" w:rsidR="00754914" w:rsidRPr="00C00A30" w:rsidDel="002E20AF" w:rsidRDefault="00754914" w:rsidP="00754914">
      <w:pPr>
        <w:pBdr>
          <w:top w:val="single" w:sz="4" w:space="1" w:color="auto"/>
          <w:left w:val="single" w:sz="4" w:space="4" w:color="auto"/>
          <w:bottom w:val="single" w:sz="4" w:space="1" w:color="auto"/>
          <w:right w:val="single" w:sz="4" w:space="4" w:color="auto"/>
        </w:pBdr>
        <w:rPr>
          <w:del w:id="3479" w:author="ONOPTCHENKO Xavier" w:date="2019-10-10T15:26:00Z"/>
          <w:b/>
          <w:lang w:val="en-GB"/>
        </w:rPr>
      </w:pPr>
      <w:del w:id="3480" w:author="ONOPTCHENKO Xavier" w:date="2019-10-10T15:26:00Z">
        <w:r w:rsidRPr="000E5388" w:rsidDel="002E20AF">
          <w:rPr>
            <w:b/>
            <w:color w:val="0070C0"/>
            <w:lang w:val="en-GB"/>
          </w:rPr>
          <w:delText>Corporate Architecture training requirements</w:delText>
        </w:r>
        <w:r w:rsidRPr="000E5388" w:rsidDel="002E20AF">
          <w:rPr>
            <w:b/>
            <w:color w:val="8496B0" w:themeColor="text2" w:themeTint="99"/>
            <w:lang w:val="en-GB"/>
          </w:rPr>
          <w:delText xml:space="preserve">: </w:delText>
        </w:r>
        <w:r w:rsidR="00831CE7" w:rsidDel="002E20AF">
          <w:rPr>
            <w:b/>
            <w:color w:val="C00000"/>
            <w:lang w:val="en-GB"/>
          </w:rPr>
          <w:delText xml:space="preserve">Software </w:delText>
        </w:r>
        <w:r w:rsidRPr="000E5388" w:rsidDel="002E20AF">
          <w:rPr>
            <w:b/>
            <w:color w:val="C00000"/>
            <w:lang w:val="en-GB"/>
          </w:rPr>
          <w:delText xml:space="preserve"> &amp; Technical Architecture</w:delText>
        </w:r>
      </w:del>
    </w:p>
    <w:p w14:paraId="50F3CD0D" w14:textId="3347C10C" w:rsidR="00044802" w:rsidDel="002E20AF" w:rsidRDefault="00044802" w:rsidP="00CA0532">
      <w:pPr>
        <w:rPr>
          <w:del w:id="3481" w:author="ONOPTCHENKO Xavier" w:date="2019-10-10T15:26:00Z"/>
          <w:lang w:val="en-GB"/>
        </w:rPr>
      </w:pPr>
    </w:p>
    <w:p w14:paraId="340E3AEC" w14:textId="55B38628" w:rsidR="002519DF" w:rsidDel="002E20AF" w:rsidRDefault="002519DF" w:rsidP="002519DF">
      <w:pPr>
        <w:rPr>
          <w:del w:id="3482" w:author="ONOPTCHENKO Xavier" w:date="2019-10-10T15:26:00Z"/>
          <w:lang w:val="en-GB"/>
        </w:rPr>
      </w:pPr>
      <w:del w:id="3483" w:author="ONOPTCHENKO Xavier" w:date="2019-10-10T15:26:00Z">
        <w:r w:rsidDel="002E20AF">
          <w:rPr>
            <w:noProof/>
          </w:rPr>
          <w:drawing>
            <wp:inline distT="0" distB="0" distL="0" distR="0" wp14:anchorId="1124363F" wp14:editId="3541DA6A">
              <wp:extent cx="3859200" cy="670446"/>
              <wp:effectExtent l="0" t="0" r="0" b="0"/>
              <wp:docPr id="14362" name="Picture 1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72209" cy="672706"/>
                      </a:xfrm>
                      <a:prstGeom prst="rect">
                        <a:avLst/>
                      </a:prstGeom>
                      <a:noFill/>
                    </pic:spPr>
                  </pic:pic>
                </a:graphicData>
              </a:graphic>
            </wp:inline>
          </w:drawing>
        </w:r>
      </w:del>
    </w:p>
    <w:p w14:paraId="20F7495A" w14:textId="1A3F9C87" w:rsidR="002519DF" w:rsidDel="002E20AF" w:rsidRDefault="002519DF" w:rsidP="00CA0532">
      <w:pPr>
        <w:rPr>
          <w:del w:id="3484" w:author="ONOPTCHENKO Xavier" w:date="2019-10-10T15:26:00Z"/>
          <w:lang w:val="en-GB"/>
        </w:rPr>
      </w:pPr>
    </w:p>
    <w:tbl>
      <w:tblPr>
        <w:tblStyle w:val="Grilleclaire-Accent1"/>
        <w:tblW w:w="0" w:type="auto"/>
        <w:tblLook w:val="04A0" w:firstRow="1" w:lastRow="0" w:firstColumn="1" w:lastColumn="0" w:noHBand="0" w:noVBand="1"/>
        <w:tblPrChange w:id="3485" w:author="ONOPTCHENKO Xavier" w:date="2019-10-10T15:41:00Z">
          <w:tblPr>
            <w:tblStyle w:val="Grilleclaire-Accent1"/>
            <w:tblW w:w="0" w:type="auto"/>
            <w:tblLook w:val="04A0" w:firstRow="1" w:lastRow="0" w:firstColumn="1" w:lastColumn="0" w:noHBand="0" w:noVBand="1"/>
          </w:tblPr>
        </w:tblPrChange>
      </w:tblPr>
      <w:tblGrid>
        <w:gridCol w:w="1833"/>
        <w:gridCol w:w="1758"/>
        <w:gridCol w:w="1744"/>
        <w:gridCol w:w="1942"/>
        <w:gridCol w:w="1360"/>
        <w:tblGridChange w:id="3486">
          <w:tblGrid>
            <w:gridCol w:w="1833"/>
            <w:gridCol w:w="1758"/>
            <w:gridCol w:w="1744"/>
            <w:gridCol w:w="1942"/>
            <w:gridCol w:w="1775"/>
          </w:tblGrid>
        </w:tblGridChange>
      </w:tblGrid>
      <w:tr w:rsidR="00C0067C" w:rsidRPr="0029207F" w14:paraId="42289A9F" w14:textId="77777777" w:rsidTr="00CC3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5"/>
            <w:tcPrChange w:id="3487" w:author="ONOPTCHENKO Xavier" w:date="2019-10-10T15:41:00Z">
              <w:tcPr>
                <w:tcW w:w="9288" w:type="dxa"/>
                <w:gridSpan w:val="5"/>
              </w:tcPr>
            </w:tcPrChange>
          </w:tcPr>
          <w:p w14:paraId="49C5BE76" w14:textId="77777777" w:rsidR="00C0067C" w:rsidRPr="002A7FF7" w:rsidRDefault="00C0067C" w:rsidP="006B5706">
            <w:pPr>
              <w:cnfStyle w:val="101000000000" w:firstRow="1" w:lastRow="0" w:firstColumn="1" w:lastColumn="0" w:oddVBand="0" w:evenVBand="0" w:oddHBand="0" w:evenHBand="0" w:firstRowFirstColumn="0" w:firstRowLastColumn="0" w:lastRowFirstColumn="0" w:lastRowLastColumn="0"/>
              <w:rPr>
                <w:lang w:val="en-GB"/>
              </w:rPr>
            </w:pPr>
            <w:r>
              <w:rPr>
                <w:lang w:val="en-GB"/>
              </w:rPr>
              <w:t>Development &amp; build tools and frameworks</w:t>
            </w:r>
          </w:p>
        </w:tc>
      </w:tr>
      <w:tr w:rsidR="002A7FF7" w14:paraId="67AE2038" w14:textId="77777777" w:rsidTr="00CC3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Change w:id="3488" w:author="ONOPTCHENKO Xavier" w:date="2019-10-10T15:41:00Z">
              <w:tcPr>
                <w:tcW w:w="1851" w:type="dxa"/>
              </w:tcPr>
            </w:tcPrChange>
          </w:tcPr>
          <w:p w14:paraId="2AC092DD" w14:textId="77777777" w:rsidR="002A7FF7" w:rsidRPr="002A7FF7" w:rsidRDefault="002A7FF7" w:rsidP="006B5706">
            <w:pPr>
              <w:cnfStyle w:val="001000100000" w:firstRow="0" w:lastRow="0" w:firstColumn="1" w:lastColumn="0" w:oddVBand="0" w:evenVBand="0" w:oddHBand="1" w:evenHBand="0" w:firstRowFirstColumn="0" w:firstRowLastColumn="0" w:lastRowFirstColumn="0" w:lastRowLastColumn="0"/>
              <w:rPr>
                <w:lang w:val="en-GB"/>
              </w:rPr>
            </w:pPr>
            <w:r w:rsidRPr="002A7FF7">
              <w:rPr>
                <w:lang w:val="en-GB"/>
              </w:rPr>
              <w:t>Tool/Framework</w:t>
            </w:r>
          </w:p>
        </w:tc>
        <w:tc>
          <w:tcPr>
            <w:tcW w:w="1758" w:type="dxa"/>
            <w:tcPrChange w:id="3489" w:author="ONOPTCHENKO Xavier" w:date="2019-10-10T15:41:00Z">
              <w:tcPr>
                <w:tcW w:w="1831" w:type="dxa"/>
              </w:tcPr>
            </w:tcPrChange>
          </w:tcPr>
          <w:p w14:paraId="38CEFE9A" w14:textId="77777777" w:rsidR="002A7FF7" w:rsidRPr="002A7FF7" w:rsidRDefault="002A7FF7" w:rsidP="006B5706">
            <w:pPr>
              <w:cnfStyle w:val="000000100000" w:firstRow="0" w:lastRow="0" w:firstColumn="0" w:lastColumn="0" w:oddVBand="0" w:evenVBand="0" w:oddHBand="1" w:evenHBand="0" w:firstRowFirstColumn="0" w:firstRowLastColumn="0" w:lastRowFirstColumn="0" w:lastRowLastColumn="0"/>
              <w:rPr>
                <w:lang w:val="en-GB"/>
              </w:rPr>
            </w:pPr>
            <w:r w:rsidRPr="002A7FF7">
              <w:rPr>
                <w:lang w:val="en-GB"/>
              </w:rPr>
              <w:t>Version</w:t>
            </w:r>
          </w:p>
        </w:tc>
        <w:tc>
          <w:tcPr>
            <w:tcW w:w="1744" w:type="dxa"/>
            <w:tcPrChange w:id="3490" w:author="ONOPTCHENKO Xavier" w:date="2019-10-10T15:41:00Z">
              <w:tcPr>
                <w:tcW w:w="1828" w:type="dxa"/>
              </w:tcPr>
            </w:tcPrChange>
          </w:tcPr>
          <w:p w14:paraId="780A3D5F" w14:textId="77777777" w:rsidR="002A7FF7" w:rsidRPr="002A7FF7" w:rsidRDefault="002A7FF7" w:rsidP="006B5706">
            <w:pPr>
              <w:cnfStyle w:val="000000100000" w:firstRow="0" w:lastRow="0" w:firstColumn="0" w:lastColumn="0" w:oddVBand="0" w:evenVBand="0" w:oddHBand="1" w:evenHBand="0" w:firstRowFirstColumn="0" w:firstRowLastColumn="0" w:lastRowFirstColumn="0" w:lastRowLastColumn="0"/>
              <w:rPr>
                <w:lang w:val="en-GB"/>
              </w:rPr>
            </w:pPr>
            <w:r w:rsidRPr="002A7FF7">
              <w:rPr>
                <w:lang w:val="en-GB"/>
              </w:rPr>
              <w:t>Editor</w:t>
            </w:r>
          </w:p>
        </w:tc>
        <w:tc>
          <w:tcPr>
            <w:tcW w:w="1942" w:type="dxa"/>
            <w:tcPrChange w:id="3491" w:author="ONOPTCHENKO Xavier" w:date="2019-10-10T15:41:00Z">
              <w:tcPr>
                <w:tcW w:w="1942" w:type="dxa"/>
              </w:tcPr>
            </w:tcPrChange>
          </w:tcPr>
          <w:p w14:paraId="3BE16723" w14:textId="77777777" w:rsidR="002A7FF7" w:rsidRPr="002A7FF7" w:rsidRDefault="002A7FF7" w:rsidP="006B5706">
            <w:pPr>
              <w:cnfStyle w:val="000000100000" w:firstRow="0" w:lastRow="0" w:firstColumn="0" w:lastColumn="0" w:oddVBand="0" w:evenVBand="0" w:oddHBand="1" w:evenHBand="0" w:firstRowFirstColumn="0" w:firstRowLastColumn="0" w:lastRowFirstColumn="0" w:lastRowLastColumn="0"/>
              <w:rPr>
                <w:lang w:val="en-GB"/>
              </w:rPr>
            </w:pPr>
            <w:r w:rsidRPr="002A7FF7">
              <w:rPr>
                <w:lang w:val="en-GB"/>
              </w:rPr>
              <w:t>Language/technology</w:t>
            </w:r>
          </w:p>
        </w:tc>
        <w:tc>
          <w:tcPr>
            <w:tcW w:w="1360" w:type="dxa"/>
            <w:tcPrChange w:id="3492" w:author="ONOPTCHENKO Xavier" w:date="2019-10-10T15:41:00Z">
              <w:tcPr>
                <w:tcW w:w="1836" w:type="dxa"/>
              </w:tcPr>
            </w:tcPrChange>
          </w:tcPr>
          <w:p w14:paraId="513E8CD8" w14:textId="77777777" w:rsidR="002A7FF7" w:rsidRDefault="002A7FF7" w:rsidP="006B5706">
            <w:pPr>
              <w:cnfStyle w:val="000000100000" w:firstRow="0" w:lastRow="0" w:firstColumn="0" w:lastColumn="0" w:oddVBand="0" w:evenVBand="0" w:oddHBand="1" w:evenHBand="0" w:firstRowFirstColumn="0" w:firstRowLastColumn="0" w:lastRowFirstColumn="0" w:lastRowLastColumn="0"/>
              <w:rPr>
                <w:lang w:val="en-GB"/>
              </w:rPr>
            </w:pPr>
            <w:r w:rsidRPr="002A7FF7">
              <w:rPr>
                <w:lang w:val="en-GB"/>
              </w:rPr>
              <w:t>Comment</w:t>
            </w:r>
          </w:p>
        </w:tc>
      </w:tr>
      <w:tr w:rsidR="00466CEA" w14:paraId="1D87F66A" w14:textId="77777777" w:rsidTr="00CC3E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Change w:id="3493" w:author="ONOPTCHENKO Xavier" w:date="2019-10-10T15:41:00Z">
              <w:tcPr>
                <w:tcW w:w="1851" w:type="dxa"/>
              </w:tcPr>
            </w:tcPrChange>
          </w:tcPr>
          <w:p w14:paraId="1E16F7D0" w14:textId="77777777" w:rsidR="00466CEA" w:rsidRPr="002A7FF7" w:rsidRDefault="00466CEA" w:rsidP="006B5706">
            <w:pPr>
              <w:cnfStyle w:val="001000010000" w:firstRow="0" w:lastRow="0" w:firstColumn="1" w:lastColumn="0" w:oddVBand="0" w:evenVBand="0" w:oddHBand="0" w:evenHBand="1" w:firstRowFirstColumn="0" w:firstRowLastColumn="0" w:lastRowFirstColumn="0" w:lastRowLastColumn="0"/>
              <w:rPr>
                <w:lang w:val="en-GB"/>
              </w:rPr>
            </w:pPr>
          </w:p>
        </w:tc>
        <w:tc>
          <w:tcPr>
            <w:tcW w:w="1758" w:type="dxa"/>
            <w:tcPrChange w:id="3494" w:author="ONOPTCHENKO Xavier" w:date="2019-10-10T15:41:00Z">
              <w:tcPr>
                <w:tcW w:w="1831" w:type="dxa"/>
              </w:tcPr>
            </w:tcPrChange>
          </w:tcPr>
          <w:p w14:paraId="722D9684" w14:textId="77777777" w:rsidR="00466CEA" w:rsidRPr="002A7FF7" w:rsidRDefault="00466CEA" w:rsidP="006B5706">
            <w:pPr>
              <w:cnfStyle w:val="000000010000" w:firstRow="0" w:lastRow="0" w:firstColumn="0" w:lastColumn="0" w:oddVBand="0" w:evenVBand="0" w:oddHBand="0" w:evenHBand="1" w:firstRowFirstColumn="0" w:firstRowLastColumn="0" w:lastRowFirstColumn="0" w:lastRowLastColumn="0"/>
              <w:rPr>
                <w:lang w:val="en-GB"/>
              </w:rPr>
            </w:pPr>
          </w:p>
        </w:tc>
        <w:tc>
          <w:tcPr>
            <w:tcW w:w="1744" w:type="dxa"/>
            <w:tcPrChange w:id="3495" w:author="ONOPTCHENKO Xavier" w:date="2019-10-10T15:41:00Z">
              <w:tcPr>
                <w:tcW w:w="1828" w:type="dxa"/>
              </w:tcPr>
            </w:tcPrChange>
          </w:tcPr>
          <w:p w14:paraId="59F42962" w14:textId="77777777" w:rsidR="00466CEA" w:rsidRPr="002A7FF7" w:rsidRDefault="00466CEA" w:rsidP="006B5706">
            <w:pPr>
              <w:cnfStyle w:val="000000010000" w:firstRow="0" w:lastRow="0" w:firstColumn="0" w:lastColumn="0" w:oddVBand="0" w:evenVBand="0" w:oddHBand="0" w:evenHBand="1" w:firstRowFirstColumn="0" w:firstRowLastColumn="0" w:lastRowFirstColumn="0" w:lastRowLastColumn="0"/>
              <w:rPr>
                <w:lang w:val="en-GB"/>
              </w:rPr>
            </w:pPr>
          </w:p>
        </w:tc>
        <w:tc>
          <w:tcPr>
            <w:tcW w:w="1942" w:type="dxa"/>
            <w:tcPrChange w:id="3496" w:author="ONOPTCHENKO Xavier" w:date="2019-10-10T15:41:00Z">
              <w:tcPr>
                <w:tcW w:w="1942" w:type="dxa"/>
              </w:tcPr>
            </w:tcPrChange>
          </w:tcPr>
          <w:p w14:paraId="06E46FF1" w14:textId="77777777" w:rsidR="00466CEA" w:rsidRPr="002A7FF7" w:rsidRDefault="00466CEA" w:rsidP="006B5706">
            <w:pPr>
              <w:cnfStyle w:val="000000010000" w:firstRow="0" w:lastRow="0" w:firstColumn="0" w:lastColumn="0" w:oddVBand="0" w:evenVBand="0" w:oddHBand="0" w:evenHBand="1" w:firstRowFirstColumn="0" w:firstRowLastColumn="0" w:lastRowFirstColumn="0" w:lastRowLastColumn="0"/>
              <w:rPr>
                <w:lang w:val="en-GB"/>
              </w:rPr>
            </w:pPr>
          </w:p>
        </w:tc>
        <w:tc>
          <w:tcPr>
            <w:tcW w:w="1360" w:type="dxa"/>
            <w:tcPrChange w:id="3497" w:author="ONOPTCHENKO Xavier" w:date="2019-10-10T15:41:00Z">
              <w:tcPr>
                <w:tcW w:w="1836" w:type="dxa"/>
              </w:tcPr>
            </w:tcPrChange>
          </w:tcPr>
          <w:p w14:paraId="04A73424" w14:textId="77777777" w:rsidR="00466CEA" w:rsidRPr="002A7FF7" w:rsidRDefault="00466CEA" w:rsidP="006B5706">
            <w:pPr>
              <w:cnfStyle w:val="000000010000" w:firstRow="0" w:lastRow="0" w:firstColumn="0" w:lastColumn="0" w:oddVBand="0" w:evenVBand="0" w:oddHBand="0" w:evenHBand="1" w:firstRowFirstColumn="0" w:firstRowLastColumn="0" w:lastRowFirstColumn="0" w:lastRowLastColumn="0"/>
              <w:rPr>
                <w:lang w:val="en-GB"/>
              </w:rPr>
            </w:pPr>
          </w:p>
        </w:tc>
      </w:tr>
    </w:tbl>
    <w:p w14:paraId="0404EFDE" w14:textId="1CACE7FD" w:rsidR="002B6E4D" w:rsidDel="002E20AF" w:rsidRDefault="002B6E4D" w:rsidP="002B6E4D">
      <w:pPr>
        <w:rPr>
          <w:del w:id="3498" w:author="ONOPTCHENKO Xavier" w:date="2019-10-10T15:26:00Z"/>
          <w:lang w:val="en-GB"/>
        </w:rPr>
      </w:pPr>
    </w:p>
    <w:p w14:paraId="4C72C355" w14:textId="044CA1CE" w:rsidR="002B6E4D" w:rsidDel="002E20AF" w:rsidRDefault="002B6E4D" w:rsidP="002B6E4D">
      <w:pPr>
        <w:rPr>
          <w:del w:id="3499" w:author="ONOPTCHENKO Xavier" w:date="2019-10-10T15:26:00Z"/>
          <w:lang w:val="en-GB"/>
        </w:rPr>
      </w:pPr>
      <w:del w:id="3500" w:author="ONOPTCHENKO Xavier" w:date="2019-10-10T15:26:00Z">
        <w:r w:rsidDel="002E20AF">
          <w:rPr>
            <w:noProof/>
          </w:rPr>
          <w:drawing>
            <wp:inline distT="0" distB="0" distL="0" distR="0" wp14:anchorId="3A64F1F2" wp14:editId="4DA297CC">
              <wp:extent cx="3981600" cy="687828"/>
              <wp:effectExtent l="0" t="0" r="0" b="0"/>
              <wp:docPr id="14365" name="Picture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81895" cy="687879"/>
                      </a:xfrm>
                      <a:prstGeom prst="rect">
                        <a:avLst/>
                      </a:prstGeom>
                      <a:noFill/>
                    </pic:spPr>
                  </pic:pic>
                </a:graphicData>
              </a:graphic>
            </wp:inline>
          </w:drawing>
        </w:r>
      </w:del>
    </w:p>
    <w:p w14:paraId="69BC69BF" w14:textId="77777777" w:rsidR="00560184" w:rsidRDefault="00560184" w:rsidP="006F79C0">
      <w:pPr>
        <w:rPr>
          <w:lang w:val="en-GB"/>
        </w:rPr>
      </w:pPr>
    </w:p>
    <w:tbl>
      <w:tblPr>
        <w:tblStyle w:val="Grilleclaire-Accent1"/>
        <w:tblW w:w="8183" w:type="dxa"/>
        <w:tblLook w:val="04A0" w:firstRow="1" w:lastRow="0" w:firstColumn="1" w:lastColumn="0" w:noHBand="0" w:noVBand="1"/>
        <w:tblPrChange w:id="3501" w:author="ONOPTCHENKO Xavier" w:date="2019-10-10T15:41:00Z">
          <w:tblPr>
            <w:tblStyle w:val="Grilleclaire-Accent1"/>
            <w:tblW w:w="9322" w:type="dxa"/>
            <w:tblLook w:val="04A0" w:firstRow="1" w:lastRow="0" w:firstColumn="1" w:lastColumn="0" w:noHBand="0" w:noVBand="1"/>
          </w:tblPr>
        </w:tblPrChange>
      </w:tblPr>
      <w:tblGrid>
        <w:gridCol w:w="3502"/>
        <w:gridCol w:w="869"/>
        <w:gridCol w:w="1148"/>
        <w:gridCol w:w="2664"/>
        <w:tblGridChange w:id="3502">
          <w:tblGrid>
            <w:gridCol w:w="3502"/>
            <w:gridCol w:w="869"/>
            <w:gridCol w:w="2287"/>
            <w:gridCol w:w="2664"/>
          </w:tblGrid>
        </w:tblGridChange>
      </w:tblGrid>
      <w:tr w:rsidR="00BB72B1" w14:paraId="177B9E24" w14:textId="77777777" w:rsidTr="00CC3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3" w:type="dxa"/>
            <w:gridSpan w:val="4"/>
            <w:tcPrChange w:id="3503" w:author="ONOPTCHENKO Xavier" w:date="2019-10-10T15:41:00Z">
              <w:tcPr>
                <w:tcW w:w="9322" w:type="dxa"/>
                <w:gridSpan w:val="4"/>
              </w:tcPr>
            </w:tcPrChange>
          </w:tcPr>
          <w:p w14:paraId="7C31A45E" w14:textId="77777777" w:rsidR="00BB72B1" w:rsidRPr="002A7FF7" w:rsidRDefault="00BB72B1" w:rsidP="007848CD">
            <w:pPr>
              <w:cnfStyle w:val="101000000000" w:firstRow="1" w:lastRow="0" w:firstColumn="1" w:lastColumn="0" w:oddVBand="0" w:evenVBand="0" w:oddHBand="0" w:evenHBand="0" w:firstRowFirstColumn="0" w:firstRowLastColumn="0" w:lastRowFirstColumn="0" w:lastRowLastColumn="0"/>
              <w:rPr>
                <w:lang w:val="en-GB"/>
              </w:rPr>
            </w:pPr>
            <w:r>
              <w:rPr>
                <w:lang w:val="en-GB"/>
              </w:rPr>
              <w:t>Execution Environment</w:t>
            </w:r>
          </w:p>
        </w:tc>
      </w:tr>
      <w:tr w:rsidR="00BB72B1" w:rsidRPr="0029207F" w14:paraId="528EFC81" w14:textId="77777777" w:rsidTr="00CC3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2" w:type="dxa"/>
            <w:tcPrChange w:id="3504" w:author="ONOPTCHENKO Xavier" w:date="2019-10-10T15:41:00Z">
              <w:tcPr>
                <w:tcW w:w="3510" w:type="dxa"/>
              </w:tcPr>
            </w:tcPrChange>
          </w:tcPr>
          <w:p w14:paraId="7C6E8572" w14:textId="77777777" w:rsidR="00BB72B1" w:rsidRPr="002A7FF7" w:rsidRDefault="00BB72B1" w:rsidP="007848CD">
            <w:pPr>
              <w:cnfStyle w:val="001000100000" w:firstRow="0" w:lastRow="0" w:firstColumn="1" w:lastColumn="0" w:oddVBand="0" w:evenVBand="0" w:oddHBand="1" w:evenHBand="0" w:firstRowFirstColumn="0" w:firstRowLastColumn="0" w:lastRowFirstColumn="0" w:lastRowLastColumn="0"/>
              <w:rPr>
                <w:lang w:val="en-GB"/>
              </w:rPr>
            </w:pPr>
            <w:r>
              <w:rPr>
                <w:lang w:val="en-GB"/>
              </w:rPr>
              <w:t>Tool</w:t>
            </w:r>
          </w:p>
        </w:tc>
        <w:tc>
          <w:tcPr>
            <w:tcW w:w="869" w:type="dxa"/>
            <w:tcPrChange w:id="3505" w:author="ONOPTCHENKO Xavier" w:date="2019-10-10T15:41:00Z">
              <w:tcPr>
                <w:tcW w:w="851" w:type="dxa"/>
              </w:tcPr>
            </w:tcPrChange>
          </w:tcPr>
          <w:p w14:paraId="3702535C" w14:textId="77777777" w:rsidR="00BB72B1" w:rsidRPr="002A7FF7" w:rsidRDefault="00BB72B1" w:rsidP="007848CD">
            <w:pPr>
              <w:cnfStyle w:val="000000100000" w:firstRow="0" w:lastRow="0" w:firstColumn="0" w:lastColumn="0" w:oddVBand="0" w:evenVBand="0" w:oddHBand="1" w:evenHBand="0" w:firstRowFirstColumn="0" w:firstRowLastColumn="0" w:lastRowFirstColumn="0" w:lastRowLastColumn="0"/>
              <w:rPr>
                <w:lang w:val="en-GB"/>
              </w:rPr>
            </w:pPr>
            <w:r w:rsidRPr="002A7FF7">
              <w:rPr>
                <w:lang w:val="en-GB"/>
              </w:rPr>
              <w:t>Version</w:t>
            </w:r>
          </w:p>
        </w:tc>
        <w:tc>
          <w:tcPr>
            <w:tcW w:w="1148" w:type="dxa"/>
            <w:tcPrChange w:id="3506" w:author="ONOPTCHENKO Xavier" w:date="2019-10-10T15:41:00Z">
              <w:tcPr>
                <w:tcW w:w="2292" w:type="dxa"/>
              </w:tcPr>
            </w:tcPrChange>
          </w:tcPr>
          <w:p w14:paraId="6F44CE74" w14:textId="77777777" w:rsidR="00BB72B1" w:rsidRPr="002A7FF7" w:rsidRDefault="00BB72B1" w:rsidP="007848CD">
            <w:pPr>
              <w:cnfStyle w:val="000000100000" w:firstRow="0" w:lastRow="0" w:firstColumn="0" w:lastColumn="0" w:oddVBand="0" w:evenVBand="0" w:oddHBand="1" w:evenHBand="0" w:firstRowFirstColumn="0" w:firstRowLastColumn="0" w:lastRowFirstColumn="0" w:lastRowLastColumn="0"/>
              <w:rPr>
                <w:lang w:val="en-GB"/>
              </w:rPr>
            </w:pPr>
            <w:r>
              <w:rPr>
                <w:lang w:val="en-GB"/>
              </w:rPr>
              <w:t>Editor</w:t>
            </w:r>
          </w:p>
        </w:tc>
        <w:tc>
          <w:tcPr>
            <w:tcW w:w="2664" w:type="dxa"/>
            <w:tcPrChange w:id="3507" w:author="ONOPTCHENKO Xavier" w:date="2019-10-10T15:41:00Z">
              <w:tcPr>
                <w:tcW w:w="2669" w:type="dxa"/>
              </w:tcPr>
            </w:tcPrChange>
          </w:tcPr>
          <w:p w14:paraId="3DB136C5" w14:textId="77777777" w:rsidR="00BB72B1" w:rsidRPr="002A7FF7" w:rsidRDefault="00360808" w:rsidP="007848CD">
            <w:pPr>
              <w:cnfStyle w:val="000000100000" w:firstRow="0" w:lastRow="0" w:firstColumn="0" w:lastColumn="0" w:oddVBand="0" w:evenVBand="0" w:oddHBand="1" w:evenHBand="0" w:firstRowFirstColumn="0" w:firstRowLastColumn="0" w:lastRowFirstColumn="0" w:lastRowLastColumn="0"/>
              <w:rPr>
                <w:lang w:val="en-GB"/>
              </w:rPr>
            </w:pPr>
            <w:r w:rsidRPr="00325B18">
              <w:rPr>
                <w:lang w:val="en-GB"/>
              </w:rPr>
              <w:t>SHA(or any software shared foundation) version</w:t>
            </w:r>
          </w:p>
        </w:tc>
      </w:tr>
      <w:tr w:rsidR="00BB72B1" w:rsidRPr="00087000" w14:paraId="0DB9CB69" w14:textId="77777777" w:rsidTr="00CC3E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2" w:type="dxa"/>
            <w:tcPrChange w:id="3508" w:author="ONOPTCHENKO Xavier" w:date="2019-10-10T15:41:00Z">
              <w:tcPr>
                <w:tcW w:w="3510" w:type="dxa"/>
              </w:tcPr>
            </w:tcPrChange>
          </w:tcPr>
          <w:p w14:paraId="5279D201" w14:textId="6FA49136" w:rsidR="00BB72B1" w:rsidRPr="002A7FF7" w:rsidRDefault="00897C84">
            <w:pPr>
              <w:cnfStyle w:val="001000010000" w:firstRow="0" w:lastRow="0" w:firstColumn="1" w:lastColumn="0" w:oddVBand="0" w:evenVBand="0" w:oddHBand="0" w:evenHBand="1" w:firstRowFirstColumn="0" w:firstRowLastColumn="0" w:lastRowFirstColumn="0" w:lastRowLastColumn="0"/>
              <w:rPr>
                <w:lang w:val="en-GB"/>
              </w:rPr>
            </w:pPr>
            <w:ins w:id="3509" w:author="ONOPTCHENKO Xavier" w:date="2019-10-10T15:27:00Z">
              <w:r>
                <w:rPr>
                  <w:lang w:val="en-GB"/>
                </w:rPr>
                <w:t>Windows</w:t>
              </w:r>
            </w:ins>
          </w:p>
        </w:tc>
        <w:tc>
          <w:tcPr>
            <w:tcW w:w="869" w:type="dxa"/>
            <w:tcPrChange w:id="3510" w:author="ONOPTCHENKO Xavier" w:date="2019-10-10T15:41:00Z">
              <w:tcPr>
                <w:tcW w:w="851" w:type="dxa"/>
              </w:tcPr>
            </w:tcPrChange>
          </w:tcPr>
          <w:p w14:paraId="267A54D8" w14:textId="7ED1E557" w:rsidR="00BB72B1" w:rsidRPr="002A7FF7" w:rsidRDefault="00897C84" w:rsidP="007848CD">
            <w:pPr>
              <w:cnfStyle w:val="000000010000" w:firstRow="0" w:lastRow="0" w:firstColumn="0" w:lastColumn="0" w:oddVBand="0" w:evenVBand="0" w:oddHBand="0" w:evenHBand="1" w:firstRowFirstColumn="0" w:firstRowLastColumn="0" w:lastRowFirstColumn="0" w:lastRowLastColumn="0"/>
              <w:rPr>
                <w:lang w:val="en-GB"/>
              </w:rPr>
            </w:pPr>
            <w:ins w:id="3511" w:author="ONOPTCHENKO Xavier" w:date="2019-10-10T15:33:00Z">
              <w:r>
                <w:rPr>
                  <w:lang w:val="en-GB"/>
                </w:rPr>
                <w:t>2016</w:t>
              </w:r>
            </w:ins>
          </w:p>
        </w:tc>
        <w:tc>
          <w:tcPr>
            <w:tcW w:w="1148" w:type="dxa"/>
            <w:tcPrChange w:id="3512" w:author="ONOPTCHENKO Xavier" w:date="2019-10-10T15:41:00Z">
              <w:tcPr>
                <w:tcW w:w="2292" w:type="dxa"/>
              </w:tcPr>
            </w:tcPrChange>
          </w:tcPr>
          <w:p w14:paraId="3E15AC33" w14:textId="785A4EB2" w:rsidR="00BB72B1" w:rsidRPr="002A7FF7" w:rsidRDefault="00897C84" w:rsidP="007848CD">
            <w:pPr>
              <w:cnfStyle w:val="000000010000" w:firstRow="0" w:lastRow="0" w:firstColumn="0" w:lastColumn="0" w:oddVBand="0" w:evenVBand="0" w:oddHBand="0" w:evenHBand="1" w:firstRowFirstColumn="0" w:firstRowLastColumn="0" w:lastRowFirstColumn="0" w:lastRowLastColumn="0"/>
              <w:rPr>
                <w:lang w:val="en-GB"/>
              </w:rPr>
            </w:pPr>
            <w:ins w:id="3513" w:author="ONOPTCHENKO Xavier" w:date="2019-10-10T15:33:00Z">
              <w:r>
                <w:rPr>
                  <w:lang w:val="en-GB"/>
                </w:rPr>
                <w:t>Microsoft</w:t>
              </w:r>
            </w:ins>
          </w:p>
        </w:tc>
        <w:tc>
          <w:tcPr>
            <w:tcW w:w="2664" w:type="dxa"/>
            <w:tcPrChange w:id="3514" w:author="ONOPTCHENKO Xavier" w:date="2019-10-10T15:41:00Z">
              <w:tcPr>
                <w:tcW w:w="2669" w:type="dxa"/>
              </w:tcPr>
            </w:tcPrChange>
          </w:tcPr>
          <w:p w14:paraId="607BF02D" w14:textId="4657E2A9" w:rsidR="00BB72B1" w:rsidRPr="002A7FF7" w:rsidRDefault="00897C84" w:rsidP="007848CD">
            <w:pPr>
              <w:cnfStyle w:val="000000010000" w:firstRow="0" w:lastRow="0" w:firstColumn="0" w:lastColumn="0" w:oddVBand="0" w:evenVBand="0" w:oddHBand="0" w:evenHBand="1" w:firstRowFirstColumn="0" w:firstRowLastColumn="0" w:lastRowFirstColumn="0" w:lastRowLastColumn="0"/>
              <w:rPr>
                <w:lang w:val="en-GB"/>
              </w:rPr>
            </w:pPr>
            <w:ins w:id="3515" w:author="ONOPTCHENKO Xavier" w:date="2019-10-10T15:33:00Z">
              <w:r>
                <w:rPr>
                  <w:lang w:val="en-GB"/>
                </w:rPr>
                <w:t>6.3</w:t>
              </w:r>
            </w:ins>
          </w:p>
        </w:tc>
      </w:tr>
      <w:tr w:rsidR="00897C84" w:rsidRPr="00087000" w14:paraId="2085ED59" w14:textId="77777777" w:rsidTr="00CC3E7E">
        <w:trPr>
          <w:cnfStyle w:val="000000100000" w:firstRow="0" w:lastRow="0" w:firstColumn="0" w:lastColumn="0" w:oddVBand="0" w:evenVBand="0" w:oddHBand="1" w:evenHBand="0" w:firstRowFirstColumn="0" w:firstRowLastColumn="0" w:lastRowFirstColumn="0" w:lastRowLastColumn="0"/>
          <w:ins w:id="3516" w:author="ONOPTCHENKO Xavier" w:date="2019-10-10T15:33:00Z"/>
        </w:trPr>
        <w:tc>
          <w:tcPr>
            <w:cnfStyle w:val="001000000000" w:firstRow="0" w:lastRow="0" w:firstColumn="1" w:lastColumn="0" w:oddVBand="0" w:evenVBand="0" w:oddHBand="0" w:evenHBand="0" w:firstRowFirstColumn="0" w:firstRowLastColumn="0" w:lastRowFirstColumn="0" w:lastRowLastColumn="0"/>
            <w:tcW w:w="3502" w:type="dxa"/>
            <w:tcPrChange w:id="3517" w:author="ONOPTCHENKO Xavier" w:date="2019-10-10T15:41:00Z">
              <w:tcPr>
                <w:tcW w:w="3510" w:type="dxa"/>
              </w:tcPr>
            </w:tcPrChange>
          </w:tcPr>
          <w:p w14:paraId="4D1636FE" w14:textId="46023FD1" w:rsidR="00897C84" w:rsidRDefault="00897C84" w:rsidP="00897C84">
            <w:pPr>
              <w:cnfStyle w:val="001000100000" w:firstRow="0" w:lastRow="0" w:firstColumn="1" w:lastColumn="0" w:oddVBand="0" w:evenVBand="0" w:oddHBand="1" w:evenHBand="0" w:firstRowFirstColumn="0" w:firstRowLastColumn="0" w:lastRowFirstColumn="0" w:lastRowLastColumn="0"/>
              <w:rPr>
                <w:ins w:id="3518" w:author="ONOPTCHENKO Xavier" w:date="2019-10-10T15:33:00Z"/>
                <w:lang w:val="en-GB"/>
              </w:rPr>
            </w:pPr>
            <w:ins w:id="3519" w:author="ONOPTCHENKO Xavier" w:date="2019-10-10T15:33:00Z">
              <w:r>
                <w:rPr>
                  <w:lang w:val="en-GB"/>
                </w:rPr>
                <w:t>IIS</w:t>
              </w:r>
            </w:ins>
          </w:p>
        </w:tc>
        <w:tc>
          <w:tcPr>
            <w:tcW w:w="869" w:type="dxa"/>
            <w:tcPrChange w:id="3520" w:author="ONOPTCHENKO Xavier" w:date="2019-10-10T15:41:00Z">
              <w:tcPr>
                <w:tcW w:w="851" w:type="dxa"/>
              </w:tcPr>
            </w:tcPrChange>
          </w:tcPr>
          <w:p w14:paraId="68487CB9" w14:textId="5EE8504D" w:rsidR="00897C84" w:rsidRDefault="00897C84" w:rsidP="007848CD">
            <w:pPr>
              <w:cnfStyle w:val="000000100000" w:firstRow="0" w:lastRow="0" w:firstColumn="0" w:lastColumn="0" w:oddVBand="0" w:evenVBand="0" w:oddHBand="1" w:evenHBand="0" w:firstRowFirstColumn="0" w:firstRowLastColumn="0" w:lastRowFirstColumn="0" w:lastRowLastColumn="0"/>
              <w:rPr>
                <w:ins w:id="3521" w:author="ONOPTCHENKO Xavier" w:date="2019-10-10T15:33:00Z"/>
                <w:lang w:val="en-GB"/>
              </w:rPr>
            </w:pPr>
            <w:ins w:id="3522" w:author="ONOPTCHENKO Xavier" w:date="2019-10-10T15:33:00Z">
              <w:r>
                <w:rPr>
                  <w:lang w:val="en-GB"/>
                </w:rPr>
                <w:t>10.0</w:t>
              </w:r>
            </w:ins>
          </w:p>
        </w:tc>
        <w:tc>
          <w:tcPr>
            <w:tcW w:w="1148" w:type="dxa"/>
            <w:tcPrChange w:id="3523" w:author="ONOPTCHENKO Xavier" w:date="2019-10-10T15:41:00Z">
              <w:tcPr>
                <w:tcW w:w="2292" w:type="dxa"/>
              </w:tcPr>
            </w:tcPrChange>
          </w:tcPr>
          <w:p w14:paraId="3FE5A5DD" w14:textId="12C1692A" w:rsidR="00897C84" w:rsidRDefault="00897C84" w:rsidP="007848CD">
            <w:pPr>
              <w:cnfStyle w:val="000000100000" w:firstRow="0" w:lastRow="0" w:firstColumn="0" w:lastColumn="0" w:oddVBand="0" w:evenVBand="0" w:oddHBand="1" w:evenHBand="0" w:firstRowFirstColumn="0" w:firstRowLastColumn="0" w:lastRowFirstColumn="0" w:lastRowLastColumn="0"/>
              <w:rPr>
                <w:ins w:id="3524" w:author="ONOPTCHENKO Xavier" w:date="2019-10-10T15:33:00Z"/>
                <w:lang w:val="en-GB"/>
              </w:rPr>
            </w:pPr>
            <w:ins w:id="3525" w:author="ONOPTCHENKO Xavier" w:date="2019-10-10T15:33:00Z">
              <w:r>
                <w:rPr>
                  <w:lang w:val="en-GB"/>
                </w:rPr>
                <w:t>Microsoft</w:t>
              </w:r>
            </w:ins>
          </w:p>
        </w:tc>
        <w:tc>
          <w:tcPr>
            <w:tcW w:w="2664" w:type="dxa"/>
            <w:tcPrChange w:id="3526" w:author="ONOPTCHENKO Xavier" w:date="2019-10-10T15:41:00Z">
              <w:tcPr>
                <w:tcW w:w="2669" w:type="dxa"/>
              </w:tcPr>
            </w:tcPrChange>
          </w:tcPr>
          <w:p w14:paraId="6818F543" w14:textId="0C9131C5" w:rsidR="00897C84" w:rsidRDefault="00897C84" w:rsidP="007848CD">
            <w:pPr>
              <w:cnfStyle w:val="000000100000" w:firstRow="0" w:lastRow="0" w:firstColumn="0" w:lastColumn="0" w:oddVBand="0" w:evenVBand="0" w:oddHBand="1" w:evenHBand="0" w:firstRowFirstColumn="0" w:firstRowLastColumn="0" w:lastRowFirstColumn="0" w:lastRowLastColumn="0"/>
              <w:rPr>
                <w:ins w:id="3527" w:author="ONOPTCHENKO Xavier" w:date="2019-10-10T15:33:00Z"/>
                <w:lang w:val="en-GB"/>
              </w:rPr>
            </w:pPr>
            <w:ins w:id="3528" w:author="ONOPTCHENKO Xavier" w:date="2019-10-10T15:33:00Z">
              <w:r>
                <w:rPr>
                  <w:lang w:val="en-GB"/>
                </w:rPr>
                <w:t>6.3</w:t>
              </w:r>
            </w:ins>
          </w:p>
        </w:tc>
      </w:tr>
      <w:tr w:rsidR="00897C84" w:rsidRPr="00087000" w14:paraId="66B4361E" w14:textId="77777777" w:rsidTr="00CC3E7E">
        <w:trPr>
          <w:cnfStyle w:val="000000010000" w:firstRow="0" w:lastRow="0" w:firstColumn="0" w:lastColumn="0" w:oddVBand="0" w:evenVBand="0" w:oddHBand="0" w:evenHBand="1" w:firstRowFirstColumn="0" w:firstRowLastColumn="0" w:lastRowFirstColumn="0" w:lastRowLastColumn="0"/>
          <w:ins w:id="3529" w:author="ONOPTCHENKO Xavier" w:date="2019-10-10T15:34:00Z"/>
        </w:trPr>
        <w:tc>
          <w:tcPr>
            <w:cnfStyle w:val="001000000000" w:firstRow="0" w:lastRow="0" w:firstColumn="1" w:lastColumn="0" w:oddVBand="0" w:evenVBand="0" w:oddHBand="0" w:evenHBand="0" w:firstRowFirstColumn="0" w:firstRowLastColumn="0" w:lastRowFirstColumn="0" w:lastRowLastColumn="0"/>
            <w:tcW w:w="3502" w:type="dxa"/>
            <w:tcPrChange w:id="3530" w:author="ONOPTCHENKO Xavier" w:date="2019-10-10T15:41:00Z">
              <w:tcPr>
                <w:tcW w:w="3510" w:type="dxa"/>
              </w:tcPr>
            </w:tcPrChange>
          </w:tcPr>
          <w:p w14:paraId="116C3C35" w14:textId="494F8290" w:rsidR="00897C84" w:rsidRDefault="00897C84" w:rsidP="00897C84">
            <w:pPr>
              <w:cnfStyle w:val="001000010000" w:firstRow="0" w:lastRow="0" w:firstColumn="1" w:lastColumn="0" w:oddVBand="0" w:evenVBand="0" w:oddHBand="0" w:evenHBand="1" w:firstRowFirstColumn="0" w:firstRowLastColumn="0" w:lastRowFirstColumn="0" w:lastRowLastColumn="0"/>
              <w:rPr>
                <w:ins w:id="3531" w:author="ONOPTCHENKO Xavier" w:date="2019-10-10T15:34:00Z"/>
                <w:lang w:val="en-GB"/>
              </w:rPr>
            </w:pPr>
            <w:ins w:id="3532" w:author="ONOPTCHENKO Xavier" w:date="2019-10-10T15:34:00Z">
              <w:r>
                <w:rPr>
                  <w:lang w:val="en-GB"/>
                </w:rPr>
                <w:t>Red Hat Enterprise Linux</w:t>
              </w:r>
            </w:ins>
          </w:p>
        </w:tc>
        <w:tc>
          <w:tcPr>
            <w:tcW w:w="869" w:type="dxa"/>
            <w:tcPrChange w:id="3533" w:author="ONOPTCHENKO Xavier" w:date="2019-10-10T15:41:00Z">
              <w:tcPr>
                <w:tcW w:w="851" w:type="dxa"/>
              </w:tcPr>
            </w:tcPrChange>
          </w:tcPr>
          <w:p w14:paraId="004E8890" w14:textId="5622F75C" w:rsidR="00897C84" w:rsidRDefault="00897C84" w:rsidP="007848CD">
            <w:pPr>
              <w:cnfStyle w:val="000000010000" w:firstRow="0" w:lastRow="0" w:firstColumn="0" w:lastColumn="0" w:oddVBand="0" w:evenVBand="0" w:oddHBand="0" w:evenHBand="1" w:firstRowFirstColumn="0" w:firstRowLastColumn="0" w:lastRowFirstColumn="0" w:lastRowLastColumn="0"/>
              <w:rPr>
                <w:ins w:id="3534" w:author="ONOPTCHENKO Xavier" w:date="2019-10-10T15:34:00Z"/>
                <w:lang w:val="en-GB"/>
              </w:rPr>
            </w:pPr>
            <w:ins w:id="3535" w:author="ONOPTCHENKO Xavier" w:date="2019-10-10T15:34:00Z">
              <w:r>
                <w:rPr>
                  <w:lang w:val="en-GB"/>
                </w:rPr>
                <w:t>7.6</w:t>
              </w:r>
            </w:ins>
          </w:p>
        </w:tc>
        <w:tc>
          <w:tcPr>
            <w:tcW w:w="1148" w:type="dxa"/>
            <w:tcPrChange w:id="3536" w:author="ONOPTCHENKO Xavier" w:date="2019-10-10T15:41:00Z">
              <w:tcPr>
                <w:tcW w:w="2292" w:type="dxa"/>
              </w:tcPr>
            </w:tcPrChange>
          </w:tcPr>
          <w:p w14:paraId="5FD99E7A" w14:textId="42E1B583" w:rsidR="00897C84" w:rsidRDefault="00897C84" w:rsidP="007848CD">
            <w:pPr>
              <w:cnfStyle w:val="000000010000" w:firstRow="0" w:lastRow="0" w:firstColumn="0" w:lastColumn="0" w:oddVBand="0" w:evenVBand="0" w:oddHBand="0" w:evenHBand="1" w:firstRowFirstColumn="0" w:firstRowLastColumn="0" w:lastRowFirstColumn="0" w:lastRowLastColumn="0"/>
              <w:rPr>
                <w:ins w:id="3537" w:author="ONOPTCHENKO Xavier" w:date="2019-10-10T15:34:00Z"/>
                <w:lang w:val="en-GB"/>
              </w:rPr>
            </w:pPr>
            <w:ins w:id="3538" w:author="ONOPTCHENKO Xavier" w:date="2019-10-10T15:34:00Z">
              <w:r>
                <w:rPr>
                  <w:lang w:val="en-GB"/>
                </w:rPr>
                <w:t>Red Hat</w:t>
              </w:r>
            </w:ins>
          </w:p>
        </w:tc>
        <w:tc>
          <w:tcPr>
            <w:tcW w:w="2664" w:type="dxa"/>
            <w:tcPrChange w:id="3539" w:author="ONOPTCHENKO Xavier" w:date="2019-10-10T15:41:00Z">
              <w:tcPr>
                <w:tcW w:w="2669" w:type="dxa"/>
              </w:tcPr>
            </w:tcPrChange>
          </w:tcPr>
          <w:p w14:paraId="3AA1A7EE" w14:textId="3828EADE" w:rsidR="00897C84" w:rsidRDefault="00897C84" w:rsidP="007848CD">
            <w:pPr>
              <w:cnfStyle w:val="000000010000" w:firstRow="0" w:lastRow="0" w:firstColumn="0" w:lastColumn="0" w:oddVBand="0" w:evenVBand="0" w:oddHBand="0" w:evenHBand="1" w:firstRowFirstColumn="0" w:firstRowLastColumn="0" w:lastRowFirstColumn="0" w:lastRowLastColumn="0"/>
              <w:rPr>
                <w:ins w:id="3540" w:author="ONOPTCHENKO Xavier" w:date="2019-10-10T15:34:00Z"/>
                <w:lang w:val="en-GB"/>
              </w:rPr>
            </w:pPr>
            <w:ins w:id="3541" w:author="ONOPTCHENKO Xavier" w:date="2019-10-10T15:37:00Z">
              <w:r>
                <w:rPr>
                  <w:lang w:val="en-GB"/>
                </w:rPr>
                <w:t>6.1</w:t>
              </w:r>
            </w:ins>
          </w:p>
        </w:tc>
      </w:tr>
      <w:tr w:rsidR="00897C84" w:rsidRPr="00087000" w14:paraId="6E8F1E41" w14:textId="77777777" w:rsidTr="00CC3E7E">
        <w:trPr>
          <w:cnfStyle w:val="000000100000" w:firstRow="0" w:lastRow="0" w:firstColumn="0" w:lastColumn="0" w:oddVBand="0" w:evenVBand="0" w:oddHBand="1" w:evenHBand="0" w:firstRowFirstColumn="0" w:firstRowLastColumn="0" w:lastRowFirstColumn="0" w:lastRowLastColumn="0"/>
          <w:ins w:id="3542" w:author="ONOPTCHENKO Xavier" w:date="2019-10-10T15:34:00Z"/>
        </w:trPr>
        <w:tc>
          <w:tcPr>
            <w:cnfStyle w:val="001000000000" w:firstRow="0" w:lastRow="0" w:firstColumn="1" w:lastColumn="0" w:oddVBand="0" w:evenVBand="0" w:oddHBand="0" w:evenHBand="0" w:firstRowFirstColumn="0" w:firstRowLastColumn="0" w:lastRowFirstColumn="0" w:lastRowLastColumn="0"/>
            <w:tcW w:w="3502" w:type="dxa"/>
            <w:tcPrChange w:id="3543" w:author="ONOPTCHENKO Xavier" w:date="2019-10-10T15:41:00Z">
              <w:tcPr>
                <w:tcW w:w="3510" w:type="dxa"/>
              </w:tcPr>
            </w:tcPrChange>
          </w:tcPr>
          <w:p w14:paraId="198A9305" w14:textId="1531CF0D" w:rsidR="00897C84" w:rsidRDefault="00897C84" w:rsidP="00897C84">
            <w:pPr>
              <w:cnfStyle w:val="001000100000" w:firstRow="0" w:lastRow="0" w:firstColumn="1" w:lastColumn="0" w:oddVBand="0" w:evenVBand="0" w:oddHBand="1" w:evenHBand="0" w:firstRowFirstColumn="0" w:firstRowLastColumn="0" w:lastRowFirstColumn="0" w:lastRowLastColumn="0"/>
              <w:rPr>
                <w:ins w:id="3544" w:author="ONOPTCHENKO Xavier" w:date="2019-10-10T15:34:00Z"/>
                <w:lang w:val="en-GB"/>
              </w:rPr>
            </w:pPr>
            <w:ins w:id="3545" w:author="ONOPTCHENKO Xavier" w:date="2019-10-10T15:34:00Z">
              <w:r>
                <w:rPr>
                  <w:lang w:val="en-GB"/>
                </w:rPr>
                <w:t>Oracle Database Enterprise Edition</w:t>
              </w:r>
            </w:ins>
          </w:p>
        </w:tc>
        <w:tc>
          <w:tcPr>
            <w:tcW w:w="869" w:type="dxa"/>
            <w:tcPrChange w:id="3546" w:author="ONOPTCHENKO Xavier" w:date="2019-10-10T15:41:00Z">
              <w:tcPr>
                <w:tcW w:w="851" w:type="dxa"/>
              </w:tcPr>
            </w:tcPrChange>
          </w:tcPr>
          <w:p w14:paraId="7436F4AA" w14:textId="325C7301" w:rsidR="00897C84" w:rsidRDefault="00897C84">
            <w:pPr>
              <w:cnfStyle w:val="000000100000" w:firstRow="0" w:lastRow="0" w:firstColumn="0" w:lastColumn="0" w:oddVBand="0" w:evenVBand="0" w:oddHBand="1" w:evenHBand="0" w:firstRowFirstColumn="0" w:firstRowLastColumn="0" w:lastRowFirstColumn="0" w:lastRowLastColumn="0"/>
              <w:rPr>
                <w:ins w:id="3547" w:author="ONOPTCHENKO Xavier" w:date="2019-10-10T15:34:00Z"/>
                <w:lang w:val="en-GB"/>
              </w:rPr>
            </w:pPr>
            <w:ins w:id="3548" w:author="ONOPTCHENKO Xavier" w:date="2019-10-10T15:35:00Z">
              <w:r>
                <w:rPr>
                  <w:lang w:val="en-GB"/>
                </w:rPr>
                <w:t>1</w:t>
              </w:r>
            </w:ins>
            <w:ins w:id="3549" w:author="ONOPTCHENKO Xavier" w:date="2019-10-10T15:36:00Z">
              <w:r>
                <w:rPr>
                  <w:lang w:val="en-GB"/>
                </w:rPr>
                <w:t>2</w:t>
              </w:r>
            </w:ins>
            <w:ins w:id="3550" w:author="ONOPTCHENKO Xavier" w:date="2019-10-10T15:35:00Z">
              <w:r>
                <w:rPr>
                  <w:lang w:val="en-GB"/>
                </w:rPr>
                <w:t>.</w:t>
              </w:r>
            </w:ins>
            <w:ins w:id="3551" w:author="ONOPTCHENKO Xavier" w:date="2019-10-10T15:37:00Z">
              <w:r>
                <w:rPr>
                  <w:lang w:val="en-GB"/>
                </w:rPr>
                <w:t>1.0.2</w:t>
              </w:r>
            </w:ins>
          </w:p>
        </w:tc>
        <w:tc>
          <w:tcPr>
            <w:tcW w:w="1148" w:type="dxa"/>
            <w:tcPrChange w:id="3552" w:author="ONOPTCHENKO Xavier" w:date="2019-10-10T15:41:00Z">
              <w:tcPr>
                <w:tcW w:w="2292" w:type="dxa"/>
              </w:tcPr>
            </w:tcPrChange>
          </w:tcPr>
          <w:p w14:paraId="7B551364" w14:textId="1CA5CF14" w:rsidR="00897C84" w:rsidRDefault="00897C84" w:rsidP="007848CD">
            <w:pPr>
              <w:cnfStyle w:val="000000100000" w:firstRow="0" w:lastRow="0" w:firstColumn="0" w:lastColumn="0" w:oddVBand="0" w:evenVBand="0" w:oddHBand="1" w:evenHBand="0" w:firstRowFirstColumn="0" w:firstRowLastColumn="0" w:lastRowFirstColumn="0" w:lastRowLastColumn="0"/>
              <w:rPr>
                <w:ins w:id="3553" w:author="ONOPTCHENKO Xavier" w:date="2019-10-10T15:34:00Z"/>
                <w:lang w:val="en-GB"/>
              </w:rPr>
            </w:pPr>
            <w:ins w:id="3554" w:author="ONOPTCHENKO Xavier" w:date="2019-10-10T15:35:00Z">
              <w:r>
                <w:rPr>
                  <w:lang w:val="en-GB"/>
                </w:rPr>
                <w:t>Oracle</w:t>
              </w:r>
            </w:ins>
          </w:p>
        </w:tc>
        <w:tc>
          <w:tcPr>
            <w:tcW w:w="2664" w:type="dxa"/>
            <w:tcPrChange w:id="3555" w:author="ONOPTCHENKO Xavier" w:date="2019-10-10T15:41:00Z">
              <w:tcPr>
                <w:tcW w:w="2669" w:type="dxa"/>
              </w:tcPr>
            </w:tcPrChange>
          </w:tcPr>
          <w:p w14:paraId="09D5EA6D" w14:textId="68A56B93" w:rsidR="00897C84" w:rsidRDefault="00897C84" w:rsidP="007848CD">
            <w:pPr>
              <w:cnfStyle w:val="000000100000" w:firstRow="0" w:lastRow="0" w:firstColumn="0" w:lastColumn="0" w:oddVBand="0" w:evenVBand="0" w:oddHBand="1" w:evenHBand="0" w:firstRowFirstColumn="0" w:firstRowLastColumn="0" w:lastRowFirstColumn="0" w:lastRowLastColumn="0"/>
              <w:rPr>
                <w:ins w:id="3556" w:author="ONOPTCHENKO Xavier" w:date="2019-10-10T15:34:00Z"/>
                <w:lang w:val="en-GB"/>
              </w:rPr>
            </w:pPr>
            <w:ins w:id="3557" w:author="ONOPTCHENKO Xavier" w:date="2019-10-10T15:37:00Z">
              <w:r>
                <w:rPr>
                  <w:lang w:val="en-GB"/>
                </w:rPr>
                <w:t>6.1</w:t>
              </w:r>
            </w:ins>
          </w:p>
        </w:tc>
      </w:tr>
    </w:tbl>
    <w:p w14:paraId="1892CC19" w14:textId="77777777" w:rsidR="00CC3E7E" w:rsidRDefault="00CC3E7E" w:rsidP="00CA0532">
      <w:pPr>
        <w:rPr>
          <w:ins w:id="3558" w:author="ONOPTCHENKO Xavier" w:date="2019-10-10T15:41:00Z"/>
          <w:b/>
        </w:rPr>
      </w:pPr>
    </w:p>
    <w:p w14:paraId="2BBD458D" w14:textId="4A2F9062" w:rsidR="00D63B02" w:rsidRDefault="00897C84" w:rsidP="00043299">
      <w:pPr>
        <w:tabs>
          <w:tab w:val="left" w:pos="993"/>
        </w:tabs>
        <w:ind w:left="993" w:hanging="993"/>
        <w:rPr>
          <w:ins w:id="3559" w:author="ONOPTCHENKO Xavier" w:date="2019-10-11T16:23:00Z"/>
        </w:rPr>
      </w:pPr>
      <w:ins w:id="3560" w:author="ONOPTCHENKO Xavier" w:date="2019-10-10T15:38:00Z">
        <w:r w:rsidRPr="00897C84">
          <w:rPr>
            <w:b/>
            <w:rPrChange w:id="3561" w:author="ONOPTCHENKO Xavier" w:date="2019-10-10T15:38:00Z">
              <w:rPr/>
            </w:rPrChange>
          </w:rPr>
          <w:t>Attention :</w:t>
        </w:r>
        <w:r>
          <w:t xml:space="preserve"> </w:t>
        </w:r>
      </w:ins>
      <w:ins w:id="3562" w:author="ONOPTCHENKO Xavier" w:date="2019-10-11T16:21:00Z">
        <w:r w:rsidR="00043299">
          <w:tab/>
        </w:r>
      </w:ins>
      <w:ins w:id="3563" w:author="ONOPTCHENKO Xavier" w:date="2019-10-10T15:37:00Z">
        <w:r w:rsidRPr="00897C84">
          <w:rPr>
            <w:rPrChange w:id="3564" w:author="ONOPTCHENKO Xavier" w:date="2019-10-10T15:37:00Z">
              <w:rPr>
                <w:lang w:val="en-GB"/>
              </w:rPr>
            </w:rPrChange>
          </w:rPr>
          <w:t>Le tiers données est déployé sur le SHA 6.1 au lieu de 7.0 du fait de l’</w:t>
        </w:r>
        <w:r>
          <w:t>incompatibilité de la dernière version de Spotfire disponible (10.5) avec Oracle Database Enterprise Edition 19.3 (SHA 7.0)</w:t>
        </w:r>
      </w:ins>
      <w:ins w:id="3565" w:author="ONOPTCHENKO Xavier" w:date="2019-10-10T15:38:00Z">
        <w:r>
          <w:t>.</w:t>
        </w:r>
      </w:ins>
      <w:ins w:id="3566" w:author="ONOPTCHENKO Xavier" w:date="2019-10-11T16:21:00Z">
        <w:r w:rsidR="00043299">
          <w:t xml:space="preserve"> D</w:t>
        </w:r>
      </w:ins>
      <w:ins w:id="3567" w:author="ONOPTCHENKO Xavier" w:date="2019-10-11T16:22:00Z">
        <w:r w:rsidR="00043299">
          <w:t>ès qu’une nouvelle version supportant la version d’Oracle du SHA courant sortira, un projet traitera l</w:t>
        </w:r>
      </w:ins>
      <w:ins w:id="3568" w:author="ONOPTCHENKO Xavier" w:date="2019-10-11T16:23:00Z">
        <w:r w:rsidR="00043299">
          <w:t>’obsolescence de cette base :</w:t>
        </w:r>
      </w:ins>
    </w:p>
    <w:p w14:paraId="1DC2DA6B" w14:textId="2A80260F" w:rsidR="00043299" w:rsidRDefault="00043299">
      <w:pPr>
        <w:pStyle w:val="Paragraphedeliste"/>
        <w:numPr>
          <w:ilvl w:val="0"/>
          <w:numId w:val="24"/>
        </w:numPr>
        <w:tabs>
          <w:tab w:val="left" w:pos="993"/>
        </w:tabs>
        <w:rPr>
          <w:ins w:id="3569" w:author="ONOPTCHENKO Xavier" w:date="2019-10-11T16:24:00Z"/>
        </w:rPr>
        <w:pPrChange w:id="3570" w:author="ONOPTCHENKO Xavier" w:date="2019-10-11T16:23:00Z">
          <w:pPr>
            <w:tabs>
              <w:tab w:val="left" w:pos="993"/>
            </w:tabs>
          </w:pPr>
        </w:pPrChange>
      </w:pPr>
      <w:ins w:id="3571" w:author="ONOPTCHENKO Xavier" w:date="2019-10-11T16:23:00Z">
        <w:r>
          <w:t>Soit le C8070 traitant l’obsolescence du reste de l’ESB</w:t>
        </w:r>
      </w:ins>
      <w:ins w:id="3572" w:author="ONOPTCHENKO Xavier" w:date="2019-10-11T16:24:00Z">
        <w:r>
          <w:t xml:space="preserve"> qui procèdera alors à la migration des données Spotfire dans la nouvelle base de données de l</w:t>
        </w:r>
      </w:ins>
      <w:ins w:id="3573" w:author="ONOPTCHENKO Xavier" w:date="2019-10-11T16:25:00Z">
        <w:r>
          <w:t>’ESB.</w:t>
        </w:r>
      </w:ins>
    </w:p>
    <w:p w14:paraId="13F5D922" w14:textId="4712B0A6" w:rsidR="00043299" w:rsidRDefault="00043299">
      <w:pPr>
        <w:pStyle w:val="Paragraphedeliste"/>
        <w:numPr>
          <w:ilvl w:val="0"/>
          <w:numId w:val="24"/>
        </w:numPr>
        <w:tabs>
          <w:tab w:val="left" w:pos="993"/>
        </w:tabs>
        <w:rPr>
          <w:ins w:id="3574" w:author="ONOPTCHENKO Xavier" w:date="2019-10-10T15:38:00Z"/>
        </w:rPr>
        <w:pPrChange w:id="3575" w:author="ONOPTCHENKO Xavier" w:date="2019-10-11T16:23:00Z">
          <w:pPr>
            <w:tabs>
              <w:tab w:val="left" w:pos="993"/>
            </w:tabs>
          </w:pPr>
        </w:pPrChange>
      </w:pPr>
      <w:ins w:id="3576" w:author="ONOPTCHENKO Xavier" w:date="2019-10-11T16:24:00Z">
        <w:r>
          <w:t>Soit un autre projet à définir si cette version de Spotfire n’arrive pas à temps.</w:t>
        </w:r>
      </w:ins>
    </w:p>
    <w:p w14:paraId="17F53D71" w14:textId="1A39553D" w:rsidR="00897C84" w:rsidRDefault="00897C84">
      <w:pPr>
        <w:spacing w:before="0" w:after="160" w:line="259" w:lineRule="auto"/>
        <w:jc w:val="left"/>
        <w:rPr>
          <w:ins w:id="3577" w:author="ONOPTCHENKO Xavier" w:date="2019-10-10T15:38:00Z"/>
        </w:rPr>
      </w:pPr>
      <w:ins w:id="3578" w:author="ONOPTCHENKO Xavier" w:date="2019-10-10T15:38:00Z">
        <w:r>
          <w:br w:type="page"/>
        </w:r>
      </w:ins>
    </w:p>
    <w:p w14:paraId="2487B7BD" w14:textId="16B71473" w:rsidR="00897C84" w:rsidRPr="00897C84" w:rsidDel="00897C84" w:rsidRDefault="00897C84" w:rsidP="00CA0532">
      <w:pPr>
        <w:rPr>
          <w:del w:id="3579" w:author="ONOPTCHENKO Xavier" w:date="2019-10-10T15:38:00Z"/>
          <w:rPrChange w:id="3580" w:author="ONOPTCHENKO Xavier" w:date="2019-10-10T15:37:00Z">
            <w:rPr>
              <w:del w:id="3581" w:author="ONOPTCHENKO Xavier" w:date="2019-10-10T15:38:00Z"/>
              <w:lang w:val="en-GB"/>
            </w:rPr>
          </w:rPrChange>
        </w:rPr>
      </w:pPr>
      <w:bookmarkStart w:id="3582" w:name="_Toc21697905"/>
      <w:bookmarkEnd w:id="3582"/>
    </w:p>
    <w:p w14:paraId="1721F3DD" w14:textId="77777777" w:rsidR="000A40E3" w:rsidRPr="00043299" w:rsidRDefault="000A40E3" w:rsidP="006F45A6">
      <w:pPr>
        <w:pStyle w:val="Titre2"/>
        <w:rPr>
          <w:rPrChange w:id="3583" w:author="ONOPTCHENKO Xavier" w:date="2019-10-11T16:21:00Z">
            <w:rPr>
              <w:lang w:val="en-GB"/>
            </w:rPr>
          </w:rPrChange>
        </w:rPr>
      </w:pPr>
      <w:bookmarkStart w:id="3584" w:name="_Toc21697906"/>
      <w:r w:rsidRPr="00043299">
        <w:rPr>
          <w:rPrChange w:id="3585" w:author="ONOPTCHENKO Xavier" w:date="2019-10-11T16:21:00Z">
            <w:rPr>
              <w:lang w:val="en-GB"/>
            </w:rPr>
          </w:rPrChange>
        </w:rPr>
        <w:t>Performance and load tests</w:t>
      </w:r>
      <w:bookmarkEnd w:id="3584"/>
    </w:p>
    <w:p w14:paraId="3173B55F" w14:textId="6B2BC7C2" w:rsidR="00CC3E7E" w:rsidRDefault="00CC3E7E">
      <w:pPr>
        <w:rPr>
          <w:ins w:id="3586" w:author="ONOPTCHENKO Xavier" w:date="2019-10-10T15:44:00Z"/>
        </w:rPr>
        <w:pPrChange w:id="3587" w:author="ONOPTCHENKO Xavier" w:date="2019-10-10T15:43:00Z">
          <w:pPr>
            <w:pStyle w:val="Titre2"/>
          </w:pPr>
        </w:pPrChange>
      </w:pPr>
      <w:ins w:id="3588" w:author="ONOPTCHENKO Xavier" w:date="2019-10-10T15:44:00Z">
        <w:r>
          <w:t>Des tests de performance seront réalisés en environnement de qualification.</w:t>
        </w:r>
      </w:ins>
    </w:p>
    <w:p w14:paraId="58D001B3" w14:textId="77777777" w:rsidR="00CC3E7E" w:rsidRDefault="00CC3E7E" w:rsidP="00CC3E7E">
      <w:pPr>
        <w:rPr>
          <w:ins w:id="3589" w:author="ONOPTCHENKO Xavier" w:date="2019-10-10T15:46:00Z"/>
        </w:rPr>
      </w:pPr>
      <w:ins w:id="3590" w:author="ONOPTCHENKO Xavier" w:date="2019-10-10T15:44:00Z">
        <w:r>
          <w:t xml:space="preserve">Ils seront réalisés manuellement </w:t>
        </w:r>
      </w:ins>
      <w:ins w:id="3591" w:author="ONOPTCHENKO Xavier" w:date="2019-10-10T15:46:00Z">
        <w:r>
          <w:t>par l’affichage des</w:t>
        </w:r>
      </w:ins>
      <w:ins w:id="3592" w:author="ONOPTCHENKO Xavier" w:date="2019-10-10T15:44:00Z">
        <w:r>
          <w:t xml:space="preserve"> différents rapports après migration :</w:t>
        </w:r>
      </w:ins>
    </w:p>
    <w:p w14:paraId="4FF5D678" w14:textId="77777777" w:rsidR="00CC3E7E" w:rsidRDefault="00CC3E7E">
      <w:pPr>
        <w:pStyle w:val="Paragraphedeliste"/>
        <w:numPr>
          <w:ilvl w:val="0"/>
          <w:numId w:val="19"/>
        </w:numPr>
        <w:rPr>
          <w:ins w:id="3593" w:author="ONOPTCHENKO Xavier" w:date="2019-10-10T15:46:00Z"/>
        </w:rPr>
        <w:pPrChange w:id="3594" w:author="ONOPTCHENKO Xavier" w:date="2019-10-10T15:46:00Z">
          <w:pPr/>
        </w:pPrChange>
      </w:pPr>
      <w:ins w:id="3595" w:author="ONOPTCHENKO Xavier" w:date="2019-10-10T15:44:00Z">
        <w:r>
          <w:t>En procédant à  des insertions de données de test au niveau de la file EMS du modules d’aleting.</w:t>
        </w:r>
      </w:ins>
    </w:p>
    <w:p w14:paraId="62143F6B" w14:textId="77777777" w:rsidR="00CC3E7E" w:rsidRDefault="00CC3E7E">
      <w:pPr>
        <w:pStyle w:val="Paragraphedeliste"/>
        <w:numPr>
          <w:ilvl w:val="0"/>
          <w:numId w:val="19"/>
        </w:numPr>
        <w:rPr>
          <w:ins w:id="3596" w:author="ONOPTCHENKO Xavier" w:date="2019-10-10T15:46:00Z"/>
        </w:rPr>
        <w:pPrChange w:id="3597" w:author="ONOPTCHENKO Xavier" w:date="2019-10-10T15:43:00Z">
          <w:pPr>
            <w:pStyle w:val="Titre2"/>
          </w:pPr>
        </w:pPrChange>
      </w:pPr>
      <w:ins w:id="3598" w:author="ONOPTCHENKO Xavier" w:date="2019-10-10T15:44:00Z">
        <w:r>
          <w:t>En vérifiant l’insertion des données au niveau de la base données cible.</w:t>
        </w:r>
      </w:ins>
    </w:p>
    <w:p w14:paraId="4DB3F5E2" w14:textId="5FAA3EBE" w:rsidR="00CC3E7E" w:rsidRDefault="00CC3E7E">
      <w:pPr>
        <w:pStyle w:val="Paragraphedeliste"/>
        <w:numPr>
          <w:ilvl w:val="0"/>
          <w:numId w:val="19"/>
        </w:numPr>
        <w:rPr>
          <w:ins w:id="3599" w:author="ONOPTCHENKO Xavier" w:date="2019-10-10T15:44:00Z"/>
        </w:rPr>
        <w:pPrChange w:id="3600" w:author="ONOPTCHENKO Xavier" w:date="2019-10-10T15:43:00Z">
          <w:pPr>
            <w:pStyle w:val="Titre2"/>
          </w:pPr>
        </w:pPrChange>
      </w:pPr>
      <w:ins w:id="3601" w:author="ONOPTCHENKO Xavier" w:date="2019-10-10T15:44:00Z">
        <w:r>
          <w:t xml:space="preserve">Et enfin </w:t>
        </w:r>
      </w:ins>
      <w:ins w:id="3602" w:author="ONOPTCHENKO Xavier" w:date="2019-10-10T15:46:00Z">
        <w:r>
          <w:t>en testant</w:t>
        </w:r>
      </w:ins>
      <w:ins w:id="3603" w:author="ONOPTCHENKO Xavier" w:date="2019-10-10T15:44:00Z">
        <w:r>
          <w:t xml:space="preserve"> l’affichage de ces données au niveau IHM</w:t>
        </w:r>
      </w:ins>
      <w:ins w:id="3604" w:author="ONOPTCHENKO Xavier" w:date="2019-10-10T15:46:00Z">
        <w:r>
          <w:t xml:space="preserve"> en quasi temps réel</w:t>
        </w:r>
      </w:ins>
      <w:ins w:id="3605" w:author="ONOPTCHENKO Xavier" w:date="2019-10-10T15:44:00Z">
        <w:r>
          <w:t>.</w:t>
        </w:r>
      </w:ins>
    </w:p>
    <w:p w14:paraId="0C951D43" w14:textId="61E016D1" w:rsidR="00EC3184" w:rsidDel="00CC3E7E" w:rsidRDefault="00EC3184" w:rsidP="00CC3E7E">
      <w:pPr>
        <w:pStyle w:val="Titre2"/>
        <w:rPr>
          <w:del w:id="3606" w:author="ONOPTCHENKO Xavier" w:date="2019-10-10T15:40:00Z"/>
        </w:rPr>
      </w:pPr>
      <w:bookmarkStart w:id="3607" w:name="_Toc21697907"/>
      <w:bookmarkEnd w:id="3607"/>
    </w:p>
    <w:p w14:paraId="4F903AC0" w14:textId="388B2EFE" w:rsidR="00D14EFF" w:rsidRPr="00D662FF" w:rsidDel="00CC3E7E" w:rsidRDefault="00EC3184" w:rsidP="00CC3E7E">
      <w:pPr>
        <w:pStyle w:val="Titre2"/>
        <w:rPr>
          <w:del w:id="3608" w:author="ONOPTCHENKO Xavier" w:date="2019-10-10T15:40:00Z"/>
        </w:rPr>
      </w:pPr>
      <w:del w:id="3609" w:author="ONOPTCHENKO Xavier" w:date="2019-10-10T15:40:00Z">
        <w:r w:rsidDel="00CC3E7E">
          <w:rPr>
            <w:b w:val="0"/>
            <w:bCs w:val="0"/>
            <w:noProof/>
          </w:rPr>
          <w:drawing>
            <wp:inline distT="0" distB="0" distL="0" distR="0" wp14:anchorId="71A64080" wp14:editId="578DACFF">
              <wp:extent cx="4859020" cy="1200785"/>
              <wp:effectExtent l="0" t="0" r="0" b="0"/>
              <wp:docPr id="14361" name="Picture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59020" cy="1200785"/>
                      </a:xfrm>
                      <a:prstGeom prst="rect">
                        <a:avLst/>
                      </a:prstGeom>
                      <a:noFill/>
                    </pic:spPr>
                  </pic:pic>
                </a:graphicData>
              </a:graphic>
            </wp:inline>
          </w:drawing>
        </w:r>
        <w:bookmarkStart w:id="3610" w:name="_Toc21697908"/>
        <w:bookmarkEnd w:id="3610"/>
      </w:del>
    </w:p>
    <w:p w14:paraId="6B2AC66B" w14:textId="72226478" w:rsidR="00D14EFF" w:rsidRPr="00D662FF" w:rsidDel="00CC3E7E" w:rsidRDefault="00D14EFF" w:rsidP="00CC3E7E">
      <w:pPr>
        <w:pStyle w:val="Titre2"/>
        <w:rPr>
          <w:del w:id="3611" w:author="ONOPTCHENKO Xavier" w:date="2019-10-10T15:40:00Z"/>
        </w:rPr>
      </w:pPr>
      <w:bookmarkStart w:id="3612" w:name="_Toc21697909"/>
      <w:bookmarkEnd w:id="3612"/>
    </w:p>
    <w:p w14:paraId="630ADB93" w14:textId="6CD84603" w:rsidR="000A40E3" w:rsidRPr="00D662FF" w:rsidDel="00CC3E7E" w:rsidRDefault="000A40E3" w:rsidP="00CC3E7E">
      <w:pPr>
        <w:pStyle w:val="Titre2"/>
        <w:rPr>
          <w:del w:id="3613" w:author="ONOPTCHENKO Xavier" w:date="2019-10-10T15:44:00Z"/>
        </w:rPr>
      </w:pPr>
      <w:bookmarkStart w:id="3614" w:name="_Toc21697910"/>
      <w:bookmarkEnd w:id="3614"/>
    </w:p>
    <w:p w14:paraId="3296750A" w14:textId="77777777" w:rsidR="00CA0532" w:rsidRDefault="00CA0532" w:rsidP="006F45A6">
      <w:pPr>
        <w:pStyle w:val="Titre2"/>
        <w:rPr>
          <w:lang w:val="en-GB"/>
        </w:rPr>
      </w:pPr>
      <w:bookmarkStart w:id="3615" w:name="_Toc21697911"/>
      <w:r>
        <w:rPr>
          <w:lang w:val="en-GB"/>
        </w:rPr>
        <w:t>Security management</w:t>
      </w:r>
      <w:bookmarkEnd w:id="3615"/>
    </w:p>
    <w:p w14:paraId="5114C3EB" w14:textId="118C8457" w:rsidR="007F728A" w:rsidDel="00CC3E7E" w:rsidRDefault="007F728A" w:rsidP="007F728A">
      <w:pPr>
        <w:rPr>
          <w:del w:id="3616" w:author="ONOPTCHENKO Xavier" w:date="2019-10-10T15:47:00Z"/>
          <w:noProof/>
          <w:lang w:val="en-GB" w:eastAsia="ja-JP"/>
        </w:rPr>
      </w:pPr>
    </w:p>
    <w:p w14:paraId="24ACEC8F" w14:textId="449CD58B" w:rsidR="000926B4" w:rsidRPr="00EC7BEB" w:rsidDel="00CC3E7E" w:rsidRDefault="000926B4" w:rsidP="000926B4">
      <w:pPr>
        <w:pBdr>
          <w:top w:val="single" w:sz="4" w:space="1" w:color="auto"/>
          <w:left w:val="single" w:sz="4" w:space="4" w:color="auto"/>
          <w:bottom w:val="single" w:sz="4" w:space="1" w:color="auto"/>
          <w:right w:val="single" w:sz="4" w:space="4" w:color="auto"/>
        </w:pBdr>
        <w:rPr>
          <w:del w:id="3617" w:author="ONOPTCHENKO Xavier" w:date="2019-10-10T15:47:00Z"/>
          <w:b/>
          <w:color w:val="C00000"/>
          <w:lang w:val="en-GB"/>
        </w:rPr>
      </w:pPr>
      <w:del w:id="3618" w:author="ONOPTCHENKO Xavier" w:date="2019-10-10T15:47:00Z">
        <w:r w:rsidRPr="000E5388" w:rsidDel="00CC3E7E">
          <w:rPr>
            <w:b/>
            <w:color w:val="00B050"/>
            <w:lang w:val="en-GB"/>
          </w:rPr>
          <w:delText>Mandatory for project types:</w:delText>
        </w:r>
        <w:r w:rsidRPr="000E5388" w:rsidDel="00CC3E7E">
          <w:rPr>
            <w:lang w:val="en-GB"/>
          </w:rPr>
          <w:delText xml:space="preserve"> </w:delText>
        </w:r>
        <w:r w:rsidRPr="000E5388" w:rsidDel="00CC3E7E">
          <w:rPr>
            <w:b/>
            <w:color w:val="C00000"/>
            <w:lang w:val="en-GB"/>
          </w:rPr>
          <w:delText>Make/remake software, New solution market software package</w:delText>
        </w:r>
        <w:r w:rsidR="00937206" w:rsidRPr="00937206" w:rsidDel="00CC3E7E">
          <w:rPr>
            <w:b/>
            <w:color w:val="C00000"/>
            <w:sz w:val="18"/>
            <w:lang w:val="en-GB"/>
          </w:rPr>
          <w:delText>(High level description only)</w:delText>
        </w:r>
        <w:r w:rsidRPr="000E5388" w:rsidDel="00CC3E7E">
          <w:rPr>
            <w:b/>
            <w:color w:val="C00000"/>
            <w:lang w:val="en-GB"/>
          </w:rPr>
          <w:delText>,</w:delText>
        </w:r>
        <w:r w:rsidR="00A30D7D" w:rsidDel="00CC3E7E">
          <w:rPr>
            <w:b/>
            <w:color w:val="C00000"/>
            <w:lang w:val="en-GB"/>
          </w:rPr>
          <w:delText xml:space="preserve"> </w:delText>
        </w:r>
        <w:r w:rsidRPr="000E5388" w:rsidDel="00CC3E7E">
          <w:rPr>
            <w:b/>
            <w:color w:val="C00000"/>
            <w:lang w:val="en-GB"/>
          </w:rPr>
          <w:delText>SaaS solution usage</w:delText>
        </w:r>
        <w:r w:rsidR="00937206" w:rsidRPr="00937206" w:rsidDel="00CC3E7E">
          <w:rPr>
            <w:b/>
            <w:color w:val="C00000"/>
            <w:sz w:val="18"/>
            <w:lang w:val="en-GB"/>
          </w:rPr>
          <w:delText>(High level description only)</w:delText>
        </w:r>
        <w:r w:rsidRPr="000E5388" w:rsidDel="00CC3E7E">
          <w:rPr>
            <w:b/>
            <w:color w:val="C00000"/>
            <w:lang w:val="en-GB"/>
          </w:rPr>
          <w:delText>, shared solution integration, Change software</w:delText>
        </w:r>
      </w:del>
    </w:p>
    <w:p w14:paraId="18FBE9CA" w14:textId="42106B82" w:rsidR="000926B4" w:rsidRPr="00EC7BEB" w:rsidDel="00CC3E7E" w:rsidRDefault="000926B4" w:rsidP="000926B4">
      <w:pPr>
        <w:pBdr>
          <w:top w:val="single" w:sz="4" w:space="1" w:color="auto"/>
          <w:left w:val="single" w:sz="4" w:space="4" w:color="auto"/>
          <w:bottom w:val="single" w:sz="4" w:space="1" w:color="auto"/>
          <w:right w:val="single" w:sz="4" w:space="4" w:color="auto"/>
        </w:pBdr>
        <w:rPr>
          <w:del w:id="3619" w:author="ONOPTCHENKO Xavier" w:date="2019-10-10T15:47:00Z"/>
          <w:lang w:val="en-GB"/>
        </w:rPr>
      </w:pPr>
      <w:del w:id="3620" w:author="ONOPTCHENKO Xavier" w:date="2019-10-10T15:47:00Z">
        <w:r w:rsidRPr="000E5388" w:rsidDel="00CC3E7E">
          <w:rPr>
            <w:b/>
            <w:color w:val="00B050"/>
            <w:lang w:val="en-GB"/>
          </w:rPr>
          <w:delText xml:space="preserve">Not mandatory for project types: </w:delText>
        </w:r>
        <w:r w:rsidRPr="000E5388" w:rsidDel="00CC3E7E">
          <w:rPr>
            <w:b/>
            <w:color w:val="C00000"/>
            <w:lang w:val="en-GB"/>
          </w:rPr>
          <w:delText xml:space="preserve">Technical obsolescence </w:delText>
        </w:r>
        <w:r w:rsidR="00C54A0F" w:rsidDel="00CC3E7E">
          <w:rPr>
            <w:b/>
            <w:color w:val="C00000"/>
            <w:lang w:val="en-GB"/>
          </w:rPr>
          <w:delText>remediation</w:delText>
        </w:r>
        <w:r w:rsidRPr="000E5388" w:rsidDel="00CC3E7E">
          <w:rPr>
            <w:b/>
            <w:color w:val="C00000"/>
            <w:lang w:val="en-GB"/>
          </w:rPr>
          <w:delText xml:space="preserve"> </w:delText>
        </w:r>
        <w:r w:rsidRPr="006D372B" w:rsidDel="00CC3E7E">
          <w:rPr>
            <w:b/>
            <w:color w:val="C00000"/>
            <w:sz w:val="18"/>
            <w:lang w:val="en-GB"/>
          </w:rPr>
          <w:delText>(depending on the remediation impacts)</w:delText>
        </w:r>
        <w:r w:rsidDel="00CC3E7E">
          <w:rPr>
            <w:b/>
            <w:color w:val="C00000"/>
            <w:lang w:val="en-GB"/>
          </w:rPr>
          <w:delText xml:space="preserve">, </w:delText>
        </w:r>
        <w:r w:rsidRPr="000E5388" w:rsidDel="00CC3E7E">
          <w:rPr>
            <w:b/>
            <w:color w:val="C00000"/>
            <w:lang w:val="en-GB"/>
          </w:rPr>
          <w:delText>infrastructure or production</w:delText>
        </w:r>
      </w:del>
    </w:p>
    <w:p w14:paraId="1344BAEF" w14:textId="0639F020" w:rsidR="000926B4" w:rsidRPr="00C00A30" w:rsidDel="00CC3E7E" w:rsidRDefault="000926B4" w:rsidP="000926B4">
      <w:pPr>
        <w:pBdr>
          <w:top w:val="single" w:sz="4" w:space="1" w:color="auto"/>
          <w:left w:val="single" w:sz="4" w:space="4" w:color="auto"/>
          <w:bottom w:val="single" w:sz="4" w:space="1" w:color="auto"/>
          <w:right w:val="single" w:sz="4" w:space="4" w:color="auto"/>
        </w:pBdr>
        <w:rPr>
          <w:del w:id="3621" w:author="ONOPTCHENKO Xavier" w:date="2019-10-10T15:47:00Z"/>
          <w:b/>
          <w:lang w:val="en-GB"/>
        </w:rPr>
      </w:pPr>
      <w:del w:id="3622" w:author="ONOPTCHENKO Xavier" w:date="2019-10-10T15:47:00Z">
        <w:r w:rsidRPr="000E5388" w:rsidDel="00CC3E7E">
          <w:rPr>
            <w:b/>
            <w:color w:val="0070C0"/>
            <w:lang w:val="en-GB"/>
          </w:rPr>
          <w:delText>Corporate Architecture training requirements</w:delText>
        </w:r>
        <w:r w:rsidRPr="000E5388" w:rsidDel="00CC3E7E">
          <w:rPr>
            <w:b/>
            <w:color w:val="8496B0" w:themeColor="text2" w:themeTint="99"/>
            <w:lang w:val="en-GB"/>
          </w:rPr>
          <w:delText xml:space="preserve">: </w:delText>
        </w:r>
        <w:r w:rsidDel="00CC3E7E">
          <w:rPr>
            <w:b/>
            <w:color w:val="C00000"/>
            <w:lang w:val="en-GB"/>
          </w:rPr>
          <w:delText xml:space="preserve">Software </w:delText>
        </w:r>
        <w:r w:rsidRPr="000E5388" w:rsidDel="00CC3E7E">
          <w:rPr>
            <w:b/>
            <w:color w:val="C00000"/>
            <w:lang w:val="en-GB"/>
          </w:rPr>
          <w:delText xml:space="preserve"> &amp; Technical Architecture</w:delText>
        </w:r>
      </w:del>
    </w:p>
    <w:p w14:paraId="4EC4206A" w14:textId="77BDA834" w:rsidR="00320BAA" w:rsidDel="00CC3E7E" w:rsidRDefault="00320BAA" w:rsidP="007F728A">
      <w:pPr>
        <w:rPr>
          <w:del w:id="3623" w:author="ONOPTCHENKO Xavier" w:date="2019-10-10T15:47:00Z"/>
          <w:noProof/>
          <w:lang w:val="en-GB" w:eastAsia="ja-JP"/>
        </w:rPr>
      </w:pPr>
    </w:p>
    <w:p w14:paraId="551C682F" w14:textId="69212C7F" w:rsidR="00154B96" w:rsidDel="00CC3E7E" w:rsidRDefault="00154B96" w:rsidP="007F728A">
      <w:pPr>
        <w:rPr>
          <w:del w:id="3624" w:author="ONOPTCHENKO Xavier" w:date="2019-10-10T15:47:00Z"/>
          <w:lang w:val="en-GB"/>
        </w:rPr>
      </w:pPr>
      <w:del w:id="3625" w:author="ONOPTCHENKO Xavier" w:date="2019-10-10T15:47:00Z">
        <w:r w:rsidDel="00CC3E7E">
          <w:rPr>
            <w:noProof/>
          </w:rPr>
          <w:drawing>
            <wp:inline distT="0" distB="0" distL="0" distR="0" wp14:anchorId="76691611" wp14:editId="388084E9">
              <wp:extent cx="3765550" cy="511964"/>
              <wp:effectExtent l="0" t="0" r="635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64096" cy="511766"/>
                      </a:xfrm>
                      <a:prstGeom prst="rect">
                        <a:avLst/>
                      </a:prstGeom>
                      <a:noFill/>
                    </pic:spPr>
                  </pic:pic>
                </a:graphicData>
              </a:graphic>
            </wp:inline>
          </w:drawing>
        </w:r>
      </w:del>
    </w:p>
    <w:p w14:paraId="3DD5BF92" w14:textId="03B2F16E" w:rsidR="00366121" w:rsidRPr="007F728A" w:rsidDel="00CC3E7E" w:rsidRDefault="00366121" w:rsidP="007F728A">
      <w:pPr>
        <w:rPr>
          <w:del w:id="3626" w:author="ONOPTCHENKO Xavier" w:date="2019-10-10T15:47:00Z"/>
          <w:lang w:val="en-GB"/>
        </w:rPr>
      </w:pPr>
    </w:p>
    <w:p w14:paraId="4C231E7A" w14:textId="761FFB4D" w:rsidR="007F728A" w:rsidRPr="00D72D54" w:rsidRDefault="007F728A" w:rsidP="007F728A">
      <w:pPr>
        <w:pStyle w:val="Titre4"/>
        <w:rPr>
          <w:ins w:id="3627" w:author="ONOPTCHENKO Xavier" w:date="2019-10-10T15:47:00Z"/>
          <w:rPrChange w:id="3628" w:author="ONOPTCHENKO Xavier" w:date="2019-10-10T16:07:00Z">
            <w:rPr>
              <w:ins w:id="3629" w:author="ONOPTCHENKO Xavier" w:date="2019-10-10T15:47:00Z"/>
              <w:lang w:val="en-GB"/>
            </w:rPr>
          </w:rPrChange>
        </w:rPr>
      </w:pPr>
      <w:r w:rsidRPr="00D72D54">
        <w:rPr>
          <w:rPrChange w:id="3630" w:author="ONOPTCHENKO Xavier" w:date="2019-10-10T16:07:00Z">
            <w:rPr>
              <w:lang w:val="en-GB"/>
            </w:rPr>
          </w:rPrChange>
        </w:rPr>
        <w:t>Authentication</w:t>
      </w:r>
    </w:p>
    <w:p w14:paraId="35DD2AC2" w14:textId="7CE4D6BA" w:rsidR="00CC3E7E" w:rsidRPr="00C33A02" w:rsidRDefault="00CC3E7E">
      <w:pPr>
        <w:rPr>
          <w:ins w:id="3631" w:author="ONOPTCHENKO Xavier" w:date="2019-10-10T15:47:00Z"/>
          <w:rPrChange w:id="3632" w:author="ONOPTCHENKO Xavier" w:date="2019-10-11T14:48:00Z">
            <w:rPr>
              <w:ins w:id="3633" w:author="ONOPTCHENKO Xavier" w:date="2019-10-10T15:47:00Z"/>
              <w:lang w:val="en-GB"/>
            </w:rPr>
          </w:rPrChange>
        </w:rPr>
        <w:pPrChange w:id="3634" w:author="ONOPTCHENKO Xavier" w:date="2019-10-11T14:43:00Z">
          <w:pPr>
            <w:pStyle w:val="Titre4"/>
          </w:pPr>
        </w:pPrChange>
      </w:pPr>
      <w:ins w:id="3635" w:author="ONOPTCHENKO Xavier" w:date="2019-10-10T15:47:00Z">
        <w:r w:rsidRPr="00CC3E7E">
          <w:rPr>
            <w:rPrChange w:id="3636" w:author="ONOPTCHENKO Xavier" w:date="2019-10-10T15:47:00Z">
              <w:rPr>
                <w:b w:val="0"/>
                <w:bCs w:val="0"/>
                <w:i w:val="0"/>
                <w:iCs w:val="0"/>
                <w:lang w:val="en-GB"/>
              </w:rPr>
            </w:rPrChange>
          </w:rPr>
          <w:t>L’authentification sera réalisée par un appel à REFSG en LDAPS.</w:t>
        </w:r>
      </w:ins>
    </w:p>
    <w:p w14:paraId="34D97932" w14:textId="5497C315" w:rsidR="00CC3E7E" w:rsidRPr="00CC3E7E" w:rsidDel="00CC3E7E" w:rsidRDefault="00CC3E7E">
      <w:pPr>
        <w:rPr>
          <w:del w:id="3637" w:author="ONOPTCHENKO Xavier" w:date="2019-10-10T15:49:00Z"/>
          <w:lang w:val="en-US"/>
          <w:rPrChange w:id="3638" w:author="ONOPTCHENKO Xavier" w:date="2019-10-10T15:49:00Z">
            <w:rPr>
              <w:del w:id="3639" w:author="ONOPTCHENKO Xavier" w:date="2019-10-10T15:49:00Z"/>
              <w:lang w:val="en-GB"/>
            </w:rPr>
          </w:rPrChange>
        </w:rPr>
        <w:pPrChange w:id="3640" w:author="ONOPTCHENKO Xavier" w:date="2019-10-10T15:47:00Z">
          <w:pPr>
            <w:pStyle w:val="Titre4"/>
          </w:pPr>
        </w:pPrChange>
      </w:pPr>
    </w:p>
    <w:p w14:paraId="7A55115F" w14:textId="42FBBB24" w:rsidR="00520917" w:rsidDel="00CC3E7E" w:rsidRDefault="00520917" w:rsidP="00520917">
      <w:pPr>
        <w:tabs>
          <w:tab w:val="left" w:pos="983"/>
        </w:tabs>
        <w:rPr>
          <w:del w:id="3641" w:author="ONOPTCHENKO Xavier" w:date="2019-10-10T15:49:00Z"/>
          <w:lang w:val="en-GB"/>
        </w:rPr>
      </w:pPr>
      <w:del w:id="3642" w:author="ONOPTCHENKO Xavier" w:date="2019-10-10T15:49:00Z">
        <w:r w:rsidDel="00CC3E7E">
          <w:rPr>
            <w:noProof/>
          </w:rPr>
          <w:drawing>
            <wp:inline distT="0" distB="0" distL="0" distR="0" wp14:anchorId="3577A680" wp14:editId="5B23C828">
              <wp:extent cx="4406900" cy="760279"/>
              <wp:effectExtent l="0" t="0" r="0" b="1905"/>
              <wp:docPr id="14345" name="Picture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06900" cy="760279"/>
                      </a:xfrm>
                      <a:prstGeom prst="rect">
                        <a:avLst/>
                      </a:prstGeom>
                      <a:noFill/>
                    </pic:spPr>
                  </pic:pic>
                </a:graphicData>
              </a:graphic>
            </wp:inline>
          </w:drawing>
        </w:r>
      </w:del>
    </w:p>
    <w:p w14:paraId="2C886EA9" w14:textId="46F4260D" w:rsidR="00520917" w:rsidRPr="002D01CB" w:rsidDel="00CC3E7E" w:rsidRDefault="00520917" w:rsidP="00520917">
      <w:pPr>
        <w:tabs>
          <w:tab w:val="left" w:pos="983"/>
        </w:tabs>
        <w:rPr>
          <w:del w:id="3643" w:author="ONOPTCHENKO Xavier" w:date="2019-10-10T15:49:00Z"/>
          <w:lang w:val="en-GB"/>
        </w:rPr>
      </w:pPr>
    </w:p>
    <w:p w14:paraId="090A1AB2" w14:textId="77777777" w:rsidR="00520917" w:rsidRPr="00CC3E7E" w:rsidRDefault="00520917" w:rsidP="00520917">
      <w:pPr>
        <w:pStyle w:val="Titre4"/>
        <w:rPr>
          <w:rPrChange w:id="3644" w:author="ONOPTCHENKO Xavier" w:date="2019-10-10T15:49:00Z">
            <w:rPr>
              <w:lang w:val="en-GB"/>
            </w:rPr>
          </w:rPrChange>
        </w:rPr>
      </w:pPr>
      <w:r w:rsidRPr="00CC3E7E">
        <w:rPr>
          <w:rPrChange w:id="3645" w:author="ONOPTCHENKO Xavier" w:date="2019-10-10T15:49:00Z">
            <w:rPr>
              <w:lang w:val="en-GB"/>
            </w:rPr>
          </w:rPrChange>
        </w:rPr>
        <w:t>Integrity management</w:t>
      </w:r>
    </w:p>
    <w:p w14:paraId="63AED536" w14:textId="2A1F2387" w:rsidR="00520917" w:rsidRDefault="00520917" w:rsidP="00520917">
      <w:pPr>
        <w:tabs>
          <w:tab w:val="left" w:pos="983"/>
        </w:tabs>
        <w:rPr>
          <w:ins w:id="3646" w:author="ONOPTCHENKO Xavier" w:date="2019-10-10T15:49:00Z"/>
        </w:rPr>
      </w:pPr>
      <w:del w:id="3647" w:author="ONOPTCHENKO Xavier" w:date="2019-10-10T15:49:00Z">
        <w:r w:rsidDel="00CC3E7E">
          <w:rPr>
            <w:noProof/>
          </w:rPr>
          <w:drawing>
            <wp:inline distT="0" distB="0" distL="0" distR="0" wp14:anchorId="6288AC79" wp14:editId="1136E307">
              <wp:extent cx="4406900" cy="761299"/>
              <wp:effectExtent l="0" t="0" r="0" b="1270"/>
              <wp:docPr id="14346" name="Picture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06900" cy="761299"/>
                      </a:xfrm>
                      <a:prstGeom prst="rect">
                        <a:avLst/>
                      </a:prstGeom>
                      <a:noFill/>
                    </pic:spPr>
                  </pic:pic>
                </a:graphicData>
              </a:graphic>
            </wp:inline>
          </w:drawing>
        </w:r>
      </w:del>
      <w:ins w:id="3648" w:author="ONOPTCHENKO Xavier" w:date="2019-10-10T15:49:00Z">
        <w:r w:rsidR="00CC3E7E" w:rsidRPr="00CC3E7E">
          <w:rPr>
            <w:rPrChange w:id="3649" w:author="ONOPTCHENKO Xavier" w:date="2019-10-10T15:49:00Z">
              <w:rPr>
                <w:lang w:val="en-GB"/>
              </w:rPr>
            </w:rPrChange>
          </w:rPr>
          <w:t>Les flux d’accès aux IHM son</w:t>
        </w:r>
        <w:r w:rsidR="00CC3E7E">
          <w:t>t en HTTPS</w:t>
        </w:r>
        <w:r w:rsidR="00474511">
          <w:t xml:space="preserve"> de bout en bout</w:t>
        </w:r>
        <w:r w:rsidR="00CC3E7E">
          <w:t>.</w:t>
        </w:r>
      </w:ins>
    </w:p>
    <w:p w14:paraId="07A2B927" w14:textId="680273D5" w:rsidR="00474511" w:rsidRPr="00CC3E7E" w:rsidDel="00474511" w:rsidRDefault="00474511" w:rsidP="00520917">
      <w:pPr>
        <w:tabs>
          <w:tab w:val="left" w:pos="983"/>
        </w:tabs>
        <w:rPr>
          <w:del w:id="3650" w:author="ONOPTCHENKO Xavier" w:date="2019-10-10T15:50:00Z"/>
          <w:rPrChange w:id="3651" w:author="ONOPTCHENKO Xavier" w:date="2019-10-10T15:49:00Z">
            <w:rPr>
              <w:del w:id="3652" w:author="ONOPTCHENKO Xavier" w:date="2019-10-10T15:50:00Z"/>
              <w:lang w:val="en-GB"/>
            </w:rPr>
          </w:rPrChange>
        </w:rPr>
      </w:pPr>
      <w:ins w:id="3653" w:author="ONOPTCHENKO Xavier" w:date="2019-10-10T15:49:00Z">
        <w:r>
          <w:t xml:space="preserve">Les flux </w:t>
        </w:r>
      </w:ins>
      <w:ins w:id="3654" w:author="ONOPTCHENKO Xavier" w:date="2019-10-10T15:50:00Z">
        <w:r>
          <w:t xml:space="preserve">SQL*Net </w:t>
        </w:r>
      </w:ins>
      <w:ins w:id="3655" w:author="ONOPTCHENKO Xavier" w:date="2019-10-10T15:49:00Z">
        <w:r>
          <w:t>vers la base de données</w:t>
        </w:r>
      </w:ins>
      <w:ins w:id="3656" w:author="ONOPTCHENKO Xavier" w:date="2019-10-10T15:50:00Z">
        <w:r>
          <w:t xml:space="preserve"> sont chiffrés.</w:t>
        </w:r>
      </w:ins>
    </w:p>
    <w:p w14:paraId="45365B73" w14:textId="77777777" w:rsidR="00520917" w:rsidRPr="00CC3E7E" w:rsidRDefault="00520917" w:rsidP="00520917">
      <w:pPr>
        <w:tabs>
          <w:tab w:val="left" w:pos="983"/>
        </w:tabs>
        <w:rPr>
          <w:rPrChange w:id="3657" w:author="ONOPTCHENKO Xavier" w:date="2019-10-10T15:49:00Z">
            <w:rPr>
              <w:lang w:val="en-GB"/>
            </w:rPr>
          </w:rPrChange>
        </w:rPr>
      </w:pPr>
    </w:p>
    <w:p w14:paraId="515F14A8" w14:textId="77777777" w:rsidR="00520917" w:rsidRDefault="00520917" w:rsidP="00520917">
      <w:pPr>
        <w:pStyle w:val="Titre4"/>
        <w:rPr>
          <w:lang w:val="en-GB"/>
        </w:rPr>
      </w:pPr>
      <w:r>
        <w:rPr>
          <w:lang w:val="en-GB"/>
        </w:rPr>
        <w:t>Traceability &amp; logging</w:t>
      </w:r>
    </w:p>
    <w:p w14:paraId="47A84E9E" w14:textId="00CB92CE" w:rsidR="00520917" w:rsidRPr="00B74D18" w:rsidDel="00474511" w:rsidRDefault="00520917" w:rsidP="00520917">
      <w:pPr>
        <w:tabs>
          <w:tab w:val="left" w:pos="983"/>
        </w:tabs>
        <w:rPr>
          <w:del w:id="3658" w:author="ONOPTCHENKO Xavier" w:date="2019-10-10T15:50:00Z"/>
          <w:lang w:val="en-GB"/>
        </w:rPr>
      </w:pPr>
      <w:del w:id="3659" w:author="ONOPTCHENKO Xavier" w:date="2019-10-10T15:50:00Z">
        <w:r w:rsidDel="00474511">
          <w:rPr>
            <w:noProof/>
          </w:rPr>
          <w:drawing>
            <wp:inline distT="0" distB="0" distL="0" distR="0" wp14:anchorId="2901E760" wp14:editId="2E668BCC">
              <wp:extent cx="4406900" cy="760279"/>
              <wp:effectExtent l="0" t="0" r="0" b="1905"/>
              <wp:docPr id="14347" name="Picture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06900" cy="760279"/>
                      </a:xfrm>
                      <a:prstGeom prst="rect">
                        <a:avLst/>
                      </a:prstGeom>
                      <a:noFill/>
                    </pic:spPr>
                  </pic:pic>
                </a:graphicData>
              </a:graphic>
            </wp:inline>
          </w:drawing>
        </w:r>
      </w:del>
    </w:p>
    <w:p w14:paraId="1EDCD838" w14:textId="4AD0DBE0" w:rsidR="001A58BD" w:rsidRDefault="00474511">
      <w:pPr>
        <w:tabs>
          <w:tab w:val="left" w:pos="983"/>
        </w:tabs>
        <w:rPr>
          <w:ins w:id="3660" w:author="ONOPTCHENKO Xavier" w:date="2019-10-10T15:51:00Z"/>
        </w:rPr>
        <w:pPrChange w:id="3661" w:author="ONOPTCHENKO Xavier" w:date="2019-10-10T15:50:00Z">
          <w:pPr/>
        </w:pPrChange>
      </w:pPr>
      <w:ins w:id="3662" w:author="ONOPTCHENKO Xavier" w:date="2019-10-10T15:50:00Z">
        <w:r w:rsidRPr="00474511">
          <w:rPr>
            <w:rPrChange w:id="3663" w:author="ONOPTCHENKO Xavier" w:date="2019-10-10T15:51:00Z">
              <w:rPr>
                <w:lang w:val="en-GB"/>
              </w:rPr>
            </w:rPrChange>
          </w:rPr>
          <w:t xml:space="preserve">Les actions des utilisateurs sont tracées </w:t>
        </w:r>
      </w:ins>
      <w:ins w:id="3664" w:author="ONOPTCHENKO Xavier" w:date="2019-10-10T15:51:00Z">
        <w:r>
          <w:t>sur filesystem dans le serveur d’application et ne sont pas accessibles d’une quelconque façon aux administrateurs</w:t>
        </w:r>
      </w:ins>
    </w:p>
    <w:p w14:paraId="7C57F32F" w14:textId="101BF7F3" w:rsidR="00474511" w:rsidRPr="00474511" w:rsidDel="00474511" w:rsidRDefault="00474511">
      <w:pPr>
        <w:tabs>
          <w:tab w:val="left" w:pos="983"/>
        </w:tabs>
        <w:rPr>
          <w:del w:id="3665" w:author="ONOPTCHENKO Xavier" w:date="2019-10-10T15:51:00Z"/>
          <w:rPrChange w:id="3666" w:author="ONOPTCHENKO Xavier" w:date="2019-10-10T15:51:00Z">
            <w:rPr>
              <w:del w:id="3667" w:author="ONOPTCHENKO Xavier" w:date="2019-10-10T15:51:00Z"/>
              <w:lang w:val="en-GB"/>
            </w:rPr>
          </w:rPrChange>
        </w:rPr>
        <w:pPrChange w:id="3668" w:author="ONOPTCHENKO Xavier" w:date="2019-10-10T15:50:00Z">
          <w:pPr/>
        </w:pPrChange>
      </w:pPr>
      <w:bookmarkStart w:id="3669" w:name="_Toc21697912"/>
      <w:bookmarkEnd w:id="3669"/>
    </w:p>
    <w:p w14:paraId="195FA780" w14:textId="50D5B470" w:rsidR="00B40668" w:rsidRDefault="00B40668" w:rsidP="006F45A6">
      <w:pPr>
        <w:pStyle w:val="Titre2"/>
        <w:rPr>
          <w:ins w:id="3670" w:author="ONOPTCHENKO Xavier" w:date="2019-10-10T15:52:00Z"/>
          <w:lang w:val="en-GB"/>
        </w:rPr>
      </w:pPr>
      <w:bookmarkStart w:id="3671" w:name="_Toc21697913"/>
      <w:r>
        <w:rPr>
          <w:lang w:val="en-GB"/>
        </w:rPr>
        <w:t>Packaging</w:t>
      </w:r>
      <w:bookmarkEnd w:id="3671"/>
    </w:p>
    <w:p w14:paraId="44FE3E22" w14:textId="754FF1DB" w:rsidR="00474511" w:rsidRPr="008C61A0" w:rsidRDefault="00474511">
      <w:pPr>
        <w:rPr>
          <w:lang w:val="en-GB"/>
        </w:rPr>
        <w:pPrChange w:id="3672" w:author="ONOPTCHENKO Xavier" w:date="2019-10-10T15:52:00Z">
          <w:pPr>
            <w:pStyle w:val="Titre2"/>
          </w:pPr>
        </w:pPrChange>
      </w:pPr>
      <w:ins w:id="3673" w:author="ONOPTCHENKO Xavier" w:date="2019-10-10T15:52:00Z">
        <w:r>
          <w:rPr>
            <w:lang w:val="en-GB"/>
          </w:rPr>
          <w:t>Cf. section 9.</w:t>
        </w:r>
      </w:ins>
    </w:p>
    <w:p w14:paraId="05A99419" w14:textId="5438236C" w:rsidR="00D21368" w:rsidDel="00474511" w:rsidRDefault="00D21368" w:rsidP="00D21368">
      <w:pPr>
        <w:rPr>
          <w:del w:id="3674" w:author="ONOPTCHENKO Xavier" w:date="2019-10-10T15:52:00Z"/>
          <w:noProof/>
          <w:lang w:val="en-GB" w:eastAsia="ja-JP"/>
        </w:rPr>
      </w:pPr>
      <w:bookmarkStart w:id="3675" w:name="_Toc21697914"/>
      <w:bookmarkEnd w:id="3675"/>
    </w:p>
    <w:p w14:paraId="55A33835" w14:textId="7EB67B37" w:rsidR="00D21368" w:rsidRPr="00EC7BEB" w:rsidDel="00474511" w:rsidRDefault="00D21368" w:rsidP="00D21368">
      <w:pPr>
        <w:pBdr>
          <w:top w:val="single" w:sz="4" w:space="1" w:color="auto"/>
          <w:left w:val="single" w:sz="4" w:space="4" w:color="auto"/>
          <w:bottom w:val="single" w:sz="4" w:space="1" w:color="auto"/>
          <w:right w:val="single" w:sz="4" w:space="4" w:color="auto"/>
        </w:pBdr>
        <w:rPr>
          <w:del w:id="3676" w:author="ONOPTCHENKO Xavier" w:date="2019-10-10T15:52:00Z"/>
          <w:b/>
          <w:color w:val="C00000"/>
          <w:lang w:val="en-GB"/>
        </w:rPr>
      </w:pPr>
      <w:del w:id="3677" w:author="ONOPTCHENKO Xavier" w:date="2019-10-10T15:52:00Z">
        <w:r w:rsidRPr="000E5388" w:rsidDel="00474511">
          <w:rPr>
            <w:b/>
            <w:color w:val="00B050"/>
            <w:lang w:val="en-GB"/>
          </w:rPr>
          <w:delText>Mandatory for project types:</w:delText>
        </w:r>
        <w:r w:rsidRPr="000E5388" w:rsidDel="00474511">
          <w:rPr>
            <w:lang w:val="en-GB"/>
          </w:rPr>
          <w:delText xml:space="preserve"> </w:delText>
        </w:r>
        <w:r w:rsidRPr="000E5388" w:rsidDel="00474511">
          <w:rPr>
            <w:b/>
            <w:color w:val="C00000"/>
            <w:lang w:val="en-GB"/>
          </w:rPr>
          <w:delText>Make/remake software, shared solution integration, Change software</w:delText>
        </w:r>
        <w:bookmarkStart w:id="3678" w:name="_Toc21697915"/>
        <w:bookmarkEnd w:id="3678"/>
      </w:del>
    </w:p>
    <w:p w14:paraId="71B01AC6" w14:textId="7DA26E28" w:rsidR="00D21368" w:rsidRPr="00EC7BEB" w:rsidDel="00474511" w:rsidRDefault="00D21368" w:rsidP="00D21368">
      <w:pPr>
        <w:pBdr>
          <w:top w:val="single" w:sz="4" w:space="1" w:color="auto"/>
          <w:left w:val="single" w:sz="4" w:space="4" w:color="auto"/>
          <w:bottom w:val="single" w:sz="4" w:space="1" w:color="auto"/>
          <w:right w:val="single" w:sz="4" w:space="4" w:color="auto"/>
        </w:pBdr>
        <w:rPr>
          <w:del w:id="3679" w:author="ONOPTCHENKO Xavier" w:date="2019-10-10T15:52:00Z"/>
          <w:lang w:val="en-GB"/>
        </w:rPr>
      </w:pPr>
      <w:del w:id="3680" w:author="ONOPTCHENKO Xavier" w:date="2019-10-10T15:52:00Z">
        <w:r w:rsidRPr="000E5388" w:rsidDel="00474511">
          <w:rPr>
            <w:b/>
            <w:color w:val="00B050"/>
            <w:lang w:val="en-GB"/>
          </w:rPr>
          <w:delText xml:space="preserve">Not mandatory for project types: </w:delText>
        </w:r>
        <w:r w:rsidR="001B7DAF" w:rsidRPr="000E5388" w:rsidDel="00474511">
          <w:rPr>
            <w:b/>
            <w:color w:val="C00000"/>
            <w:lang w:val="en-GB"/>
          </w:rPr>
          <w:delText>New solution market software package</w:delText>
        </w:r>
        <w:r w:rsidR="000E76CE" w:rsidDel="00474511">
          <w:rPr>
            <w:b/>
            <w:color w:val="C00000"/>
            <w:lang w:val="en-GB"/>
          </w:rPr>
          <w:delText xml:space="preserve">, </w:delText>
        </w:r>
        <w:r w:rsidR="000E76CE" w:rsidRPr="000E5388" w:rsidDel="00474511">
          <w:rPr>
            <w:b/>
            <w:color w:val="C00000"/>
            <w:lang w:val="en-GB"/>
          </w:rPr>
          <w:delText>SaaS solution usage</w:delText>
        </w:r>
        <w:r w:rsidR="000E76CE" w:rsidDel="00474511">
          <w:rPr>
            <w:b/>
            <w:color w:val="C00000"/>
            <w:lang w:val="en-GB"/>
          </w:rPr>
          <w:delText xml:space="preserve">, </w:delText>
        </w:r>
        <w:r w:rsidRPr="000E5388" w:rsidDel="00474511">
          <w:rPr>
            <w:b/>
            <w:color w:val="C00000"/>
            <w:lang w:val="en-GB"/>
          </w:rPr>
          <w:delText xml:space="preserve">Technical obsolescence </w:delText>
        </w:r>
        <w:r w:rsidR="00C54A0F" w:rsidDel="00474511">
          <w:rPr>
            <w:b/>
            <w:color w:val="C00000"/>
            <w:lang w:val="en-GB"/>
          </w:rPr>
          <w:delText>remediation</w:delText>
        </w:r>
        <w:r w:rsidDel="00474511">
          <w:rPr>
            <w:b/>
            <w:color w:val="C00000"/>
            <w:lang w:val="en-GB"/>
          </w:rPr>
          <w:delText xml:space="preserve">, </w:delText>
        </w:r>
        <w:r w:rsidRPr="000E5388" w:rsidDel="00474511">
          <w:rPr>
            <w:b/>
            <w:color w:val="C00000"/>
            <w:lang w:val="en-GB"/>
          </w:rPr>
          <w:delText>infrastructure or production</w:delText>
        </w:r>
        <w:bookmarkStart w:id="3681" w:name="_Toc21697916"/>
        <w:bookmarkEnd w:id="3681"/>
      </w:del>
    </w:p>
    <w:p w14:paraId="0C000FC0" w14:textId="21FA8A87" w:rsidR="00D21368" w:rsidRPr="00C00A30" w:rsidDel="00474511" w:rsidRDefault="00D21368" w:rsidP="00D21368">
      <w:pPr>
        <w:pBdr>
          <w:top w:val="single" w:sz="4" w:space="1" w:color="auto"/>
          <w:left w:val="single" w:sz="4" w:space="4" w:color="auto"/>
          <w:bottom w:val="single" w:sz="4" w:space="1" w:color="auto"/>
          <w:right w:val="single" w:sz="4" w:space="4" w:color="auto"/>
        </w:pBdr>
        <w:rPr>
          <w:del w:id="3682" w:author="ONOPTCHENKO Xavier" w:date="2019-10-10T15:52:00Z"/>
          <w:b/>
          <w:lang w:val="en-GB"/>
        </w:rPr>
      </w:pPr>
      <w:del w:id="3683" w:author="ONOPTCHENKO Xavier" w:date="2019-10-10T15:52:00Z">
        <w:r w:rsidRPr="000E5388" w:rsidDel="00474511">
          <w:rPr>
            <w:b/>
            <w:color w:val="0070C0"/>
            <w:lang w:val="en-GB"/>
          </w:rPr>
          <w:delText>Corporate Architecture training requirements</w:delText>
        </w:r>
        <w:r w:rsidRPr="000E5388" w:rsidDel="00474511">
          <w:rPr>
            <w:b/>
            <w:color w:val="8496B0" w:themeColor="text2" w:themeTint="99"/>
            <w:lang w:val="en-GB"/>
          </w:rPr>
          <w:delText xml:space="preserve">: </w:delText>
        </w:r>
        <w:r w:rsidDel="00474511">
          <w:rPr>
            <w:b/>
            <w:color w:val="C00000"/>
            <w:lang w:val="en-GB"/>
          </w:rPr>
          <w:delText xml:space="preserve">Software </w:delText>
        </w:r>
        <w:r w:rsidRPr="000E5388" w:rsidDel="00474511">
          <w:rPr>
            <w:b/>
            <w:color w:val="C00000"/>
            <w:lang w:val="en-GB"/>
          </w:rPr>
          <w:delText xml:space="preserve"> &amp; Technical Architecture</w:delText>
        </w:r>
        <w:bookmarkStart w:id="3684" w:name="_Toc21697917"/>
        <w:bookmarkEnd w:id="3684"/>
      </w:del>
    </w:p>
    <w:p w14:paraId="7968E8ED" w14:textId="23A11CCF" w:rsidR="00EC72C9" w:rsidDel="00474511" w:rsidRDefault="00EC72C9" w:rsidP="0081154C">
      <w:pPr>
        <w:tabs>
          <w:tab w:val="left" w:pos="983"/>
        </w:tabs>
        <w:rPr>
          <w:del w:id="3685" w:author="ONOPTCHENKO Xavier" w:date="2019-10-10T15:52:00Z"/>
          <w:lang w:val="en-GB"/>
        </w:rPr>
      </w:pPr>
      <w:bookmarkStart w:id="3686" w:name="_Toc21697918"/>
      <w:bookmarkEnd w:id="368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6"/>
        <w:gridCol w:w="1736"/>
      </w:tblGrid>
      <w:tr w:rsidR="00394235" w:rsidRPr="00C95B5F" w:rsidDel="00474511" w14:paraId="087D1F8E" w14:textId="797299A2" w:rsidTr="001E2640">
        <w:trPr>
          <w:del w:id="3687" w:author="ONOPTCHENKO Xavier" w:date="2019-10-10T15:52:00Z"/>
        </w:trPr>
        <w:tc>
          <w:tcPr>
            <w:tcW w:w="6487" w:type="dxa"/>
          </w:tcPr>
          <w:p w14:paraId="48BCC46F" w14:textId="49D38C5E" w:rsidR="00394235" w:rsidDel="00474511" w:rsidRDefault="00306771" w:rsidP="001E2640">
            <w:pPr>
              <w:tabs>
                <w:tab w:val="left" w:pos="983"/>
              </w:tabs>
              <w:rPr>
                <w:del w:id="3688" w:author="ONOPTCHENKO Xavier" w:date="2019-10-10T15:52:00Z"/>
                <w:lang w:val="en-US"/>
              </w:rPr>
            </w:pPr>
            <w:del w:id="3689" w:author="ONOPTCHENKO Xavier" w:date="2019-10-10T15:52:00Z">
              <w:r w:rsidDel="00474511">
                <w:rPr>
                  <w:noProof/>
                </w:rPr>
                <w:drawing>
                  <wp:inline distT="0" distB="0" distL="0" distR="0" wp14:anchorId="6F60A748" wp14:editId="69FE7608">
                    <wp:extent cx="4521200" cy="154257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21200" cy="1542575"/>
                            </a:xfrm>
                            <a:prstGeom prst="rect">
                              <a:avLst/>
                            </a:prstGeom>
                            <a:noFill/>
                          </pic:spPr>
                        </pic:pic>
                      </a:graphicData>
                    </a:graphic>
                  </wp:inline>
                </w:drawing>
              </w:r>
              <w:bookmarkStart w:id="3690" w:name="_Toc21697919"/>
              <w:bookmarkEnd w:id="3690"/>
            </w:del>
          </w:p>
        </w:tc>
        <w:tc>
          <w:tcPr>
            <w:tcW w:w="2126" w:type="dxa"/>
          </w:tcPr>
          <w:p w14:paraId="0CC8A561" w14:textId="266B323A" w:rsidR="00394235" w:rsidDel="00474511" w:rsidRDefault="00394235" w:rsidP="001E2640">
            <w:pPr>
              <w:tabs>
                <w:tab w:val="left" w:pos="983"/>
              </w:tabs>
              <w:rPr>
                <w:del w:id="3691" w:author="ONOPTCHENKO Xavier" w:date="2019-10-10T15:52:00Z"/>
                <w:lang w:val="en-US"/>
              </w:rPr>
            </w:pPr>
            <w:bookmarkStart w:id="3692" w:name="_Toc21697920"/>
            <w:bookmarkEnd w:id="3692"/>
          </w:p>
        </w:tc>
        <w:bookmarkStart w:id="3693" w:name="_Toc21697921"/>
        <w:bookmarkEnd w:id="3693"/>
      </w:tr>
    </w:tbl>
    <w:p w14:paraId="43304F98" w14:textId="3C7CCF64" w:rsidR="00394235" w:rsidRPr="007C0007" w:rsidDel="00474511" w:rsidRDefault="00394235" w:rsidP="00394235">
      <w:pPr>
        <w:rPr>
          <w:del w:id="3694" w:author="ONOPTCHENKO Xavier" w:date="2019-10-10T15:52:00Z"/>
          <w:lang w:val="en-GB"/>
        </w:rPr>
      </w:pPr>
      <w:bookmarkStart w:id="3695" w:name="_Toc21697922"/>
      <w:bookmarkEnd w:id="3695"/>
    </w:p>
    <w:p w14:paraId="2F6A5F39" w14:textId="05EC5EFD" w:rsidR="00394235" w:rsidDel="00474511" w:rsidRDefault="00394235" w:rsidP="00394235">
      <w:pPr>
        <w:tabs>
          <w:tab w:val="left" w:pos="983"/>
        </w:tabs>
        <w:rPr>
          <w:del w:id="3696" w:author="ONOPTCHENKO Xavier" w:date="2019-10-10T15:52:00Z"/>
          <w:lang w:val="en-GB"/>
        </w:rPr>
      </w:pPr>
      <w:del w:id="3697" w:author="ONOPTCHENKO Xavier" w:date="2019-10-10T15:52:00Z">
        <w:r w:rsidDel="00474511">
          <w:rPr>
            <w:noProof/>
          </w:rPr>
          <mc:AlternateContent>
            <mc:Choice Requires="wps">
              <w:drawing>
                <wp:anchor distT="0" distB="0" distL="114300" distR="114300" simplePos="0" relativeHeight="251727872" behindDoc="0" locked="0" layoutInCell="1" allowOverlap="1" wp14:anchorId="6202FAEE" wp14:editId="27615720">
                  <wp:simplePos x="0" y="0"/>
                  <wp:positionH relativeFrom="column">
                    <wp:posOffset>-128905</wp:posOffset>
                  </wp:positionH>
                  <wp:positionV relativeFrom="paragraph">
                    <wp:posOffset>1293495</wp:posOffset>
                  </wp:positionV>
                  <wp:extent cx="4648200" cy="1828800"/>
                  <wp:effectExtent l="1361440" t="0" r="1304290" b="0"/>
                  <wp:wrapNone/>
                  <wp:docPr id="14348" name="Text Box 14348"/>
                  <wp:cNvGraphicFramePr/>
                  <a:graphic xmlns:a="http://schemas.openxmlformats.org/drawingml/2006/main">
                    <a:graphicData uri="http://schemas.microsoft.com/office/word/2010/wordprocessingShape">
                      <wps:wsp>
                        <wps:cNvSpPr txBox="1"/>
                        <wps:spPr>
                          <a:xfrm rot="18662570">
                            <a:off x="0" y="0"/>
                            <a:ext cx="4648200" cy="1828800"/>
                          </a:xfrm>
                          <a:prstGeom prst="rect">
                            <a:avLst/>
                          </a:prstGeom>
                          <a:noFill/>
                          <a:ln>
                            <a:noFill/>
                          </a:ln>
                          <a:effectLst/>
                        </wps:spPr>
                        <wps:txbx>
                          <w:txbxContent>
                            <w:p w14:paraId="3CB4461B" w14:textId="77777777" w:rsidR="00A013EE" w:rsidRPr="00E46B33" w:rsidRDefault="00A013EE" w:rsidP="00394235">
                              <w:pPr>
                                <w:jc w:val="center"/>
                                <w:rPr>
                                  <w:b/>
                                  <w:outline/>
                                  <w:color w:val="ED7D31"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E46B33">
                                <w:rPr>
                                  <w:b/>
                                  <w:outline/>
                                  <w:color w:val="ED7D31"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02FAEE" id="Text Box 14348" o:spid="_x0000_s1038" type="#_x0000_t202" style="position:absolute;left:0;text-align:left;margin-left:-10.15pt;margin-top:101.85pt;width:366pt;height:2in;rotation:-3208457fd;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" filled="f" stroked="f">
                  <v:textbox style="mso-fit-shape-to-text:t">
                    <w:txbxContent>
                      <w:p w14:paraId="3CB4461B" w14:textId="77777777" w:rsidR="00A013EE" w:rsidRPr="00E46B33" w:rsidRDefault="00A013EE" w:rsidP="00394235">
                        <w:pPr>
                          <w:jc w:val="center"/>
                          <w:rPr>
                            <w:b/>
                            <w:outline/>
                            <w:color w:val="ED7D31"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E46B33">
                          <w:rPr>
                            <w:b/>
                            <w:outline/>
                            <w:color w:val="ED7D31"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Sample</w:t>
                        </w:r>
                      </w:p>
                    </w:txbxContent>
                  </v:textbox>
                </v:shape>
              </w:pict>
            </mc:Fallback>
          </mc:AlternateContent>
        </w:r>
        <w:r w:rsidDel="00474511">
          <w:rPr>
            <w:noProof/>
          </w:rPr>
          <w:drawing>
            <wp:inline distT="0" distB="0" distL="0" distR="0" wp14:anchorId="5C583838" wp14:editId="3F71B521">
              <wp:extent cx="3209925" cy="4036046"/>
              <wp:effectExtent l="19050" t="19050" r="9525" b="22225"/>
              <wp:docPr id="14350" name="Picture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18412" cy="4046717"/>
                      </a:xfrm>
                      <a:prstGeom prst="rect">
                        <a:avLst/>
                      </a:prstGeom>
                      <a:noFill/>
                      <a:ln>
                        <a:solidFill>
                          <a:schemeClr val="tx1"/>
                        </a:solidFill>
                      </a:ln>
                    </pic:spPr>
                  </pic:pic>
                </a:graphicData>
              </a:graphic>
            </wp:inline>
          </w:drawing>
        </w:r>
        <w:bookmarkStart w:id="3698" w:name="_Toc21697923"/>
        <w:bookmarkEnd w:id="3698"/>
      </w:del>
    </w:p>
    <w:p w14:paraId="6AF251EC" w14:textId="6A68B4C5" w:rsidR="00394235" w:rsidDel="00474511" w:rsidRDefault="00394235" w:rsidP="0081154C">
      <w:pPr>
        <w:tabs>
          <w:tab w:val="left" w:pos="983"/>
        </w:tabs>
        <w:rPr>
          <w:del w:id="3699" w:author="ONOPTCHENKO Xavier" w:date="2019-10-10T15:52:00Z"/>
          <w:lang w:val="en-GB"/>
        </w:rPr>
      </w:pPr>
      <w:bookmarkStart w:id="3700" w:name="_Toc21697924"/>
      <w:bookmarkEnd w:id="3700"/>
    </w:p>
    <w:tbl>
      <w:tblPr>
        <w:tblStyle w:val="Grilleclaire-Accent5"/>
        <w:tblW w:w="0" w:type="auto"/>
        <w:tblLook w:val="04A0" w:firstRow="1" w:lastRow="0" w:firstColumn="1" w:lastColumn="0" w:noHBand="0" w:noVBand="1"/>
      </w:tblPr>
      <w:tblGrid>
        <w:gridCol w:w="3227"/>
        <w:gridCol w:w="3260"/>
      </w:tblGrid>
      <w:tr w:rsidR="0081154C" w:rsidRPr="00087000" w:rsidDel="00474511" w14:paraId="746044CC" w14:textId="5404D9B1" w:rsidTr="006B5706">
        <w:trPr>
          <w:cnfStyle w:val="100000000000" w:firstRow="1" w:lastRow="0" w:firstColumn="0" w:lastColumn="0" w:oddVBand="0" w:evenVBand="0" w:oddHBand="0" w:evenHBand="0" w:firstRowFirstColumn="0" w:firstRowLastColumn="0" w:lastRowFirstColumn="0" w:lastRowLastColumn="0"/>
          <w:trHeight w:val="524"/>
          <w:del w:id="3701" w:author="ONOPTCHENKO Xavier" w:date="2019-10-10T15:52:00Z"/>
        </w:trPr>
        <w:tc>
          <w:tcPr>
            <w:cnfStyle w:val="001000000000" w:firstRow="0" w:lastRow="0" w:firstColumn="1" w:lastColumn="0" w:oddVBand="0" w:evenVBand="0" w:oddHBand="0" w:evenHBand="0" w:firstRowFirstColumn="0" w:firstRowLastColumn="0" w:lastRowFirstColumn="0" w:lastRowLastColumn="0"/>
            <w:tcW w:w="6487" w:type="dxa"/>
            <w:gridSpan w:val="2"/>
          </w:tcPr>
          <w:p w14:paraId="6D3DBBF3" w14:textId="1CCBDDB3" w:rsidR="0081154C" w:rsidRPr="002A1E6F" w:rsidDel="00474511" w:rsidRDefault="00587BE2" w:rsidP="006B5706">
            <w:pPr>
              <w:jc w:val="left"/>
              <w:rPr>
                <w:del w:id="3702" w:author="ONOPTCHENKO Xavier" w:date="2019-10-10T15:52:00Z"/>
                <w:bCs w:val="0"/>
                <w:i/>
                <w:lang w:val="en-GB" w:eastAsia="en-US"/>
              </w:rPr>
            </w:pPr>
            <w:del w:id="3703" w:author="ONOPTCHENKO Xavier" w:date="2019-10-10T15:52:00Z">
              <w:r w:rsidDel="00474511">
                <w:rPr>
                  <w:i/>
                  <w:lang w:val="en-GB" w:eastAsia="en-US"/>
                </w:rPr>
                <w:delText>Application Component</w:delText>
              </w:r>
              <w:r w:rsidR="0081154C" w:rsidRPr="006743E1" w:rsidDel="00474511">
                <w:rPr>
                  <w:i/>
                  <w:lang w:val="en-GB" w:eastAsia="en-US"/>
                </w:rPr>
                <w:delText xml:space="preserve"> :  </w:delText>
              </w:r>
              <w:r w:rsidR="0081154C" w:rsidRPr="00C45EF8" w:rsidDel="00474511">
                <w:rPr>
                  <w:b w:val="0"/>
                  <w:lang w:val="en-GB" w:eastAsia="en-US"/>
                </w:rPr>
                <w:delText>&lt;&lt;</w:delText>
              </w:r>
              <w:r w:rsidR="0081154C" w:rsidRPr="002A1E6F" w:rsidDel="00474511">
                <w:rPr>
                  <w:b w:val="0"/>
                  <w:bCs w:val="0"/>
                  <w:iCs/>
                  <w:lang w:val="en-GB" w:eastAsia="en-US"/>
                </w:rPr>
                <w:delText>Name of the application component</w:delText>
              </w:r>
              <w:r w:rsidR="0081154C" w:rsidDel="00474511">
                <w:rPr>
                  <w:b w:val="0"/>
                  <w:bCs w:val="0"/>
                  <w:iCs/>
                  <w:lang w:val="en-GB" w:eastAsia="en-US"/>
                </w:rPr>
                <w:delText>&gt;&gt;</w:delText>
              </w:r>
              <w:bookmarkStart w:id="3704" w:name="_Toc21697925"/>
              <w:bookmarkEnd w:id="3704"/>
            </w:del>
          </w:p>
        </w:tc>
        <w:bookmarkStart w:id="3705" w:name="_Toc21697926"/>
        <w:bookmarkEnd w:id="3705"/>
      </w:tr>
      <w:tr w:rsidR="0081154C" w:rsidRPr="00A27BE1" w:rsidDel="00474511" w14:paraId="465AE4CD" w14:textId="75D10832" w:rsidTr="006B5706">
        <w:trPr>
          <w:cnfStyle w:val="000000100000" w:firstRow="0" w:lastRow="0" w:firstColumn="0" w:lastColumn="0" w:oddVBand="0" w:evenVBand="0" w:oddHBand="1" w:evenHBand="0" w:firstRowFirstColumn="0" w:firstRowLastColumn="0" w:lastRowFirstColumn="0" w:lastRowLastColumn="0"/>
          <w:trHeight w:val="418"/>
          <w:del w:id="3706" w:author="ONOPTCHENKO Xavier" w:date="2019-10-10T15:52:00Z"/>
        </w:trPr>
        <w:tc>
          <w:tcPr>
            <w:cnfStyle w:val="001000000000" w:firstRow="0" w:lastRow="0" w:firstColumn="1" w:lastColumn="0" w:oddVBand="0" w:evenVBand="0" w:oddHBand="0" w:evenHBand="0" w:firstRowFirstColumn="0" w:firstRowLastColumn="0" w:lastRowFirstColumn="0" w:lastRowLastColumn="0"/>
            <w:tcW w:w="3227" w:type="dxa"/>
          </w:tcPr>
          <w:p w14:paraId="2C3C3920" w14:textId="4674F74A" w:rsidR="0081154C" w:rsidRPr="00A27BE1" w:rsidDel="00474511" w:rsidRDefault="0081154C" w:rsidP="006B5706">
            <w:pPr>
              <w:jc w:val="left"/>
              <w:rPr>
                <w:del w:id="3707" w:author="ONOPTCHENKO Xavier" w:date="2019-10-10T15:52:00Z"/>
                <w:bCs w:val="0"/>
                <w:i/>
                <w:lang w:val="en-GB" w:eastAsia="en-US"/>
              </w:rPr>
            </w:pPr>
            <w:del w:id="3708" w:author="ONOPTCHENKO Xavier" w:date="2019-10-10T15:52:00Z">
              <w:r w:rsidRPr="00A27BE1" w:rsidDel="00474511">
                <w:rPr>
                  <w:i/>
                  <w:lang w:val="en-GB" w:eastAsia="en-US"/>
                </w:rPr>
                <w:delText>&lt;&lt;Software component&gt;&gt;</w:delText>
              </w:r>
              <w:bookmarkStart w:id="3709" w:name="_Toc21697927"/>
              <w:bookmarkEnd w:id="3709"/>
            </w:del>
          </w:p>
        </w:tc>
        <w:tc>
          <w:tcPr>
            <w:tcW w:w="3260" w:type="dxa"/>
          </w:tcPr>
          <w:p w14:paraId="1D685393" w14:textId="103FACB3" w:rsidR="0081154C" w:rsidRPr="00A27BE1" w:rsidDel="00474511" w:rsidRDefault="0081154C" w:rsidP="006B5706">
            <w:pPr>
              <w:jc w:val="left"/>
              <w:cnfStyle w:val="000000100000" w:firstRow="0" w:lastRow="0" w:firstColumn="0" w:lastColumn="0" w:oddVBand="0" w:evenVBand="0" w:oddHBand="1" w:evenHBand="0" w:firstRowFirstColumn="0" w:firstRowLastColumn="0" w:lastRowFirstColumn="0" w:lastRowLastColumn="0"/>
              <w:rPr>
                <w:del w:id="3710" w:author="ONOPTCHENKO Xavier" w:date="2019-10-10T15:52:00Z"/>
                <w:b/>
                <w:bCs/>
                <w:i/>
                <w:lang w:val="en-GB" w:eastAsia="en-US"/>
              </w:rPr>
            </w:pPr>
            <w:del w:id="3711" w:author="ONOPTCHENKO Xavier" w:date="2019-10-10T15:52:00Z">
              <w:r w:rsidRPr="00A27BE1" w:rsidDel="00474511">
                <w:rPr>
                  <w:b/>
                  <w:bCs/>
                  <w:i/>
                  <w:lang w:val="en-GB" w:eastAsia="en-US"/>
                </w:rPr>
                <w:delText>&lt;&lt;Software Package&gt;&gt;</w:delText>
              </w:r>
              <w:bookmarkStart w:id="3712" w:name="_Toc21697928"/>
              <w:bookmarkEnd w:id="3712"/>
            </w:del>
          </w:p>
        </w:tc>
        <w:bookmarkStart w:id="3713" w:name="_Toc21697929"/>
        <w:bookmarkEnd w:id="3713"/>
      </w:tr>
      <w:tr w:rsidR="0081154C" w:rsidRPr="00E811DD" w:rsidDel="00474511" w14:paraId="6F7EA4E6" w14:textId="04379F5A" w:rsidTr="006B5706">
        <w:trPr>
          <w:cnfStyle w:val="000000010000" w:firstRow="0" w:lastRow="0" w:firstColumn="0" w:lastColumn="0" w:oddVBand="0" w:evenVBand="0" w:oddHBand="0" w:evenHBand="1" w:firstRowFirstColumn="0" w:firstRowLastColumn="0" w:lastRowFirstColumn="0" w:lastRowLastColumn="0"/>
          <w:del w:id="3714" w:author="ONOPTCHENKO Xavier" w:date="2019-10-10T15:52:00Z"/>
        </w:trPr>
        <w:tc>
          <w:tcPr>
            <w:cnfStyle w:val="001000000000" w:firstRow="0" w:lastRow="0" w:firstColumn="1" w:lastColumn="0" w:oddVBand="0" w:evenVBand="0" w:oddHBand="0" w:evenHBand="0" w:firstRowFirstColumn="0" w:firstRowLastColumn="0" w:lastRowFirstColumn="0" w:lastRowLastColumn="0"/>
            <w:tcW w:w="3227" w:type="dxa"/>
          </w:tcPr>
          <w:p w14:paraId="2808615E" w14:textId="6F3456B4" w:rsidR="0081154C" w:rsidDel="00474511" w:rsidRDefault="0081154C" w:rsidP="006B5706">
            <w:pPr>
              <w:rPr>
                <w:del w:id="3715" w:author="ONOPTCHENKO Xavier" w:date="2019-10-10T15:52:00Z"/>
                <w:bCs w:val="0"/>
                <w:i/>
                <w:lang w:val="en-GB" w:eastAsia="en-US"/>
              </w:rPr>
            </w:pPr>
            <w:bookmarkStart w:id="3716" w:name="_Toc21697930"/>
            <w:bookmarkEnd w:id="3716"/>
          </w:p>
        </w:tc>
        <w:tc>
          <w:tcPr>
            <w:tcW w:w="3260" w:type="dxa"/>
          </w:tcPr>
          <w:p w14:paraId="648C2545" w14:textId="45EF3100" w:rsidR="0081154C" w:rsidDel="00474511" w:rsidRDefault="0081154C" w:rsidP="006B5706">
            <w:pPr>
              <w:cnfStyle w:val="000000010000" w:firstRow="0" w:lastRow="0" w:firstColumn="0" w:lastColumn="0" w:oddVBand="0" w:evenVBand="0" w:oddHBand="0" w:evenHBand="1" w:firstRowFirstColumn="0" w:firstRowLastColumn="0" w:lastRowFirstColumn="0" w:lastRowLastColumn="0"/>
              <w:rPr>
                <w:del w:id="3717" w:author="ONOPTCHENKO Xavier" w:date="2019-10-10T15:52:00Z"/>
                <w:bCs/>
                <w:i/>
                <w:lang w:val="en-GB" w:eastAsia="en-US"/>
              </w:rPr>
            </w:pPr>
            <w:bookmarkStart w:id="3718" w:name="_Toc21697931"/>
            <w:bookmarkEnd w:id="3718"/>
          </w:p>
        </w:tc>
        <w:bookmarkStart w:id="3719" w:name="_Toc21697932"/>
        <w:bookmarkEnd w:id="3719"/>
      </w:tr>
      <w:tr w:rsidR="0081154C" w:rsidRPr="00E811DD" w:rsidDel="00474511" w14:paraId="484DECFC" w14:textId="33012186" w:rsidTr="006B5706">
        <w:trPr>
          <w:cnfStyle w:val="000000100000" w:firstRow="0" w:lastRow="0" w:firstColumn="0" w:lastColumn="0" w:oddVBand="0" w:evenVBand="0" w:oddHBand="1" w:evenHBand="0" w:firstRowFirstColumn="0" w:firstRowLastColumn="0" w:lastRowFirstColumn="0" w:lastRowLastColumn="0"/>
          <w:del w:id="3720" w:author="ONOPTCHENKO Xavier" w:date="2019-10-10T15:52:00Z"/>
        </w:trPr>
        <w:tc>
          <w:tcPr>
            <w:cnfStyle w:val="001000000000" w:firstRow="0" w:lastRow="0" w:firstColumn="1" w:lastColumn="0" w:oddVBand="0" w:evenVBand="0" w:oddHBand="0" w:evenHBand="0" w:firstRowFirstColumn="0" w:firstRowLastColumn="0" w:lastRowFirstColumn="0" w:lastRowLastColumn="0"/>
            <w:tcW w:w="3227" w:type="dxa"/>
          </w:tcPr>
          <w:p w14:paraId="68890DC7" w14:textId="64E8E4B5" w:rsidR="0081154C" w:rsidDel="00474511" w:rsidRDefault="0081154C" w:rsidP="006B5706">
            <w:pPr>
              <w:rPr>
                <w:del w:id="3721" w:author="ONOPTCHENKO Xavier" w:date="2019-10-10T15:52:00Z"/>
                <w:bCs w:val="0"/>
                <w:i/>
                <w:lang w:val="en-GB" w:eastAsia="en-US"/>
              </w:rPr>
            </w:pPr>
            <w:bookmarkStart w:id="3722" w:name="_Toc21697933"/>
            <w:bookmarkEnd w:id="3722"/>
          </w:p>
        </w:tc>
        <w:tc>
          <w:tcPr>
            <w:tcW w:w="3260" w:type="dxa"/>
          </w:tcPr>
          <w:p w14:paraId="6CE27FCE" w14:textId="559AE99D" w:rsidR="0081154C" w:rsidDel="00474511" w:rsidRDefault="0081154C" w:rsidP="006B5706">
            <w:pPr>
              <w:cnfStyle w:val="000000100000" w:firstRow="0" w:lastRow="0" w:firstColumn="0" w:lastColumn="0" w:oddVBand="0" w:evenVBand="0" w:oddHBand="1" w:evenHBand="0" w:firstRowFirstColumn="0" w:firstRowLastColumn="0" w:lastRowFirstColumn="0" w:lastRowLastColumn="0"/>
              <w:rPr>
                <w:del w:id="3723" w:author="ONOPTCHENKO Xavier" w:date="2019-10-10T15:52:00Z"/>
                <w:bCs/>
                <w:i/>
                <w:lang w:val="en-GB" w:eastAsia="en-US"/>
              </w:rPr>
            </w:pPr>
            <w:bookmarkStart w:id="3724" w:name="_Toc21697934"/>
            <w:bookmarkEnd w:id="3724"/>
          </w:p>
        </w:tc>
        <w:bookmarkStart w:id="3725" w:name="_Toc21697935"/>
        <w:bookmarkEnd w:id="3725"/>
      </w:tr>
    </w:tbl>
    <w:p w14:paraId="70894FCB" w14:textId="4D6FE453" w:rsidR="0082652B" w:rsidDel="00474511" w:rsidRDefault="0082652B" w:rsidP="0082652B">
      <w:pPr>
        <w:tabs>
          <w:tab w:val="left" w:pos="983"/>
        </w:tabs>
        <w:rPr>
          <w:del w:id="3726" w:author="ONOPTCHENKO Xavier" w:date="2019-10-10T15:52:00Z"/>
          <w:lang w:val="en-GB"/>
        </w:rPr>
      </w:pPr>
      <w:bookmarkStart w:id="3727" w:name="_Toc21697936"/>
      <w:bookmarkEnd w:id="3727"/>
    </w:p>
    <w:p w14:paraId="5EC70D30" w14:textId="77777777" w:rsidR="009C7E3F" w:rsidRDefault="009C7E3F" w:rsidP="002B3550">
      <w:pPr>
        <w:pStyle w:val="Titre1"/>
        <w:rPr>
          <w:lang w:val="en-GB"/>
        </w:rPr>
      </w:pPr>
      <w:bookmarkStart w:id="3728" w:name="_Toc21697937"/>
      <w:r>
        <w:rPr>
          <w:lang w:val="en-GB"/>
        </w:rPr>
        <w:t>Technical architecture</w:t>
      </w:r>
      <w:bookmarkEnd w:id="3728"/>
    </w:p>
    <w:p w14:paraId="1551E0C1" w14:textId="162D8248" w:rsidR="000B42F6" w:rsidRPr="00EC7BEB" w:rsidDel="00E8326C" w:rsidRDefault="000B42F6" w:rsidP="000B42F6">
      <w:pPr>
        <w:pBdr>
          <w:top w:val="single" w:sz="4" w:space="1" w:color="auto"/>
          <w:left w:val="single" w:sz="4" w:space="4" w:color="auto"/>
          <w:bottom w:val="single" w:sz="4" w:space="1" w:color="auto"/>
          <w:right w:val="single" w:sz="4" w:space="4" w:color="auto"/>
        </w:pBdr>
        <w:rPr>
          <w:del w:id="3729" w:author="ONOPTCHENKO Xavier" w:date="2019-10-10T15:54:00Z"/>
          <w:b/>
          <w:color w:val="C00000"/>
          <w:lang w:val="en-GB"/>
        </w:rPr>
      </w:pPr>
      <w:del w:id="3730" w:author="ONOPTCHENKO Xavier" w:date="2019-10-10T15:54:00Z">
        <w:r w:rsidRPr="00EC7BEB" w:rsidDel="00E8326C">
          <w:rPr>
            <w:b/>
            <w:color w:val="00B050"/>
            <w:lang w:val="en-GB"/>
          </w:rPr>
          <w:delText>Mandatory for</w:delText>
        </w:r>
        <w:r w:rsidDel="00E8326C">
          <w:rPr>
            <w:b/>
            <w:color w:val="00B050"/>
            <w:lang w:val="en-GB"/>
          </w:rPr>
          <w:delText xml:space="preserve"> project types</w:delText>
        </w:r>
        <w:r w:rsidRPr="00EC7BEB" w:rsidDel="00E8326C">
          <w:rPr>
            <w:b/>
            <w:color w:val="00B050"/>
            <w:lang w:val="en-GB"/>
          </w:rPr>
          <w:delText>:</w:delText>
        </w:r>
        <w:r w:rsidRPr="00EC7BEB" w:rsidDel="00E8326C">
          <w:rPr>
            <w:lang w:val="en-GB"/>
          </w:rPr>
          <w:delText xml:space="preserve"> </w:delText>
        </w:r>
        <w:r w:rsidDel="00E8326C">
          <w:rPr>
            <w:b/>
            <w:color w:val="C00000"/>
            <w:lang w:val="en-GB"/>
          </w:rPr>
          <w:delText>Make/remake software, New solution market software package, SaaS solution usage</w:delText>
        </w:r>
        <w:r w:rsidR="00E379B6" w:rsidDel="00E8326C">
          <w:rPr>
            <w:b/>
            <w:color w:val="C00000"/>
            <w:lang w:val="en-GB"/>
          </w:rPr>
          <w:delText xml:space="preserve"> (</w:delText>
        </w:r>
        <w:r w:rsidR="00507B4D" w:rsidDel="00E8326C">
          <w:rPr>
            <w:b/>
            <w:color w:val="C00000"/>
            <w:sz w:val="18"/>
            <w:lang w:val="en-GB"/>
          </w:rPr>
          <w:delText>I</w:delText>
        </w:r>
        <w:r w:rsidR="00DB7922" w:rsidRPr="00E67262" w:rsidDel="00E8326C">
          <w:rPr>
            <w:b/>
            <w:color w:val="C00000"/>
            <w:sz w:val="18"/>
            <w:lang w:val="en-GB"/>
          </w:rPr>
          <w:delText>nteractions between SaaS solution and IS</w:delText>
        </w:r>
        <w:r w:rsidR="00E379B6" w:rsidDel="00E8326C">
          <w:rPr>
            <w:b/>
            <w:color w:val="C00000"/>
            <w:lang w:val="en-GB"/>
          </w:rPr>
          <w:delText>)</w:delText>
        </w:r>
        <w:r w:rsidDel="00E8326C">
          <w:rPr>
            <w:b/>
            <w:color w:val="C00000"/>
            <w:lang w:val="en-GB"/>
          </w:rPr>
          <w:delText>, shared solution integration, Change software</w:delText>
        </w:r>
        <w:r w:rsidR="00F7437E" w:rsidDel="00E8326C">
          <w:rPr>
            <w:b/>
            <w:color w:val="C00000"/>
            <w:lang w:val="en-GB"/>
          </w:rPr>
          <w:delText>, T</w:delText>
        </w:r>
        <w:r w:rsidR="00F7437E" w:rsidRPr="00EC7BEB" w:rsidDel="00E8326C">
          <w:rPr>
            <w:b/>
            <w:color w:val="C00000"/>
            <w:lang w:val="en-GB"/>
          </w:rPr>
          <w:delText>echnical</w:delText>
        </w:r>
        <w:r w:rsidR="00F7437E" w:rsidDel="00E8326C">
          <w:rPr>
            <w:b/>
            <w:color w:val="C00000"/>
            <w:lang w:val="en-GB"/>
          </w:rPr>
          <w:delText xml:space="preserve"> obsolescence remediation</w:delText>
        </w:r>
        <w:r w:rsidR="00851785" w:rsidDel="00E8326C">
          <w:rPr>
            <w:b/>
            <w:color w:val="C00000"/>
            <w:lang w:val="en-GB"/>
          </w:rPr>
          <w:delText>(</w:delText>
        </w:r>
        <w:r w:rsidR="00E67262" w:rsidDel="00E8326C">
          <w:rPr>
            <w:b/>
            <w:color w:val="C00000"/>
            <w:sz w:val="18"/>
            <w:lang w:val="en-GB"/>
          </w:rPr>
          <w:delText>D</w:delText>
        </w:r>
        <w:r w:rsidR="00E67262" w:rsidRPr="00E67262" w:rsidDel="00E8326C">
          <w:rPr>
            <w:b/>
            <w:color w:val="C00000"/>
            <w:sz w:val="18"/>
            <w:lang w:val="en-GB"/>
          </w:rPr>
          <w:delText>epend</w:delText>
        </w:r>
        <w:r w:rsidR="00E67262" w:rsidDel="00E8326C">
          <w:rPr>
            <w:b/>
            <w:color w:val="C00000"/>
            <w:sz w:val="18"/>
            <w:lang w:val="en-GB"/>
          </w:rPr>
          <w:delText>s</w:delText>
        </w:r>
        <w:r w:rsidR="00E67262" w:rsidRPr="00E67262" w:rsidDel="00E8326C">
          <w:rPr>
            <w:b/>
            <w:color w:val="C00000"/>
            <w:sz w:val="18"/>
            <w:lang w:val="en-GB"/>
          </w:rPr>
          <w:delText xml:space="preserve"> on what kind of remediation is performed</w:delText>
        </w:r>
        <w:r w:rsidR="00851785" w:rsidDel="00E8326C">
          <w:rPr>
            <w:b/>
            <w:color w:val="C00000"/>
            <w:lang w:val="en-GB"/>
          </w:rPr>
          <w:delText>)</w:delText>
        </w:r>
        <w:bookmarkStart w:id="3731" w:name="_Toc21697938"/>
        <w:bookmarkEnd w:id="3731"/>
      </w:del>
    </w:p>
    <w:p w14:paraId="0127F853" w14:textId="5D968C12" w:rsidR="000B42F6" w:rsidRPr="00EC7BEB" w:rsidDel="00E8326C" w:rsidRDefault="000B42F6" w:rsidP="000B42F6">
      <w:pPr>
        <w:pBdr>
          <w:top w:val="single" w:sz="4" w:space="1" w:color="auto"/>
          <w:left w:val="single" w:sz="4" w:space="4" w:color="auto"/>
          <w:bottom w:val="single" w:sz="4" w:space="1" w:color="auto"/>
          <w:right w:val="single" w:sz="4" w:space="4" w:color="auto"/>
        </w:pBdr>
        <w:rPr>
          <w:del w:id="3732" w:author="ONOPTCHENKO Xavier" w:date="2019-10-10T15:54:00Z"/>
          <w:lang w:val="en-GB"/>
        </w:rPr>
      </w:pPr>
      <w:del w:id="3733" w:author="ONOPTCHENKO Xavier" w:date="2019-10-10T15:54:00Z">
        <w:r w:rsidDel="00E8326C">
          <w:rPr>
            <w:b/>
            <w:color w:val="00B050"/>
            <w:lang w:val="en-GB"/>
          </w:rPr>
          <w:delText>Not mandatory</w:delText>
        </w:r>
        <w:r w:rsidRPr="00EC7BEB" w:rsidDel="00E8326C">
          <w:rPr>
            <w:b/>
            <w:color w:val="00B050"/>
            <w:lang w:val="en-GB"/>
          </w:rPr>
          <w:delText xml:space="preserve"> for</w:delText>
        </w:r>
        <w:r w:rsidDel="00E8326C">
          <w:rPr>
            <w:b/>
            <w:color w:val="00B050"/>
            <w:lang w:val="en-GB"/>
          </w:rPr>
          <w:delText xml:space="preserve"> project types</w:delText>
        </w:r>
        <w:r w:rsidRPr="00EC7BEB" w:rsidDel="00E8326C">
          <w:rPr>
            <w:b/>
            <w:color w:val="00B050"/>
            <w:lang w:val="en-GB"/>
          </w:rPr>
          <w:delText>:</w:delText>
        </w:r>
        <w:r w:rsidDel="00E8326C">
          <w:rPr>
            <w:b/>
            <w:color w:val="C00000"/>
            <w:lang w:val="en-GB"/>
          </w:rPr>
          <w:delText xml:space="preserve"> infrastructure or production</w:delText>
        </w:r>
        <w:bookmarkStart w:id="3734" w:name="_Toc21697939"/>
        <w:bookmarkEnd w:id="3734"/>
      </w:del>
    </w:p>
    <w:p w14:paraId="756E4212" w14:textId="0AA9AB71" w:rsidR="000B42F6" w:rsidRPr="00C00A30" w:rsidDel="00E8326C" w:rsidRDefault="000B42F6" w:rsidP="000B42F6">
      <w:pPr>
        <w:pBdr>
          <w:top w:val="single" w:sz="4" w:space="1" w:color="auto"/>
          <w:left w:val="single" w:sz="4" w:space="4" w:color="auto"/>
          <w:bottom w:val="single" w:sz="4" w:space="1" w:color="auto"/>
          <w:right w:val="single" w:sz="4" w:space="4" w:color="auto"/>
        </w:pBdr>
        <w:rPr>
          <w:del w:id="3735" w:author="ONOPTCHENKO Xavier" w:date="2019-10-10T15:54:00Z"/>
          <w:b/>
          <w:lang w:val="en-GB"/>
        </w:rPr>
      </w:pPr>
      <w:del w:id="3736" w:author="ONOPTCHENKO Xavier" w:date="2019-10-10T15:54:00Z">
        <w:r w:rsidRPr="00C00A30" w:rsidDel="00E8326C">
          <w:rPr>
            <w:b/>
            <w:color w:val="0070C0"/>
            <w:lang w:val="en-GB"/>
          </w:rPr>
          <w:delText>Corporate Architecture training requirements</w:delText>
        </w:r>
        <w:r w:rsidRPr="00C00A30" w:rsidDel="00E8326C">
          <w:rPr>
            <w:b/>
            <w:color w:val="8496B0" w:themeColor="text2" w:themeTint="99"/>
            <w:lang w:val="en-GB"/>
          </w:rPr>
          <w:delText xml:space="preserve">: </w:delText>
        </w:r>
        <w:r w:rsidR="00E35D9D" w:rsidDel="00E8326C">
          <w:rPr>
            <w:b/>
            <w:color w:val="C00000"/>
            <w:lang w:val="en-GB"/>
          </w:rPr>
          <w:delText xml:space="preserve">Software </w:delText>
        </w:r>
        <w:r w:rsidR="00E35D9D" w:rsidRPr="005B75F9" w:rsidDel="00E8326C">
          <w:rPr>
            <w:b/>
            <w:color w:val="C00000"/>
            <w:lang w:val="en-GB"/>
          </w:rPr>
          <w:delText>&amp; Technical Architecture</w:delText>
        </w:r>
        <w:bookmarkStart w:id="3737" w:name="_Toc21697940"/>
        <w:bookmarkEnd w:id="3737"/>
      </w:del>
    </w:p>
    <w:p w14:paraId="21E9960B" w14:textId="22C40C32" w:rsidR="000B42F6" w:rsidDel="00E8326C" w:rsidRDefault="000B42F6" w:rsidP="0082652B">
      <w:pPr>
        <w:tabs>
          <w:tab w:val="left" w:pos="983"/>
        </w:tabs>
        <w:rPr>
          <w:del w:id="3738" w:author="ONOPTCHENKO Xavier" w:date="2019-10-10T15:54:00Z"/>
          <w:lang w:val="en-GB"/>
        </w:rPr>
      </w:pPr>
      <w:bookmarkStart w:id="3739" w:name="_Toc21697941"/>
      <w:bookmarkEnd w:id="3739"/>
    </w:p>
    <w:p w14:paraId="192DD96C" w14:textId="1FBC9F59" w:rsidR="004D635B" w:rsidDel="00E8326C" w:rsidRDefault="004D635B" w:rsidP="0082652B">
      <w:pPr>
        <w:tabs>
          <w:tab w:val="left" w:pos="983"/>
        </w:tabs>
        <w:rPr>
          <w:del w:id="3740" w:author="ONOPTCHENKO Xavier" w:date="2019-10-10T15:54:00Z"/>
          <w:lang w:val="en-GB"/>
        </w:rPr>
      </w:pPr>
      <w:bookmarkStart w:id="3741" w:name="_Toc21697942"/>
      <w:bookmarkEnd w:id="3741"/>
    </w:p>
    <w:p w14:paraId="0EFACB45" w14:textId="77777777" w:rsidR="00751223" w:rsidRDefault="00751223" w:rsidP="00C63799">
      <w:pPr>
        <w:pStyle w:val="Titre2"/>
        <w:rPr>
          <w:lang w:val="en-GB"/>
        </w:rPr>
      </w:pPr>
      <w:bookmarkStart w:id="3742" w:name="_Toc21697943"/>
      <w:r>
        <w:rPr>
          <w:lang w:val="en-GB"/>
        </w:rPr>
        <w:t>Production environment</w:t>
      </w:r>
      <w:bookmarkEnd w:id="3742"/>
    </w:p>
    <w:p w14:paraId="4654D109" w14:textId="510B66D2" w:rsidR="00751223" w:rsidDel="00E8326C" w:rsidRDefault="00751223" w:rsidP="0082652B">
      <w:pPr>
        <w:tabs>
          <w:tab w:val="left" w:pos="983"/>
        </w:tabs>
        <w:rPr>
          <w:del w:id="3743" w:author="ONOPTCHENKO Xavier" w:date="2019-10-10T15:54:00Z"/>
          <w:lang w:val="en-GB"/>
        </w:rPr>
      </w:pPr>
      <w:bookmarkStart w:id="3744" w:name="_Toc21697944"/>
      <w:bookmarkEnd w:id="3744"/>
    </w:p>
    <w:p w14:paraId="3EE41E3C" w14:textId="77777777" w:rsidR="00CF09BF" w:rsidRDefault="00CF09BF" w:rsidP="004A6171">
      <w:pPr>
        <w:pStyle w:val="Titre3"/>
        <w:rPr>
          <w:lang w:val="en-GB"/>
        </w:rPr>
      </w:pPr>
      <w:bookmarkStart w:id="3745" w:name="_Ref445297289"/>
      <w:bookmarkStart w:id="3746" w:name="_Ref445298895"/>
      <w:bookmarkStart w:id="3747" w:name="_Ref445298896"/>
      <w:bookmarkStart w:id="3748" w:name="_Toc21697945"/>
      <w:r>
        <w:rPr>
          <w:lang w:val="en-GB"/>
        </w:rPr>
        <w:t xml:space="preserve">Technical </w:t>
      </w:r>
      <w:r w:rsidR="00BB6AC9">
        <w:rPr>
          <w:lang w:val="en-GB"/>
        </w:rPr>
        <w:t xml:space="preserve">architecture </w:t>
      </w:r>
      <w:r>
        <w:rPr>
          <w:lang w:val="en-GB"/>
        </w:rPr>
        <w:t>schema</w:t>
      </w:r>
      <w:r w:rsidR="007F512F">
        <w:rPr>
          <w:lang w:val="en-GB"/>
        </w:rPr>
        <w:t>s</w:t>
      </w:r>
      <w:bookmarkEnd w:id="3745"/>
      <w:bookmarkEnd w:id="3746"/>
      <w:bookmarkEnd w:id="3747"/>
      <w:bookmarkEnd w:id="3748"/>
    </w:p>
    <w:p w14:paraId="5068C714" w14:textId="53DD7C7E" w:rsidR="00A11FDC" w:rsidDel="00E8326C" w:rsidRDefault="00A11FDC" w:rsidP="0082652B">
      <w:pPr>
        <w:tabs>
          <w:tab w:val="left" w:pos="983"/>
        </w:tabs>
        <w:rPr>
          <w:del w:id="3749" w:author="ONOPTCHENKO Xavier" w:date="2019-10-10T15:54:00Z"/>
          <w:lang w:val="en-GB"/>
        </w:rPr>
      </w:pPr>
    </w:p>
    <w:p w14:paraId="5EAA1797" w14:textId="59784B37" w:rsidR="00742FAE" w:rsidDel="00E8326C" w:rsidRDefault="00742FAE" w:rsidP="00681EB3">
      <w:pPr>
        <w:pStyle w:val="Titre4"/>
        <w:rPr>
          <w:del w:id="3750" w:author="ONOPTCHENKO Xavier" w:date="2019-10-10T15:54:00Z"/>
          <w:lang w:val="en-GB"/>
        </w:rPr>
      </w:pPr>
      <w:del w:id="3751" w:author="ONOPTCHENKO Xavier" w:date="2019-10-10T15:54:00Z">
        <w:r w:rsidDel="00E8326C">
          <w:rPr>
            <w:lang w:val="en-GB"/>
          </w:rPr>
          <w:delText>Technical schema – logical</w:delText>
        </w:r>
      </w:del>
    </w:p>
    <w:p w14:paraId="3E57E714" w14:textId="76EA5F0F" w:rsidR="0087256D" w:rsidDel="00E8326C" w:rsidRDefault="0087256D" w:rsidP="0087256D">
      <w:pPr>
        <w:tabs>
          <w:tab w:val="left" w:pos="983"/>
        </w:tabs>
        <w:rPr>
          <w:del w:id="3752" w:author="ONOPTCHENKO Xavier" w:date="2019-10-10T15:54:00Z"/>
          <w:lang w:val="en-GB"/>
        </w:rPr>
      </w:pPr>
      <w:del w:id="3753" w:author="ONOPTCHENKO Xavier" w:date="2019-10-10T15:54:00Z">
        <w:r w:rsidDel="00E8326C">
          <w:rPr>
            <w:noProof/>
          </w:rPr>
          <w:drawing>
            <wp:inline distT="0" distB="0" distL="0" distR="0" wp14:anchorId="083E8557" wp14:editId="570FD4DB">
              <wp:extent cx="6209536" cy="1257300"/>
              <wp:effectExtent l="0" t="0" r="1270" b="0"/>
              <wp:docPr id="14352" name="Picture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32346" cy="1261919"/>
                      </a:xfrm>
                      <a:prstGeom prst="rect">
                        <a:avLst/>
                      </a:prstGeom>
                      <a:noFill/>
                    </pic:spPr>
                  </pic:pic>
                </a:graphicData>
              </a:graphic>
            </wp:inline>
          </w:drawing>
        </w:r>
      </w:del>
    </w:p>
    <w:p w14:paraId="4D48C155" w14:textId="184DB9BD" w:rsidR="0087256D" w:rsidDel="00E8326C" w:rsidRDefault="0087256D" w:rsidP="0087256D">
      <w:pPr>
        <w:tabs>
          <w:tab w:val="left" w:pos="983"/>
        </w:tabs>
        <w:rPr>
          <w:del w:id="3754" w:author="ONOPTCHENKO Xavier" w:date="2019-10-10T15:54:00Z"/>
          <w:lang w:val="en-GB"/>
        </w:rPr>
      </w:pPr>
    </w:p>
    <w:p w14:paraId="7B2DB643" w14:textId="78DB41BA" w:rsidR="0087256D" w:rsidDel="00E8326C" w:rsidRDefault="0087256D" w:rsidP="0087256D">
      <w:pPr>
        <w:rPr>
          <w:del w:id="3755" w:author="ONOPTCHENKO Xavier" w:date="2019-10-10T15:54:00Z"/>
          <w:noProof/>
          <w:lang w:val="en-GB" w:eastAsia="ja-JP"/>
        </w:rPr>
      </w:pPr>
    </w:p>
    <w:p w14:paraId="23B6271F" w14:textId="4AF038E2" w:rsidR="0087256D" w:rsidDel="00E8326C" w:rsidRDefault="0087256D" w:rsidP="0087256D">
      <w:pPr>
        <w:rPr>
          <w:del w:id="3756" w:author="ONOPTCHENKO Xavier" w:date="2019-10-10T15:54:00Z"/>
          <w:lang w:val="en-GB"/>
        </w:rPr>
      </w:pPr>
      <w:del w:id="3757" w:author="ONOPTCHENKO Xavier" w:date="2019-10-10T15:54:00Z">
        <w:r w:rsidDel="00E8326C">
          <w:rPr>
            <w:noProof/>
          </w:rPr>
          <w:drawing>
            <wp:inline distT="0" distB="0" distL="0" distR="0" wp14:anchorId="1F944643" wp14:editId="16584778">
              <wp:extent cx="4024663" cy="3467100"/>
              <wp:effectExtent l="0" t="0" r="0" b="0"/>
              <wp:docPr id="14353" name="Picture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24764" cy="3467187"/>
                      </a:xfrm>
                      <a:prstGeom prst="rect">
                        <a:avLst/>
                      </a:prstGeom>
                      <a:noFill/>
                      <a:ln>
                        <a:noFill/>
                      </a:ln>
                    </pic:spPr>
                  </pic:pic>
                </a:graphicData>
              </a:graphic>
            </wp:inline>
          </w:drawing>
        </w:r>
      </w:del>
    </w:p>
    <w:p w14:paraId="1E0790A1" w14:textId="0F604C29" w:rsidR="0087256D" w:rsidDel="00E8326C" w:rsidRDefault="0087256D" w:rsidP="0087256D">
      <w:pPr>
        <w:rPr>
          <w:del w:id="3758" w:author="ONOPTCHENKO Xavier" w:date="2019-10-10T15:54:00Z"/>
          <w:lang w:val="en-GB"/>
        </w:rPr>
      </w:pPr>
      <w:del w:id="3759" w:author="ONOPTCHENKO Xavier" w:date="2019-10-10T15:54:00Z">
        <w:r w:rsidDel="00E8326C">
          <w:rPr>
            <w:noProof/>
          </w:rPr>
          <mc:AlternateContent>
            <mc:Choice Requires="wps">
              <w:drawing>
                <wp:anchor distT="0" distB="0" distL="114300" distR="114300" simplePos="0" relativeHeight="251729920" behindDoc="0" locked="0" layoutInCell="1" allowOverlap="1" wp14:anchorId="53BA72E0" wp14:editId="32D5E2A1">
                  <wp:simplePos x="0" y="0"/>
                  <wp:positionH relativeFrom="column">
                    <wp:posOffset>337820</wp:posOffset>
                  </wp:positionH>
                  <wp:positionV relativeFrom="paragraph">
                    <wp:posOffset>-2897505</wp:posOffset>
                  </wp:positionV>
                  <wp:extent cx="4648200" cy="1828800"/>
                  <wp:effectExtent l="1361440" t="0" r="1304290" b="0"/>
                  <wp:wrapNone/>
                  <wp:docPr id="14351" name="Text Box 14351"/>
                  <wp:cNvGraphicFramePr/>
                  <a:graphic xmlns:a="http://schemas.openxmlformats.org/drawingml/2006/main">
                    <a:graphicData uri="http://schemas.microsoft.com/office/word/2010/wordprocessingShape">
                      <wps:wsp>
                        <wps:cNvSpPr txBox="1"/>
                        <wps:spPr>
                          <a:xfrm rot="18662570">
                            <a:off x="0" y="0"/>
                            <a:ext cx="4648200" cy="1828800"/>
                          </a:xfrm>
                          <a:prstGeom prst="rect">
                            <a:avLst/>
                          </a:prstGeom>
                          <a:noFill/>
                          <a:ln>
                            <a:noFill/>
                          </a:ln>
                          <a:effectLst/>
                        </wps:spPr>
                        <wps:txbx>
                          <w:txbxContent>
                            <w:p w14:paraId="734B592A" w14:textId="77777777" w:rsidR="00A013EE" w:rsidRPr="00E46B33" w:rsidRDefault="00A013EE" w:rsidP="0087256D">
                              <w:pPr>
                                <w:jc w:val="center"/>
                                <w:rPr>
                                  <w:b/>
                                  <w:outline/>
                                  <w:color w:val="ED7D31"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E46B33">
                                <w:rPr>
                                  <w:b/>
                                  <w:outline/>
                                  <w:color w:val="ED7D31"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BA72E0" id="Text Box 14351" o:spid="_x0000_s1039" type="#_x0000_t202" style="position:absolute;left:0;text-align:left;margin-left:26.6pt;margin-top:-228.15pt;width:366pt;height:2in;rotation:-3208457fd;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" filled="f" stroked="f">
                  <v:textbox style="mso-fit-shape-to-text:t">
                    <w:txbxContent>
                      <w:p w14:paraId="734B592A" w14:textId="77777777" w:rsidR="00A013EE" w:rsidRPr="00E46B33" w:rsidRDefault="00A013EE" w:rsidP="0087256D">
                        <w:pPr>
                          <w:jc w:val="center"/>
                          <w:rPr>
                            <w:b/>
                            <w:outline/>
                            <w:color w:val="ED7D31"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E46B33">
                          <w:rPr>
                            <w:b/>
                            <w:outline/>
                            <w:color w:val="ED7D31"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Sample</w:t>
                        </w:r>
                      </w:p>
                    </w:txbxContent>
                  </v:textbox>
                </v:shape>
              </w:pict>
            </mc:Fallback>
          </mc:AlternateContent>
        </w:r>
      </w:del>
    </w:p>
    <w:p w14:paraId="2CA89A78" w14:textId="0502D2AF" w:rsidR="00187F6C" w:rsidDel="00E8326C" w:rsidRDefault="00187F6C" w:rsidP="0082652B">
      <w:pPr>
        <w:tabs>
          <w:tab w:val="left" w:pos="983"/>
        </w:tabs>
        <w:rPr>
          <w:del w:id="3760" w:author="ONOPTCHENKO Xavier" w:date="2019-10-10T15:54:00Z"/>
          <w:lang w:val="en-GB"/>
        </w:rPr>
      </w:pPr>
    </w:p>
    <w:p w14:paraId="5B3AAAF5" w14:textId="2191C3D5" w:rsidR="00C80E6C" w:rsidDel="00E8326C" w:rsidRDefault="00C80E6C" w:rsidP="0082652B">
      <w:pPr>
        <w:tabs>
          <w:tab w:val="left" w:pos="983"/>
        </w:tabs>
        <w:rPr>
          <w:del w:id="3761" w:author="ONOPTCHENKO Xavier" w:date="2019-10-10T15:54:00Z"/>
          <w:lang w:val="en-GB"/>
        </w:rPr>
      </w:pPr>
    </w:p>
    <w:p w14:paraId="74BD7023" w14:textId="4EE306F3" w:rsidR="00C80E6C" w:rsidRDefault="00D20E9F" w:rsidP="0082652B">
      <w:pPr>
        <w:tabs>
          <w:tab w:val="left" w:pos="983"/>
        </w:tabs>
        <w:rPr>
          <w:lang w:val="en-GB"/>
        </w:rPr>
      </w:pPr>
      <w:ins w:id="3762" w:author="ONOPTCHENKO Xavier" w:date="2019-10-11T17:05:00Z">
        <w:r w:rsidRPr="00D20E9F">
          <w:rPr>
            <w:noProof/>
          </w:rPr>
          <w:drawing>
            <wp:inline distT="0" distB="0" distL="0" distR="0" wp14:anchorId="637F8A2B" wp14:editId="3270AF5F">
              <wp:extent cx="5760720" cy="3873878"/>
              <wp:effectExtent l="0" t="0" r="0" b="0"/>
              <wp:docPr id="14367" name="Image 1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3873878"/>
                      </a:xfrm>
                      <a:prstGeom prst="rect">
                        <a:avLst/>
                      </a:prstGeom>
                      <a:noFill/>
                      <a:ln>
                        <a:noFill/>
                      </a:ln>
                    </pic:spPr>
                  </pic:pic>
                </a:graphicData>
              </a:graphic>
            </wp:inline>
          </w:drawing>
        </w:r>
      </w:ins>
    </w:p>
    <w:p w14:paraId="2283E794" w14:textId="4161CC72" w:rsidR="00C80E6C" w:rsidDel="00E8326C" w:rsidRDefault="00E8326C" w:rsidP="0082652B">
      <w:pPr>
        <w:tabs>
          <w:tab w:val="left" w:pos="983"/>
        </w:tabs>
        <w:rPr>
          <w:del w:id="3763" w:author="ONOPTCHENKO Xavier" w:date="2019-10-10T15:54:00Z"/>
        </w:rPr>
      </w:pPr>
      <w:ins w:id="3764" w:author="ONOPTCHENKO Xavier" w:date="2019-10-10T15:54:00Z">
        <w:r w:rsidRPr="00E8326C">
          <w:rPr>
            <w:rPrChange w:id="3765" w:author="ONOPTCHENKO Xavier" w:date="2019-10-10T15:54:00Z">
              <w:rPr>
                <w:lang w:val="en-GB"/>
              </w:rPr>
            </w:rPrChange>
          </w:rPr>
          <w:t>Le projet consiste au traitement de l’</w:t>
        </w:r>
        <w:r>
          <w:t>obsolescence de la plateforme Spotfire</w:t>
        </w:r>
      </w:ins>
      <w:ins w:id="3766" w:author="ONOPTCHENKO Xavier" w:date="2019-10-10T15:55:00Z">
        <w:r>
          <w:t xml:space="preserve"> ainsi qu’à la mise à jour du processus d’alerting et monitoring de l’ESB.</w:t>
        </w:r>
      </w:ins>
    </w:p>
    <w:p w14:paraId="5FECF91E" w14:textId="214AFB5B" w:rsidR="00E8326C" w:rsidRDefault="00E8326C" w:rsidP="0082652B">
      <w:pPr>
        <w:tabs>
          <w:tab w:val="left" w:pos="983"/>
        </w:tabs>
        <w:rPr>
          <w:ins w:id="3767" w:author="ONOPTCHENKO Xavier" w:date="2019-10-10T15:55:00Z"/>
        </w:rPr>
      </w:pPr>
    </w:p>
    <w:p w14:paraId="54998921" w14:textId="7A8EB700" w:rsidR="00E8326C" w:rsidRDefault="00E8326C" w:rsidP="0082652B">
      <w:pPr>
        <w:tabs>
          <w:tab w:val="left" w:pos="983"/>
        </w:tabs>
        <w:rPr>
          <w:ins w:id="3768" w:author="ONOPTCHENKO Xavier" w:date="2019-10-10T15:56:00Z"/>
        </w:rPr>
      </w:pPr>
      <w:ins w:id="3769" w:author="ONOPTCHENKO Xavier" w:date="2019-10-10T15:55:00Z">
        <w:r>
          <w:t>Pour ce faire, il faut</w:t>
        </w:r>
      </w:ins>
      <w:ins w:id="3770" w:author="ONOPTCHENKO Xavier" w:date="2019-10-10T15:56:00Z">
        <w:r>
          <w:t> </w:t>
        </w:r>
      </w:ins>
      <w:ins w:id="3771" w:author="ONOPTCHENKO Xavier" w:date="2019-10-10T15:55:00Z">
        <w:r>
          <w:t>:</w:t>
        </w:r>
      </w:ins>
    </w:p>
    <w:p w14:paraId="500F71B8" w14:textId="3DD22EA2" w:rsidR="00E8326C" w:rsidRDefault="00E8326C">
      <w:pPr>
        <w:pStyle w:val="Paragraphedeliste"/>
        <w:numPr>
          <w:ilvl w:val="0"/>
          <w:numId w:val="21"/>
        </w:numPr>
        <w:tabs>
          <w:tab w:val="left" w:pos="983"/>
        </w:tabs>
        <w:rPr>
          <w:ins w:id="3772" w:author="ONOPTCHENKO Xavier" w:date="2019-10-10T15:56:00Z"/>
        </w:rPr>
        <w:pPrChange w:id="3773" w:author="ONOPTCHENKO Xavier" w:date="2019-10-10T15:56:00Z">
          <w:pPr>
            <w:tabs>
              <w:tab w:val="left" w:pos="983"/>
            </w:tabs>
          </w:pPr>
        </w:pPrChange>
      </w:pPr>
      <w:ins w:id="3774" w:author="ONOPTCHENKO Xavier" w:date="2019-10-10T15:56:00Z">
        <w:r>
          <w:t>Déployer une nouvelle infrastructure Windows</w:t>
        </w:r>
      </w:ins>
      <w:ins w:id="3775" w:author="ONOPTCHENKO Xavier" w:date="2019-10-10T15:59:00Z">
        <w:r>
          <w:t xml:space="preserve"> en L1-RW</w:t>
        </w:r>
      </w:ins>
      <w:ins w:id="3776" w:author="ONOPTCHENKO Xavier" w:date="2019-10-10T15:56:00Z">
        <w:r>
          <w:t xml:space="preserve"> pour les serveurs d’application de Spotfire</w:t>
        </w:r>
      </w:ins>
      <w:ins w:id="3777" w:author="ONOPTCHENKO Xavier" w:date="2019-10-10T15:59:00Z">
        <w:r>
          <w:t xml:space="preserve"> (Web Player et Server Admin)</w:t>
        </w:r>
      </w:ins>
      <w:ins w:id="3778" w:author="ONOPTCHENKO Xavier" w:date="2019-10-10T15:56:00Z">
        <w:r>
          <w:t>.</w:t>
        </w:r>
      </w:ins>
    </w:p>
    <w:p w14:paraId="1A4EDB4C" w14:textId="78424338" w:rsidR="00E8326C" w:rsidRDefault="00E8326C">
      <w:pPr>
        <w:pStyle w:val="Paragraphedeliste"/>
        <w:numPr>
          <w:ilvl w:val="0"/>
          <w:numId w:val="21"/>
        </w:numPr>
        <w:tabs>
          <w:tab w:val="left" w:pos="983"/>
        </w:tabs>
        <w:rPr>
          <w:ins w:id="3779" w:author="ONOPTCHENKO Xavier" w:date="2019-10-10T15:57:00Z"/>
        </w:rPr>
        <w:pPrChange w:id="3780" w:author="ONOPTCHENKO Xavier" w:date="2019-10-10T15:56:00Z">
          <w:pPr>
            <w:tabs>
              <w:tab w:val="left" w:pos="983"/>
            </w:tabs>
          </w:pPr>
        </w:pPrChange>
      </w:pPr>
      <w:ins w:id="3781" w:author="ONOPTCHENKO Xavier" w:date="2019-10-10T15:56:00Z">
        <w:r>
          <w:t xml:space="preserve">Déployer une nouvelle infrastructure Linux </w:t>
        </w:r>
      </w:ins>
      <w:ins w:id="3782" w:author="ONOPTCHENKO Xavier" w:date="2019-10-10T15:59:00Z">
        <w:r>
          <w:t xml:space="preserve">en L2-LE </w:t>
        </w:r>
      </w:ins>
      <w:ins w:id="3783" w:author="ONOPTCHENKO Xavier" w:date="2019-10-10T15:56:00Z">
        <w:r>
          <w:t>pour héberger les données de monitoring et d</w:t>
        </w:r>
      </w:ins>
      <w:ins w:id="3784" w:author="ONOPTCHENKO Xavier" w:date="2019-10-10T15:57:00Z">
        <w:r>
          <w:t>’alerting de l’ESB.</w:t>
        </w:r>
      </w:ins>
    </w:p>
    <w:p w14:paraId="68447C0E" w14:textId="26100DC7" w:rsidR="00E8326C" w:rsidRDefault="00E8326C">
      <w:pPr>
        <w:pStyle w:val="Paragraphedeliste"/>
        <w:numPr>
          <w:ilvl w:val="0"/>
          <w:numId w:val="21"/>
        </w:numPr>
        <w:tabs>
          <w:tab w:val="left" w:pos="983"/>
        </w:tabs>
        <w:rPr>
          <w:ins w:id="3785" w:author="ONOPTCHENKO Xavier" w:date="2019-10-10T15:57:00Z"/>
        </w:rPr>
        <w:pPrChange w:id="3786" w:author="ONOPTCHENKO Xavier" w:date="2019-10-10T15:56:00Z">
          <w:pPr>
            <w:tabs>
              <w:tab w:val="left" w:pos="983"/>
            </w:tabs>
          </w:pPr>
        </w:pPrChange>
      </w:pPr>
      <w:ins w:id="3787" w:author="ONOPTCHENKO Xavier" w:date="2019-10-10T15:57:00Z">
        <w:r>
          <w:t>Redéployer le module d’alerting et de monitoring sur l’ESB Interne.</w:t>
        </w:r>
      </w:ins>
    </w:p>
    <w:p w14:paraId="50ED4D02" w14:textId="3B738779" w:rsidR="00E8326C" w:rsidRPr="00E8326C" w:rsidRDefault="00E8326C">
      <w:pPr>
        <w:pStyle w:val="Paragraphedeliste"/>
        <w:numPr>
          <w:ilvl w:val="0"/>
          <w:numId w:val="21"/>
        </w:numPr>
        <w:tabs>
          <w:tab w:val="left" w:pos="983"/>
        </w:tabs>
        <w:rPr>
          <w:ins w:id="3788" w:author="ONOPTCHENKO Xavier" w:date="2019-10-10T15:55:00Z"/>
          <w:rPrChange w:id="3789" w:author="ONOPTCHENKO Xavier" w:date="2019-10-10T15:54:00Z">
            <w:rPr>
              <w:ins w:id="3790" w:author="ONOPTCHENKO Xavier" w:date="2019-10-10T15:55:00Z"/>
              <w:lang w:val="en-GB"/>
            </w:rPr>
          </w:rPrChange>
        </w:rPr>
        <w:pPrChange w:id="3791" w:author="ONOPTCHENKO Xavier" w:date="2019-10-10T15:56:00Z">
          <w:pPr>
            <w:tabs>
              <w:tab w:val="left" w:pos="983"/>
            </w:tabs>
          </w:pPr>
        </w:pPrChange>
      </w:pPr>
      <w:ins w:id="3792" w:author="ONOPTCHENKO Xavier" w:date="2019-10-10T15:57:00Z">
        <w:r>
          <w:t>Décommissionner les serveurs et flux inutilisés.</w:t>
        </w:r>
      </w:ins>
    </w:p>
    <w:p w14:paraId="640A5D3F" w14:textId="4DD6100E" w:rsidR="0058057D" w:rsidRDefault="00E8326C" w:rsidP="0082652B">
      <w:pPr>
        <w:tabs>
          <w:tab w:val="left" w:pos="983"/>
        </w:tabs>
        <w:rPr>
          <w:ins w:id="3793" w:author="ONOPTCHENKO Xavier" w:date="2019-10-14T11:13:00Z"/>
          <w:b/>
        </w:rPr>
      </w:pPr>
      <w:ins w:id="3794" w:author="ONOPTCHENKO Xavier" w:date="2019-10-10T15:58:00Z">
        <w:r w:rsidRPr="00E8326C">
          <w:rPr>
            <w:b/>
            <w:rPrChange w:id="3795" w:author="ONOPTCHENKO Xavier" w:date="2019-10-10T15:58:00Z">
              <w:rPr/>
            </w:rPrChange>
          </w:rPr>
          <w:t>Remarque</w:t>
        </w:r>
      </w:ins>
      <w:ins w:id="3796" w:author="ONOPTCHENKO Xavier" w:date="2019-10-14T11:13:00Z">
        <w:r w:rsidR="0058057D">
          <w:rPr>
            <w:b/>
          </w:rPr>
          <w:t>s</w:t>
        </w:r>
      </w:ins>
      <w:ins w:id="3797" w:author="ONOPTCHENKO Xavier" w:date="2019-10-10T15:58:00Z">
        <w:r w:rsidRPr="00E8326C">
          <w:rPr>
            <w:b/>
            <w:rPrChange w:id="3798" w:author="ONOPTCHENKO Xavier" w:date="2019-10-10T15:58:00Z">
              <w:rPr/>
            </w:rPrChange>
          </w:rPr>
          <w:t> :</w:t>
        </w:r>
      </w:ins>
    </w:p>
    <w:p w14:paraId="2846CE0C" w14:textId="2BD5F204" w:rsidR="0058057D" w:rsidRDefault="0058057D">
      <w:pPr>
        <w:pStyle w:val="Paragraphedeliste"/>
        <w:numPr>
          <w:ilvl w:val="0"/>
          <w:numId w:val="27"/>
        </w:numPr>
        <w:tabs>
          <w:tab w:val="left" w:pos="983"/>
        </w:tabs>
        <w:rPr>
          <w:ins w:id="3799" w:author="ONOPTCHENKO Xavier" w:date="2019-10-14T11:13:00Z"/>
        </w:rPr>
        <w:pPrChange w:id="3800" w:author="ONOPTCHENKO Xavier" w:date="2019-10-14T11:13:00Z">
          <w:pPr>
            <w:tabs>
              <w:tab w:val="left" w:pos="983"/>
            </w:tabs>
          </w:pPr>
        </w:pPrChange>
      </w:pPr>
      <w:ins w:id="3801" w:author="ONOPTCHENKO Xavier" w:date="2019-10-14T11:13:00Z">
        <w:r>
          <w:t>Les WAF en amont des IHM seront réutilisés pour pointer sur les nouveaux composants.</w:t>
        </w:r>
      </w:ins>
    </w:p>
    <w:p w14:paraId="49B23C2C" w14:textId="44373713" w:rsidR="0058057D" w:rsidRDefault="0058057D">
      <w:pPr>
        <w:pStyle w:val="Paragraphedeliste"/>
        <w:numPr>
          <w:ilvl w:val="0"/>
          <w:numId w:val="27"/>
        </w:numPr>
        <w:tabs>
          <w:tab w:val="left" w:pos="983"/>
        </w:tabs>
        <w:rPr>
          <w:ins w:id="3802" w:author="ONOPTCHENKO Xavier" w:date="2019-10-14T11:12:00Z"/>
        </w:rPr>
        <w:pPrChange w:id="3803" w:author="ONOPTCHENKO Xavier" w:date="2019-10-14T11:13:00Z">
          <w:pPr>
            <w:tabs>
              <w:tab w:val="left" w:pos="983"/>
            </w:tabs>
          </w:pPr>
        </w:pPrChange>
      </w:pPr>
      <w:ins w:id="3804" w:author="ONOPTCHENKO Xavier" w:date="2019-10-14T11:13:00Z">
        <w:r>
          <w:t xml:space="preserve">L’obsolescence des autres composants de l’ESB (EMS, ESB </w:t>
        </w:r>
      </w:ins>
      <w:ins w:id="3805" w:author="ONOPTCHENKO Xavier" w:date="2019-10-14T11:14:00Z">
        <w:r>
          <w:t>i</w:t>
        </w:r>
      </w:ins>
      <w:ins w:id="3806" w:author="ONOPTCHENKO Xavier" w:date="2019-10-14T11:13:00Z">
        <w:r>
          <w:t>nterne</w:t>
        </w:r>
      </w:ins>
      <w:ins w:id="3807" w:author="ONOPTCHENKO Xavier" w:date="2019-10-14T11:14:00Z">
        <w:r>
          <w:t>,</w:t>
        </w:r>
      </w:ins>
      <w:ins w:id="3808" w:author="ONOPTCHENKO Xavier" w:date="2019-10-14T11:13:00Z">
        <w:r>
          <w:t xml:space="preserve"> </w:t>
        </w:r>
      </w:ins>
      <w:ins w:id="3809" w:author="ONOPTCHENKO Xavier" w:date="2019-10-14T11:14:00Z">
        <w:r>
          <w:t>e</w:t>
        </w:r>
      </w:ins>
      <w:ins w:id="3810" w:author="ONOPTCHENKO Xavier" w:date="2019-10-14T11:13:00Z">
        <w:r>
          <w:t>xtranet</w:t>
        </w:r>
      </w:ins>
      <w:ins w:id="3811" w:author="ONOPTCHENKO Xavier" w:date="2019-10-14T11:14:00Z">
        <w:r>
          <w:t xml:space="preserve"> et</w:t>
        </w:r>
      </w:ins>
      <w:ins w:id="3812" w:author="ONOPTCHENKO Xavier" w:date="2019-10-14T11:13:00Z">
        <w:r>
          <w:t xml:space="preserve"> </w:t>
        </w:r>
      </w:ins>
      <w:ins w:id="3813" w:author="ONOPTCHENKO Xavier" w:date="2019-10-14T11:14:00Z">
        <w:r>
          <w:t>e</w:t>
        </w:r>
      </w:ins>
      <w:ins w:id="3814" w:author="ONOPTCHENKO Xavier" w:date="2019-10-14T11:13:00Z">
        <w:r>
          <w:t xml:space="preserve">xterne, </w:t>
        </w:r>
      </w:ins>
      <w:ins w:id="3815" w:author="ONOPTCHENKO Xavier" w:date="2019-10-14T11:14:00Z">
        <w:r>
          <w:t>b</w:t>
        </w:r>
      </w:ins>
      <w:ins w:id="3816" w:author="ONOPTCHENKO Xavier" w:date="2019-10-14T11:13:00Z">
        <w:r>
          <w:t xml:space="preserve">ase de données) </w:t>
        </w:r>
      </w:ins>
      <w:ins w:id="3817" w:author="ONOPTCHENKO Xavier" w:date="2019-10-14T11:14:00Z">
        <w:r>
          <w:t>sera traitée par le projet « C8070 Migration MDV ESB Chantier Global ».</w:t>
        </w:r>
      </w:ins>
    </w:p>
    <w:p w14:paraId="3957CBCB" w14:textId="29E97784" w:rsidR="00C80E6C" w:rsidRPr="00E8326C" w:rsidDel="00E8326C" w:rsidRDefault="00C80E6C">
      <w:pPr>
        <w:pStyle w:val="Paragraphedeliste"/>
        <w:numPr>
          <w:ilvl w:val="0"/>
          <w:numId w:val="26"/>
        </w:numPr>
        <w:tabs>
          <w:tab w:val="left" w:pos="983"/>
        </w:tabs>
        <w:rPr>
          <w:del w:id="3818" w:author="ONOPTCHENKO Xavier" w:date="2019-10-10T15:54:00Z"/>
          <w:rPrChange w:id="3819" w:author="ONOPTCHENKO Xavier" w:date="2019-10-10T15:54:00Z">
            <w:rPr>
              <w:del w:id="3820" w:author="ONOPTCHENKO Xavier" w:date="2019-10-10T15:54:00Z"/>
              <w:lang w:val="en-GB"/>
            </w:rPr>
          </w:rPrChange>
        </w:rPr>
        <w:pPrChange w:id="3821" w:author="ONOPTCHENKO Xavier" w:date="2019-10-14T11:12:00Z">
          <w:pPr>
            <w:tabs>
              <w:tab w:val="left" w:pos="983"/>
            </w:tabs>
          </w:pPr>
        </w:pPrChange>
      </w:pPr>
    </w:p>
    <w:p w14:paraId="7831F8F8" w14:textId="109A2EAC" w:rsidR="00C80E6C" w:rsidRPr="00E8326C" w:rsidDel="00E8326C" w:rsidRDefault="00C80E6C">
      <w:pPr>
        <w:pStyle w:val="Paragraphedeliste"/>
        <w:rPr>
          <w:del w:id="3822" w:author="ONOPTCHENKO Xavier" w:date="2019-10-10T15:54:00Z"/>
          <w:rPrChange w:id="3823" w:author="ONOPTCHENKO Xavier" w:date="2019-10-10T15:54:00Z">
            <w:rPr>
              <w:del w:id="3824" w:author="ONOPTCHENKO Xavier" w:date="2019-10-10T15:54:00Z"/>
              <w:lang w:val="en-GB"/>
            </w:rPr>
          </w:rPrChange>
        </w:rPr>
        <w:pPrChange w:id="3825" w:author="ONOPTCHENKO Xavier" w:date="2019-10-14T11:12:00Z">
          <w:pPr>
            <w:tabs>
              <w:tab w:val="left" w:pos="983"/>
            </w:tabs>
          </w:pPr>
        </w:pPrChange>
      </w:pPr>
    </w:p>
    <w:p w14:paraId="30293436" w14:textId="0B38CF1C" w:rsidR="00C80E6C" w:rsidRPr="00E8326C" w:rsidDel="00E8326C" w:rsidRDefault="00C80E6C">
      <w:pPr>
        <w:pStyle w:val="Paragraphedeliste"/>
        <w:rPr>
          <w:del w:id="3826" w:author="ONOPTCHENKO Xavier" w:date="2019-10-10T15:54:00Z"/>
          <w:rPrChange w:id="3827" w:author="ONOPTCHENKO Xavier" w:date="2019-10-10T15:54:00Z">
            <w:rPr>
              <w:del w:id="3828" w:author="ONOPTCHENKO Xavier" w:date="2019-10-10T15:54:00Z"/>
              <w:lang w:val="en-GB"/>
            </w:rPr>
          </w:rPrChange>
        </w:rPr>
        <w:pPrChange w:id="3829" w:author="ONOPTCHENKO Xavier" w:date="2019-10-14T11:12:00Z">
          <w:pPr>
            <w:tabs>
              <w:tab w:val="left" w:pos="983"/>
            </w:tabs>
          </w:pPr>
        </w:pPrChange>
      </w:pPr>
    </w:p>
    <w:p w14:paraId="37C4C7AC" w14:textId="522DF746" w:rsidR="00C80E6C" w:rsidRPr="00E8326C" w:rsidDel="00E8326C" w:rsidRDefault="00C80E6C">
      <w:pPr>
        <w:pStyle w:val="Paragraphedeliste"/>
        <w:rPr>
          <w:del w:id="3830" w:author="ONOPTCHENKO Xavier" w:date="2019-10-10T15:54:00Z"/>
          <w:rPrChange w:id="3831" w:author="ONOPTCHENKO Xavier" w:date="2019-10-10T15:54:00Z">
            <w:rPr>
              <w:del w:id="3832" w:author="ONOPTCHENKO Xavier" w:date="2019-10-10T15:54:00Z"/>
              <w:lang w:val="en-GB"/>
            </w:rPr>
          </w:rPrChange>
        </w:rPr>
        <w:pPrChange w:id="3833" w:author="ONOPTCHENKO Xavier" w:date="2019-10-14T11:12:00Z">
          <w:pPr>
            <w:tabs>
              <w:tab w:val="left" w:pos="983"/>
            </w:tabs>
          </w:pPr>
        </w:pPrChange>
      </w:pPr>
    </w:p>
    <w:p w14:paraId="132CD2FA" w14:textId="2F8702F8" w:rsidR="00C80E6C" w:rsidRPr="00E8326C" w:rsidDel="00E8326C" w:rsidRDefault="00C80E6C">
      <w:pPr>
        <w:pStyle w:val="Paragraphedeliste"/>
        <w:rPr>
          <w:del w:id="3834" w:author="ONOPTCHENKO Xavier" w:date="2019-10-10T15:54:00Z"/>
          <w:rPrChange w:id="3835" w:author="ONOPTCHENKO Xavier" w:date="2019-10-10T15:54:00Z">
            <w:rPr>
              <w:del w:id="3836" w:author="ONOPTCHENKO Xavier" w:date="2019-10-10T15:54:00Z"/>
              <w:lang w:val="en-GB"/>
            </w:rPr>
          </w:rPrChange>
        </w:rPr>
        <w:pPrChange w:id="3837" w:author="ONOPTCHENKO Xavier" w:date="2019-10-14T11:12:00Z">
          <w:pPr>
            <w:tabs>
              <w:tab w:val="left" w:pos="983"/>
            </w:tabs>
          </w:pPr>
        </w:pPrChange>
      </w:pPr>
    </w:p>
    <w:p w14:paraId="39A66ADB" w14:textId="0AC613E0" w:rsidR="00C80E6C" w:rsidRPr="00E8326C" w:rsidDel="00E8326C" w:rsidRDefault="00C80E6C">
      <w:pPr>
        <w:pStyle w:val="Paragraphedeliste"/>
        <w:rPr>
          <w:del w:id="3838" w:author="ONOPTCHENKO Xavier" w:date="2019-10-10T15:54:00Z"/>
          <w:rPrChange w:id="3839" w:author="ONOPTCHENKO Xavier" w:date="2019-10-10T15:54:00Z">
            <w:rPr>
              <w:del w:id="3840" w:author="ONOPTCHENKO Xavier" w:date="2019-10-10T15:54:00Z"/>
              <w:lang w:val="en-GB"/>
            </w:rPr>
          </w:rPrChange>
        </w:rPr>
        <w:pPrChange w:id="3841" w:author="ONOPTCHENKO Xavier" w:date="2019-10-14T11:12:00Z">
          <w:pPr>
            <w:tabs>
              <w:tab w:val="left" w:pos="983"/>
            </w:tabs>
          </w:pPr>
        </w:pPrChange>
      </w:pPr>
    </w:p>
    <w:p w14:paraId="405E2994" w14:textId="242907FD" w:rsidR="00C80E6C" w:rsidRPr="00E8326C" w:rsidDel="00E8326C" w:rsidRDefault="00C80E6C">
      <w:pPr>
        <w:pStyle w:val="Paragraphedeliste"/>
        <w:rPr>
          <w:del w:id="3842" w:author="ONOPTCHENKO Xavier" w:date="2019-10-10T15:54:00Z"/>
          <w:rPrChange w:id="3843" w:author="ONOPTCHENKO Xavier" w:date="2019-10-10T15:54:00Z">
            <w:rPr>
              <w:del w:id="3844" w:author="ONOPTCHENKO Xavier" w:date="2019-10-10T15:54:00Z"/>
              <w:lang w:val="en-GB"/>
            </w:rPr>
          </w:rPrChange>
        </w:rPr>
        <w:pPrChange w:id="3845" w:author="ONOPTCHENKO Xavier" w:date="2019-10-14T11:12:00Z">
          <w:pPr>
            <w:tabs>
              <w:tab w:val="left" w:pos="983"/>
            </w:tabs>
          </w:pPr>
        </w:pPrChange>
      </w:pPr>
    </w:p>
    <w:p w14:paraId="776DDA52" w14:textId="577C22AE" w:rsidR="00C80E6C" w:rsidRPr="00E8326C" w:rsidDel="00E8326C" w:rsidRDefault="00C80E6C">
      <w:pPr>
        <w:pStyle w:val="Paragraphedeliste"/>
        <w:rPr>
          <w:del w:id="3846" w:author="ONOPTCHENKO Xavier" w:date="2019-10-10T15:54:00Z"/>
          <w:rPrChange w:id="3847" w:author="ONOPTCHENKO Xavier" w:date="2019-10-10T15:54:00Z">
            <w:rPr>
              <w:del w:id="3848" w:author="ONOPTCHENKO Xavier" w:date="2019-10-10T15:54:00Z"/>
              <w:lang w:val="en-GB"/>
            </w:rPr>
          </w:rPrChange>
        </w:rPr>
        <w:pPrChange w:id="3849" w:author="ONOPTCHENKO Xavier" w:date="2019-10-14T11:12:00Z">
          <w:pPr>
            <w:tabs>
              <w:tab w:val="left" w:pos="983"/>
            </w:tabs>
          </w:pPr>
        </w:pPrChange>
      </w:pPr>
    </w:p>
    <w:p w14:paraId="4C5D6789" w14:textId="7B1EB5B4" w:rsidR="00C80E6C" w:rsidRPr="00E8326C" w:rsidDel="00E8326C" w:rsidRDefault="00C80E6C">
      <w:pPr>
        <w:pStyle w:val="Paragraphedeliste"/>
        <w:rPr>
          <w:del w:id="3850" w:author="ONOPTCHENKO Xavier" w:date="2019-10-10T15:54:00Z"/>
          <w:rPrChange w:id="3851" w:author="ONOPTCHENKO Xavier" w:date="2019-10-10T15:54:00Z">
            <w:rPr>
              <w:del w:id="3852" w:author="ONOPTCHENKO Xavier" w:date="2019-10-10T15:54:00Z"/>
              <w:lang w:val="en-GB"/>
            </w:rPr>
          </w:rPrChange>
        </w:rPr>
        <w:pPrChange w:id="3853" w:author="ONOPTCHENKO Xavier" w:date="2019-10-14T11:12:00Z">
          <w:pPr>
            <w:tabs>
              <w:tab w:val="left" w:pos="983"/>
            </w:tabs>
          </w:pPr>
        </w:pPrChange>
      </w:pPr>
    </w:p>
    <w:p w14:paraId="3659D467" w14:textId="5D2A7FF9" w:rsidR="00C80E6C" w:rsidRPr="00E8326C" w:rsidDel="00E8326C" w:rsidRDefault="00C80E6C">
      <w:pPr>
        <w:pStyle w:val="Paragraphedeliste"/>
        <w:rPr>
          <w:del w:id="3854" w:author="ONOPTCHENKO Xavier" w:date="2019-10-10T15:54:00Z"/>
          <w:rPrChange w:id="3855" w:author="ONOPTCHENKO Xavier" w:date="2019-10-10T15:54:00Z">
            <w:rPr>
              <w:del w:id="3856" w:author="ONOPTCHENKO Xavier" w:date="2019-10-10T15:54:00Z"/>
              <w:lang w:val="en-GB"/>
            </w:rPr>
          </w:rPrChange>
        </w:rPr>
        <w:pPrChange w:id="3857" w:author="ONOPTCHENKO Xavier" w:date="2019-10-14T11:12:00Z">
          <w:pPr>
            <w:tabs>
              <w:tab w:val="left" w:pos="983"/>
            </w:tabs>
          </w:pPr>
        </w:pPrChange>
      </w:pPr>
    </w:p>
    <w:p w14:paraId="2F3640E5" w14:textId="5FA8C85B" w:rsidR="00C80E6C" w:rsidRPr="00E8326C" w:rsidDel="00E8326C" w:rsidRDefault="00C80E6C">
      <w:pPr>
        <w:pStyle w:val="Paragraphedeliste"/>
        <w:rPr>
          <w:del w:id="3858" w:author="ONOPTCHENKO Xavier" w:date="2019-10-10T15:54:00Z"/>
          <w:rPrChange w:id="3859" w:author="ONOPTCHENKO Xavier" w:date="2019-10-10T15:54:00Z">
            <w:rPr>
              <w:del w:id="3860" w:author="ONOPTCHENKO Xavier" w:date="2019-10-10T15:54:00Z"/>
              <w:lang w:val="en-GB"/>
            </w:rPr>
          </w:rPrChange>
        </w:rPr>
        <w:pPrChange w:id="3861" w:author="ONOPTCHENKO Xavier" w:date="2019-10-14T11:12:00Z">
          <w:pPr>
            <w:tabs>
              <w:tab w:val="left" w:pos="983"/>
            </w:tabs>
          </w:pPr>
        </w:pPrChange>
      </w:pPr>
    </w:p>
    <w:p w14:paraId="4F6463FD" w14:textId="20614FA0" w:rsidR="00C80E6C" w:rsidRPr="00E8326C" w:rsidDel="00E8326C" w:rsidRDefault="00C80E6C">
      <w:pPr>
        <w:pStyle w:val="Paragraphedeliste"/>
        <w:rPr>
          <w:del w:id="3862" w:author="ONOPTCHENKO Xavier" w:date="2019-10-10T15:54:00Z"/>
          <w:rPrChange w:id="3863" w:author="ONOPTCHENKO Xavier" w:date="2019-10-10T15:54:00Z">
            <w:rPr>
              <w:del w:id="3864" w:author="ONOPTCHENKO Xavier" w:date="2019-10-10T15:54:00Z"/>
              <w:lang w:val="en-GB"/>
            </w:rPr>
          </w:rPrChange>
        </w:rPr>
        <w:pPrChange w:id="3865" w:author="ONOPTCHENKO Xavier" w:date="2019-10-14T11:12:00Z">
          <w:pPr>
            <w:tabs>
              <w:tab w:val="left" w:pos="983"/>
            </w:tabs>
          </w:pPr>
        </w:pPrChange>
      </w:pPr>
    </w:p>
    <w:p w14:paraId="595CAFBC" w14:textId="093DFAB8" w:rsidR="00C80E6C" w:rsidRPr="00E8326C" w:rsidDel="00E8326C" w:rsidRDefault="00C80E6C">
      <w:pPr>
        <w:pStyle w:val="Paragraphedeliste"/>
        <w:rPr>
          <w:del w:id="3866" w:author="ONOPTCHENKO Xavier" w:date="2019-10-10T15:54:00Z"/>
          <w:rPrChange w:id="3867" w:author="ONOPTCHENKO Xavier" w:date="2019-10-10T15:54:00Z">
            <w:rPr>
              <w:del w:id="3868" w:author="ONOPTCHENKO Xavier" w:date="2019-10-10T15:54:00Z"/>
              <w:lang w:val="en-GB"/>
            </w:rPr>
          </w:rPrChange>
        </w:rPr>
        <w:pPrChange w:id="3869" w:author="ONOPTCHENKO Xavier" w:date="2019-10-14T11:12:00Z">
          <w:pPr>
            <w:tabs>
              <w:tab w:val="left" w:pos="983"/>
            </w:tabs>
          </w:pPr>
        </w:pPrChange>
      </w:pPr>
    </w:p>
    <w:p w14:paraId="2B8F7C59" w14:textId="25725BDC" w:rsidR="00E8326C" w:rsidRDefault="00E8326C">
      <w:pPr>
        <w:spacing w:before="0" w:after="160" w:line="259" w:lineRule="auto"/>
        <w:jc w:val="left"/>
        <w:rPr>
          <w:ins w:id="3870" w:author="ONOPTCHENKO Xavier" w:date="2019-10-10T15:59:00Z"/>
        </w:rPr>
      </w:pPr>
      <w:ins w:id="3871" w:author="ONOPTCHENKO Xavier" w:date="2019-10-10T15:59:00Z">
        <w:r>
          <w:br w:type="page"/>
        </w:r>
      </w:ins>
    </w:p>
    <w:p w14:paraId="5F22E42E" w14:textId="7D727FFB" w:rsidR="00E8326C" w:rsidRPr="00E8326C" w:rsidDel="00E8326C" w:rsidRDefault="00E8326C" w:rsidP="0082652B">
      <w:pPr>
        <w:tabs>
          <w:tab w:val="left" w:pos="983"/>
        </w:tabs>
        <w:rPr>
          <w:del w:id="3872" w:author="ONOPTCHENKO Xavier" w:date="2019-10-10T15:59:00Z"/>
          <w:rPrChange w:id="3873" w:author="ONOPTCHENKO Xavier" w:date="2019-10-10T15:54:00Z">
            <w:rPr>
              <w:del w:id="3874" w:author="ONOPTCHENKO Xavier" w:date="2019-10-10T15:59:00Z"/>
              <w:lang w:val="en-GB"/>
            </w:rPr>
          </w:rPrChange>
        </w:rPr>
      </w:pPr>
      <w:bookmarkStart w:id="3875" w:name="_Toc21697946"/>
      <w:bookmarkEnd w:id="3875"/>
    </w:p>
    <w:p w14:paraId="38541FB2" w14:textId="77777777" w:rsidR="005B4908" w:rsidRPr="00CC018A" w:rsidRDefault="005B4908" w:rsidP="004A6171">
      <w:pPr>
        <w:pStyle w:val="Titre3"/>
        <w:rPr>
          <w:lang w:val="en-GB"/>
        </w:rPr>
      </w:pPr>
      <w:bookmarkStart w:id="3876" w:name="_Toc21697947"/>
      <w:r w:rsidRPr="00CC018A">
        <w:rPr>
          <w:lang w:val="en-GB"/>
        </w:rPr>
        <w:t>Non functional requirements</w:t>
      </w:r>
      <w:bookmarkEnd w:id="3876"/>
    </w:p>
    <w:p w14:paraId="0E50D38C" w14:textId="22B79F79" w:rsidR="00054FF0" w:rsidRDefault="00BF0FAE" w:rsidP="00BD1481">
      <w:pPr>
        <w:rPr>
          <w:ins w:id="3877" w:author="ONOPTCHENKO Xavier" w:date="2019-10-10T15:59:00Z"/>
          <w:lang w:val="en-GB"/>
        </w:rPr>
      </w:pPr>
      <w:del w:id="3878" w:author="ONOPTCHENKO Xavier" w:date="2019-10-10T15:59:00Z">
        <w:r w:rsidDel="00E8326C">
          <w:rPr>
            <w:noProof/>
          </w:rPr>
          <w:drawing>
            <wp:inline distT="0" distB="0" distL="0" distR="0" wp14:anchorId="5263F981" wp14:editId="7849F383">
              <wp:extent cx="4994031" cy="731713"/>
              <wp:effectExtent l="0" t="0" r="0" b="0"/>
              <wp:docPr id="14360" name="Picture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94031" cy="731713"/>
                      </a:xfrm>
                      <a:prstGeom prst="rect">
                        <a:avLst/>
                      </a:prstGeom>
                      <a:noFill/>
                    </pic:spPr>
                  </pic:pic>
                </a:graphicData>
              </a:graphic>
            </wp:inline>
          </w:drawing>
        </w:r>
      </w:del>
      <w:ins w:id="3879" w:author="ONOPTCHENKO Xavier" w:date="2019-10-10T15:59:00Z">
        <w:r w:rsidR="00D72D54">
          <w:rPr>
            <w:lang w:val="en-GB"/>
          </w:rPr>
          <w:t>Pas de besoin exprimé.</w:t>
        </w:r>
      </w:ins>
    </w:p>
    <w:p w14:paraId="796D9FC6" w14:textId="77777777" w:rsidR="00D72D54" w:rsidRDefault="00D72D54" w:rsidP="00BD1481">
      <w:pPr>
        <w:rPr>
          <w:lang w:val="en-GB"/>
        </w:rPr>
      </w:pPr>
    </w:p>
    <w:tbl>
      <w:tblPr>
        <w:tblStyle w:val="Grilledutableau"/>
        <w:tblpPr w:leftFromText="180" w:rightFromText="180" w:vertAnchor="text" w:tblpY="1"/>
        <w:tblOverlap w:val="never"/>
        <w:tblW w:w="9067" w:type="dxa"/>
        <w:tblLayout w:type="fixed"/>
        <w:tblLook w:val="04A0" w:firstRow="1" w:lastRow="0" w:firstColumn="1" w:lastColumn="0" w:noHBand="0" w:noVBand="1"/>
        <w:tblPrChange w:id="3880" w:author="ONOPTCHENKO Xavier" w:date="2019-10-10T16:01:00Z">
          <w:tblPr>
            <w:tblStyle w:val="Grilledutableau"/>
            <w:tblpPr w:leftFromText="180" w:rightFromText="180" w:vertAnchor="text" w:tblpY="1"/>
            <w:tblOverlap w:val="never"/>
            <w:tblW w:w="9776" w:type="dxa"/>
            <w:tblLayout w:type="fixed"/>
            <w:tblLook w:val="04A0" w:firstRow="1" w:lastRow="0" w:firstColumn="1" w:lastColumn="0" w:noHBand="0" w:noVBand="1"/>
          </w:tblPr>
        </w:tblPrChange>
      </w:tblPr>
      <w:tblGrid>
        <w:gridCol w:w="555"/>
        <w:gridCol w:w="1254"/>
        <w:gridCol w:w="1730"/>
        <w:gridCol w:w="2268"/>
        <w:gridCol w:w="3260"/>
        <w:tblGridChange w:id="3881">
          <w:tblGrid>
            <w:gridCol w:w="555"/>
            <w:gridCol w:w="1254"/>
            <w:gridCol w:w="1730"/>
            <w:gridCol w:w="3686"/>
            <w:gridCol w:w="2551"/>
          </w:tblGrid>
        </w:tblGridChange>
      </w:tblGrid>
      <w:tr w:rsidR="009527D0" w:rsidRPr="0029207F" w14:paraId="4D216D82" w14:textId="77777777" w:rsidTr="00D72D54">
        <w:tc>
          <w:tcPr>
            <w:tcW w:w="9067" w:type="dxa"/>
            <w:gridSpan w:val="5"/>
            <w:tcPrChange w:id="3882" w:author="ONOPTCHENKO Xavier" w:date="2019-10-10T16:01:00Z">
              <w:tcPr>
                <w:tcW w:w="9776" w:type="dxa"/>
                <w:gridSpan w:val="5"/>
              </w:tcPr>
            </w:tcPrChange>
          </w:tcPr>
          <w:p w14:paraId="4DD05A34" w14:textId="7219F195" w:rsidR="009527D0" w:rsidRDefault="009527D0" w:rsidP="00DD7F4C">
            <w:pPr>
              <w:rPr>
                <w:b/>
                <w:szCs w:val="22"/>
                <w:lang w:val="en-GB"/>
              </w:rPr>
            </w:pPr>
            <w:r>
              <w:rPr>
                <w:b/>
                <w:sz w:val="22"/>
                <w:szCs w:val="22"/>
                <w:lang w:val="en-GB"/>
              </w:rPr>
              <w:t>List of non functional requirements</w:t>
            </w:r>
          </w:p>
        </w:tc>
      </w:tr>
      <w:tr w:rsidR="009527D0" w14:paraId="1E511A8B" w14:textId="77777777" w:rsidTr="00D72D54">
        <w:tc>
          <w:tcPr>
            <w:tcW w:w="1809" w:type="dxa"/>
            <w:gridSpan w:val="2"/>
            <w:tcPrChange w:id="3883" w:author="ONOPTCHENKO Xavier" w:date="2019-10-10T16:01:00Z">
              <w:tcPr>
                <w:tcW w:w="1809" w:type="dxa"/>
                <w:gridSpan w:val="2"/>
              </w:tcPr>
            </w:tcPrChange>
          </w:tcPr>
          <w:p w14:paraId="1672EE4B" w14:textId="77777777" w:rsidR="009527D0" w:rsidRPr="0038613A" w:rsidRDefault="009527D0" w:rsidP="008D4013">
            <w:pPr>
              <w:jc w:val="left"/>
              <w:rPr>
                <w:b/>
                <w:color w:val="2F5496" w:themeColor="accent5" w:themeShade="BF"/>
                <w:lang w:val="en-GB"/>
              </w:rPr>
            </w:pPr>
            <w:r w:rsidRPr="0038613A">
              <w:rPr>
                <w:b/>
                <w:color w:val="2F5496" w:themeColor="accent5" w:themeShade="BF"/>
                <w:sz w:val="18"/>
                <w:lang w:val="en-GB"/>
              </w:rPr>
              <w:t>EFFICIENCY</w:t>
            </w:r>
          </w:p>
        </w:tc>
        <w:tc>
          <w:tcPr>
            <w:tcW w:w="1730" w:type="dxa"/>
            <w:tcPrChange w:id="3884" w:author="ONOPTCHENKO Xavier" w:date="2019-10-10T16:01:00Z">
              <w:tcPr>
                <w:tcW w:w="1730" w:type="dxa"/>
              </w:tcPr>
            </w:tcPrChange>
          </w:tcPr>
          <w:p w14:paraId="522C7375" w14:textId="51FD82AC" w:rsidR="009527D0" w:rsidRPr="0038613A" w:rsidRDefault="009527D0" w:rsidP="008D4013">
            <w:pPr>
              <w:rPr>
                <w:b/>
                <w:color w:val="2F5496" w:themeColor="accent5" w:themeShade="BF"/>
                <w:lang w:val="en-GB"/>
              </w:rPr>
            </w:pPr>
            <w:r w:rsidRPr="0038613A">
              <w:rPr>
                <w:b/>
                <w:color w:val="2F5496" w:themeColor="accent5" w:themeShade="BF"/>
                <w:lang w:val="en-GB"/>
              </w:rPr>
              <w:t xml:space="preserve">Project </w:t>
            </w:r>
            <w:r w:rsidR="00AB7E2C">
              <w:fldChar w:fldCharType="begin"/>
            </w:r>
            <w:r w:rsidR="00AB7E2C">
              <w:instrText xml:space="preserve"> HYPERLINK \l "_Linked_documents" </w:instrText>
            </w:r>
            <w:r w:rsidR="00AB7E2C">
              <w:fldChar w:fldCharType="separate"/>
            </w:r>
            <w:r w:rsidRPr="009527D0">
              <w:rPr>
                <w:rStyle w:val="Lienhypertexte"/>
                <w:b/>
                <w:lang w:val="en-GB"/>
              </w:rPr>
              <w:t>Requirements code</w:t>
            </w:r>
            <w:r w:rsidR="00AB7E2C">
              <w:rPr>
                <w:rStyle w:val="Lienhypertexte"/>
                <w:b/>
                <w:lang w:val="en-GB"/>
              </w:rPr>
              <w:fldChar w:fldCharType="end"/>
            </w:r>
            <w:r>
              <w:rPr>
                <w:b/>
                <w:color w:val="2F5496" w:themeColor="accent5" w:themeShade="BF"/>
                <w:lang w:val="en-GB"/>
              </w:rPr>
              <w:t xml:space="preserve"> and </w:t>
            </w:r>
            <w:r w:rsidRPr="0038613A">
              <w:rPr>
                <w:b/>
                <w:color w:val="2F5496" w:themeColor="accent5" w:themeShade="BF"/>
                <w:lang w:val="en-GB"/>
              </w:rPr>
              <w:t>description</w:t>
            </w:r>
          </w:p>
        </w:tc>
        <w:tc>
          <w:tcPr>
            <w:tcW w:w="2268" w:type="dxa"/>
            <w:tcPrChange w:id="3885" w:author="ONOPTCHENKO Xavier" w:date="2019-10-10T16:01:00Z">
              <w:tcPr>
                <w:tcW w:w="3686" w:type="dxa"/>
              </w:tcPr>
            </w:tcPrChange>
          </w:tcPr>
          <w:p w14:paraId="3F86EB08" w14:textId="4C66041C" w:rsidR="009527D0" w:rsidRPr="0038613A" w:rsidRDefault="009527D0" w:rsidP="008D4013">
            <w:pPr>
              <w:rPr>
                <w:b/>
                <w:color w:val="2F5496" w:themeColor="accent5" w:themeShade="BF"/>
                <w:lang w:val="en-GB"/>
              </w:rPr>
            </w:pPr>
            <w:r>
              <w:rPr>
                <w:b/>
                <w:color w:val="2F5496" w:themeColor="accent5" w:themeShade="BF"/>
                <w:lang w:val="en-GB"/>
              </w:rPr>
              <w:t>Project solution description</w:t>
            </w:r>
          </w:p>
        </w:tc>
        <w:tc>
          <w:tcPr>
            <w:tcW w:w="3260" w:type="dxa"/>
            <w:tcPrChange w:id="3886" w:author="ONOPTCHENKO Xavier" w:date="2019-10-10T16:01:00Z">
              <w:tcPr>
                <w:tcW w:w="2551" w:type="dxa"/>
              </w:tcPr>
            </w:tcPrChange>
          </w:tcPr>
          <w:p w14:paraId="0E5642E6" w14:textId="3D6DFCC5" w:rsidR="009527D0" w:rsidRPr="0038613A" w:rsidRDefault="009527D0" w:rsidP="008D4013">
            <w:pPr>
              <w:rPr>
                <w:b/>
                <w:color w:val="2F5496" w:themeColor="accent5" w:themeShade="BF"/>
                <w:lang w:val="en-GB"/>
              </w:rPr>
            </w:pPr>
            <w:r w:rsidRPr="0038613A">
              <w:rPr>
                <w:b/>
                <w:color w:val="2F5496" w:themeColor="accent5" w:themeShade="BF"/>
                <w:lang w:val="en-GB"/>
              </w:rPr>
              <w:t>NFR definition</w:t>
            </w:r>
          </w:p>
        </w:tc>
      </w:tr>
      <w:tr w:rsidR="009527D0" w:rsidRPr="0029207F" w14:paraId="5DA51067" w14:textId="77777777" w:rsidTr="00D72D54">
        <w:tc>
          <w:tcPr>
            <w:tcW w:w="555" w:type="dxa"/>
            <w:tcPrChange w:id="3887" w:author="ONOPTCHENKO Xavier" w:date="2019-10-10T16:01:00Z">
              <w:tcPr>
                <w:tcW w:w="555" w:type="dxa"/>
              </w:tcPr>
            </w:tcPrChange>
          </w:tcPr>
          <w:p w14:paraId="287407AF" w14:textId="77777777" w:rsidR="009527D0" w:rsidRDefault="009527D0" w:rsidP="008D4013">
            <w:pPr>
              <w:rPr>
                <w:sz w:val="18"/>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1254" w:type="dxa"/>
            <w:tcPrChange w:id="3888" w:author="ONOPTCHENKO Xavier" w:date="2019-10-10T16:01:00Z">
              <w:tcPr>
                <w:tcW w:w="1254" w:type="dxa"/>
              </w:tcPr>
            </w:tcPrChange>
          </w:tcPr>
          <w:p w14:paraId="06579F77" w14:textId="77777777" w:rsidR="009527D0" w:rsidRPr="0038613A" w:rsidRDefault="009527D0" w:rsidP="008D4013">
            <w:pPr>
              <w:jc w:val="left"/>
              <w:rPr>
                <w:sz w:val="20"/>
                <w:lang w:val="en-GB"/>
              </w:rPr>
            </w:pPr>
            <w:r w:rsidRPr="0038613A">
              <w:rPr>
                <w:sz w:val="20"/>
                <w:lang w:val="en-GB"/>
              </w:rPr>
              <w:t>Time behavior</w:t>
            </w:r>
          </w:p>
        </w:tc>
        <w:tc>
          <w:tcPr>
            <w:tcW w:w="1730" w:type="dxa"/>
            <w:tcPrChange w:id="3889" w:author="ONOPTCHENKO Xavier" w:date="2019-10-10T16:01:00Z">
              <w:tcPr>
                <w:tcW w:w="1730" w:type="dxa"/>
              </w:tcPr>
            </w:tcPrChange>
          </w:tcPr>
          <w:p w14:paraId="6A8D585E" w14:textId="77777777" w:rsidR="009527D0" w:rsidRDefault="009527D0" w:rsidP="008D4013">
            <w:pPr>
              <w:rPr>
                <w:lang w:val="en-GB"/>
              </w:rPr>
            </w:pPr>
          </w:p>
        </w:tc>
        <w:tc>
          <w:tcPr>
            <w:tcW w:w="2268" w:type="dxa"/>
            <w:tcPrChange w:id="3890" w:author="ONOPTCHENKO Xavier" w:date="2019-10-10T16:01:00Z">
              <w:tcPr>
                <w:tcW w:w="3686" w:type="dxa"/>
              </w:tcPr>
            </w:tcPrChange>
          </w:tcPr>
          <w:p w14:paraId="55C71813" w14:textId="77777777" w:rsidR="009527D0" w:rsidRDefault="009527D0" w:rsidP="008D4013">
            <w:pPr>
              <w:rPr>
                <w:lang w:val="en-GB"/>
              </w:rPr>
            </w:pPr>
          </w:p>
        </w:tc>
        <w:tc>
          <w:tcPr>
            <w:tcW w:w="3260" w:type="dxa"/>
            <w:tcPrChange w:id="3891" w:author="ONOPTCHENKO Xavier" w:date="2019-10-10T16:01:00Z">
              <w:tcPr>
                <w:tcW w:w="2551" w:type="dxa"/>
              </w:tcPr>
            </w:tcPrChange>
          </w:tcPr>
          <w:p w14:paraId="4B83FA92" w14:textId="35F3671A" w:rsidR="009527D0" w:rsidRDefault="009527D0" w:rsidP="008D4013">
            <w:pPr>
              <w:rPr>
                <w:lang w:val="en-GB"/>
              </w:rPr>
            </w:pPr>
            <w:r>
              <w:rPr>
                <w:lang w:val="en-GB"/>
              </w:rPr>
              <w:t>Attributes of software that bear on response and processing times and on throughput rates in performance its function.</w:t>
            </w:r>
          </w:p>
          <w:p w14:paraId="21308683" w14:textId="77777777" w:rsidR="009527D0" w:rsidRDefault="009527D0" w:rsidP="008D4013">
            <w:pPr>
              <w:rPr>
                <w:lang w:val="en-GB"/>
              </w:rPr>
            </w:pPr>
          </w:p>
        </w:tc>
      </w:tr>
      <w:tr w:rsidR="009527D0" w:rsidRPr="0029207F" w14:paraId="783D942D" w14:textId="77777777" w:rsidTr="00D72D54">
        <w:tc>
          <w:tcPr>
            <w:tcW w:w="555" w:type="dxa"/>
            <w:tcPrChange w:id="3892" w:author="ONOPTCHENKO Xavier" w:date="2019-10-10T16:01:00Z">
              <w:tcPr>
                <w:tcW w:w="555" w:type="dxa"/>
              </w:tcPr>
            </w:tcPrChange>
          </w:tcPr>
          <w:p w14:paraId="20731DD4" w14:textId="77777777" w:rsidR="009527D0" w:rsidRDefault="009527D0" w:rsidP="008D4013">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1254" w:type="dxa"/>
            <w:tcPrChange w:id="3893" w:author="ONOPTCHENKO Xavier" w:date="2019-10-10T16:01:00Z">
              <w:tcPr>
                <w:tcW w:w="1254" w:type="dxa"/>
              </w:tcPr>
            </w:tcPrChange>
          </w:tcPr>
          <w:p w14:paraId="7B4C22C2" w14:textId="77777777" w:rsidR="009527D0" w:rsidRPr="0038613A" w:rsidRDefault="009527D0" w:rsidP="008D4013">
            <w:pPr>
              <w:jc w:val="left"/>
              <w:rPr>
                <w:rFonts w:ascii="Arial" w:hAnsi="Arial"/>
                <w:color w:val="333333"/>
                <w:sz w:val="20"/>
                <w:lang w:val="en-GB"/>
              </w:rPr>
            </w:pPr>
            <w:r w:rsidRPr="0038613A">
              <w:rPr>
                <w:sz w:val="20"/>
                <w:lang w:val="en-GB"/>
              </w:rPr>
              <w:t>Resource utilisation</w:t>
            </w:r>
          </w:p>
        </w:tc>
        <w:tc>
          <w:tcPr>
            <w:tcW w:w="1730" w:type="dxa"/>
            <w:tcPrChange w:id="3894" w:author="ONOPTCHENKO Xavier" w:date="2019-10-10T16:01:00Z">
              <w:tcPr>
                <w:tcW w:w="1730" w:type="dxa"/>
              </w:tcPr>
            </w:tcPrChange>
          </w:tcPr>
          <w:p w14:paraId="32DE5707" w14:textId="77777777" w:rsidR="009527D0" w:rsidRDefault="009527D0" w:rsidP="008D4013">
            <w:pPr>
              <w:rPr>
                <w:lang w:val="en-GB"/>
              </w:rPr>
            </w:pPr>
          </w:p>
        </w:tc>
        <w:tc>
          <w:tcPr>
            <w:tcW w:w="2268" w:type="dxa"/>
            <w:tcPrChange w:id="3895" w:author="ONOPTCHENKO Xavier" w:date="2019-10-10T16:01:00Z">
              <w:tcPr>
                <w:tcW w:w="3686" w:type="dxa"/>
              </w:tcPr>
            </w:tcPrChange>
          </w:tcPr>
          <w:p w14:paraId="060D21C3" w14:textId="77777777" w:rsidR="009527D0" w:rsidRDefault="009527D0" w:rsidP="00CF6B43">
            <w:pPr>
              <w:rPr>
                <w:lang w:val="en-GB"/>
              </w:rPr>
            </w:pPr>
          </w:p>
        </w:tc>
        <w:tc>
          <w:tcPr>
            <w:tcW w:w="3260" w:type="dxa"/>
            <w:tcPrChange w:id="3896" w:author="ONOPTCHENKO Xavier" w:date="2019-10-10T16:01:00Z">
              <w:tcPr>
                <w:tcW w:w="2551" w:type="dxa"/>
              </w:tcPr>
            </w:tcPrChange>
          </w:tcPr>
          <w:p w14:paraId="16BD6669" w14:textId="51F3839E" w:rsidR="009527D0" w:rsidRDefault="009527D0" w:rsidP="00CF6B43">
            <w:pPr>
              <w:rPr>
                <w:lang w:val="en-GB"/>
              </w:rPr>
            </w:pPr>
            <w:r>
              <w:rPr>
                <w:lang w:val="en-GB"/>
              </w:rPr>
              <w:t>Attributes of sotware that bear on the amount of resource used and the duration of such use in performing its function.</w:t>
            </w:r>
          </w:p>
          <w:p w14:paraId="7B0E8CD4" w14:textId="77777777" w:rsidR="009527D0" w:rsidRDefault="009527D0" w:rsidP="00CF6B43">
            <w:pPr>
              <w:rPr>
                <w:lang w:val="en-GB"/>
              </w:rPr>
            </w:pPr>
          </w:p>
        </w:tc>
      </w:tr>
      <w:tr w:rsidR="009527D0" w:rsidRPr="0029207F" w14:paraId="09261652" w14:textId="77777777" w:rsidTr="00D72D54">
        <w:tc>
          <w:tcPr>
            <w:tcW w:w="555" w:type="dxa"/>
            <w:tcPrChange w:id="3897" w:author="ONOPTCHENKO Xavier" w:date="2019-10-10T16:01:00Z">
              <w:tcPr>
                <w:tcW w:w="555" w:type="dxa"/>
              </w:tcPr>
            </w:tcPrChange>
          </w:tcPr>
          <w:p w14:paraId="6D6A8997" w14:textId="77777777" w:rsidR="009527D0" w:rsidRDefault="009527D0" w:rsidP="008D4013">
            <w:pPr>
              <w:rPr>
                <w:sz w:val="18"/>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1254" w:type="dxa"/>
            <w:tcPrChange w:id="3898" w:author="ONOPTCHENKO Xavier" w:date="2019-10-10T16:01:00Z">
              <w:tcPr>
                <w:tcW w:w="1254" w:type="dxa"/>
              </w:tcPr>
            </w:tcPrChange>
          </w:tcPr>
          <w:p w14:paraId="2B2D60D0" w14:textId="77777777" w:rsidR="009527D0" w:rsidRPr="0038613A" w:rsidRDefault="009527D0" w:rsidP="008D4013">
            <w:pPr>
              <w:jc w:val="left"/>
              <w:rPr>
                <w:sz w:val="20"/>
                <w:lang w:val="en-GB"/>
              </w:rPr>
            </w:pPr>
            <w:r w:rsidRPr="0038613A">
              <w:rPr>
                <w:sz w:val="20"/>
                <w:lang w:val="en-GB"/>
              </w:rPr>
              <w:t>Efficiency compliance</w:t>
            </w:r>
          </w:p>
        </w:tc>
        <w:tc>
          <w:tcPr>
            <w:tcW w:w="1730" w:type="dxa"/>
            <w:tcPrChange w:id="3899" w:author="ONOPTCHENKO Xavier" w:date="2019-10-10T16:01:00Z">
              <w:tcPr>
                <w:tcW w:w="1730" w:type="dxa"/>
              </w:tcPr>
            </w:tcPrChange>
          </w:tcPr>
          <w:p w14:paraId="06E7E841" w14:textId="77777777" w:rsidR="009527D0" w:rsidRDefault="009527D0" w:rsidP="008D4013">
            <w:pPr>
              <w:rPr>
                <w:lang w:val="en-GB"/>
              </w:rPr>
            </w:pPr>
            <w:r>
              <w:rPr>
                <w:lang w:val="en-GB"/>
              </w:rPr>
              <w:t>Other requirements….</w:t>
            </w:r>
          </w:p>
        </w:tc>
        <w:tc>
          <w:tcPr>
            <w:tcW w:w="2268" w:type="dxa"/>
            <w:tcPrChange w:id="3900" w:author="ONOPTCHENKO Xavier" w:date="2019-10-10T16:01:00Z">
              <w:tcPr>
                <w:tcW w:w="3686" w:type="dxa"/>
              </w:tcPr>
            </w:tcPrChange>
          </w:tcPr>
          <w:p w14:paraId="44E4C4A1" w14:textId="77777777" w:rsidR="009527D0" w:rsidRDefault="009527D0" w:rsidP="0040407C">
            <w:pPr>
              <w:rPr>
                <w:lang w:val="en-GB"/>
              </w:rPr>
            </w:pPr>
          </w:p>
        </w:tc>
        <w:tc>
          <w:tcPr>
            <w:tcW w:w="3260" w:type="dxa"/>
            <w:tcPrChange w:id="3901" w:author="ONOPTCHENKO Xavier" w:date="2019-10-10T16:01:00Z">
              <w:tcPr>
                <w:tcW w:w="2551" w:type="dxa"/>
              </w:tcPr>
            </w:tcPrChange>
          </w:tcPr>
          <w:p w14:paraId="09C5AD2E" w14:textId="40D4F5C1" w:rsidR="009527D0" w:rsidRDefault="009527D0" w:rsidP="0040407C">
            <w:pPr>
              <w:rPr>
                <w:lang w:val="en-GB"/>
              </w:rPr>
            </w:pPr>
            <w:r>
              <w:rPr>
                <w:lang w:val="en-GB"/>
              </w:rPr>
              <w:t>A set of attributes that bear on the relationship between the level of performance of the software and the amount of resources used, under stated conditions</w:t>
            </w:r>
          </w:p>
          <w:p w14:paraId="7F916D96" w14:textId="77777777" w:rsidR="009527D0" w:rsidRDefault="009527D0" w:rsidP="0040407C">
            <w:pPr>
              <w:rPr>
                <w:lang w:val="en-GB"/>
              </w:rPr>
            </w:pPr>
          </w:p>
        </w:tc>
      </w:tr>
      <w:tr w:rsidR="009527D0" w14:paraId="6E71DD9F" w14:textId="77777777" w:rsidTr="00D72D54">
        <w:tc>
          <w:tcPr>
            <w:tcW w:w="1809" w:type="dxa"/>
            <w:gridSpan w:val="2"/>
            <w:tcPrChange w:id="3902" w:author="ONOPTCHENKO Xavier" w:date="2019-10-10T16:01:00Z">
              <w:tcPr>
                <w:tcW w:w="1809" w:type="dxa"/>
                <w:gridSpan w:val="2"/>
              </w:tcPr>
            </w:tcPrChange>
          </w:tcPr>
          <w:p w14:paraId="153300F6" w14:textId="77777777" w:rsidR="009527D0" w:rsidRPr="0038613A" w:rsidRDefault="009527D0" w:rsidP="00DD7F4C">
            <w:pPr>
              <w:rPr>
                <w:b/>
                <w:color w:val="2F5496" w:themeColor="accent5" w:themeShade="BF"/>
                <w:sz w:val="18"/>
                <w:lang w:val="en-GB"/>
              </w:rPr>
            </w:pPr>
          </w:p>
          <w:p w14:paraId="60B8A78B" w14:textId="77777777" w:rsidR="009527D0" w:rsidRPr="0038613A" w:rsidRDefault="009527D0" w:rsidP="00DD7F4C">
            <w:pPr>
              <w:rPr>
                <w:color w:val="2F5496" w:themeColor="accent5" w:themeShade="BF"/>
                <w:sz w:val="18"/>
              </w:rPr>
            </w:pPr>
            <w:r w:rsidRPr="0038613A">
              <w:rPr>
                <w:b/>
                <w:color w:val="2F5496" w:themeColor="accent5" w:themeShade="BF"/>
                <w:sz w:val="18"/>
                <w:lang w:val="en-GB"/>
              </w:rPr>
              <w:t>RELIABILITY</w:t>
            </w:r>
          </w:p>
        </w:tc>
        <w:tc>
          <w:tcPr>
            <w:tcW w:w="1730" w:type="dxa"/>
            <w:tcPrChange w:id="3903" w:author="ONOPTCHENKO Xavier" w:date="2019-10-10T16:01:00Z">
              <w:tcPr>
                <w:tcW w:w="1730" w:type="dxa"/>
              </w:tcPr>
            </w:tcPrChange>
          </w:tcPr>
          <w:p w14:paraId="270078F5" w14:textId="77777777" w:rsidR="009527D0" w:rsidRPr="0038613A" w:rsidRDefault="009527D0" w:rsidP="004463FD">
            <w:pPr>
              <w:rPr>
                <w:b/>
                <w:color w:val="2F5496" w:themeColor="accent5" w:themeShade="BF"/>
                <w:lang w:val="en-GB"/>
              </w:rPr>
            </w:pPr>
          </w:p>
          <w:p w14:paraId="582D1356" w14:textId="77777777" w:rsidR="009527D0" w:rsidRPr="0038613A" w:rsidRDefault="009527D0" w:rsidP="004463FD">
            <w:pPr>
              <w:rPr>
                <w:color w:val="2F5496" w:themeColor="accent5" w:themeShade="BF"/>
                <w:lang w:val="en-GB"/>
              </w:rPr>
            </w:pPr>
            <w:r w:rsidRPr="0038613A">
              <w:rPr>
                <w:b/>
                <w:color w:val="2F5496" w:themeColor="accent5" w:themeShade="BF"/>
                <w:lang w:val="en-GB"/>
              </w:rPr>
              <w:t xml:space="preserve">Project Requirements description </w:t>
            </w:r>
          </w:p>
        </w:tc>
        <w:tc>
          <w:tcPr>
            <w:tcW w:w="2268" w:type="dxa"/>
            <w:tcPrChange w:id="3904" w:author="ONOPTCHENKO Xavier" w:date="2019-10-10T16:01:00Z">
              <w:tcPr>
                <w:tcW w:w="3686" w:type="dxa"/>
              </w:tcPr>
            </w:tcPrChange>
          </w:tcPr>
          <w:p w14:paraId="2DDC13D8" w14:textId="77777777" w:rsidR="009527D0" w:rsidRPr="0038613A" w:rsidRDefault="009527D0" w:rsidP="00DD7F4C">
            <w:pPr>
              <w:rPr>
                <w:b/>
                <w:color w:val="2F5496" w:themeColor="accent5" w:themeShade="BF"/>
                <w:lang w:val="en-GB"/>
              </w:rPr>
            </w:pPr>
          </w:p>
        </w:tc>
        <w:tc>
          <w:tcPr>
            <w:tcW w:w="3260" w:type="dxa"/>
            <w:tcPrChange w:id="3905" w:author="ONOPTCHENKO Xavier" w:date="2019-10-10T16:01:00Z">
              <w:tcPr>
                <w:tcW w:w="2551" w:type="dxa"/>
              </w:tcPr>
            </w:tcPrChange>
          </w:tcPr>
          <w:p w14:paraId="544BBD42" w14:textId="17583453" w:rsidR="009527D0" w:rsidRPr="0038613A" w:rsidRDefault="009527D0" w:rsidP="00DD7F4C">
            <w:pPr>
              <w:rPr>
                <w:b/>
                <w:color w:val="2F5496" w:themeColor="accent5" w:themeShade="BF"/>
                <w:lang w:val="en-GB"/>
              </w:rPr>
            </w:pPr>
            <w:r w:rsidRPr="0038613A">
              <w:rPr>
                <w:b/>
                <w:color w:val="2F5496" w:themeColor="accent5" w:themeShade="BF"/>
                <w:lang w:val="en-GB"/>
              </w:rPr>
              <w:t xml:space="preserve"> </w:t>
            </w:r>
          </w:p>
          <w:p w14:paraId="78A85FD8" w14:textId="77777777" w:rsidR="009527D0" w:rsidRPr="0038613A" w:rsidRDefault="009527D0" w:rsidP="00DD7F4C">
            <w:pPr>
              <w:rPr>
                <w:b/>
                <w:color w:val="2F5496" w:themeColor="accent5" w:themeShade="BF"/>
                <w:lang w:val="en-GB"/>
              </w:rPr>
            </w:pPr>
            <w:r w:rsidRPr="0038613A">
              <w:rPr>
                <w:b/>
                <w:color w:val="2F5496" w:themeColor="accent5" w:themeShade="BF"/>
                <w:lang w:val="en-GB"/>
              </w:rPr>
              <w:t>NFR definition</w:t>
            </w:r>
          </w:p>
        </w:tc>
      </w:tr>
      <w:tr w:rsidR="009527D0" w:rsidRPr="0029207F" w14:paraId="235063FB" w14:textId="77777777" w:rsidTr="00D72D54">
        <w:tc>
          <w:tcPr>
            <w:tcW w:w="555" w:type="dxa"/>
            <w:tcPrChange w:id="3906" w:author="ONOPTCHENKO Xavier" w:date="2019-10-10T16:01:00Z">
              <w:tcPr>
                <w:tcW w:w="555" w:type="dxa"/>
              </w:tcPr>
            </w:tcPrChange>
          </w:tcPr>
          <w:p w14:paraId="21501C38" w14:textId="77777777" w:rsidR="009527D0" w:rsidRDefault="009527D0" w:rsidP="00DD7F4C">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1254" w:type="dxa"/>
            <w:tcPrChange w:id="3907" w:author="ONOPTCHENKO Xavier" w:date="2019-10-10T16:01:00Z">
              <w:tcPr>
                <w:tcW w:w="1254" w:type="dxa"/>
              </w:tcPr>
            </w:tcPrChange>
          </w:tcPr>
          <w:p w14:paraId="195742C6" w14:textId="77777777" w:rsidR="009527D0" w:rsidRPr="0038613A" w:rsidRDefault="009527D0" w:rsidP="00DD7F4C">
            <w:pPr>
              <w:jc w:val="left"/>
              <w:rPr>
                <w:sz w:val="20"/>
                <w:lang w:val="en-GB"/>
              </w:rPr>
            </w:pPr>
            <w:r w:rsidRPr="0038613A">
              <w:rPr>
                <w:sz w:val="20"/>
                <w:lang w:val="en-GB"/>
              </w:rPr>
              <w:t>Maturity</w:t>
            </w:r>
          </w:p>
        </w:tc>
        <w:tc>
          <w:tcPr>
            <w:tcW w:w="1730" w:type="dxa"/>
            <w:tcPrChange w:id="3908" w:author="ONOPTCHENKO Xavier" w:date="2019-10-10T16:01:00Z">
              <w:tcPr>
                <w:tcW w:w="1730" w:type="dxa"/>
              </w:tcPr>
            </w:tcPrChange>
          </w:tcPr>
          <w:p w14:paraId="43A962C6" w14:textId="77777777" w:rsidR="009527D0" w:rsidRDefault="009527D0" w:rsidP="00DD7F4C">
            <w:pPr>
              <w:rPr>
                <w:lang w:val="en-GB"/>
              </w:rPr>
            </w:pPr>
          </w:p>
        </w:tc>
        <w:tc>
          <w:tcPr>
            <w:tcW w:w="2268" w:type="dxa"/>
            <w:tcPrChange w:id="3909" w:author="ONOPTCHENKO Xavier" w:date="2019-10-10T16:01:00Z">
              <w:tcPr>
                <w:tcW w:w="3686" w:type="dxa"/>
              </w:tcPr>
            </w:tcPrChange>
          </w:tcPr>
          <w:p w14:paraId="562CD376" w14:textId="77777777" w:rsidR="009527D0" w:rsidRDefault="009527D0" w:rsidP="00764F77">
            <w:pPr>
              <w:rPr>
                <w:lang w:val="en-GB"/>
              </w:rPr>
            </w:pPr>
          </w:p>
        </w:tc>
        <w:tc>
          <w:tcPr>
            <w:tcW w:w="3260" w:type="dxa"/>
            <w:tcPrChange w:id="3910" w:author="ONOPTCHENKO Xavier" w:date="2019-10-10T16:01:00Z">
              <w:tcPr>
                <w:tcW w:w="2551" w:type="dxa"/>
              </w:tcPr>
            </w:tcPrChange>
          </w:tcPr>
          <w:p w14:paraId="543F0C49" w14:textId="6EF20814" w:rsidR="009527D0" w:rsidRDefault="009527D0" w:rsidP="00764F77">
            <w:pPr>
              <w:rPr>
                <w:lang w:val="en-GB"/>
              </w:rPr>
            </w:pPr>
            <w:r>
              <w:rPr>
                <w:lang w:val="en-GB"/>
              </w:rPr>
              <w:t>Attributes of software that bear on the frequency of failure by faults in the software</w:t>
            </w:r>
          </w:p>
          <w:p w14:paraId="11C73BDE" w14:textId="77777777" w:rsidR="009527D0" w:rsidRDefault="009527D0" w:rsidP="00764F77">
            <w:pPr>
              <w:rPr>
                <w:lang w:val="en-GB"/>
              </w:rPr>
            </w:pPr>
          </w:p>
        </w:tc>
      </w:tr>
      <w:tr w:rsidR="009527D0" w:rsidRPr="0029207F" w14:paraId="54AF93E2" w14:textId="77777777" w:rsidTr="00D72D54">
        <w:tc>
          <w:tcPr>
            <w:tcW w:w="555" w:type="dxa"/>
            <w:tcPrChange w:id="3911" w:author="ONOPTCHENKO Xavier" w:date="2019-10-10T16:01:00Z">
              <w:tcPr>
                <w:tcW w:w="555" w:type="dxa"/>
              </w:tcPr>
            </w:tcPrChange>
          </w:tcPr>
          <w:p w14:paraId="5E184DBA" w14:textId="77777777" w:rsidR="009527D0" w:rsidRDefault="009527D0" w:rsidP="004463FD">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1254" w:type="dxa"/>
            <w:tcPrChange w:id="3912" w:author="ONOPTCHENKO Xavier" w:date="2019-10-10T16:01:00Z">
              <w:tcPr>
                <w:tcW w:w="1254" w:type="dxa"/>
              </w:tcPr>
            </w:tcPrChange>
          </w:tcPr>
          <w:p w14:paraId="656AC597" w14:textId="77777777" w:rsidR="009527D0" w:rsidRPr="0038613A" w:rsidRDefault="009527D0" w:rsidP="004463FD">
            <w:pPr>
              <w:rPr>
                <w:sz w:val="20"/>
                <w:lang w:val="en-GB"/>
              </w:rPr>
            </w:pPr>
            <w:r w:rsidRPr="0038613A">
              <w:rPr>
                <w:sz w:val="20"/>
                <w:lang w:val="en-GB"/>
              </w:rPr>
              <w:t>Fault tolerance</w:t>
            </w:r>
          </w:p>
        </w:tc>
        <w:tc>
          <w:tcPr>
            <w:tcW w:w="1730" w:type="dxa"/>
            <w:tcPrChange w:id="3913" w:author="ONOPTCHENKO Xavier" w:date="2019-10-10T16:01:00Z">
              <w:tcPr>
                <w:tcW w:w="1730" w:type="dxa"/>
              </w:tcPr>
            </w:tcPrChange>
          </w:tcPr>
          <w:p w14:paraId="4C2B16B5" w14:textId="77777777" w:rsidR="009527D0" w:rsidRDefault="009527D0" w:rsidP="004463FD">
            <w:pPr>
              <w:rPr>
                <w:lang w:val="en-GB"/>
              </w:rPr>
            </w:pPr>
          </w:p>
        </w:tc>
        <w:tc>
          <w:tcPr>
            <w:tcW w:w="2268" w:type="dxa"/>
            <w:tcPrChange w:id="3914" w:author="ONOPTCHENKO Xavier" w:date="2019-10-10T16:01:00Z">
              <w:tcPr>
                <w:tcW w:w="3686" w:type="dxa"/>
              </w:tcPr>
            </w:tcPrChange>
          </w:tcPr>
          <w:p w14:paraId="2D117149" w14:textId="77777777" w:rsidR="009527D0" w:rsidRDefault="009527D0" w:rsidP="00764F77">
            <w:pPr>
              <w:rPr>
                <w:lang w:val="en-GB"/>
              </w:rPr>
            </w:pPr>
          </w:p>
        </w:tc>
        <w:tc>
          <w:tcPr>
            <w:tcW w:w="3260" w:type="dxa"/>
            <w:tcPrChange w:id="3915" w:author="ONOPTCHENKO Xavier" w:date="2019-10-10T16:01:00Z">
              <w:tcPr>
                <w:tcW w:w="2551" w:type="dxa"/>
              </w:tcPr>
            </w:tcPrChange>
          </w:tcPr>
          <w:p w14:paraId="2C130A54" w14:textId="10B93ACC" w:rsidR="009527D0" w:rsidRDefault="009527D0" w:rsidP="00764F77">
            <w:pPr>
              <w:rPr>
                <w:lang w:val="en-GB"/>
              </w:rPr>
            </w:pPr>
            <w:r>
              <w:rPr>
                <w:lang w:val="en-GB"/>
              </w:rPr>
              <w:t>Attributes of software that bear on its ability to maintain a specified level of performance in case of software faults or of infringement of its specified interface</w:t>
            </w:r>
          </w:p>
          <w:p w14:paraId="717FF38E" w14:textId="77777777" w:rsidR="009527D0" w:rsidRDefault="009527D0" w:rsidP="00764F77">
            <w:pPr>
              <w:rPr>
                <w:lang w:val="en-GB"/>
              </w:rPr>
            </w:pPr>
          </w:p>
        </w:tc>
      </w:tr>
      <w:tr w:rsidR="009527D0" w:rsidRPr="0029207F" w14:paraId="3C7007CA" w14:textId="77777777" w:rsidTr="00D72D54">
        <w:tc>
          <w:tcPr>
            <w:tcW w:w="555" w:type="dxa"/>
            <w:tcPrChange w:id="3916" w:author="ONOPTCHENKO Xavier" w:date="2019-10-10T16:01:00Z">
              <w:tcPr>
                <w:tcW w:w="555" w:type="dxa"/>
              </w:tcPr>
            </w:tcPrChange>
          </w:tcPr>
          <w:p w14:paraId="6EC92455" w14:textId="77777777" w:rsidR="009527D0" w:rsidRDefault="009527D0" w:rsidP="004463FD">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1254" w:type="dxa"/>
            <w:tcPrChange w:id="3917" w:author="ONOPTCHENKO Xavier" w:date="2019-10-10T16:01:00Z">
              <w:tcPr>
                <w:tcW w:w="1254" w:type="dxa"/>
              </w:tcPr>
            </w:tcPrChange>
          </w:tcPr>
          <w:p w14:paraId="3583CBEA" w14:textId="77777777" w:rsidR="009527D0" w:rsidRPr="0038613A" w:rsidRDefault="009527D0" w:rsidP="004463FD">
            <w:pPr>
              <w:rPr>
                <w:sz w:val="20"/>
                <w:lang w:val="en-GB"/>
              </w:rPr>
            </w:pPr>
            <w:r w:rsidRPr="0038613A">
              <w:rPr>
                <w:sz w:val="20"/>
                <w:lang w:val="en-GB"/>
              </w:rPr>
              <w:t>recoverability</w:t>
            </w:r>
          </w:p>
        </w:tc>
        <w:tc>
          <w:tcPr>
            <w:tcW w:w="1730" w:type="dxa"/>
            <w:tcPrChange w:id="3918" w:author="ONOPTCHENKO Xavier" w:date="2019-10-10T16:01:00Z">
              <w:tcPr>
                <w:tcW w:w="1730" w:type="dxa"/>
              </w:tcPr>
            </w:tcPrChange>
          </w:tcPr>
          <w:p w14:paraId="1C328D60" w14:textId="77777777" w:rsidR="009527D0" w:rsidRDefault="009527D0" w:rsidP="004463FD">
            <w:pPr>
              <w:rPr>
                <w:lang w:val="en-GB"/>
              </w:rPr>
            </w:pPr>
          </w:p>
        </w:tc>
        <w:tc>
          <w:tcPr>
            <w:tcW w:w="2268" w:type="dxa"/>
            <w:tcPrChange w:id="3919" w:author="ONOPTCHENKO Xavier" w:date="2019-10-10T16:01:00Z">
              <w:tcPr>
                <w:tcW w:w="3686" w:type="dxa"/>
              </w:tcPr>
            </w:tcPrChange>
          </w:tcPr>
          <w:p w14:paraId="0D5DF026" w14:textId="77777777" w:rsidR="009527D0" w:rsidRDefault="009527D0" w:rsidP="0040407C">
            <w:pPr>
              <w:rPr>
                <w:lang w:val="en-GB"/>
              </w:rPr>
            </w:pPr>
          </w:p>
        </w:tc>
        <w:tc>
          <w:tcPr>
            <w:tcW w:w="3260" w:type="dxa"/>
            <w:tcPrChange w:id="3920" w:author="ONOPTCHENKO Xavier" w:date="2019-10-10T16:01:00Z">
              <w:tcPr>
                <w:tcW w:w="2551" w:type="dxa"/>
              </w:tcPr>
            </w:tcPrChange>
          </w:tcPr>
          <w:p w14:paraId="5A666CA5" w14:textId="1133DACF" w:rsidR="009527D0" w:rsidRDefault="009527D0" w:rsidP="0040407C">
            <w:pPr>
              <w:rPr>
                <w:lang w:val="en-GB"/>
              </w:rPr>
            </w:pPr>
            <w:r>
              <w:rPr>
                <w:lang w:val="en-GB"/>
              </w:rPr>
              <w:t>Attributes of software that bear on the capability to re-establish its level of performance and recover the data directly affected in case of failure and on the time and effort needed for it</w:t>
            </w:r>
          </w:p>
          <w:p w14:paraId="2662EECD" w14:textId="77777777" w:rsidR="009527D0" w:rsidRDefault="009527D0" w:rsidP="0040407C">
            <w:pPr>
              <w:rPr>
                <w:lang w:val="en-GB"/>
              </w:rPr>
            </w:pPr>
          </w:p>
        </w:tc>
      </w:tr>
      <w:tr w:rsidR="009527D0" w:rsidRPr="0029207F" w14:paraId="4D8396FA" w14:textId="77777777" w:rsidTr="00D72D54">
        <w:tc>
          <w:tcPr>
            <w:tcW w:w="555" w:type="dxa"/>
            <w:tcPrChange w:id="3921" w:author="ONOPTCHENKO Xavier" w:date="2019-10-10T16:01:00Z">
              <w:tcPr>
                <w:tcW w:w="555" w:type="dxa"/>
              </w:tcPr>
            </w:tcPrChange>
          </w:tcPr>
          <w:p w14:paraId="30E797A4" w14:textId="77777777" w:rsidR="009527D0" w:rsidRDefault="009527D0" w:rsidP="004463FD">
            <w:pPr>
              <w:rPr>
                <w:sz w:val="18"/>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1254" w:type="dxa"/>
            <w:tcPrChange w:id="3922" w:author="ONOPTCHENKO Xavier" w:date="2019-10-10T16:01:00Z">
              <w:tcPr>
                <w:tcW w:w="1254" w:type="dxa"/>
              </w:tcPr>
            </w:tcPrChange>
          </w:tcPr>
          <w:p w14:paraId="3FB13E74" w14:textId="77777777" w:rsidR="009527D0" w:rsidRPr="0038613A" w:rsidRDefault="009527D0" w:rsidP="004463FD">
            <w:pPr>
              <w:rPr>
                <w:sz w:val="20"/>
                <w:lang w:val="en-GB"/>
              </w:rPr>
            </w:pPr>
            <w:r w:rsidRPr="0038613A">
              <w:rPr>
                <w:sz w:val="20"/>
                <w:lang w:val="en-GB"/>
              </w:rPr>
              <w:t>Reliability compliance</w:t>
            </w:r>
          </w:p>
        </w:tc>
        <w:tc>
          <w:tcPr>
            <w:tcW w:w="1730" w:type="dxa"/>
            <w:tcPrChange w:id="3923" w:author="ONOPTCHENKO Xavier" w:date="2019-10-10T16:01:00Z">
              <w:tcPr>
                <w:tcW w:w="1730" w:type="dxa"/>
              </w:tcPr>
            </w:tcPrChange>
          </w:tcPr>
          <w:p w14:paraId="0DB5B3BF" w14:textId="77777777" w:rsidR="009527D0" w:rsidRDefault="009527D0" w:rsidP="004463FD">
            <w:pPr>
              <w:rPr>
                <w:lang w:val="en-GB"/>
              </w:rPr>
            </w:pPr>
            <w:r>
              <w:rPr>
                <w:lang w:val="en-GB"/>
              </w:rPr>
              <w:t>Other requirements….</w:t>
            </w:r>
          </w:p>
        </w:tc>
        <w:tc>
          <w:tcPr>
            <w:tcW w:w="2268" w:type="dxa"/>
            <w:tcPrChange w:id="3924" w:author="ONOPTCHENKO Xavier" w:date="2019-10-10T16:01:00Z">
              <w:tcPr>
                <w:tcW w:w="3686" w:type="dxa"/>
              </w:tcPr>
            </w:tcPrChange>
          </w:tcPr>
          <w:p w14:paraId="14FAB9BA" w14:textId="77777777" w:rsidR="009527D0" w:rsidRDefault="009527D0" w:rsidP="0040407C">
            <w:pPr>
              <w:rPr>
                <w:lang w:val="en-GB"/>
              </w:rPr>
            </w:pPr>
          </w:p>
        </w:tc>
        <w:tc>
          <w:tcPr>
            <w:tcW w:w="3260" w:type="dxa"/>
            <w:tcPrChange w:id="3925" w:author="ONOPTCHENKO Xavier" w:date="2019-10-10T16:01:00Z">
              <w:tcPr>
                <w:tcW w:w="2551" w:type="dxa"/>
              </w:tcPr>
            </w:tcPrChange>
          </w:tcPr>
          <w:p w14:paraId="0EBD646E" w14:textId="67D29714" w:rsidR="009527D0" w:rsidRDefault="009527D0" w:rsidP="0040407C">
            <w:pPr>
              <w:rPr>
                <w:lang w:val="en-GB"/>
              </w:rPr>
            </w:pPr>
            <w:r>
              <w:rPr>
                <w:lang w:val="en-GB"/>
              </w:rPr>
              <w:t>A set of attributes that bear on the capability of software to maintain its level of performance under stated conditions for stated period of time</w:t>
            </w:r>
          </w:p>
          <w:p w14:paraId="12C292BA" w14:textId="77777777" w:rsidR="009527D0" w:rsidRDefault="009527D0" w:rsidP="0040407C">
            <w:pPr>
              <w:rPr>
                <w:lang w:val="en-GB"/>
              </w:rPr>
            </w:pPr>
          </w:p>
        </w:tc>
      </w:tr>
      <w:tr w:rsidR="009527D0" w14:paraId="2955FDB2" w14:textId="77777777" w:rsidTr="00D72D54">
        <w:tc>
          <w:tcPr>
            <w:tcW w:w="555" w:type="dxa"/>
            <w:tcPrChange w:id="3926" w:author="ONOPTCHENKO Xavier" w:date="2019-10-10T16:01:00Z">
              <w:tcPr>
                <w:tcW w:w="555" w:type="dxa"/>
              </w:tcPr>
            </w:tcPrChange>
          </w:tcPr>
          <w:p w14:paraId="4C43D182" w14:textId="77777777" w:rsidR="009527D0" w:rsidRDefault="009527D0" w:rsidP="004463FD">
            <w:pPr>
              <w:rPr>
                <w:sz w:val="18"/>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1254" w:type="dxa"/>
            <w:tcPrChange w:id="3927" w:author="ONOPTCHENKO Xavier" w:date="2019-10-10T16:01:00Z">
              <w:tcPr>
                <w:tcW w:w="1254" w:type="dxa"/>
              </w:tcPr>
            </w:tcPrChange>
          </w:tcPr>
          <w:p w14:paraId="60C93626" w14:textId="77777777" w:rsidR="009527D0" w:rsidRDefault="009527D0" w:rsidP="004463FD">
            <w:pPr>
              <w:rPr>
                <w:lang w:val="en-GB"/>
              </w:rPr>
            </w:pPr>
            <w:r>
              <w:rPr>
                <w:lang w:val="en-GB"/>
              </w:rPr>
              <w:t>…</w:t>
            </w:r>
          </w:p>
        </w:tc>
        <w:tc>
          <w:tcPr>
            <w:tcW w:w="1730" w:type="dxa"/>
            <w:tcPrChange w:id="3928" w:author="ONOPTCHENKO Xavier" w:date="2019-10-10T16:01:00Z">
              <w:tcPr>
                <w:tcW w:w="1730" w:type="dxa"/>
              </w:tcPr>
            </w:tcPrChange>
          </w:tcPr>
          <w:p w14:paraId="222F4C6A" w14:textId="77777777" w:rsidR="009527D0" w:rsidRDefault="009527D0" w:rsidP="004463FD">
            <w:pPr>
              <w:rPr>
                <w:lang w:val="en-GB"/>
              </w:rPr>
            </w:pPr>
          </w:p>
        </w:tc>
        <w:tc>
          <w:tcPr>
            <w:tcW w:w="2268" w:type="dxa"/>
            <w:tcPrChange w:id="3929" w:author="ONOPTCHENKO Xavier" w:date="2019-10-10T16:01:00Z">
              <w:tcPr>
                <w:tcW w:w="3686" w:type="dxa"/>
              </w:tcPr>
            </w:tcPrChange>
          </w:tcPr>
          <w:p w14:paraId="1B69EAE0" w14:textId="77777777" w:rsidR="009527D0" w:rsidRDefault="009527D0" w:rsidP="004463FD">
            <w:pPr>
              <w:rPr>
                <w:lang w:val="en-GB"/>
              </w:rPr>
            </w:pPr>
          </w:p>
        </w:tc>
        <w:tc>
          <w:tcPr>
            <w:tcW w:w="3260" w:type="dxa"/>
            <w:tcPrChange w:id="3930" w:author="ONOPTCHENKO Xavier" w:date="2019-10-10T16:01:00Z">
              <w:tcPr>
                <w:tcW w:w="2551" w:type="dxa"/>
              </w:tcPr>
            </w:tcPrChange>
          </w:tcPr>
          <w:p w14:paraId="0B93349C" w14:textId="71B3D7C7" w:rsidR="009527D0" w:rsidRDefault="009527D0" w:rsidP="004463FD">
            <w:pPr>
              <w:rPr>
                <w:lang w:val="en-GB"/>
              </w:rPr>
            </w:pPr>
          </w:p>
        </w:tc>
      </w:tr>
      <w:tr w:rsidR="009527D0" w14:paraId="08997108" w14:textId="77777777" w:rsidTr="00D72D54">
        <w:tc>
          <w:tcPr>
            <w:tcW w:w="1809" w:type="dxa"/>
            <w:gridSpan w:val="2"/>
            <w:tcPrChange w:id="3931" w:author="ONOPTCHENKO Xavier" w:date="2019-10-10T16:01:00Z">
              <w:tcPr>
                <w:tcW w:w="1809" w:type="dxa"/>
                <w:gridSpan w:val="2"/>
              </w:tcPr>
            </w:tcPrChange>
          </w:tcPr>
          <w:p w14:paraId="62F251E8" w14:textId="77777777" w:rsidR="009527D0" w:rsidRPr="0038613A" w:rsidRDefault="009527D0" w:rsidP="004463FD">
            <w:pPr>
              <w:rPr>
                <w:b/>
                <w:color w:val="2F5496" w:themeColor="accent5" w:themeShade="BF"/>
                <w:lang w:val="en-GB"/>
              </w:rPr>
            </w:pPr>
            <w:r w:rsidRPr="0038613A">
              <w:rPr>
                <w:b/>
                <w:color w:val="2F5496" w:themeColor="accent5" w:themeShade="BF"/>
                <w:sz w:val="18"/>
              </w:rPr>
              <w:t>SCALABILITY</w:t>
            </w:r>
          </w:p>
        </w:tc>
        <w:tc>
          <w:tcPr>
            <w:tcW w:w="1730" w:type="dxa"/>
            <w:tcPrChange w:id="3932" w:author="ONOPTCHENKO Xavier" w:date="2019-10-10T16:01:00Z">
              <w:tcPr>
                <w:tcW w:w="1730" w:type="dxa"/>
              </w:tcPr>
            </w:tcPrChange>
          </w:tcPr>
          <w:p w14:paraId="053D0C9F" w14:textId="77777777" w:rsidR="009527D0" w:rsidRPr="0038613A" w:rsidRDefault="009527D0" w:rsidP="004463FD">
            <w:pPr>
              <w:rPr>
                <w:b/>
                <w:color w:val="2F5496" w:themeColor="accent5" w:themeShade="BF"/>
                <w:lang w:val="en-GB"/>
              </w:rPr>
            </w:pPr>
            <w:r w:rsidRPr="0038613A">
              <w:rPr>
                <w:b/>
                <w:color w:val="2F5496" w:themeColor="accent5" w:themeShade="BF"/>
                <w:lang w:val="en-GB"/>
              </w:rPr>
              <w:t>Project Requirements description</w:t>
            </w:r>
          </w:p>
        </w:tc>
        <w:tc>
          <w:tcPr>
            <w:tcW w:w="2268" w:type="dxa"/>
            <w:tcPrChange w:id="3933" w:author="ONOPTCHENKO Xavier" w:date="2019-10-10T16:01:00Z">
              <w:tcPr>
                <w:tcW w:w="3686" w:type="dxa"/>
              </w:tcPr>
            </w:tcPrChange>
          </w:tcPr>
          <w:p w14:paraId="29774E6B" w14:textId="77777777" w:rsidR="009527D0" w:rsidRPr="0038613A" w:rsidRDefault="009527D0" w:rsidP="004463FD">
            <w:pPr>
              <w:rPr>
                <w:b/>
                <w:color w:val="2F5496" w:themeColor="accent5" w:themeShade="BF"/>
                <w:lang w:val="en-GB"/>
              </w:rPr>
            </w:pPr>
          </w:p>
        </w:tc>
        <w:tc>
          <w:tcPr>
            <w:tcW w:w="3260" w:type="dxa"/>
            <w:tcPrChange w:id="3934" w:author="ONOPTCHENKO Xavier" w:date="2019-10-10T16:01:00Z">
              <w:tcPr>
                <w:tcW w:w="2551" w:type="dxa"/>
              </w:tcPr>
            </w:tcPrChange>
          </w:tcPr>
          <w:p w14:paraId="1219F35A" w14:textId="49645756" w:rsidR="009527D0" w:rsidRPr="0038613A" w:rsidRDefault="009527D0" w:rsidP="004463FD">
            <w:pPr>
              <w:rPr>
                <w:color w:val="2F5496" w:themeColor="accent5" w:themeShade="BF"/>
                <w:lang w:val="en-GB"/>
              </w:rPr>
            </w:pPr>
            <w:r w:rsidRPr="0038613A">
              <w:rPr>
                <w:b/>
                <w:color w:val="2F5496" w:themeColor="accent5" w:themeShade="BF"/>
                <w:lang w:val="en-GB"/>
              </w:rPr>
              <w:t>NFR definition</w:t>
            </w:r>
          </w:p>
        </w:tc>
      </w:tr>
      <w:tr w:rsidR="009527D0" w:rsidRPr="0029207F" w14:paraId="03D1F6A1" w14:textId="77777777" w:rsidTr="00D72D54">
        <w:tc>
          <w:tcPr>
            <w:tcW w:w="555" w:type="dxa"/>
            <w:tcPrChange w:id="3935" w:author="ONOPTCHENKO Xavier" w:date="2019-10-10T16:01:00Z">
              <w:tcPr>
                <w:tcW w:w="555" w:type="dxa"/>
              </w:tcPr>
            </w:tcPrChange>
          </w:tcPr>
          <w:p w14:paraId="0191EF44" w14:textId="77777777" w:rsidR="009527D0" w:rsidRDefault="009527D0" w:rsidP="004463FD">
            <w:pPr>
              <w:rPr>
                <w:lang w:val="en-GB"/>
              </w:rPr>
            </w:pPr>
            <w:r>
              <w:rPr>
                <w:sz w:val="18"/>
              </w:rPr>
              <w:fldChar w:fldCharType="begin">
                <w:ffData>
                  <w:name w:val=""/>
                  <w:enabled/>
                  <w:calcOnExit w:val="0"/>
                  <w:checkBox>
                    <w:sizeAuto/>
                    <w:default w:val="0"/>
                  </w:checkBox>
                </w:ffData>
              </w:fldChar>
            </w:r>
            <w:r>
              <w:rPr>
                <w:sz w:val="18"/>
              </w:rPr>
              <w:instrText xml:space="preserve"> FORMCHECKBOX </w:instrText>
            </w:r>
            <w:r w:rsidR="0029207F">
              <w:rPr>
                <w:sz w:val="18"/>
              </w:rPr>
            </w:r>
            <w:r w:rsidR="0029207F">
              <w:rPr>
                <w:sz w:val="18"/>
              </w:rPr>
              <w:fldChar w:fldCharType="separate"/>
            </w:r>
            <w:r>
              <w:rPr>
                <w:sz w:val="18"/>
              </w:rPr>
              <w:fldChar w:fldCharType="end"/>
            </w:r>
          </w:p>
        </w:tc>
        <w:tc>
          <w:tcPr>
            <w:tcW w:w="1254" w:type="dxa"/>
            <w:tcPrChange w:id="3936" w:author="ONOPTCHENKO Xavier" w:date="2019-10-10T16:01:00Z">
              <w:tcPr>
                <w:tcW w:w="1254" w:type="dxa"/>
              </w:tcPr>
            </w:tcPrChange>
          </w:tcPr>
          <w:p w14:paraId="5694AF63" w14:textId="77777777" w:rsidR="009527D0" w:rsidRPr="0038613A" w:rsidRDefault="009527D0" w:rsidP="004463FD">
            <w:pPr>
              <w:rPr>
                <w:sz w:val="20"/>
                <w:lang w:val="en-GB"/>
              </w:rPr>
            </w:pPr>
            <w:r w:rsidRPr="0038613A">
              <w:rPr>
                <w:sz w:val="20"/>
                <w:lang w:val="en-GB"/>
              </w:rPr>
              <w:t>scalability</w:t>
            </w:r>
          </w:p>
        </w:tc>
        <w:tc>
          <w:tcPr>
            <w:tcW w:w="1730" w:type="dxa"/>
            <w:tcPrChange w:id="3937" w:author="ONOPTCHENKO Xavier" w:date="2019-10-10T16:01:00Z">
              <w:tcPr>
                <w:tcW w:w="1730" w:type="dxa"/>
              </w:tcPr>
            </w:tcPrChange>
          </w:tcPr>
          <w:p w14:paraId="21193ED6" w14:textId="77777777" w:rsidR="009527D0" w:rsidRDefault="009527D0" w:rsidP="004463FD">
            <w:pPr>
              <w:rPr>
                <w:lang w:val="en-GB"/>
              </w:rPr>
            </w:pPr>
          </w:p>
        </w:tc>
        <w:tc>
          <w:tcPr>
            <w:tcW w:w="2268" w:type="dxa"/>
            <w:tcPrChange w:id="3938" w:author="ONOPTCHENKO Xavier" w:date="2019-10-10T16:01:00Z">
              <w:tcPr>
                <w:tcW w:w="3686" w:type="dxa"/>
              </w:tcPr>
            </w:tcPrChange>
          </w:tcPr>
          <w:p w14:paraId="0FBFDA78" w14:textId="77777777" w:rsidR="009527D0" w:rsidRPr="00F96CC2" w:rsidRDefault="009527D0" w:rsidP="004463FD">
            <w:pPr>
              <w:rPr>
                <w:lang w:val="en-GB"/>
              </w:rPr>
            </w:pPr>
          </w:p>
        </w:tc>
        <w:tc>
          <w:tcPr>
            <w:tcW w:w="3260" w:type="dxa"/>
            <w:tcPrChange w:id="3939" w:author="ONOPTCHENKO Xavier" w:date="2019-10-10T16:01:00Z">
              <w:tcPr>
                <w:tcW w:w="2551" w:type="dxa"/>
              </w:tcPr>
            </w:tcPrChange>
          </w:tcPr>
          <w:p w14:paraId="608C5CD3" w14:textId="61081FFB" w:rsidR="009527D0" w:rsidRPr="00F96CC2" w:rsidRDefault="009527D0" w:rsidP="004463FD">
            <w:pPr>
              <w:rPr>
                <w:lang w:val="en-GB"/>
              </w:rPr>
            </w:pPr>
            <w:r w:rsidRPr="00F96CC2">
              <w:rPr>
                <w:lang w:val="en-GB"/>
              </w:rPr>
              <w:t>Scalability is an attribute that describes the ability of a process, network, software or organization to grow and manage increased demand. A system, business or software that is described as scalable has an advantage because it is more adaptable to the changing needs or demands of its users or clients</w:t>
            </w:r>
          </w:p>
        </w:tc>
      </w:tr>
    </w:tbl>
    <w:p w14:paraId="28EF2826" w14:textId="6D3218E8" w:rsidR="008D4013" w:rsidDel="00D72D54" w:rsidRDefault="008D4013" w:rsidP="00BD1481">
      <w:pPr>
        <w:rPr>
          <w:del w:id="3940" w:author="ONOPTCHENKO Xavier" w:date="2019-10-10T16:01:00Z"/>
          <w:lang w:val="en-GB"/>
        </w:rPr>
      </w:pPr>
    </w:p>
    <w:p w14:paraId="79E41357" w14:textId="0723D7DB" w:rsidR="008D4013" w:rsidDel="00D72D54" w:rsidRDefault="008D4013" w:rsidP="00BD1481">
      <w:pPr>
        <w:rPr>
          <w:del w:id="3941" w:author="ONOPTCHENKO Xavier" w:date="2019-10-10T16:01:00Z"/>
          <w:lang w:val="en-GB"/>
        </w:rPr>
      </w:pPr>
    </w:p>
    <w:p w14:paraId="3DC6F322" w14:textId="6CFF1A31" w:rsidR="008D4013" w:rsidDel="00D72D54" w:rsidRDefault="008D4013" w:rsidP="00BD1481">
      <w:pPr>
        <w:rPr>
          <w:del w:id="3942" w:author="ONOPTCHENKO Xavier" w:date="2019-10-10T16:01:00Z"/>
          <w:lang w:val="en-GB"/>
        </w:rPr>
      </w:pPr>
    </w:p>
    <w:p w14:paraId="4CCDF6F5" w14:textId="77777777" w:rsidR="00D72D54" w:rsidRDefault="00D72D54">
      <w:pPr>
        <w:spacing w:before="0" w:after="160" w:line="259" w:lineRule="auto"/>
        <w:jc w:val="left"/>
        <w:rPr>
          <w:ins w:id="3943" w:author="ONOPTCHENKO Xavier" w:date="2019-10-10T16:01:00Z"/>
          <w:lang w:val="en-GB"/>
        </w:rPr>
        <w:sectPr w:rsidR="00D72D54" w:rsidSect="005902D1">
          <w:headerReference w:type="default" r:id="rId77"/>
          <w:footerReference w:type="default" r:id="rId78"/>
          <w:pgSz w:w="11906" w:h="16838"/>
          <w:pgMar w:top="1417" w:right="1417" w:bottom="1417" w:left="1417" w:header="708" w:footer="708" w:gutter="0"/>
          <w:cols w:space="708"/>
          <w:docGrid w:linePitch="360"/>
        </w:sectPr>
      </w:pPr>
    </w:p>
    <w:p w14:paraId="77CC12E6" w14:textId="2F166548" w:rsidR="008D4013" w:rsidDel="00D72D54" w:rsidRDefault="008D4013" w:rsidP="00BD1481">
      <w:pPr>
        <w:rPr>
          <w:del w:id="3944" w:author="ONOPTCHENKO Xavier" w:date="2019-10-10T16:01:00Z"/>
          <w:lang w:val="en-GB"/>
        </w:rPr>
      </w:pPr>
      <w:bookmarkStart w:id="3945" w:name="_Toc21697948"/>
      <w:bookmarkEnd w:id="3945"/>
    </w:p>
    <w:p w14:paraId="46CE04C1" w14:textId="77777777" w:rsidR="00EF4BB4" w:rsidRDefault="00E24AA4" w:rsidP="004A6171">
      <w:pPr>
        <w:pStyle w:val="Titre3"/>
        <w:rPr>
          <w:lang w:val="en-GB"/>
        </w:rPr>
      </w:pPr>
      <w:bookmarkStart w:id="3946" w:name="_Ref445298239"/>
      <w:bookmarkStart w:id="3947" w:name="_Ref445298939"/>
      <w:bookmarkStart w:id="3948" w:name="_Toc21697949"/>
      <w:r>
        <w:rPr>
          <w:lang w:val="en-GB"/>
        </w:rPr>
        <w:t>S</w:t>
      </w:r>
      <w:r w:rsidR="00EF4BB4">
        <w:rPr>
          <w:lang w:val="en-GB"/>
        </w:rPr>
        <w:t>izing</w:t>
      </w:r>
      <w:bookmarkEnd w:id="3946"/>
      <w:bookmarkEnd w:id="3947"/>
      <w:bookmarkEnd w:id="3948"/>
    </w:p>
    <w:p w14:paraId="1B7D5CB0" w14:textId="77777777" w:rsidR="00D72D54" w:rsidRPr="00335A86" w:rsidRDefault="00D72D54" w:rsidP="00D72D54">
      <w:pPr>
        <w:spacing w:before="240" w:after="120"/>
        <w:rPr>
          <w:ins w:id="3949" w:author="ONOPTCHENKO Xavier" w:date="2019-10-10T16:03:00Z"/>
          <w:b/>
        </w:rPr>
      </w:pPr>
      <w:ins w:id="3950" w:author="ONOPTCHENKO Xavier" w:date="2019-10-10T16:03:00Z">
        <w:r w:rsidRPr="00335A86">
          <w:rPr>
            <w:b/>
          </w:rPr>
          <w:t>Serveurs :</w:t>
        </w:r>
      </w:ins>
    </w:p>
    <w:tbl>
      <w:tblPr>
        <w:tblStyle w:val="TableauGrille4-Accentuation1"/>
        <w:tblW w:w="13994" w:type="dxa"/>
        <w:tblLook w:val="04A0" w:firstRow="1" w:lastRow="0" w:firstColumn="1" w:lastColumn="0" w:noHBand="0" w:noVBand="1"/>
        <w:tblPrChange w:id="3951" w:author="ONOPTCHENKO Xavier" w:date="2019-10-11T16:30:00Z">
          <w:tblPr>
            <w:tblStyle w:val="TableauGrille4-Accentuation1"/>
            <w:tblW w:w="13299" w:type="dxa"/>
            <w:tblLook w:val="04A0" w:firstRow="1" w:lastRow="0" w:firstColumn="1" w:lastColumn="0" w:noHBand="0" w:noVBand="1"/>
          </w:tblPr>
        </w:tblPrChange>
      </w:tblPr>
      <w:tblGrid>
        <w:gridCol w:w="1129"/>
        <w:gridCol w:w="1428"/>
        <w:gridCol w:w="1782"/>
        <w:gridCol w:w="1275"/>
        <w:gridCol w:w="850"/>
        <w:gridCol w:w="851"/>
        <w:gridCol w:w="567"/>
        <w:gridCol w:w="481"/>
        <w:gridCol w:w="653"/>
        <w:gridCol w:w="663"/>
        <w:gridCol w:w="1322"/>
        <w:gridCol w:w="1134"/>
        <w:gridCol w:w="1859"/>
        <w:tblGridChange w:id="3952">
          <w:tblGrid>
            <w:gridCol w:w="1129"/>
            <w:gridCol w:w="2127"/>
            <w:gridCol w:w="2127"/>
            <w:gridCol w:w="1275"/>
            <w:gridCol w:w="850"/>
            <w:gridCol w:w="851"/>
            <w:gridCol w:w="567"/>
            <w:gridCol w:w="481"/>
            <w:gridCol w:w="653"/>
            <w:gridCol w:w="663"/>
            <w:gridCol w:w="1322"/>
            <w:gridCol w:w="1134"/>
            <w:gridCol w:w="2247"/>
          </w:tblGrid>
        </w:tblGridChange>
      </w:tblGrid>
      <w:tr w:rsidR="004D6697" w:rsidRPr="00D65F21" w14:paraId="46A2D55C" w14:textId="77777777" w:rsidTr="004D6697">
        <w:trPr>
          <w:cnfStyle w:val="100000000000" w:firstRow="1" w:lastRow="0" w:firstColumn="0" w:lastColumn="0" w:oddVBand="0" w:evenVBand="0" w:oddHBand="0" w:evenHBand="0" w:firstRowFirstColumn="0" w:firstRowLastColumn="0" w:lastRowFirstColumn="0" w:lastRowLastColumn="0"/>
          <w:trHeight w:val="450"/>
          <w:tblHeader/>
          <w:ins w:id="3953" w:author="ONOPTCHENKO Xavier" w:date="2019-10-10T16:03:00Z"/>
          <w:trPrChange w:id="3954" w:author="ONOPTCHENKO Xavier" w:date="2019-10-11T16:30:00Z">
            <w:trPr>
              <w:trHeight w:val="450"/>
              <w:tblHeader/>
            </w:trPr>
          </w:trPrChange>
        </w:trPr>
        <w:tc>
          <w:tcPr>
            <w:cnfStyle w:val="001000000000" w:firstRow="0" w:lastRow="0" w:firstColumn="1" w:lastColumn="0" w:oddVBand="0" w:evenVBand="0" w:oddHBand="0" w:evenHBand="0" w:firstRowFirstColumn="0" w:firstRowLastColumn="0" w:lastRowFirstColumn="0" w:lastRowLastColumn="0"/>
            <w:tcW w:w="1129" w:type="dxa"/>
            <w:hideMark/>
            <w:tcPrChange w:id="3955" w:author="ONOPTCHENKO Xavier" w:date="2019-10-11T16:30:00Z">
              <w:tcPr>
                <w:tcW w:w="1129" w:type="dxa"/>
                <w:hideMark/>
              </w:tcPr>
            </w:tcPrChange>
          </w:tcPr>
          <w:p w14:paraId="33598350" w14:textId="77777777" w:rsidR="004D6697" w:rsidRPr="00D65F21" w:rsidRDefault="004D6697" w:rsidP="00D72D54">
            <w:pPr>
              <w:spacing w:before="0"/>
              <w:jc w:val="left"/>
              <w:cnfStyle w:val="101000000000" w:firstRow="1" w:lastRow="0" w:firstColumn="1" w:lastColumn="0" w:oddVBand="0" w:evenVBand="0" w:oddHBand="0" w:evenHBand="0" w:firstRowFirstColumn="0" w:firstRowLastColumn="0" w:lastRowFirstColumn="0" w:lastRowLastColumn="0"/>
              <w:rPr>
                <w:ins w:id="3956" w:author="ONOPTCHENKO Xavier" w:date="2019-10-10T16:03:00Z"/>
                <w:rFonts w:ascii="Calibri" w:hAnsi="Calibri"/>
                <w:b w:val="0"/>
                <w:bCs w:val="0"/>
                <w:color w:val="FFFFFF"/>
                <w:sz w:val="16"/>
                <w:szCs w:val="16"/>
                <w:lang w:val="en-GB" w:eastAsia="en-GB"/>
              </w:rPr>
            </w:pPr>
            <w:ins w:id="3957" w:author="ONOPTCHENKO Xavier" w:date="2019-10-10T16:03:00Z">
              <w:r w:rsidRPr="00D65F21">
                <w:rPr>
                  <w:rFonts w:ascii="Calibri" w:hAnsi="Calibri"/>
                  <w:color w:val="FFFFFF"/>
                  <w:sz w:val="16"/>
                  <w:szCs w:val="16"/>
                  <w:lang w:val="en-GB" w:eastAsia="en-GB"/>
                </w:rPr>
                <w:t>Serveur</w:t>
              </w:r>
            </w:ins>
          </w:p>
        </w:tc>
        <w:tc>
          <w:tcPr>
            <w:tcW w:w="1428" w:type="dxa"/>
            <w:tcPrChange w:id="3958" w:author="ONOPTCHENKO Xavier" w:date="2019-10-11T16:30:00Z">
              <w:tcPr>
                <w:tcW w:w="2127" w:type="dxa"/>
              </w:tcPr>
            </w:tcPrChange>
          </w:tcPr>
          <w:p w14:paraId="705370C2" w14:textId="664EA0D3" w:rsidR="004D6697" w:rsidRDefault="004D6697" w:rsidP="00D72D54">
            <w:pPr>
              <w:spacing w:before="0"/>
              <w:jc w:val="center"/>
              <w:cnfStyle w:val="100000000000" w:firstRow="1" w:lastRow="0" w:firstColumn="0" w:lastColumn="0" w:oddVBand="0" w:evenVBand="0" w:oddHBand="0" w:evenHBand="0" w:firstRowFirstColumn="0" w:firstRowLastColumn="0" w:lastRowFirstColumn="0" w:lastRowLastColumn="0"/>
              <w:rPr>
                <w:ins w:id="3959" w:author="ONOPTCHENKO Xavier" w:date="2019-10-11T16:30:00Z"/>
                <w:rFonts w:ascii="Calibri" w:hAnsi="Calibri"/>
                <w:color w:val="FFFFFF"/>
                <w:sz w:val="16"/>
                <w:szCs w:val="16"/>
                <w:lang w:val="en-GB" w:eastAsia="en-GB"/>
              </w:rPr>
            </w:pPr>
            <w:ins w:id="3960" w:author="ONOPTCHENKO Xavier" w:date="2019-10-11T16:30:00Z">
              <w:r>
                <w:rPr>
                  <w:rFonts w:ascii="Calibri" w:hAnsi="Calibri"/>
                  <w:color w:val="FFFFFF"/>
                  <w:sz w:val="16"/>
                  <w:szCs w:val="16"/>
                  <w:lang w:val="en-GB" w:eastAsia="en-GB"/>
                </w:rPr>
                <w:t>Code REFI</w:t>
              </w:r>
            </w:ins>
          </w:p>
        </w:tc>
        <w:tc>
          <w:tcPr>
            <w:tcW w:w="1782" w:type="dxa"/>
            <w:tcPrChange w:id="3961" w:author="ONOPTCHENKO Xavier" w:date="2019-10-11T16:30:00Z">
              <w:tcPr>
                <w:tcW w:w="2127" w:type="dxa"/>
              </w:tcPr>
            </w:tcPrChange>
          </w:tcPr>
          <w:p w14:paraId="0C0F5075" w14:textId="64E99704" w:rsidR="004D6697" w:rsidRPr="00D65F21" w:rsidRDefault="004D6697" w:rsidP="00D72D54">
            <w:pPr>
              <w:spacing w:before="0"/>
              <w:jc w:val="center"/>
              <w:cnfStyle w:val="100000000000" w:firstRow="1" w:lastRow="0" w:firstColumn="0" w:lastColumn="0" w:oddVBand="0" w:evenVBand="0" w:oddHBand="0" w:evenHBand="0" w:firstRowFirstColumn="0" w:firstRowLastColumn="0" w:lastRowFirstColumn="0" w:lastRowLastColumn="0"/>
              <w:rPr>
                <w:ins w:id="3962" w:author="ONOPTCHENKO Xavier" w:date="2019-10-10T16:03:00Z"/>
                <w:rFonts w:ascii="Calibri" w:hAnsi="Calibri"/>
                <w:color w:val="FFFFFF"/>
                <w:sz w:val="16"/>
                <w:szCs w:val="16"/>
                <w:lang w:val="en-GB" w:eastAsia="en-GB"/>
              </w:rPr>
            </w:pPr>
            <w:ins w:id="3963" w:author="ONOPTCHENKO Xavier" w:date="2019-10-10T16:03:00Z">
              <w:r>
                <w:rPr>
                  <w:rFonts w:ascii="Calibri" w:hAnsi="Calibri"/>
                  <w:color w:val="FFFFFF"/>
                  <w:sz w:val="16"/>
                  <w:szCs w:val="16"/>
                  <w:lang w:val="en-GB" w:eastAsia="en-GB"/>
                </w:rPr>
                <w:t>Application</w:t>
              </w:r>
            </w:ins>
          </w:p>
        </w:tc>
        <w:tc>
          <w:tcPr>
            <w:tcW w:w="1275" w:type="dxa"/>
            <w:hideMark/>
            <w:tcPrChange w:id="3964" w:author="ONOPTCHENKO Xavier" w:date="2019-10-11T16:30:00Z">
              <w:tcPr>
                <w:tcW w:w="1275" w:type="dxa"/>
                <w:hideMark/>
              </w:tcPr>
            </w:tcPrChange>
          </w:tcPr>
          <w:p w14:paraId="428E5B6A" w14:textId="77777777" w:rsidR="004D6697" w:rsidRPr="00D65F21" w:rsidRDefault="004D6697" w:rsidP="00D72D54">
            <w:pPr>
              <w:spacing w:before="0"/>
              <w:jc w:val="center"/>
              <w:cnfStyle w:val="100000000000" w:firstRow="1" w:lastRow="0" w:firstColumn="0" w:lastColumn="0" w:oddVBand="0" w:evenVBand="0" w:oddHBand="0" w:evenHBand="0" w:firstRowFirstColumn="0" w:firstRowLastColumn="0" w:lastRowFirstColumn="0" w:lastRowLastColumn="0"/>
              <w:rPr>
                <w:ins w:id="3965" w:author="ONOPTCHENKO Xavier" w:date="2019-10-10T16:03:00Z"/>
                <w:rFonts w:ascii="Calibri" w:hAnsi="Calibri"/>
                <w:b w:val="0"/>
                <w:bCs w:val="0"/>
                <w:color w:val="FFFFFF"/>
                <w:sz w:val="16"/>
                <w:szCs w:val="16"/>
                <w:lang w:val="en-GB" w:eastAsia="en-GB"/>
              </w:rPr>
            </w:pPr>
            <w:ins w:id="3966" w:author="ONOPTCHENKO Xavier" w:date="2019-10-10T16:03:00Z">
              <w:r w:rsidRPr="00D65F21">
                <w:rPr>
                  <w:rFonts w:ascii="Calibri" w:hAnsi="Calibri"/>
                  <w:color w:val="FFFFFF"/>
                  <w:sz w:val="16"/>
                  <w:szCs w:val="16"/>
                  <w:lang w:val="en-GB" w:eastAsia="en-GB"/>
                </w:rPr>
                <w:t>Environnement</w:t>
              </w:r>
            </w:ins>
          </w:p>
        </w:tc>
        <w:tc>
          <w:tcPr>
            <w:tcW w:w="850" w:type="dxa"/>
            <w:hideMark/>
            <w:tcPrChange w:id="3967" w:author="ONOPTCHENKO Xavier" w:date="2019-10-11T16:30:00Z">
              <w:tcPr>
                <w:tcW w:w="850" w:type="dxa"/>
                <w:hideMark/>
              </w:tcPr>
            </w:tcPrChange>
          </w:tcPr>
          <w:p w14:paraId="6A55D336" w14:textId="77777777" w:rsidR="004D6697" w:rsidRPr="00D65F21" w:rsidRDefault="004D6697" w:rsidP="00D72D54">
            <w:pPr>
              <w:spacing w:before="0"/>
              <w:jc w:val="center"/>
              <w:cnfStyle w:val="100000000000" w:firstRow="1" w:lastRow="0" w:firstColumn="0" w:lastColumn="0" w:oddVBand="0" w:evenVBand="0" w:oddHBand="0" w:evenHBand="0" w:firstRowFirstColumn="0" w:firstRowLastColumn="0" w:lastRowFirstColumn="0" w:lastRowLastColumn="0"/>
              <w:rPr>
                <w:ins w:id="3968" w:author="ONOPTCHENKO Xavier" w:date="2019-10-10T16:03:00Z"/>
                <w:rFonts w:ascii="Calibri" w:hAnsi="Calibri"/>
                <w:b w:val="0"/>
                <w:bCs w:val="0"/>
                <w:color w:val="FFFFFF"/>
                <w:sz w:val="16"/>
                <w:szCs w:val="16"/>
                <w:lang w:val="en-GB" w:eastAsia="en-GB"/>
              </w:rPr>
            </w:pPr>
            <w:ins w:id="3969" w:author="ONOPTCHENKO Xavier" w:date="2019-10-10T16:03:00Z">
              <w:r w:rsidRPr="00D65F21">
                <w:rPr>
                  <w:rFonts w:ascii="Calibri" w:hAnsi="Calibri"/>
                  <w:color w:val="FFFFFF"/>
                  <w:sz w:val="16"/>
                  <w:szCs w:val="16"/>
                  <w:lang w:val="en-GB" w:eastAsia="en-GB"/>
                </w:rPr>
                <w:t>Couche</w:t>
              </w:r>
            </w:ins>
          </w:p>
        </w:tc>
        <w:tc>
          <w:tcPr>
            <w:tcW w:w="851" w:type="dxa"/>
            <w:hideMark/>
            <w:tcPrChange w:id="3970" w:author="ONOPTCHENKO Xavier" w:date="2019-10-11T16:30:00Z">
              <w:tcPr>
                <w:tcW w:w="851" w:type="dxa"/>
                <w:hideMark/>
              </w:tcPr>
            </w:tcPrChange>
          </w:tcPr>
          <w:p w14:paraId="7994B96C" w14:textId="77777777" w:rsidR="004D6697" w:rsidRPr="00D65F21" w:rsidRDefault="004D6697" w:rsidP="00D72D54">
            <w:pPr>
              <w:spacing w:before="0"/>
              <w:jc w:val="center"/>
              <w:cnfStyle w:val="100000000000" w:firstRow="1" w:lastRow="0" w:firstColumn="0" w:lastColumn="0" w:oddVBand="0" w:evenVBand="0" w:oddHBand="0" w:evenHBand="0" w:firstRowFirstColumn="0" w:firstRowLastColumn="0" w:lastRowFirstColumn="0" w:lastRowLastColumn="0"/>
              <w:rPr>
                <w:ins w:id="3971" w:author="ONOPTCHENKO Xavier" w:date="2019-10-10T16:03:00Z"/>
                <w:rFonts w:ascii="Calibri" w:hAnsi="Calibri"/>
                <w:b w:val="0"/>
                <w:bCs w:val="0"/>
                <w:color w:val="FFFFFF"/>
                <w:sz w:val="16"/>
                <w:szCs w:val="16"/>
                <w:lang w:val="en-GB" w:eastAsia="en-GB"/>
              </w:rPr>
            </w:pPr>
            <w:ins w:id="3972" w:author="ONOPTCHENKO Xavier" w:date="2019-10-10T16:03:00Z">
              <w:r w:rsidRPr="00D65F21">
                <w:rPr>
                  <w:rFonts w:ascii="Calibri" w:hAnsi="Calibri"/>
                  <w:color w:val="FFFFFF"/>
                  <w:sz w:val="16"/>
                  <w:szCs w:val="16"/>
                  <w:lang w:val="en-GB" w:eastAsia="en-GB"/>
                </w:rPr>
                <w:t>OS</w:t>
              </w:r>
            </w:ins>
          </w:p>
        </w:tc>
        <w:tc>
          <w:tcPr>
            <w:tcW w:w="567" w:type="dxa"/>
            <w:hideMark/>
            <w:tcPrChange w:id="3973" w:author="ONOPTCHENKO Xavier" w:date="2019-10-11T16:30:00Z">
              <w:tcPr>
                <w:tcW w:w="567" w:type="dxa"/>
                <w:hideMark/>
              </w:tcPr>
            </w:tcPrChange>
          </w:tcPr>
          <w:p w14:paraId="599A5945" w14:textId="77777777" w:rsidR="004D6697" w:rsidRPr="00D65F21" w:rsidRDefault="004D6697" w:rsidP="00D72D54">
            <w:pPr>
              <w:spacing w:before="0"/>
              <w:jc w:val="center"/>
              <w:cnfStyle w:val="100000000000" w:firstRow="1" w:lastRow="0" w:firstColumn="0" w:lastColumn="0" w:oddVBand="0" w:evenVBand="0" w:oddHBand="0" w:evenHBand="0" w:firstRowFirstColumn="0" w:firstRowLastColumn="0" w:lastRowFirstColumn="0" w:lastRowLastColumn="0"/>
              <w:rPr>
                <w:ins w:id="3974" w:author="ONOPTCHENKO Xavier" w:date="2019-10-10T16:03:00Z"/>
                <w:rFonts w:ascii="Calibri" w:hAnsi="Calibri"/>
                <w:b w:val="0"/>
                <w:bCs w:val="0"/>
                <w:color w:val="FFFFFF"/>
                <w:sz w:val="16"/>
                <w:szCs w:val="16"/>
                <w:lang w:val="en-GB" w:eastAsia="en-GB"/>
              </w:rPr>
            </w:pPr>
            <w:ins w:id="3975" w:author="ONOPTCHENKO Xavier" w:date="2019-10-10T16:03:00Z">
              <w:r w:rsidRPr="00D65F21">
                <w:rPr>
                  <w:rFonts w:ascii="Calibri" w:hAnsi="Calibri"/>
                  <w:color w:val="FFFFFF"/>
                  <w:sz w:val="16"/>
                  <w:szCs w:val="16"/>
                  <w:lang w:val="en-GB" w:eastAsia="en-GB"/>
                </w:rPr>
                <w:t>VDC</w:t>
              </w:r>
            </w:ins>
          </w:p>
        </w:tc>
        <w:tc>
          <w:tcPr>
            <w:tcW w:w="481" w:type="dxa"/>
            <w:hideMark/>
            <w:tcPrChange w:id="3976" w:author="ONOPTCHENKO Xavier" w:date="2019-10-11T16:30:00Z">
              <w:tcPr>
                <w:tcW w:w="481" w:type="dxa"/>
                <w:hideMark/>
              </w:tcPr>
            </w:tcPrChange>
          </w:tcPr>
          <w:p w14:paraId="115FA1C8" w14:textId="77777777" w:rsidR="004D6697" w:rsidRPr="00D65F21" w:rsidRDefault="004D6697" w:rsidP="00D72D54">
            <w:pPr>
              <w:spacing w:before="0"/>
              <w:jc w:val="right"/>
              <w:cnfStyle w:val="100000000000" w:firstRow="1" w:lastRow="0" w:firstColumn="0" w:lastColumn="0" w:oddVBand="0" w:evenVBand="0" w:oddHBand="0" w:evenHBand="0" w:firstRowFirstColumn="0" w:firstRowLastColumn="0" w:lastRowFirstColumn="0" w:lastRowLastColumn="0"/>
              <w:rPr>
                <w:ins w:id="3977" w:author="ONOPTCHENKO Xavier" w:date="2019-10-10T16:03:00Z"/>
                <w:rFonts w:ascii="Calibri" w:hAnsi="Calibri"/>
                <w:b w:val="0"/>
                <w:bCs w:val="0"/>
                <w:color w:val="FFFFFF"/>
                <w:sz w:val="16"/>
                <w:szCs w:val="16"/>
                <w:lang w:val="en-GB" w:eastAsia="en-GB"/>
              </w:rPr>
            </w:pPr>
            <w:ins w:id="3978" w:author="ONOPTCHENKO Xavier" w:date="2019-10-10T16:03:00Z">
              <w:r w:rsidRPr="00D65F21">
                <w:rPr>
                  <w:rFonts w:ascii="Calibri" w:hAnsi="Calibri"/>
                  <w:color w:val="FFFFFF"/>
                  <w:sz w:val="16"/>
                  <w:szCs w:val="16"/>
                  <w:lang w:val="en-GB" w:eastAsia="en-GB"/>
                </w:rPr>
                <w:t>VP</w:t>
              </w:r>
            </w:ins>
          </w:p>
        </w:tc>
        <w:tc>
          <w:tcPr>
            <w:tcW w:w="653" w:type="dxa"/>
            <w:hideMark/>
            <w:tcPrChange w:id="3979" w:author="ONOPTCHENKO Xavier" w:date="2019-10-11T16:30:00Z">
              <w:tcPr>
                <w:tcW w:w="653" w:type="dxa"/>
                <w:hideMark/>
              </w:tcPr>
            </w:tcPrChange>
          </w:tcPr>
          <w:p w14:paraId="1CCE36D9" w14:textId="77777777" w:rsidR="004D6697" w:rsidRPr="00D65F21" w:rsidRDefault="004D6697" w:rsidP="00D72D54">
            <w:pPr>
              <w:spacing w:before="0"/>
              <w:jc w:val="right"/>
              <w:cnfStyle w:val="100000000000" w:firstRow="1" w:lastRow="0" w:firstColumn="0" w:lastColumn="0" w:oddVBand="0" w:evenVBand="0" w:oddHBand="0" w:evenHBand="0" w:firstRowFirstColumn="0" w:firstRowLastColumn="0" w:lastRowFirstColumn="0" w:lastRowLastColumn="0"/>
              <w:rPr>
                <w:ins w:id="3980" w:author="ONOPTCHENKO Xavier" w:date="2019-10-10T16:03:00Z"/>
                <w:rFonts w:ascii="Calibri" w:hAnsi="Calibri"/>
                <w:b w:val="0"/>
                <w:bCs w:val="0"/>
                <w:color w:val="FFFFFF"/>
                <w:sz w:val="16"/>
                <w:szCs w:val="16"/>
                <w:lang w:val="en-GB" w:eastAsia="en-GB"/>
              </w:rPr>
            </w:pPr>
            <w:ins w:id="3981" w:author="ONOPTCHENKO Xavier" w:date="2019-10-10T16:03:00Z">
              <w:r w:rsidRPr="00D65F21">
                <w:rPr>
                  <w:rFonts w:ascii="Calibri" w:hAnsi="Calibri"/>
                  <w:color w:val="FFFFFF"/>
                  <w:sz w:val="16"/>
                  <w:szCs w:val="16"/>
                  <w:lang w:val="en-GB" w:eastAsia="en-GB"/>
                </w:rPr>
                <w:t>RAM</w:t>
              </w:r>
            </w:ins>
          </w:p>
        </w:tc>
        <w:tc>
          <w:tcPr>
            <w:tcW w:w="663" w:type="dxa"/>
            <w:hideMark/>
            <w:tcPrChange w:id="3982" w:author="ONOPTCHENKO Xavier" w:date="2019-10-11T16:30:00Z">
              <w:tcPr>
                <w:tcW w:w="663" w:type="dxa"/>
                <w:hideMark/>
              </w:tcPr>
            </w:tcPrChange>
          </w:tcPr>
          <w:p w14:paraId="2E1AD75C" w14:textId="77777777" w:rsidR="004D6697" w:rsidRPr="00D65F21" w:rsidRDefault="004D6697" w:rsidP="00D72D54">
            <w:pPr>
              <w:spacing w:before="0"/>
              <w:jc w:val="center"/>
              <w:cnfStyle w:val="100000000000" w:firstRow="1" w:lastRow="0" w:firstColumn="0" w:lastColumn="0" w:oddVBand="0" w:evenVBand="0" w:oddHBand="0" w:evenHBand="0" w:firstRowFirstColumn="0" w:firstRowLastColumn="0" w:lastRowFirstColumn="0" w:lastRowLastColumn="0"/>
              <w:rPr>
                <w:ins w:id="3983" w:author="ONOPTCHENKO Xavier" w:date="2019-10-10T16:03:00Z"/>
                <w:rFonts w:ascii="Calibri" w:hAnsi="Calibri"/>
                <w:b w:val="0"/>
                <w:bCs w:val="0"/>
                <w:color w:val="FFFFFF"/>
                <w:sz w:val="16"/>
                <w:szCs w:val="16"/>
                <w:lang w:val="en-GB" w:eastAsia="en-GB"/>
              </w:rPr>
            </w:pPr>
            <w:ins w:id="3984" w:author="ONOPTCHENKO Xavier" w:date="2019-10-10T16:03:00Z">
              <w:r w:rsidRPr="00D65F21">
                <w:rPr>
                  <w:rFonts w:ascii="Calibri" w:hAnsi="Calibri"/>
                  <w:color w:val="FFFFFF"/>
                  <w:sz w:val="16"/>
                  <w:szCs w:val="16"/>
                  <w:lang w:val="en-GB" w:eastAsia="en-GB"/>
                </w:rPr>
                <w:t>Zone réseau</w:t>
              </w:r>
            </w:ins>
          </w:p>
        </w:tc>
        <w:tc>
          <w:tcPr>
            <w:tcW w:w="1322" w:type="dxa"/>
            <w:hideMark/>
            <w:tcPrChange w:id="3985" w:author="ONOPTCHENKO Xavier" w:date="2019-10-11T16:30:00Z">
              <w:tcPr>
                <w:tcW w:w="1322" w:type="dxa"/>
                <w:hideMark/>
              </w:tcPr>
            </w:tcPrChange>
          </w:tcPr>
          <w:p w14:paraId="56C4A48F" w14:textId="77777777" w:rsidR="004D6697" w:rsidRPr="00D65F21" w:rsidRDefault="004D6697" w:rsidP="00D72D54">
            <w:pPr>
              <w:spacing w:before="0"/>
              <w:jc w:val="left"/>
              <w:cnfStyle w:val="100000000000" w:firstRow="1" w:lastRow="0" w:firstColumn="0" w:lastColumn="0" w:oddVBand="0" w:evenVBand="0" w:oddHBand="0" w:evenHBand="0" w:firstRowFirstColumn="0" w:firstRowLastColumn="0" w:lastRowFirstColumn="0" w:lastRowLastColumn="0"/>
              <w:rPr>
                <w:ins w:id="3986" w:author="ONOPTCHENKO Xavier" w:date="2019-10-10T16:03:00Z"/>
                <w:rFonts w:ascii="Calibri" w:hAnsi="Calibri"/>
                <w:b w:val="0"/>
                <w:bCs w:val="0"/>
                <w:color w:val="FFFFFF"/>
                <w:sz w:val="16"/>
                <w:szCs w:val="16"/>
                <w:lang w:val="en-GB" w:eastAsia="en-GB"/>
              </w:rPr>
            </w:pPr>
            <w:ins w:id="3987" w:author="ONOPTCHENKO Xavier" w:date="2019-10-10T16:03:00Z">
              <w:r w:rsidRPr="00D65F21">
                <w:rPr>
                  <w:rFonts w:ascii="Calibri" w:hAnsi="Calibri"/>
                  <w:color w:val="FFFFFF"/>
                  <w:sz w:val="16"/>
                  <w:szCs w:val="16"/>
                  <w:lang w:val="en-GB" w:eastAsia="en-GB"/>
                </w:rPr>
                <w:t>Middlewares</w:t>
              </w:r>
            </w:ins>
          </w:p>
        </w:tc>
        <w:tc>
          <w:tcPr>
            <w:tcW w:w="1134" w:type="dxa"/>
            <w:hideMark/>
            <w:tcPrChange w:id="3988" w:author="ONOPTCHENKO Xavier" w:date="2019-10-11T16:30:00Z">
              <w:tcPr>
                <w:tcW w:w="1134" w:type="dxa"/>
                <w:hideMark/>
              </w:tcPr>
            </w:tcPrChange>
          </w:tcPr>
          <w:p w14:paraId="50E9EE5F" w14:textId="77777777" w:rsidR="004D6697" w:rsidRPr="00D65F21" w:rsidRDefault="004D6697" w:rsidP="00D72D54">
            <w:pPr>
              <w:spacing w:before="0"/>
              <w:jc w:val="right"/>
              <w:cnfStyle w:val="100000000000" w:firstRow="1" w:lastRow="0" w:firstColumn="0" w:lastColumn="0" w:oddVBand="0" w:evenVBand="0" w:oddHBand="0" w:evenHBand="0" w:firstRowFirstColumn="0" w:firstRowLastColumn="0" w:lastRowFirstColumn="0" w:lastRowLastColumn="0"/>
              <w:rPr>
                <w:ins w:id="3989" w:author="ONOPTCHENKO Xavier" w:date="2019-10-10T16:03:00Z"/>
                <w:rFonts w:ascii="Calibri" w:hAnsi="Calibri"/>
                <w:b w:val="0"/>
                <w:bCs w:val="0"/>
                <w:color w:val="FFFFFF"/>
                <w:sz w:val="16"/>
                <w:szCs w:val="16"/>
                <w:lang w:val="en-GB" w:eastAsia="en-GB"/>
              </w:rPr>
            </w:pPr>
            <w:ins w:id="3990" w:author="ONOPTCHENKO Xavier" w:date="2019-10-10T16:03:00Z">
              <w:r>
                <w:rPr>
                  <w:rFonts w:ascii="Calibri" w:hAnsi="Calibri"/>
                  <w:color w:val="FFFFFF"/>
                  <w:sz w:val="16"/>
                  <w:szCs w:val="16"/>
                  <w:lang w:val="en-GB" w:eastAsia="en-GB"/>
                </w:rPr>
                <w:t>Stockage applicatif</w:t>
              </w:r>
            </w:ins>
          </w:p>
        </w:tc>
        <w:tc>
          <w:tcPr>
            <w:tcW w:w="1859" w:type="dxa"/>
            <w:tcPrChange w:id="3991" w:author="ONOPTCHENKO Xavier" w:date="2019-10-11T16:30:00Z">
              <w:tcPr>
                <w:tcW w:w="2247" w:type="dxa"/>
              </w:tcPr>
            </w:tcPrChange>
          </w:tcPr>
          <w:p w14:paraId="396A85FC" w14:textId="77777777" w:rsidR="004D6697" w:rsidRPr="00D65F21" w:rsidRDefault="004D6697" w:rsidP="00D72D54">
            <w:pPr>
              <w:spacing w:before="0"/>
              <w:jc w:val="left"/>
              <w:cnfStyle w:val="100000000000" w:firstRow="1" w:lastRow="0" w:firstColumn="0" w:lastColumn="0" w:oddVBand="0" w:evenVBand="0" w:oddHBand="0" w:evenHBand="0" w:firstRowFirstColumn="0" w:firstRowLastColumn="0" w:lastRowFirstColumn="0" w:lastRowLastColumn="0"/>
              <w:rPr>
                <w:ins w:id="3992" w:author="ONOPTCHENKO Xavier" w:date="2019-10-10T16:03:00Z"/>
                <w:rFonts w:ascii="Calibri" w:hAnsi="Calibri"/>
                <w:b w:val="0"/>
                <w:bCs w:val="0"/>
                <w:color w:val="FFFFFF"/>
                <w:sz w:val="16"/>
                <w:szCs w:val="16"/>
                <w:lang w:val="en-GB" w:eastAsia="en-GB"/>
              </w:rPr>
            </w:pPr>
            <w:ins w:id="3993" w:author="ONOPTCHENKO Xavier" w:date="2019-10-10T16:03:00Z">
              <w:r>
                <w:rPr>
                  <w:rFonts w:ascii="Calibri" w:hAnsi="Calibri"/>
                  <w:color w:val="FFFFFF"/>
                  <w:sz w:val="16"/>
                  <w:szCs w:val="16"/>
                  <w:lang w:val="en-GB" w:eastAsia="en-GB"/>
                </w:rPr>
                <w:t>Commentaires</w:t>
              </w:r>
            </w:ins>
          </w:p>
        </w:tc>
      </w:tr>
      <w:tr w:rsidR="004D6697" w:rsidRPr="00D65F21" w14:paraId="75A45E52" w14:textId="77777777" w:rsidTr="004D6697">
        <w:trPr>
          <w:cnfStyle w:val="000000100000" w:firstRow="0" w:lastRow="0" w:firstColumn="0" w:lastColumn="0" w:oddVBand="0" w:evenVBand="0" w:oddHBand="1" w:evenHBand="0" w:firstRowFirstColumn="0" w:firstRowLastColumn="0" w:lastRowFirstColumn="0" w:lastRowLastColumn="0"/>
          <w:trHeight w:val="300"/>
          <w:ins w:id="3994" w:author="ONOPTCHENKO Xavier" w:date="2019-10-10T16:03:00Z"/>
          <w:trPrChange w:id="3995" w:author="ONOPTCHENKO Xavier" w:date="2019-10-11T16:30:00Z">
            <w:trPr>
              <w:trHeight w:val="300"/>
            </w:trPr>
          </w:trPrChange>
        </w:trPr>
        <w:tc>
          <w:tcPr>
            <w:cnfStyle w:val="001000000000" w:firstRow="0" w:lastRow="0" w:firstColumn="1" w:lastColumn="0" w:oddVBand="0" w:evenVBand="0" w:oddHBand="0" w:evenHBand="0" w:firstRowFirstColumn="0" w:firstRowLastColumn="0" w:lastRowFirstColumn="0" w:lastRowLastColumn="0"/>
            <w:tcW w:w="1129" w:type="dxa"/>
            <w:noWrap/>
            <w:tcPrChange w:id="3996" w:author="ONOPTCHENKO Xavier" w:date="2019-10-11T16:30:00Z">
              <w:tcPr>
                <w:tcW w:w="1129" w:type="dxa"/>
                <w:noWrap/>
              </w:tcPr>
            </w:tcPrChange>
          </w:tcPr>
          <w:p w14:paraId="6FE008D4" w14:textId="77777777" w:rsidR="004D6697" w:rsidRPr="00FA7636" w:rsidRDefault="004D6697" w:rsidP="00D72D54">
            <w:pPr>
              <w:spacing w:before="0"/>
              <w:jc w:val="left"/>
              <w:cnfStyle w:val="001000100000" w:firstRow="0" w:lastRow="0" w:firstColumn="1" w:lastColumn="0" w:oddVBand="0" w:evenVBand="0" w:oddHBand="1" w:evenHBand="0" w:firstRowFirstColumn="0" w:firstRowLastColumn="0" w:lastRowFirstColumn="0" w:lastRowLastColumn="0"/>
              <w:rPr>
                <w:ins w:id="3997" w:author="ONOPTCHENKO Xavier" w:date="2019-10-10T16:03:00Z"/>
                <w:rFonts w:ascii="Calibri" w:hAnsi="Calibri"/>
                <w:color w:val="000000"/>
                <w:sz w:val="16"/>
                <w:szCs w:val="16"/>
                <w:lang w:eastAsia="en-GB"/>
              </w:rPr>
            </w:pPr>
            <w:ins w:id="3998" w:author="ONOPTCHENKO Xavier" w:date="2019-10-10T16:03:00Z">
              <w:r>
                <w:rPr>
                  <w:rFonts w:ascii="Calibri" w:hAnsi="Calibri"/>
                  <w:color w:val="000000"/>
                  <w:sz w:val="16"/>
                  <w:szCs w:val="16"/>
                  <w:lang w:eastAsia="en-GB"/>
                </w:rPr>
                <w:t>Nouveau #1</w:t>
              </w:r>
            </w:ins>
          </w:p>
        </w:tc>
        <w:tc>
          <w:tcPr>
            <w:tcW w:w="1428" w:type="dxa"/>
            <w:tcPrChange w:id="3999" w:author="ONOPTCHENKO Xavier" w:date="2019-10-11T16:30:00Z">
              <w:tcPr>
                <w:tcW w:w="2127" w:type="dxa"/>
              </w:tcPr>
            </w:tcPrChange>
          </w:tcPr>
          <w:p w14:paraId="0F85AA9E" w14:textId="27DBB66F" w:rsidR="004D6697" w:rsidRPr="0070192C" w:rsidRDefault="0070192C">
            <w:pPr>
              <w:spacing w:before="0"/>
              <w:jc w:val="center"/>
              <w:cnfStyle w:val="000000100000" w:firstRow="0" w:lastRow="0" w:firstColumn="0" w:lastColumn="0" w:oddVBand="0" w:evenVBand="0" w:oddHBand="1" w:evenHBand="0" w:firstRowFirstColumn="0" w:firstRowLastColumn="0" w:lastRowFirstColumn="0" w:lastRowLastColumn="0"/>
              <w:rPr>
                <w:ins w:id="4000" w:author="ONOPTCHENKO Xavier" w:date="2019-10-11T16:30:00Z"/>
                <w:rFonts w:ascii="Calibri" w:hAnsi="Calibri"/>
                <w:b/>
                <w:color w:val="000000"/>
                <w:sz w:val="16"/>
                <w:szCs w:val="16"/>
                <w:lang w:eastAsia="en-GB"/>
                <w:rPrChange w:id="4001" w:author="ONOPTCHENKO Xavier" w:date="2019-10-11T16:46:00Z">
                  <w:rPr>
                    <w:ins w:id="4002" w:author="ONOPTCHENKO Xavier" w:date="2019-10-11T16:30:00Z"/>
                    <w:rFonts w:ascii="Calibri" w:hAnsi="Calibri"/>
                    <w:color w:val="000000"/>
                    <w:sz w:val="16"/>
                    <w:szCs w:val="16"/>
                    <w:lang w:eastAsia="en-GB"/>
                  </w:rPr>
                </w:rPrChange>
              </w:rPr>
            </w:pPr>
            <w:ins w:id="4003" w:author="ONOPTCHENKO Xavier" w:date="2019-10-11T16:46:00Z">
              <w:r w:rsidRPr="0070192C">
                <w:rPr>
                  <w:rFonts w:ascii="Calibri" w:hAnsi="Calibri"/>
                  <w:b/>
                  <w:color w:val="000000"/>
                  <w:sz w:val="16"/>
                  <w:szCs w:val="16"/>
                  <w:lang w:eastAsia="en-GB"/>
                  <w:rPrChange w:id="4004" w:author="ONOPTCHENKO Xavier" w:date="2019-10-11T16:46:00Z">
                    <w:rPr>
                      <w:rFonts w:ascii="Calibri" w:hAnsi="Calibri"/>
                      <w:color w:val="000000"/>
                      <w:sz w:val="16"/>
                      <w:szCs w:val="16"/>
                      <w:lang w:eastAsia="en-GB"/>
                    </w:rPr>
                  </w:rPrChange>
                </w:rPr>
                <w:t>Nouveau</w:t>
              </w:r>
            </w:ins>
          </w:p>
        </w:tc>
        <w:tc>
          <w:tcPr>
            <w:tcW w:w="1782" w:type="dxa"/>
            <w:tcPrChange w:id="4005" w:author="ONOPTCHENKO Xavier" w:date="2019-10-11T16:30:00Z">
              <w:tcPr>
                <w:tcW w:w="2127" w:type="dxa"/>
              </w:tcPr>
            </w:tcPrChange>
          </w:tcPr>
          <w:p w14:paraId="00BFA821" w14:textId="4C19A96D" w:rsidR="004D6697" w:rsidRDefault="004D6697">
            <w:pPr>
              <w:spacing w:before="0"/>
              <w:jc w:val="center"/>
              <w:cnfStyle w:val="000000100000" w:firstRow="0" w:lastRow="0" w:firstColumn="0" w:lastColumn="0" w:oddVBand="0" w:evenVBand="0" w:oddHBand="1" w:evenHBand="0" w:firstRowFirstColumn="0" w:firstRowLastColumn="0" w:lastRowFirstColumn="0" w:lastRowLastColumn="0"/>
              <w:rPr>
                <w:ins w:id="4006" w:author="ONOPTCHENKO Xavier" w:date="2019-10-10T16:03:00Z"/>
                <w:rFonts w:ascii="Calibri" w:hAnsi="Calibri"/>
                <w:color w:val="000000"/>
                <w:sz w:val="16"/>
                <w:szCs w:val="16"/>
                <w:lang w:eastAsia="en-GB"/>
              </w:rPr>
            </w:pPr>
            <w:ins w:id="4007" w:author="ONOPTCHENKO Xavier" w:date="2019-10-10T16:03:00Z">
              <w:r>
                <w:rPr>
                  <w:rFonts w:ascii="Calibri" w:hAnsi="Calibri"/>
                  <w:color w:val="000000"/>
                  <w:sz w:val="16"/>
                  <w:szCs w:val="16"/>
                  <w:lang w:eastAsia="en-GB"/>
                </w:rPr>
                <w:t>ESB Administration et Suivi</w:t>
              </w:r>
            </w:ins>
          </w:p>
        </w:tc>
        <w:tc>
          <w:tcPr>
            <w:tcW w:w="1275" w:type="dxa"/>
            <w:noWrap/>
            <w:tcPrChange w:id="4008" w:author="ONOPTCHENKO Xavier" w:date="2019-10-11T16:30:00Z">
              <w:tcPr>
                <w:tcW w:w="1275" w:type="dxa"/>
                <w:noWrap/>
              </w:tcPr>
            </w:tcPrChange>
          </w:tcPr>
          <w:p w14:paraId="53A197E2" w14:textId="77777777" w:rsidR="004D6697" w:rsidRPr="00FA7636" w:rsidRDefault="004D6697" w:rsidP="00D72D54">
            <w:pPr>
              <w:spacing w:before="0"/>
              <w:jc w:val="center"/>
              <w:cnfStyle w:val="000000100000" w:firstRow="0" w:lastRow="0" w:firstColumn="0" w:lastColumn="0" w:oddVBand="0" w:evenVBand="0" w:oddHBand="1" w:evenHBand="0" w:firstRowFirstColumn="0" w:firstRowLastColumn="0" w:lastRowFirstColumn="0" w:lastRowLastColumn="0"/>
              <w:rPr>
                <w:ins w:id="4009" w:author="ONOPTCHENKO Xavier" w:date="2019-10-10T16:03:00Z"/>
                <w:rFonts w:ascii="Calibri" w:hAnsi="Calibri"/>
                <w:color w:val="000000"/>
                <w:sz w:val="16"/>
                <w:szCs w:val="16"/>
                <w:lang w:eastAsia="en-GB"/>
              </w:rPr>
            </w:pPr>
            <w:ins w:id="4010" w:author="ONOPTCHENKO Xavier" w:date="2019-10-10T16:03:00Z">
              <w:r>
                <w:rPr>
                  <w:rFonts w:ascii="Calibri" w:hAnsi="Calibri"/>
                  <w:color w:val="000000"/>
                  <w:sz w:val="16"/>
                  <w:szCs w:val="16"/>
                  <w:lang w:eastAsia="en-GB"/>
                </w:rPr>
                <w:t>Production</w:t>
              </w:r>
            </w:ins>
          </w:p>
        </w:tc>
        <w:tc>
          <w:tcPr>
            <w:tcW w:w="850" w:type="dxa"/>
            <w:noWrap/>
            <w:tcPrChange w:id="4011" w:author="ONOPTCHENKO Xavier" w:date="2019-10-11T16:30:00Z">
              <w:tcPr>
                <w:tcW w:w="850" w:type="dxa"/>
                <w:noWrap/>
              </w:tcPr>
            </w:tcPrChange>
          </w:tcPr>
          <w:p w14:paraId="794CA525" w14:textId="77777777" w:rsidR="004D6697" w:rsidRPr="00FA7636" w:rsidRDefault="004D6697" w:rsidP="00D72D54">
            <w:pPr>
              <w:spacing w:before="0"/>
              <w:jc w:val="center"/>
              <w:cnfStyle w:val="000000100000" w:firstRow="0" w:lastRow="0" w:firstColumn="0" w:lastColumn="0" w:oddVBand="0" w:evenVBand="0" w:oddHBand="1" w:evenHBand="0" w:firstRowFirstColumn="0" w:firstRowLastColumn="0" w:lastRowFirstColumn="0" w:lastRowLastColumn="0"/>
              <w:rPr>
                <w:ins w:id="4012" w:author="ONOPTCHENKO Xavier" w:date="2019-10-10T16:03:00Z"/>
                <w:rFonts w:ascii="Calibri" w:hAnsi="Calibri"/>
                <w:color w:val="000000"/>
                <w:sz w:val="16"/>
                <w:szCs w:val="16"/>
                <w:lang w:eastAsia="en-GB"/>
              </w:rPr>
            </w:pPr>
            <w:ins w:id="4013" w:author="ONOPTCHENKO Xavier" w:date="2019-10-10T16:03:00Z">
              <w:r>
                <w:rPr>
                  <w:rFonts w:ascii="Calibri" w:hAnsi="Calibri"/>
                  <w:color w:val="000000"/>
                  <w:sz w:val="16"/>
                  <w:szCs w:val="16"/>
                  <w:lang w:eastAsia="en-GB"/>
                </w:rPr>
                <w:t>P/A</w:t>
              </w:r>
            </w:ins>
          </w:p>
        </w:tc>
        <w:tc>
          <w:tcPr>
            <w:tcW w:w="851" w:type="dxa"/>
            <w:noWrap/>
            <w:tcPrChange w:id="4014" w:author="ONOPTCHENKO Xavier" w:date="2019-10-11T16:30:00Z">
              <w:tcPr>
                <w:tcW w:w="851" w:type="dxa"/>
                <w:noWrap/>
              </w:tcPr>
            </w:tcPrChange>
          </w:tcPr>
          <w:p w14:paraId="0C688544" w14:textId="4F36722C" w:rsidR="004D6697" w:rsidRPr="00FA7636" w:rsidRDefault="004D6697" w:rsidP="00D72D54">
            <w:pPr>
              <w:spacing w:before="0"/>
              <w:jc w:val="center"/>
              <w:cnfStyle w:val="000000100000" w:firstRow="0" w:lastRow="0" w:firstColumn="0" w:lastColumn="0" w:oddVBand="0" w:evenVBand="0" w:oddHBand="1" w:evenHBand="0" w:firstRowFirstColumn="0" w:firstRowLastColumn="0" w:lastRowFirstColumn="0" w:lastRowLastColumn="0"/>
              <w:rPr>
                <w:ins w:id="4015" w:author="ONOPTCHENKO Xavier" w:date="2019-10-10T16:03:00Z"/>
                <w:rFonts w:ascii="Calibri" w:hAnsi="Calibri"/>
                <w:color w:val="000000"/>
                <w:sz w:val="16"/>
                <w:szCs w:val="16"/>
                <w:lang w:eastAsia="en-GB"/>
              </w:rPr>
            </w:pPr>
            <w:ins w:id="4016" w:author="ONOPTCHENKO Xavier" w:date="2019-10-10T16:03:00Z">
              <w:r>
                <w:rPr>
                  <w:rFonts w:ascii="Calibri" w:hAnsi="Calibri"/>
                  <w:color w:val="000000"/>
                  <w:sz w:val="16"/>
                  <w:szCs w:val="16"/>
                  <w:lang w:eastAsia="en-GB"/>
                </w:rPr>
                <w:t>Windows 2016</w:t>
              </w:r>
            </w:ins>
          </w:p>
        </w:tc>
        <w:tc>
          <w:tcPr>
            <w:tcW w:w="567" w:type="dxa"/>
            <w:noWrap/>
            <w:tcPrChange w:id="4017" w:author="ONOPTCHENKO Xavier" w:date="2019-10-11T16:30:00Z">
              <w:tcPr>
                <w:tcW w:w="567" w:type="dxa"/>
                <w:noWrap/>
              </w:tcPr>
            </w:tcPrChange>
          </w:tcPr>
          <w:p w14:paraId="20CD28E5" w14:textId="77777777" w:rsidR="004D6697" w:rsidRPr="00FA7636" w:rsidRDefault="004D6697" w:rsidP="00D72D54">
            <w:pPr>
              <w:spacing w:before="0"/>
              <w:jc w:val="center"/>
              <w:cnfStyle w:val="000000100000" w:firstRow="0" w:lastRow="0" w:firstColumn="0" w:lastColumn="0" w:oddVBand="0" w:evenVBand="0" w:oddHBand="1" w:evenHBand="0" w:firstRowFirstColumn="0" w:firstRowLastColumn="0" w:lastRowFirstColumn="0" w:lastRowLastColumn="0"/>
              <w:rPr>
                <w:ins w:id="4018" w:author="ONOPTCHENKO Xavier" w:date="2019-10-10T16:03:00Z"/>
                <w:rFonts w:ascii="Calibri" w:hAnsi="Calibri"/>
                <w:color w:val="000000"/>
                <w:sz w:val="16"/>
                <w:szCs w:val="16"/>
                <w:lang w:eastAsia="en-GB"/>
              </w:rPr>
            </w:pPr>
            <w:ins w:id="4019" w:author="ONOPTCHENKO Xavier" w:date="2019-10-10T16:03:00Z">
              <w:r>
                <w:rPr>
                  <w:rFonts w:ascii="Calibri" w:hAnsi="Calibri"/>
                  <w:color w:val="000000"/>
                  <w:sz w:val="16"/>
                  <w:szCs w:val="16"/>
                  <w:lang w:eastAsia="en-GB"/>
                </w:rPr>
                <w:t>A</w:t>
              </w:r>
            </w:ins>
          </w:p>
        </w:tc>
        <w:tc>
          <w:tcPr>
            <w:tcW w:w="481" w:type="dxa"/>
            <w:noWrap/>
            <w:tcPrChange w:id="4020" w:author="ONOPTCHENKO Xavier" w:date="2019-10-11T16:30:00Z">
              <w:tcPr>
                <w:tcW w:w="481" w:type="dxa"/>
                <w:noWrap/>
              </w:tcPr>
            </w:tcPrChange>
          </w:tcPr>
          <w:p w14:paraId="79A68C97" w14:textId="4212CACA" w:rsidR="004D6697" w:rsidRPr="00FA7636" w:rsidRDefault="004D6697" w:rsidP="00D72D54">
            <w:pPr>
              <w:spacing w:before="0"/>
              <w:jc w:val="right"/>
              <w:cnfStyle w:val="000000100000" w:firstRow="0" w:lastRow="0" w:firstColumn="0" w:lastColumn="0" w:oddVBand="0" w:evenVBand="0" w:oddHBand="1" w:evenHBand="0" w:firstRowFirstColumn="0" w:firstRowLastColumn="0" w:lastRowFirstColumn="0" w:lastRowLastColumn="0"/>
              <w:rPr>
                <w:ins w:id="4021" w:author="ONOPTCHENKO Xavier" w:date="2019-10-10T16:03:00Z"/>
                <w:rFonts w:ascii="Calibri" w:hAnsi="Calibri"/>
                <w:color w:val="000000"/>
                <w:sz w:val="16"/>
                <w:szCs w:val="16"/>
                <w:lang w:eastAsia="en-GB"/>
              </w:rPr>
            </w:pPr>
            <w:ins w:id="4022" w:author="ONOPTCHENKO Xavier" w:date="2019-10-10T16:04:00Z">
              <w:r>
                <w:rPr>
                  <w:rFonts w:ascii="Calibri" w:hAnsi="Calibri"/>
                  <w:color w:val="000000"/>
                  <w:sz w:val="16"/>
                  <w:szCs w:val="16"/>
                  <w:lang w:eastAsia="en-GB"/>
                </w:rPr>
                <w:t>4</w:t>
              </w:r>
            </w:ins>
          </w:p>
        </w:tc>
        <w:tc>
          <w:tcPr>
            <w:tcW w:w="653" w:type="dxa"/>
            <w:noWrap/>
            <w:tcPrChange w:id="4023" w:author="ONOPTCHENKO Xavier" w:date="2019-10-11T16:30:00Z">
              <w:tcPr>
                <w:tcW w:w="653" w:type="dxa"/>
                <w:noWrap/>
              </w:tcPr>
            </w:tcPrChange>
          </w:tcPr>
          <w:p w14:paraId="056C6DED" w14:textId="3DA0D43A" w:rsidR="004D6697" w:rsidRPr="00FA7636" w:rsidRDefault="005D5C6E" w:rsidP="00D72D54">
            <w:pPr>
              <w:spacing w:before="0"/>
              <w:jc w:val="right"/>
              <w:cnfStyle w:val="000000100000" w:firstRow="0" w:lastRow="0" w:firstColumn="0" w:lastColumn="0" w:oddVBand="0" w:evenVBand="0" w:oddHBand="1" w:evenHBand="0" w:firstRowFirstColumn="0" w:firstRowLastColumn="0" w:lastRowFirstColumn="0" w:lastRowLastColumn="0"/>
              <w:rPr>
                <w:ins w:id="4024" w:author="ONOPTCHENKO Xavier" w:date="2019-10-10T16:03:00Z"/>
                <w:rFonts w:ascii="Calibri" w:hAnsi="Calibri"/>
                <w:color w:val="000000"/>
                <w:sz w:val="16"/>
                <w:szCs w:val="16"/>
                <w:lang w:eastAsia="en-GB"/>
              </w:rPr>
            </w:pPr>
            <w:ins w:id="4025" w:author="ONOPTCHENKO Xavier" w:date="2019-10-21T14:52:00Z">
              <w:r>
                <w:rPr>
                  <w:rFonts w:ascii="Calibri" w:hAnsi="Calibri"/>
                  <w:color w:val="000000"/>
                  <w:sz w:val="16"/>
                  <w:szCs w:val="16"/>
                  <w:lang w:eastAsia="en-GB"/>
                </w:rPr>
                <w:t>32</w:t>
              </w:r>
            </w:ins>
            <w:ins w:id="4026" w:author="ONOPTCHENKO Xavier" w:date="2019-10-10T16:03:00Z">
              <w:r w:rsidR="004D6697">
                <w:rPr>
                  <w:rFonts w:ascii="Calibri" w:hAnsi="Calibri"/>
                  <w:color w:val="000000"/>
                  <w:sz w:val="16"/>
                  <w:szCs w:val="16"/>
                  <w:lang w:eastAsia="en-GB"/>
                </w:rPr>
                <w:t xml:space="preserve"> Go</w:t>
              </w:r>
            </w:ins>
          </w:p>
        </w:tc>
        <w:tc>
          <w:tcPr>
            <w:tcW w:w="663" w:type="dxa"/>
            <w:noWrap/>
            <w:tcPrChange w:id="4027" w:author="ONOPTCHENKO Xavier" w:date="2019-10-11T16:30:00Z">
              <w:tcPr>
                <w:tcW w:w="663" w:type="dxa"/>
                <w:noWrap/>
              </w:tcPr>
            </w:tcPrChange>
          </w:tcPr>
          <w:p w14:paraId="2BC1D452" w14:textId="77777777" w:rsidR="004D6697" w:rsidRPr="00FA7636" w:rsidRDefault="004D6697" w:rsidP="00D72D54">
            <w:pPr>
              <w:spacing w:before="0"/>
              <w:jc w:val="center"/>
              <w:cnfStyle w:val="000000100000" w:firstRow="0" w:lastRow="0" w:firstColumn="0" w:lastColumn="0" w:oddVBand="0" w:evenVBand="0" w:oddHBand="1" w:evenHBand="0" w:firstRowFirstColumn="0" w:firstRowLastColumn="0" w:lastRowFirstColumn="0" w:lastRowLastColumn="0"/>
              <w:rPr>
                <w:ins w:id="4028" w:author="ONOPTCHENKO Xavier" w:date="2019-10-10T16:03:00Z"/>
                <w:rFonts w:ascii="Calibri" w:hAnsi="Calibri"/>
                <w:color w:val="000000"/>
                <w:sz w:val="16"/>
                <w:szCs w:val="16"/>
                <w:lang w:eastAsia="en-GB"/>
              </w:rPr>
            </w:pPr>
            <w:ins w:id="4029" w:author="ONOPTCHENKO Xavier" w:date="2019-10-10T16:03:00Z">
              <w:r>
                <w:rPr>
                  <w:rFonts w:ascii="Calibri" w:hAnsi="Calibri"/>
                  <w:color w:val="000000"/>
                  <w:sz w:val="16"/>
                  <w:szCs w:val="16"/>
                  <w:lang w:eastAsia="en-GB"/>
                </w:rPr>
                <w:t>L1-RW</w:t>
              </w:r>
            </w:ins>
          </w:p>
        </w:tc>
        <w:tc>
          <w:tcPr>
            <w:tcW w:w="1322" w:type="dxa"/>
            <w:noWrap/>
            <w:tcPrChange w:id="4030" w:author="ONOPTCHENKO Xavier" w:date="2019-10-11T16:30:00Z">
              <w:tcPr>
                <w:tcW w:w="1322" w:type="dxa"/>
                <w:noWrap/>
              </w:tcPr>
            </w:tcPrChange>
          </w:tcPr>
          <w:p w14:paraId="0DF9D09D" w14:textId="2560C29F" w:rsidR="004D6697" w:rsidRPr="009D0E3B" w:rsidRDefault="004D6697" w:rsidP="00D72D54">
            <w:pPr>
              <w:spacing w:before="0"/>
              <w:jc w:val="left"/>
              <w:cnfStyle w:val="000000100000" w:firstRow="0" w:lastRow="0" w:firstColumn="0" w:lastColumn="0" w:oddVBand="0" w:evenVBand="0" w:oddHBand="1" w:evenHBand="0" w:firstRowFirstColumn="0" w:firstRowLastColumn="0" w:lastRowFirstColumn="0" w:lastRowLastColumn="0"/>
              <w:rPr>
                <w:ins w:id="4031" w:author="ONOPTCHENKO Xavier" w:date="2019-10-10T16:03:00Z"/>
                <w:rFonts w:ascii="Calibri" w:hAnsi="Calibri"/>
                <w:color w:val="000000"/>
                <w:sz w:val="16"/>
                <w:szCs w:val="16"/>
                <w:lang w:eastAsia="en-GB"/>
              </w:rPr>
            </w:pPr>
            <w:ins w:id="4032" w:author="ONOPTCHENKO Xavier" w:date="2019-10-10T16:04:00Z">
              <w:r>
                <w:rPr>
                  <w:rFonts w:ascii="Calibri" w:hAnsi="Calibri"/>
                  <w:color w:val="000000"/>
                  <w:sz w:val="16"/>
                  <w:szCs w:val="16"/>
                  <w:lang w:eastAsia="en-GB"/>
                </w:rPr>
                <w:t>IIS 10.0</w:t>
              </w:r>
            </w:ins>
          </w:p>
        </w:tc>
        <w:tc>
          <w:tcPr>
            <w:tcW w:w="1134" w:type="dxa"/>
            <w:noWrap/>
            <w:tcPrChange w:id="4033" w:author="ONOPTCHENKO Xavier" w:date="2019-10-11T16:30:00Z">
              <w:tcPr>
                <w:tcW w:w="1134" w:type="dxa"/>
                <w:noWrap/>
              </w:tcPr>
            </w:tcPrChange>
          </w:tcPr>
          <w:p w14:paraId="43C4CC29" w14:textId="4A6841A4" w:rsidR="004D6697" w:rsidRPr="00FA7636" w:rsidRDefault="004D6697">
            <w:pPr>
              <w:spacing w:before="0"/>
              <w:jc w:val="right"/>
              <w:cnfStyle w:val="000000100000" w:firstRow="0" w:lastRow="0" w:firstColumn="0" w:lastColumn="0" w:oddVBand="0" w:evenVBand="0" w:oddHBand="1" w:evenHBand="0" w:firstRowFirstColumn="0" w:firstRowLastColumn="0" w:lastRowFirstColumn="0" w:lastRowLastColumn="0"/>
              <w:rPr>
                <w:ins w:id="4034" w:author="ONOPTCHENKO Xavier" w:date="2019-10-10T16:03:00Z"/>
                <w:rFonts w:ascii="Calibri" w:hAnsi="Calibri"/>
                <w:color w:val="000000"/>
                <w:sz w:val="16"/>
                <w:szCs w:val="16"/>
                <w:lang w:eastAsia="en-GB"/>
              </w:rPr>
            </w:pPr>
            <w:ins w:id="4035" w:author="ONOPTCHENKO Xavier" w:date="2019-10-10T16:03:00Z">
              <w:r>
                <w:rPr>
                  <w:rFonts w:ascii="Calibri" w:hAnsi="Calibri"/>
                  <w:color w:val="000000"/>
                  <w:sz w:val="16"/>
                  <w:szCs w:val="16"/>
                  <w:lang w:eastAsia="en-GB"/>
                </w:rPr>
                <w:t xml:space="preserve">SAN : </w:t>
              </w:r>
            </w:ins>
            <w:ins w:id="4036" w:author="ONOPTCHENKO Xavier" w:date="2019-10-14T13:43:00Z">
              <w:r w:rsidR="00CF207F">
                <w:rPr>
                  <w:rFonts w:ascii="Calibri" w:hAnsi="Calibri"/>
                  <w:color w:val="000000"/>
                  <w:sz w:val="16"/>
                  <w:szCs w:val="16"/>
                  <w:lang w:eastAsia="en-GB"/>
                </w:rPr>
                <w:t>10</w:t>
              </w:r>
            </w:ins>
            <w:ins w:id="4037" w:author="ONOPTCHENKO Xavier" w:date="2019-10-10T16:03:00Z">
              <w:r>
                <w:rPr>
                  <w:rFonts w:ascii="Calibri" w:hAnsi="Calibri"/>
                  <w:color w:val="000000"/>
                  <w:sz w:val="16"/>
                  <w:szCs w:val="16"/>
                  <w:lang w:eastAsia="en-GB"/>
                </w:rPr>
                <w:t>0 Go</w:t>
              </w:r>
            </w:ins>
          </w:p>
        </w:tc>
        <w:tc>
          <w:tcPr>
            <w:tcW w:w="1859" w:type="dxa"/>
            <w:tcPrChange w:id="4038" w:author="ONOPTCHENKO Xavier" w:date="2019-10-11T16:30:00Z">
              <w:tcPr>
                <w:tcW w:w="2247" w:type="dxa"/>
              </w:tcPr>
            </w:tcPrChange>
          </w:tcPr>
          <w:p w14:paraId="6FD9126A" w14:textId="32D750CC" w:rsidR="004D6697" w:rsidRPr="00FA7636" w:rsidRDefault="004D6697" w:rsidP="00D72D54">
            <w:pPr>
              <w:spacing w:before="0"/>
              <w:jc w:val="left"/>
              <w:cnfStyle w:val="000000100000" w:firstRow="0" w:lastRow="0" w:firstColumn="0" w:lastColumn="0" w:oddVBand="0" w:evenVBand="0" w:oddHBand="1" w:evenHBand="0" w:firstRowFirstColumn="0" w:firstRowLastColumn="0" w:lastRowFirstColumn="0" w:lastRowLastColumn="0"/>
              <w:rPr>
                <w:ins w:id="4039" w:author="ONOPTCHENKO Xavier" w:date="2019-10-10T16:03:00Z"/>
                <w:rFonts w:ascii="Calibri" w:hAnsi="Calibri"/>
                <w:color w:val="000000"/>
                <w:sz w:val="16"/>
                <w:szCs w:val="16"/>
                <w:lang w:eastAsia="en-GB"/>
              </w:rPr>
            </w:pPr>
            <w:ins w:id="4040" w:author="ONOPTCHENKO Xavier" w:date="2019-10-10T16:04:00Z">
              <w:r>
                <w:rPr>
                  <w:rFonts w:ascii="Calibri" w:hAnsi="Calibri"/>
                  <w:color w:val="000000"/>
                  <w:sz w:val="16"/>
                  <w:szCs w:val="16"/>
                  <w:lang w:eastAsia="en-GB"/>
                </w:rPr>
                <w:t>Spotfire</w:t>
              </w:r>
            </w:ins>
          </w:p>
        </w:tc>
      </w:tr>
      <w:tr w:rsidR="004D6697" w:rsidRPr="00D65F21" w14:paraId="4C3C5BEA" w14:textId="77777777" w:rsidTr="004D6697">
        <w:trPr>
          <w:trHeight w:val="300"/>
          <w:ins w:id="4041" w:author="ONOPTCHENKO Xavier" w:date="2019-10-10T16:03:00Z"/>
          <w:trPrChange w:id="4042" w:author="ONOPTCHENKO Xavier" w:date="2019-10-11T16:30:00Z">
            <w:trPr>
              <w:trHeight w:val="300"/>
            </w:trPr>
          </w:trPrChange>
        </w:trPr>
        <w:tc>
          <w:tcPr>
            <w:cnfStyle w:val="001000000000" w:firstRow="0" w:lastRow="0" w:firstColumn="1" w:lastColumn="0" w:oddVBand="0" w:evenVBand="0" w:oddHBand="0" w:evenHBand="0" w:firstRowFirstColumn="0" w:firstRowLastColumn="0" w:lastRowFirstColumn="0" w:lastRowLastColumn="0"/>
            <w:tcW w:w="1129" w:type="dxa"/>
            <w:noWrap/>
            <w:tcPrChange w:id="4043" w:author="ONOPTCHENKO Xavier" w:date="2019-10-11T16:30:00Z">
              <w:tcPr>
                <w:tcW w:w="1129" w:type="dxa"/>
                <w:noWrap/>
              </w:tcPr>
            </w:tcPrChange>
          </w:tcPr>
          <w:p w14:paraId="3DC36CB2" w14:textId="77777777" w:rsidR="004D6697" w:rsidRPr="00FA7636" w:rsidRDefault="004D6697" w:rsidP="00D72D54">
            <w:pPr>
              <w:spacing w:before="0"/>
              <w:jc w:val="left"/>
              <w:rPr>
                <w:ins w:id="4044" w:author="ONOPTCHENKO Xavier" w:date="2019-10-10T16:03:00Z"/>
                <w:rFonts w:ascii="Calibri" w:hAnsi="Calibri"/>
                <w:color w:val="000000"/>
                <w:sz w:val="16"/>
                <w:szCs w:val="16"/>
                <w:lang w:eastAsia="en-GB"/>
              </w:rPr>
            </w:pPr>
            <w:ins w:id="4045" w:author="ONOPTCHENKO Xavier" w:date="2019-10-10T16:03:00Z">
              <w:r>
                <w:rPr>
                  <w:rFonts w:ascii="Calibri" w:hAnsi="Calibri"/>
                  <w:color w:val="000000"/>
                  <w:sz w:val="16"/>
                  <w:szCs w:val="16"/>
                  <w:lang w:eastAsia="en-GB"/>
                </w:rPr>
                <w:t>Nouveau #2</w:t>
              </w:r>
            </w:ins>
          </w:p>
        </w:tc>
        <w:tc>
          <w:tcPr>
            <w:tcW w:w="1428" w:type="dxa"/>
            <w:tcPrChange w:id="4046" w:author="ONOPTCHENKO Xavier" w:date="2019-10-11T16:30:00Z">
              <w:tcPr>
                <w:tcW w:w="2127" w:type="dxa"/>
              </w:tcPr>
            </w:tcPrChange>
          </w:tcPr>
          <w:p w14:paraId="15473873" w14:textId="4CBB4B64" w:rsidR="004D6697" w:rsidRPr="0070192C" w:rsidRDefault="0070192C" w:rsidP="00D72D54">
            <w:pPr>
              <w:spacing w:before="0"/>
              <w:jc w:val="center"/>
              <w:cnfStyle w:val="000000000000" w:firstRow="0" w:lastRow="0" w:firstColumn="0" w:lastColumn="0" w:oddVBand="0" w:evenVBand="0" w:oddHBand="0" w:evenHBand="0" w:firstRowFirstColumn="0" w:firstRowLastColumn="0" w:lastRowFirstColumn="0" w:lastRowLastColumn="0"/>
              <w:rPr>
                <w:ins w:id="4047" w:author="ONOPTCHENKO Xavier" w:date="2019-10-11T16:30:00Z"/>
                <w:rFonts w:ascii="Calibri" w:hAnsi="Calibri"/>
                <w:color w:val="000000"/>
                <w:sz w:val="16"/>
                <w:szCs w:val="16"/>
                <w:lang w:eastAsia="en-GB"/>
              </w:rPr>
            </w:pPr>
            <w:ins w:id="4048" w:author="ONOPTCHENKO Xavier" w:date="2019-10-11T16:46:00Z">
              <w:r w:rsidRPr="0070192C">
                <w:rPr>
                  <w:rFonts w:ascii="Calibri" w:hAnsi="Calibri"/>
                  <w:color w:val="000000"/>
                  <w:sz w:val="16"/>
                  <w:szCs w:val="16"/>
                  <w:lang w:eastAsia="en-GB"/>
                  <w:rPrChange w:id="4049" w:author="ONOPTCHENKO Xavier" w:date="2019-10-11T16:46:00Z">
                    <w:rPr>
                      <w:rFonts w:ascii="Calibri" w:hAnsi="Calibri"/>
                      <w:b/>
                      <w:color w:val="000000"/>
                      <w:sz w:val="16"/>
                      <w:szCs w:val="16"/>
                      <w:lang w:eastAsia="en-GB"/>
                    </w:rPr>
                  </w:rPrChange>
                </w:rPr>
                <w:t>A</w:t>
              </w:r>
              <w:r>
                <w:rPr>
                  <w:rFonts w:ascii="Calibri" w:hAnsi="Calibri"/>
                  <w:color w:val="000000"/>
                  <w:sz w:val="16"/>
                  <w:szCs w:val="16"/>
                  <w:lang w:eastAsia="en-GB"/>
                </w:rPr>
                <w:t>P10792</w:t>
              </w:r>
            </w:ins>
          </w:p>
        </w:tc>
        <w:tc>
          <w:tcPr>
            <w:tcW w:w="1782" w:type="dxa"/>
            <w:tcPrChange w:id="4050" w:author="ONOPTCHENKO Xavier" w:date="2019-10-11T16:30:00Z">
              <w:tcPr>
                <w:tcW w:w="2127" w:type="dxa"/>
              </w:tcPr>
            </w:tcPrChange>
          </w:tcPr>
          <w:p w14:paraId="0D2DBAB7" w14:textId="6F7EFB94" w:rsidR="004D6697" w:rsidRDefault="0070192C">
            <w:pPr>
              <w:spacing w:before="0"/>
              <w:jc w:val="center"/>
              <w:cnfStyle w:val="000000000000" w:firstRow="0" w:lastRow="0" w:firstColumn="0" w:lastColumn="0" w:oddVBand="0" w:evenVBand="0" w:oddHBand="0" w:evenHBand="0" w:firstRowFirstColumn="0" w:firstRowLastColumn="0" w:lastRowFirstColumn="0" w:lastRowLastColumn="0"/>
              <w:rPr>
                <w:ins w:id="4051" w:author="ONOPTCHENKO Xavier" w:date="2019-10-10T16:03:00Z"/>
                <w:rFonts w:ascii="Calibri" w:hAnsi="Calibri"/>
                <w:color w:val="000000"/>
                <w:sz w:val="16"/>
                <w:szCs w:val="16"/>
                <w:lang w:eastAsia="en-GB"/>
              </w:rPr>
            </w:pPr>
            <w:ins w:id="4052" w:author="ONOPTCHENKO Xavier" w:date="2019-10-10T16:04:00Z">
              <w:r>
                <w:rPr>
                  <w:rFonts w:ascii="Calibri" w:hAnsi="Calibri"/>
                  <w:color w:val="000000"/>
                  <w:sz w:val="16"/>
                  <w:szCs w:val="16"/>
                  <w:lang w:eastAsia="en-GB"/>
                </w:rPr>
                <w:t>ESB</w:t>
              </w:r>
            </w:ins>
          </w:p>
        </w:tc>
        <w:tc>
          <w:tcPr>
            <w:tcW w:w="1275" w:type="dxa"/>
            <w:noWrap/>
            <w:tcPrChange w:id="4053" w:author="ONOPTCHENKO Xavier" w:date="2019-10-11T16:30:00Z">
              <w:tcPr>
                <w:tcW w:w="1275" w:type="dxa"/>
                <w:noWrap/>
              </w:tcPr>
            </w:tcPrChange>
          </w:tcPr>
          <w:p w14:paraId="2E60ADFD" w14:textId="77777777" w:rsidR="004D6697" w:rsidRPr="00FA7636" w:rsidRDefault="004D6697" w:rsidP="00D72D54">
            <w:pPr>
              <w:spacing w:before="0"/>
              <w:jc w:val="center"/>
              <w:cnfStyle w:val="000000000000" w:firstRow="0" w:lastRow="0" w:firstColumn="0" w:lastColumn="0" w:oddVBand="0" w:evenVBand="0" w:oddHBand="0" w:evenHBand="0" w:firstRowFirstColumn="0" w:firstRowLastColumn="0" w:lastRowFirstColumn="0" w:lastRowLastColumn="0"/>
              <w:rPr>
                <w:ins w:id="4054" w:author="ONOPTCHENKO Xavier" w:date="2019-10-10T16:03:00Z"/>
                <w:rFonts w:ascii="Calibri" w:hAnsi="Calibri"/>
                <w:color w:val="000000"/>
                <w:sz w:val="16"/>
                <w:szCs w:val="16"/>
                <w:lang w:eastAsia="en-GB"/>
              </w:rPr>
            </w:pPr>
            <w:ins w:id="4055" w:author="ONOPTCHENKO Xavier" w:date="2019-10-10T16:03:00Z">
              <w:r>
                <w:rPr>
                  <w:rFonts w:ascii="Calibri" w:hAnsi="Calibri"/>
                  <w:color w:val="000000"/>
                  <w:sz w:val="16"/>
                  <w:szCs w:val="16"/>
                  <w:lang w:eastAsia="en-GB"/>
                </w:rPr>
                <w:t>Production</w:t>
              </w:r>
            </w:ins>
          </w:p>
        </w:tc>
        <w:tc>
          <w:tcPr>
            <w:tcW w:w="850" w:type="dxa"/>
            <w:noWrap/>
            <w:tcPrChange w:id="4056" w:author="ONOPTCHENKO Xavier" w:date="2019-10-11T16:30:00Z">
              <w:tcPr>
                <w:tcW w:w="850" w:type="dxa"/>
                <w:noWrap/>
              </w:tcPr>
            </w:tcPrChange>
          </w:tcPr>
          <w:p w14:paraId="4DFF7C88" w14:textId="05A0CB4A" w:rsidR="004D6697" w:rsidRPr="00FA7636" w:rsidRDefault="004D6697" w:rsidP="00D72D54">
            <w:pPr>
              <w:spacing w:before="0"/>
              <w:jc w:val="center"/>
              <w:cnfStyle w:val="000000000000" w:firstRow="0" w:lastRow="0" w:firstColumn="0" w:lastColumn="0" w:oddVBand="0" w:evenVBand="0" w:oddHBand="0" w:evenHBand="0" w:firstRowFirstColumn="0" w:firstRowLastColumn="0" w:lastRowFirstColumn="0" w:lastRowLastColumn="0"/>
              <w:rPr>
                <w:ins w:id="4057" w:author="ONOPTCHENKO Xavier" w:date="2019-10-10T16:03:00Z"/>
                <w:rFonts w:ascii="Calibri" w:hAnsi="Calibri"/>
                <w:color w:val="000000"/>
                <w:sz w:val="16"/>
                <w:szCs w:val="16"/>
                <w:lang w:eastAsia="en-GB"/>
              </w:rPr>
            </w:pPr>
            <w:ins w:id="4058" w:author="ONOPTCHENKO Xavier" w:date="2019-10-10T16:04:00Z">
              <w:r>
                <w:rPr>
                  <w:rFonts w:ascii="Calibri" w:hAnsi="Calibri"/>
                  <w:color w:val="000000"/>
                  <w:sz w:val="16"/>
                  <w:szCs w:val="16"/>
                  <w:lang w:eastAsia="en-GB"/>
                </w:rPr>
                <w:t>D</w:t>
              </w:r>
            </w:ins>
          </w:p>
        </w:tc>
        <w:tc>
          <w:tcPr>
            <w:tcW w:w="851" w:type="dxa"/>
            <w:noWrap/>
            <w:tcPrChange w:id="4059" w:author="ONOPTCHENKO Xavier" w:date="2019-10-11T16:30:00Z">
              <w:tcPr>
                <w:tcW w:w="851" w:type="dxa"/>
                <w:noWrap/>
              </w:tcPr>
            </w:tcPrChange>
          </w:tcPr>
          <w:p w14:paraId="5D593B08" w14:textId="77777777" w:rsidR="004D6697" w:rsidRPr="00FA7636" w:rsidRDefault="004D6697" w:rsidP="00D72D54">
            <w:pPr>
              <w:spacing w:before="0"/>
              <w:jc w:val="center"/>
              <w:cnfStyle w:val="000000000000" w:firstRow="0" w:lastRow="0" w:firstColumn="0" w:lastColumn="0" w:oddVBand="0" w:evenVBand="0" w:oddHBand="0" w:evenHBand="0" w:firstRowFirstColumn="0" w:firstRowLastColumn="0" w:lastRowFirstColumn="0" w:lastRowLastColumn="0"/>
              <w:rPr>
                <w:ins w:id="4060" w:author="ONOPTCHENKO Xavier" w:date="2019-10-10T16:03:00Z"/>
                <w:rFonts w:ascii="Calibri" w:hAnsi="Calibri"/>
                <w:color w:val="000000"/>
                <w:sz w:val="16"/>
                <w:szCs w:val="16"/>
                <w:lang w:eastAsia="en-GB"/>
              </w:rPr>
            </w:pPr>
            <w:ins w:id="4061" w:author="ONOPTCHENKO Xavier" w:date="2019-10-10T16:03:00Z">
              <w:r>
                <w:rPr>
                  <w:rFonts w:ascii="Calibri" w:hAnsi="Calibri"/>
                  <w:color w:val="000000"/>
                  <w:sz w:val="16"/>
                  <w:szCs w:val="16"/>
                  <w:lang w:eastAsia="en-GB"/>
                </w:rPr>
                <w:t>RHEL 7.6</w:t>
              </w:r>
            </w:ins>
          </w:p>
        </w:tc>
        <w:tc>
          <w:tcPr>
            <w:tcW w:w="567" w:type="dxa"/>
            <w:noWrap/>
            <w:tcPrChange w:id="4062" w:author="ONOPTCHENKO Xavier" w:date="2019-10-11T16:30:00Z">
              <w:tcPr>
                <w:tcW w:w="567" w:type="dxa"/>
                <w:noWrap/>
              </w:tcPr>
            </w:tcPrChange>
          </w:tcPr>
          <w:p w14:paraId="433A82A4" w14:textId="7D666596" w:rsidR="004D6697" w:rsidRPr="00FA7636" w:rsidRDefault="004D6697" w:rsidP="00D72D54">
            <w:pPr>
              <w:spacing w:before="0"/>
              <w:jc w:val="center"/>
              <w:cnfStyle w:val="000000000000" w:firstRow="0" w:lastRow="0" w:firstColumn="0" w:lastColumn="0" w:oddVBand="0" w:evenVBand="0" w:oddHBand="0" w:evenHBand="0" w:firstRowFirstColumn="0" w:firstRowLastColumn="0" w:lastRowFirstColumn="0" w:lastRowLastColumn="0"/>
              <w:rPr>
                <w:ins w:id="4063" w:author="ONOPTCHENKO Xavier" w:date="2019-10-10T16:03:00Z"/>
                <w:rFonts w:ascii="Calibri" w:hAnsi="Calibri"/>
                <w:color w:val="000000"/>
                <w:sz w:val="16"/>
                <w:szCs w:val="16"/>
                <w:lang w:eastAsia="en-GB"/>
              </w:rPr>
            </w:pPr>
            <w:ins w:id="4064" w:author="ONOPTCHENKO Xavier" w:date="2019-10-10T16:05:00Z">
              <w:r>
                <w:rPr>
                  <w:rFonts w:ascii="Calibri" w:hAnsi="Calibri"/>
                  <w:color w:val="000000"/>
                  <w:sz w:val="16"/>
                  <w:szCs w:val="16"/>
                  <w:lang w:eastAsia="en-GB"/>
                </w:rPr>
                <w:t>A</w:t>
              </w:r>
            </w:ins>
          </w:p>
        </w:tc>
        <w:tc>
          <w:tcPr>
            <w:tcW w:w="481" w:type="dxa"/>
            <w:noWrap/>
            <w:tcPrChange w:id="4065" w:author="ONOPTCHENKO Xavier" w:date="2019-10-11T16:30:00Z">
              <w:tcPr>
                <w:tcW w:w="481" w:type="dxa"/>
                <w:noWrap/>
              </w:tcPr>
            </w:tcPrChange>
          </w:tcPr>
          <w:p w14:paraId="36B29429" w14:textId="675C0438" w:rsidR="004D6697" w:rsidRPr="00FA7636" w:rsidRDefault="004D6697" w:rsidP="00D72D54">
            <w:pPr>
              <w:spacing w:before="0"/>
              <w:jc w:val="right"/>
              <w:cnfStyle w:val="000000000000" w:firstRow="0" w:lastRow="0" w:firstColumn="0" w:lastColumn="0" w:oddVBand="0" w:evenVBand="0" w:oddHBand="0" w:evenHBand="0" w:firstRowFirstColumn="0" w:firstRowLastColumn="0" w:lastRowFirstColumn="0" w:lastRowLastColumn="0"/>
              <w:rPr>
                <w:ins w:id="4066" w:author="ONOPTCHENKO Xavier" w:date="2019-10-10T16:03:00Z"/>
                <w:rFonts w:ascii="Calibri" w:hAnsi="Calibri"/>
                <w:color w:val="000000"/>
                <w:sz w:val="16"/>
                <w:szCs w:val="16"/>
                <w:lang w:eastAsia="en-GB"/>
              </w:rPr>
            </w:pPr>
            <w:ins w:id="4067" w:author="ONOPTCHENKO Xavier" w:date="2019-10-10T16:05:00Z">
              <w:r>
                <w:rPr>
                  <w:rFonts w:ascii="Calibri" w:hAnsi="Calibri"/>
                  <w:color w:val="000000"/>
                  <w:sz w:val="16"/>
                  <w:szCs w:val="16"/>
                  <w:lang w:eastAsia="en-GB"/>
                </w:rPr>
                <w:t>4</w:t>
              </w:r>
            </w:ins>
          </w:p>
        </w:tc>
        <w:tc>
          <w:tcPr>
            <w:tcW w:w="653" w:type="dxa"/>
            <w:noWrap/>
            <w:tcPrChange w:id="4068" w:author="ONOPTCHENKO Xavier" w:date="2019-10-11T16:30:00Z">
              <w:tcPr>
                <w:tcW w:w="653" w:type="dxa"/>
                <w:noWrap/>
              </w:tcPr>
            </w:tcPrChange>
          </w:tcPr>
          <w:p w14:paraId="7BEAC6C7" w14:textId="65275B34" w:rsidR="004D6697" w:rsidRPr="00FA7636" w:rsidRDefault="004D6697" w:rsidP="00D72D54">
            <w:pPr>
              <w:spacing w:before="0"/>
              <w:jc w:val="right"/>
              <w:cnfStyle w:val="000000000000" w:firstRow="0" w:lastRow="0" w:firstColumn="0" w:lastColumn="0" w:oddVBand="0" w:evenVBand="0" w:oddHBand="0" w:evenHBand="0" w:firstRowFirstColumn="0" w:firstRowLastColumn="0" w:lastRowFirstColumn="0" w:lastRowLastColumn="0"/>
              <w:rPr>
                <w:ins w:id="4069" w:author="ONOPTCHENKO Xavier" w:date="2019-10-10T16:03:00Z"/>
                <w:rFonts w:ascii="Calibri" w:hAnsi="Calibri"/>
                <w:color w:val="000000"/>
                <w:sz w:val="16"/>
                <w:szCs w:val="16"/>
                <w:lang w:eastAsia="en-GB"/>
              </w:rPr>
            </w:pPr>
            <w:ins w:id="4070" w:author="ONOPTCHENKO Xavier" w:date="2019-10-10T16:08:00Z">
              <w:r>
                <w:rPr>
                  <w:rFonts w:ascii="Calibri" w:hAnsi="Calibri"/>
                  <w:color w:val="000000"/>
                  <w:sz w:val="16"/>
                  <w:szCs w:val="16"/>
                  <w:lang w:eastAsia="en-GB"/>
                </w:rPr>
                <w:t>8</w:t>
              </w:r>
            </w:ins>
            <w:ins w:id="4071" w:author="ONOPTCHENKO Xavier" w:date="2019-10-10T16:03:00Z">
              <w:r>
                <w:rPr>
                  <w:rFonts w:ascii="Calibri" w:hAnsi="Calibri"/>
                  <w:color w:val="000000"/>
                  <w:sz w:val="16"/>
                  <w:szCs w:val="16"/>
                  <w:lang w:eastAsia="en-GB"/>
                </w:rPr>
                <w:t xml:space="preserve"> Go</w:t>
              </w:r>
            </w:ins>
          </w:p>
        </w:tc>
        <w:tc>
          <w:tcPr>
            <w:tcW w:w="663" w:type="dxa"/>
            <w:noWrap/>
            <w:tcPrChange w:id="4072" w:author="ONOPTCHENKO Xavier" w:date="2019-10-11T16:30:00Z">
              <w:tcPr>
                <w:tcW w:w="663" w:type="dxa"/>
                <w:noWrap/>
              </w:tcPr>
            </w:tcPrChange>
          </w:tcPr>
          <w:p w14:paraId="78D8B0FB" w14:textId="3FD0C367" w:rsidR="004D6697" w:rsidRPr="00FA7636" w:rsidRDefault="004D6697" w:rsidP="00D72D54">
            <w:pPr>
              <w:spacing w:before="0"/>
              <w:jc w:val="center"/>
              <w:cnfStyle w:val="000000000000" w:firstRow="0" w:lastRow="0" w:firstColumn="0" w:lastColumn="0" w:oddVBand="0" w:evenVBand="0" w:oddHBand="0" w:evenHBand="0" w:firstRowFirstColumn="0" w:firstRowLastColumn="0" w:lastRowFirstColumn="0" w:lastRowLastColumn="0"/>
              <w:rPr>
                <w:ins w:id="4073" w:author="ONOPTCHENKO Xavier" w:date="2019-10-10T16:03:00Z"/>
                <w:rFonts w:ascii="Calibri" w:hAnsi="Calibri"/>
                <w:color w:val="000000"/>
                <w:sz w:val="16"/>
                <w:szCs w:val="16"/>
                <w:lang w:eastAsia="en-GB"/>
              </w:rPr>
            </w:pPr>
            <w:ins w:id="4074" w:author="ONOPTCHENKO Xavier" w:date="2019-10-10T16:05:00Z">
              <w:r>
                <w:rPr>
                  <w:rFonts w:ascii="Calibri" w:hAnsi="Calibri"/>
                  <w:color w:val="000000"/>
                  <w:sz w:val="16"/>
                  <w:szCs w:val="16"/>
                  <w:lang w:eastAsia="en-GB"/>
                </w:rPr>
                <w:t>L2-LE</w:t>
              </w:r>
            </w:ins>
          </w:p>
        </w:tc>
        <w:tc>
          <w:tcPr>
            <w:tcW w:w="1322" w:type="dxa"/>
            <w:noWrap/>
            <w:tcPrChange w:id="4075" w:author="ONOPTCHENKO Xavier" w:date="2019-10-11T16:30:00Z">
              <w:tcPr>
                <w:tcW w:w="1322" w:type="dxa"/>
                <w:noWrap/>
              </w:tcPr>
            </w:tcPrChange>
          </w:tcPr>
          <w:p w14:paraId="7AC73BFA" w14:textId="4C829BF1" w:rsidR="004D6697" w:rsidRPr="002E104C" w:rsidRDefault="004D6697" w:rsidP="00D72D54">
            <w:pPr>
              <w:spacing w:before="0"/>
              <w:jc w:val="left"/>
              <w:cnfStyle w:val="000000000000" w:firstRow="0" w:lastRow="0" w:firstColumn="0" w:lastColumn="0" w:oddVBand="0" w:evenVBand="0" w:oddHBand="0" w:evenHBand="0" w:firstRowFirstColumn="0" w:firstRowLastColumn="0" w:lastRowFirstColumn="0" w:lastRowLastColumn="0"/>
              <w:rPr>
                <w:ins w:id="4076" w:author="ONOPTCHENKO Xavier" w:date="2019-10-10T16:03:00Z"/>
                <w:rFonts w:ascii="Calibri" w:hAnsi="Calibri"/>
                <w:color w:val="000000"/>
                <w:sz w:val="16"/>
                <w:szCs w:val="16"/>
                <w:lang w:eastAsia="en-GB"/>
              </w:rPr>
            </w:pPr>
            <w:ins w:id="4077" w:author="ONOPTCHENKO Xavier" w:date="2019-10-10T16:05:00Z">
              <w:r>
                <w:rPr>
                  <w:rFonts w:ascii="Calibri" w:hAnsi="Calibri"/>
                  <w:color w:val="000000"/>
                  <w:sz w:val="16"/>
                  <w:szCs w:val="16"/>
                  <w:lang w:eastAsia="en-GB"/>
                </w:rPr>
                <w:t>Oracle 12.1.0.2</w:t>
              </w:r>
            </w:ins>
          </w:p>
        </w:tc>
        <w:tc>
          <w:tcPr>
            <w:tcW w:w="1134" w:type="dxa"/>
            <w:noWrap/>
            <w:tcPrChange w:id="4078" w:author="ONOPTCHENKO Xavier" w:date="2019-10-11T16:30:00Z">
              <w:tcPr>
                <w:tcW w:w="1134" w:type="dxa"/>
                <w:noWrap/>
              </w:tcPr>
            </w:tcPrChange>
          </w:tcPr>
          <w:p w14:paraId="4854D3E4" w14:textId="4E2AFDE9" w:rsidR="004D6697" w:rsidRPr="00FA7636" w:rsidRDefault="004D6697">
            <w:pPr>
              <w:spacing w:before="0"/>
              <w:jc w:val="right"/>
              <w:cnfStyle w:val="000000000000" w:firstRow="0" w:lastRow="0" w:firstColumn="0" w:lastColumn="0" w:oddVBand="0" w:evenVBand="0" w:oddHBand="0" w:evenHBand="0" w:firstRowFirstColumn="0" w:firstRowLastColumn="0" w:lastRowFirstColumn="0" w:lastRowLastColumn="0"/>
              <w:rPr>
                <w:ins w:id="4079" w:author="ONOPTCHENKO Xavier" w:date="2019-10-10T16:03:00Z"/>
                <w:rFonts w:ascii="Calibri" w:hAnsi="Calibri"/>
                <w:color w:val="000000"/>
                <w:sz w:val="16"/>
                <w:szCs w:val="16"/>
                <w:lang w:eastAsia="en-GB"/>
              </w:rPr>
            </w:pPr>
            <w:ins w:id="4080" w:author="ONOPTCHENKO Xavier" w:date="2019-10-10T16:03:00Z">
              <w:r>
                <w:rPr>
                  <w:rFonts w:ascii="Calibri" w:hAnsi="Calibri"/>
                  <w:color w:val="000000"/>
                  <w:sz w:val="16"/>
                  <w:szCs w:val="16"/>
                  <w:lang w:eastAsia="en-GB"/>
                </w:rPr>
                <w:t xml:space="preserve">SAN : </w:t>
              </w:r>
            </w:ins>
            <w:ins w:id="4081" w:author="ONOPTCHENKO Xavier" w:date="2019-10-11T11:16:00Z">
              <w:r>
                <w:rPr>
                  <w:rFonts w:ascii="Calibri" w:hAnsi="Calibri"/>
                  <w:color w:val="000000"/>
                  <w:sz w:val="16"/>
                  <w:szCs w:val="16"/>
                  <w:lang w:eastAsia="en-GB"/>
                </w:rPr>
                <w:t>4</w:t>
              </w:r>
            </w:ins>
            <w:ins w:id="4082" w:author="ONOPTCHENKO Xavier" w:date="2019-10-10T16:03:00Z">
              <w:r>
                <w:rPr>
                  <w:rFonts w:ascii="Calibri" w:hAnsi="Calibri"/>
                  <w:color w:val="000000"/>
                  <w:sz w:val="16"/>
                  <w:szCs w:val="16"/>
                  <w:lang w:eastAsia="en-GB"/>
                </w:rPr>
                <w:t>00 Go</w:t>
              </w:r>
            </w:ins>
          </w:p>
        </w:tc>
        <w:tc>
          <w:tcPr>
            <w:tcW w:w="1859" w:type="dxa"/>
            <w:tcPrChange w:id="4083" w:author="ONOPTCHENKO Xavier" w:date="2019-10-11T16:30:00Z">
              <w:tcPr>
                <w:tcW w:w="2247" w:type="dxa"/>
              </w:tcPr>
            </w:tcPrChange>
          </w:tcPr>
          <w:p w14:paraId="45E86055" w14:textId="77777777" w:rsidR="004D6697" w:rsidRDefault="004D6697" w:rsidP="00D72D54">
            <w:pPr>
              <w:spacing w:before="0"/>
              <w:jc w:val="left"/>
              <w:cnfStyle w:val="000000000000" w:firstRow="0" w:lastRow="0" w:firstColumn="0" w:lastColumn="0" w:oddVBand="0" w:evenVBand="0" w:oddHBand="0" w:evenHBand="0" w:firstRowFirstColumn="0" w:firstRowLastColumn="0" w:lastRowFirstColumn="0" w:lastRowLastColumn="0"/>
              <w:rPr>
                <w:ins w:id="4084" w:author="ONOPTCHENKO Xavier" w:date="2019-10-10T16:05:00Z"/>
                <w:rFonts w:ascii="Calibri" w:hAnsi="Calibri"/>
                <w:color w:val="000000"/>
                <w:sz w:val="16"/>
                <w:szCs w:val="16"/>
                <w:lang w:eastAsia="en-GB"/>
              </w:rPr>
            </w:pPr>
            <w:ins w:id="4085" w:author="ONOPTCHENKO Xavier" w:date="2019-10-10T16:05:00Z">
              <w:r>
                <w:rPr>
                  <w:rFonts w:ascii="Calibri" w:hAnsi="Calibri"/>
                  <w:color w:val="000000"/>
                  <w:sz w:val="16"/>
                  <w:szCs w:val="16"/>
                  <w:lang w:eastAsia="en-GB"/>
                </w:rPr>
                <w:t>Données Spotfire.</w:t>
              </w:r>
            </w:ins>
          </w:p>
          <w:p w14:paraId="7951A538" w14:textId="76DDE883" w:rsidR="004D6697" w:rsidRPr="00D72D54" w:rsidRDefault="004D6697">
            <w:pPr>
              <w:spacing w:before="0"/>
              <w:jc w:val="left"/>
              <w:cnfStyle w:val="000000000000" w:firstRow="0" w:lastRow="0" w:firstColumn="0" w:lastColumn="0" w:oddVBand="0" w:evenVBand="0" w:oddHBand="0" w:evenHBand="0" w:firstRowFirstColumn="0" w:firstRowLastColumn="0" w:lastRowFirstColumn="0" w:lastRowLastColumn="0"/>
              <w:rPr>
                <w:ins w:id="4086" w:author="ONOPTCHENKO Xavier" w:date="2019-10-10T16:03:00Z"/>
                <w:rFonts w:ascii="Calibri" w:hAnsi="Calibri"/>
                <w:color w:val="000000"/>
                <w:sz w:val="16"/>
                <w:szCs w:val="16"/>
                <w:lang w:eastAsia="en-GB"/>
              </w:rPr>
            </w:pPr>
            <w:ins w:id="4087" w:author="ONOPTCHENKO Xavier" w:date="2019-10-10T16:05:00Z">
              <w:r w:rsidRPr="00D72D54">
                <w:rPr>
                  <w:rFonts w:ascii="Calibri" w:hAnsi="Calibri"/>
                  <w:b/>
                  <w:color w:val="000000"/>
                  <w:sz w:val="16"/>
                  <w:szCs w:val="16"/>
                  <w:lang w:eastAsia="en-GB"/>
                  <w:rPrChange w:id="4088" w:author="ONOPTCHENKO Xavier" w:date="2019-10-10T16:05:00Z">
                    <w:rPr>
                      <w:rFonts w:ascii="Calibri" w:hAnsi="Calibri"/>
                      <w:color w:val="000000"/>
                      <w:sz w:val="16"/>
                      <w:szCs w:val="16"/>
                      <w:lang w:eastAsia="en-GB"/>
                    </w:rPr>
                  </w:rPrChange>
                </w:rPr>
                <w:t>Oracle 19 incompatible</w:t>
              </w:r>
            </w:ins>
            <w:ins w:id="4089" w:author="ONOPTCHENKO Xavier" w:date="2019-10-10T16:06:00Z">
              <w:r>
                <w:rPr>
                  <w:rFonts w:ascii="Calibri" w:hAnsi="Calibri"/>
                  <w:b/>
                  <w:color w:val="000000"/>
                  <w:sz w:val="16"/>
                  <w:szCs w:val="16"/>
                  <w:lang w:eastAsia="en-GB"/>
                </w:rPr>
                <w:t>.</w:t>
              </w:r>
            </w:ins>
          </w:p>
        </w:tc>
      </w:tr>
      <w:tr w:rsidR="004D6697" w:rsidRPr="002E104C" w14:paraId="2F719FF6" w14:textId="77777777" w:rsidTr="004D6697">
        <w:trPr>
          <w:cnfStyle w:val="000000100000" w:firstRow="0" w:lastRow="0" w:firstColumn="0" w:lastColumn="0" w:oddVBand="0" w:evenVBand="0" w:oddHBand="1" w:evenHBand="0" w:firstRowFirstColumn="0" w:firstRowLastColumn="0" w:lastRowFirstColumn="0" w:lastRowLastColumn="0"/>
          <w:trHeight w:val="301"/>
          <w:ins w:id="4090" w:author="ONOPTCHENKO Xavier" w:date="2019-10-10T16:03:00Z"/>
          <w:trPrChange w:id="4091" w:author="ONOPTCHENKO Xavier" w:date="2019-10-11T16:30:00Z">
            <w:trPr>
              <w:trHeight w:val="301"/>
            </w:trPr>
          </w:trPrChange>
        </w:trPr>
        <w:tc>
          <w:tcPr>
            <w:cnfStyle w:val="001000000000" w:firstRow="0" w:lastRow="0" w:firstColumn="1" w:lastColumn="0" w:oddVBand="0" w:evenVBand="0" w:oddHBand="0" w:evenHBand="0" w:firstRowFirstColumn="0" w:firstRowLastColumn="0" w:lastRowFirstColumn="0" w:lastRowLastColumn="0"/>
            <w:tcW w:w="1129" w:type="dxa"/>
            <w:noWrap/>
            <w:tcPrChange w:id="4092" w:author="ONOPTCHENKO Xavier" w:date="2019-10-11T16:30:00Z">
              <w:tcPr>
                <w:tcW w:w="1129" w:type="dxa"/>
                <w:noWrap/>
              </w:tcPr>
            </w:tcPrChange>
          </w:tcPr>
          <w:p w14:paraId="429F028A" w14:textId="77777777" w:rsidR="004D6697" w:rsidRPr="00FA7636" w:rsidRDefault="004D6697" w:rsidP="00D72D54">
            <w:pPr>
              <w:spacing w:before="0"/>
              <w:jc w:val="left"/>
              <w:cnfStyle w:val="001000100000" w:firstRow="0" w:lastRow="0" w:firstColumn="1" w:lastColumn="0" w:oddVBand="0" w:evenVBand="0" w:oddHBand="1" w:evenHBand="0" w:firstRowFirstColumn="0" w:firstRowLastColumn="0" w:lastRowFirstColumn="0" w:lastRowLastColumn="0"/>
              <w:rPr>
                <w:ins w:id="4093" w:author="ONOPTCHENKO Xavier" w:date="2019-10-10T16:03:00Z"/>
                <w:rFonts w:ascii="Calibri" w:hAnsi="Calibri"/>
                <w:color w:val="000000"/>
                <w:sz w:val="16"/>
                <w:szCs w:val="16"/>
                <w:lang w:eastAsia="en-GB"/>
              </w:rPr>
            </w:pPr>
            <w:ins w:id="4094" w:author="ONOPTCHENKO Xavier" w:date="2019-10-10T16:03:00Z">
              <w:r>
                <w:rPr>
                  <w:rFonts w:ascii="Calibri" w:hAnsi="Calibri"/>
                  <w:color w:val="000000"/>
                  <w:sz w:val="16"/>
                  <w:szCs w:val="16"/>
                  <w:lang w:eastAsia="en-GB"/>
                </w:rPr>
                <w:t>Nouveau #3</w:t>
              </w:r>
            </w:ins>
          </w:p>
        </w:tc>
        <w:tc>
          <w:tcPr>
            <w:tcW w:w="1428" w:type="dxa"/>
            <w:tcPrChange w:id="4095" w:author="ONOPTCHENKO Xavier" w:date="2019-10-11T16:30:00Z">
              <w:tcPr>
                <w:tcW w:w="2127" w:type="dxa"/>
              </w:tcPr>
            </w:tcPrChange>
          </w:tcPr>
          <w:p w14:paraId="7B14935B" w14:textId="6C207082" w:rsidR="004D6697" w:rsidRDefault="0070192C" w:rsidP="00D72D54">
            <w:pPr>
              <w:spacing w:before="0"/>
              <w:jc w:val="center"/>
              <w:cnfStyle w:val="000000100000" w:firstRow="0" w:lastRow="0" w:firstColumn="0" w:lastColumn="0" w:oddVBand="0" w:evenVBand="0" w:oddHBand="1" w:evenHBand="0" w:firstRowFirstColumn="0" w:firstRowLastColumn="0" w:lastRowFirstColumn="0" w:lastRowLastColumn="0"/>
              <w:rPr>
                <w:ins w:id="4096" w:author="ONOPTCHENKO Xavier" w:date="2019-10-11T16:30:00Z"/>
                <w:rFonts w:ascii="Calibri" w:hAnsi="Calibri"/>
                <w:color w:val="000000"/>
                <w:sz w:val="16"/>
                <w:szCs w:val="16"/>
                <w:lang w:eastAsia="en-GB"/>
              </w:rPr>
            </w:pPr>
            <w:ins w:id="4097" w:author="ONOPTCHENKO Xavier" w:date="2019-10-11T16:47:00Z">
              <w:r>
                <w:rPr>
                  <w:rFonts w:ascii="Calibri" w:hAnsi="Calibri"/>
                  <w:color w:val="000000"/>
                  <w:sz w:val="16"/>
                  <w:szCs w:val="16"/>
                  <w:lang w:eastAsia="en-GB"/>
                </w:rPr>
                <w:t>AP10792</w:t>
              </w:r>
            </w:ins>
          </w:p>
        </w:tc>
        <w:tc>
          <w:tcPr>
            <w:tcW w:w="1782" w:type="dxa"/>
            <w:tcPrChange w:id="4098" w:author="ONOPTCHENKO Xavier" w:date="2019-10-11T16:30:00Z">
              <w:tcPr>
                <w:tcW w:w="2127" w:type="dxa"/>
              </w:tcPr>
            </w:tcPrChange>
          </w:tcPr>
          <w:p w14:paraId="69313C80" w14:textId="388F18FC" w:rsidR="004D6697" w:rsidRDefault="004D6697">
            <w:pPr>
              <w:spacing w:before="0"/>
              <w:jc w:val="center"/>
              <w:cnfStyle w:val="000000100000" w:firstRow="0" w:lastRow="0" w:firstColumn="0" w:lastColumn="0" w:oddVBand="0" w:evenVBand="0" w:oddHBand="1" w:evenHBand="0" w:firstRowFirstColumn="0" w:firstRowLastColumn="0" w:lastRowFirstColumn="0" w:lastRowLastColumn="0"/>
              <w:rPr>
                <w:ins w:id="4099" w:author="ONOPTCHENKO Xavier" w:date="2019-10-10T16:03:00Z"/>
                <w:rFonts w:ascii="Calibri" w:hAnsi="Calibri"/>
                <w:color w:val="000000"/>
                <w:sz w:val="16"/>
                <w:szCs w:val="16"/>
                <w:lang w:eastAsia="en-GB"/>
              </w:rPr>
            </w:pPr>
            <w:ins w:id="4100" w:author="ONOPTCHENKO Xavier" w:date="2019-10-10T16:04:00Z">
              <w:r>
                <w:rPr>
                  <w:rFonts w:ascii="Calibri" w:hAnsi="Calibri"/>
                  <w:color w:val="000000"/>
                  <w:sz w:val="16"/>
                  <w:szCs w:val="16"/>
                  <w:lang w:eastAsia="en-GB"/>
                </w:rPr>
                <w:t>ESB</w:t>
              </w:r>
            </w:ins>
          </w:p>
        </w:tc>
        <w:tc>
          <w:tcPr>
            <w:tcW w:w="1275" w:type="dxa"/>
            <w:noWrap/>
            <w:tcPrChange w:id="4101" w:author="ONOPTCHENKO Xavier" w:date="2019-10-11T16:30:00Z">
              <w:tcPr>
                <w:tcW w:w="1275" w:type="dxa"/>
                <w:noWrap/>
              </w:tcPr>
            </w:tcPrChange>
          </w:tcPr>
          <w:p w14:paraId="20EAE892" w14:textId="77777777" w:rsidR="004D6697" w:rsidRPr="00FA7636" w:rsidRDefault="004D6697" w:rsidP="00D72D54">
            <w:pPr>
              <w:spacing w:before="0"/>
              <w:jc w:val="center"/>
              <w:cnfStyle w:val="000000100000" w:firstRow="0" w:lastRow="0" w:firstColumn="0" w:lastColumn="0" w:oddVBand="0" w:evenVBand="0" w:oddHBand="1" w:evenHBand="0" w:firstRowFirstColumn="0" w:firstRowLastColumn="0" w:lastRowFirstColumn="0" w:lastRowLastColumn="0"/>
              <w:rPr>
                <w:ins w:id="4102" w:author="ONOPTCHENKO Xavier" w:date="2019-10-10T16:03:00Z"/>
                <w:rFonts w:ascii="Calibri" w:hAnsi="Calibri"/>
                <w:color w:val="000000"/>
                <w:sz w:val="16"/>
                <w:szCs w:val="16"/>
                <w:lang w:eastAsia="en-GB"/>
              </w:rPr>
            </w:pPr>
            <w:ins w:id="4103" w:author="ONOPTCHENKO Xavier" w:date="2019-10-10T16:03:00Z">
              <w:r>
                <w:rPr>
                  <w:rFonts w:ascii="Calibri" w:hAnsi="Calibri"/>
                  <w:color w:val="000000"/>
                  <w:sz w:val="16"/>
                  <w:szCs w:val="16"/>
                  <w:lang w:eastAsia="en-GB"/>
                </w:rPr>
                <w:t>Production</w:t>
              </w:r>
            </w:ins>
          </w:p>
        </w:tc>
        <w:tc>
          <w:tcPr>
            <w:tcW w:w="850" w:type="dxa"/>
            <w:noWrap/>
            <w:tcPrChange w:id="4104" w:author="ONOPTCHENKO Xavier" w:date="2019-10-11T16:30:00Z">
              <w:tcPr>
                <w:tcW w:w="850" w:type="dxa"/>
                <w:noWrap/>
              </w:tcPr>
            </w:tcPrChange>
          </w:tcPr>
          <w:p w14:paraId="6EE8FC5B" w14:textId="5B7A2F95" w:rsidR="004D6697" w:rsidRPr="00FA7636" w:rsidRDefault="004D6697" w:rsidP="00D72D54">
            <w:pPr>
              <w:spacing w:before="0"/>
              <w:jc w:val="center"/>
              <w:cnfStyle w:val="000000100000" w:firstRow="0" w:lastRow="0" w:firstColumn="0" w:lastColumn="0" w:oddVBand="0" w:evenVBand="0" w:oddHBand="1" w:evenHBand="0" w:firstRowFirstColumn="0" w:firstRowLastColumn="0" w:lastRowFirstColumn="0" w:lastRowLastColumn="0"/>
              <w:rPr>
                <w:ins w:id="4105" w:author="ONOPTCHENKO Xavier" w:date="2019-10-10T16:03:00Z"/>
                <w:rFonts w:ascii="Calibri" w:hAnsi="Calibri"/>
                <w:color w:val="000000"/>
                <w:sz w:val="16"/>
                <w:szCs w:val="16"/>
                <w:lang w:eastAsia="en-GB"/>
              </w:rPr>
            </w:pPr>
            <w:ins w:id="4106" w:author="ONOPTCHENKO Xavier" w:date="2019-10-10T16:04:00Z">
              <w:r>
                <w:rPr>
                  <w:rFonts w:ascii="Calibri" w:hAnsi="Calibri"/>
                  <w:color w:val="000000"/>
                  <w:sz w:val="16"/>
                  <w:szCs w:val="16"/>
                  <w:lang w:eastAsia="en-GB"/>
                </w:rPr>
                <w:t>D</w:t>
              </w:r>
            </w:ins>
          </w:p>
        </w:tc>
        <w:tc>
          <w:tcPr>
            <w:tcW w:w="851" w:type="dxa"/>
            <w:noWrap/>
            <w:tcPrChange w:id="4107" w:author="ONOPTCHENKO Xavier" w:date="2019-10-11T16:30:00Z">
              <w:tcPr>
                <w:tcW w:w="851" w:type="dxa"/>
                <w:noWrap/>
              </w:tcPr>
            </w:tcPrChange>
          </w:tcPr>
          <w:p w14:paraId="7B262EA8" w14:textId="77777777" w:rsidR="004D6697" w:rsidRPr="00FA7636" w:rsidRDefault="004D6697" w:rsidP="00D72D54">
            <w:pPr>
              <w:spacing w:before="0"/>
              <w:jc w:val="center"/>
              <w:cnfStyle w:val="000000100000" w:firstRow="0" w:lastRow="0" w:firstColumn="0" w:lastColumn="0" w:oddVBand="0" w:evenVBand="0" w:oddHBand="1" w:evenHBand="0" w:firstRowFirstColumn="0" w:firstRowLastColumn="0" w:lastRowFirstColumn="0" w:lastRowLastColumn="0"/>
              <w:rPr>
                <w:ins w:id="4108" w:author="ONOPTCHENKO Xavier" w:date="2019-10-10T16:03:00Z"/>
                <w:rFonts w:ascii="Calibri" w:hAnsi="Calibri"/>
                <w:color w:val="000000"/>
                <w:sz w:val="16"/>
                <w:szCs w:val="16"/>
                <w:lang w:eastAsia="en-GB"/>
              </w:rPr>
            </w:pPr>
            <w:ins w:id="4109" w:author="ONOPTCHENKO Xavier" w:date="2019-10-10T16:03:00Z">
              <w:r>
                <w:rPr>
                  <w:rFonts w:ascii="Calibri" w:hAnsi="Calibri"/>
                  <w:color w:val="000000"/>
                  <w:sz w:val="16"/>
                  <w:szCs w:val="16"/>
                  <w:lang w:eastAsia="en-GB"/>
                </w:rPr>
                <w:t>RHEL 7.6</w:t>
              </w:r>
            </w:ins>
          </w:p>
        </w:tc>
        <w:tc>
          <w:tcPr>
            <w:tcW w:w="567" w:type="dxa"/>
            <w:noWrap/>
            <w:tcPrChange w:id="4110" w:author="ONOPTCHENKO Xavier" w:date="2019-10-11T16:30:00Z">
              <w:tcPr>
                <w:tcW w:w="567" w:type="dxa"/>
                <w:noWrap/>
              </w:tcPr>
            </w:tcPrChange>
          </w:tcPr>
          <w:p w14:paraId="02D8F020" w14:textId="107CBC14" w:rsidR="004D6697" w:rsidRPr="00FA7636" w:rsidRDefault="004D6697" w:rsidP="00D72D54">
            <w:pPr>
              <w:spacing w:before="0"/>
              <w:jc w:val="center"/>
              <w:cnfStyle w:val="000000100000" w:firstRow="0" w:lastRow="0" w:firstColumn="0" w:lastColumn="0" w:oddVBand="0" w:evenVBand="0" w:oddHBand="1" w:evenHBand="0" w:firstRowFirstColumn="0" w:firstRowLastColumn="0" w:lastRowFirstColumn="0" w:lastRowLastColumn="0"/>
              <w:rPr>
                <w:ins w:id="4111" w:author="ONOPTCHENKO Xavier" w:date="2019-10-10T16:03:00Z"/>
                <w:rFonts w:ascii="Calibri" w:hAnsi="Calibri"/>
                <w:color w:val="000000"/>
                <w:sz w:val="16"/>
                <w:szCs w:val="16"/>
                <w:lang w:eastAsia="en-GB"/>
              </w:rPr>
            </w:pPr>
            <w:ins w:id="4112" w:author="ONOPTCHENKO Xavier" w:date="2019-10-10T16:05:00Z">
              <w:r>
                <w:rPr>
                  <w:rFonts w:ascii="Calibri" w:hAnsi="Calibri"/>
                  <w:color w:val="000000"/>
                  <w:sz w:val="16"/>
                  <w:szCs w:val="16"/>
                  <w:lang w:eastAsia="en-GB"/>
                </w:rPr>
                <w:t>B</w:t>
              </w:r>
            </w:ins>
          </w:p>
        </w:tc>
        <w:tc>
          <w:tcPr>
            <w:tcW w:w="481" w:type="dxa"/>
            <w:noWrap/>
            <w:tcPrChange w:id="4113" w:author="ONOPTCHENKO Xavier" w:date="2019-10-11T16:30:00Z">
              <w:tcPr>
                <w:tcW w:w="481" w:type="dxa"/>
                <w:noWrap/>
              </w:tcPr>
            </w:tcPrChange>
          </w:tcPr>
          <w:p w14:paraId="5780B04C" w14:textId="0361ADC7" w:rsidR="004D6697" w:rsidRPr="00FA7636" w:rsidRDefault="004D6697" w:rsidP="00D72D54">
            <w:pPr>
              <w:spacing w:before="0"/>
              <w:jc w:val="right"/>
              <w:cnfStyle w:val="000000100000" w:firstRow="0" w:lastRow="0" w:firstColumn="0" w:lastColumn="0" w:oddVBand="0" w:evenVBand="0" w:oddHBand="1" w:evenHBand="0" w:firstRowFirstColumn="0" w:firstRowLastColumn="0" w:lastRowFirstColumn="0" w:lastRowLastColumn="0"/>
              <w:rPr>
                <w:ins w:id="4114" w:author="ONOPTCHENKO Xavier" w:date="2019-10-10T16:03:00Z"/>
                <w:rFonts w:ascii="Calibri" w:hAnsi="Calibri"/>
                <w:color w:val="000000"/>
                <w:sz w:val="16"/>
                <w:szCs w:val="16"/>
                <w:lang w:eastAsia="en-GB"/>
              </w:rPr>
            </w:pPr>
            <w:ins w:id="4115" w:author="ONOPTCHENKO Xavier" w:date="2019-10-10T16:05:00Z">
              <w:r>
                <w:rPr>
                  <w:rFonts w:ascii="Calibri" w:hAnsi="Calibri"/>
                  <w:color w:val="000000"/>
                  <w:sz w:val="16"/>
                  <w:szCs w:val="16"/>
                  <w:lang w:eastAsia="en-GB"/>
                </w:rPr>
                <w:t>4</w:t>
              </w:r>
            </w:ins>
          </w:p>
        </w:tc>
        <w:tc>
          <w:tcPr>
            <w:tcW w:w="653" w:type="dxa"/>
            <w:noWrap/>
            <w:tcPrChange w:id="4116" w:author="ONOPTCHENKO Xavier" w:date="2019-10-11T16:30:00Z">
              <w:tcPr>
                <w:tcW w:w="653" w:type="dxa"/>
                <w:noWrap/>
              </w:tcPr>
            </w:tcPrChange>
          </w:tcPr>
          <w:p w14:paraId="7EF8480C" w14:textId="5BB6B5F5" w:rsidR="004D6697" w:rsidRPr="00FA7636" w:rsidRDefault="004D6697" w:rsidP="00D72D54">
            <w:pPr>
              <w:spacing w:before="0"/>
              <w:jc w:val="right"/>
              <w:cnfStyle w:val="000000100000" w:firstRow="0" w:lastRow="0" w:firstColumn="0" w:lastColumn="0" w:oddVBand="0" w:evenVBand="0" w:oddHBand="1" w:evenHBand="0" w:firstRowFirstColumn="0" w:firstRowLastColumn="0" w:lastRowFirstColumn="0" w:lastRowLastColumn="0"/>
              <w:rPr>
                <w:ins w:id="4117" w:author="ONOPTCHENKO Xavier" w:date="2019-10-10T16:03:00Z"/>
                <w:rFonts w:ascii="Calibri" w:hAnsi="Calibri"/>
                <w:color w:val="000000"/>
                <w:sz w:val="16"/>
                <w:szCs w:val="16"/>
                <w:lang w:eastAsia="en-GB"/>
              </w:rPr>
            </w:pPr>
            <w:ins w:id="4118" w:author="ONOPTCHENKO Xavier" w:date="2019-10-10T16:08:00Z">
              <w:r>
                <w:rPr>
                  <w:rFonts w:ascii="Calibri" w:hAnsi="Calibri"/>
                  <w:color w:val="000000"/>
                  <w:sz w:val="16"/>
                  <w:szCs w:val="16"/>
                  <w:lang w:eastAsia="en-GB"/>
                </w:rPr>
                <w:t>8</w:t>
              </w:r>
            </w:ins>
            <w:ins w:id="4119" w:author="ONOPTCHENKO Xavier" w:date="2019-10-10T16:03:00Z">
              <w:r>
                <w:rPr>
                  <w:rFonts w:ascii="Calibri" w:hAnsi="Calibri"/>
                  <w:color w:val="000000"/>
                  <w:sz w:val="16"/>
                  <w:szCs w:val="16"/>
                  <w:lang w:eastAsia="en-GB"/>
                </w:rPr>
                <w:t xml:space="preserve"> Go</w:t>
              </w:r>
            </w:ins>
          </w:p>
        </w:tc>
        <w:tc>
          <w:tcPr>
            <w:tcW w:w="663" w:type="dxa"/>
            <w:noWrap/>
            <w:tcPrChange w:id="4120" w:author="ONOPTCHENKO Xavier" w:date="2019-10-11T16:30:00Z">
              <w:tcPr>
                <w:tcW w:w="663" w:type="dxa"/>
                <w:noWrap/>
              </w:tcPr>
            </w:tcPrChange>
          </w:tcPr>
          <w:p w14:paraId="15F0EF8B" w14:textId="77777777" w:rsidR="004D6697" w:rsidRPr="00FA7636" w:rsidRDefault="004D6697" w:rsidP="00D72D54">
            <w:pPr>
              <w:spacing w:before="0"/>
              <w:jc w:val="center"/>
              <w:cnfStyle w:val="000000100000" w:firstRow="0" w:lastRow="0" w:firstColumn="0" w:lastColumn="0" w:oddVBand="0" w:evenVBand="0" w:oddHBand="1" w:evenHBand="0" w:firstRowFirstColumn="0" w:firstRowLastColumn="0" w:lastRowFirstColumn="0" w:lastRowLastColumn="0"/>
              <w:rPr>
                <w:ins w:id="4121" w:author="ONOPTCHENKO Xavier" w:date="2019-10-10T16:03:00Z"/>
                <w:rFonts w:ascii="Calibri" w:hAnsi="Calibri"/>
                <w:color w:val="000000"/>
                <w:sz w:val="16"/>
                <w:szCs w:val="16"/>
                <w:lang w:eastAsia="en-GB"/>
              </w:rPr>
            </w:pPr>
            <w:ins w:id="4122" w:author="ONOPTCHENKO Xavier" w:date="2019-10-10T16:03:00Z">
              <w:r>
                <w:rPr>
                  <w:rFonts w:ascii="Calibri" w:hAnsi="Calibri"/>
                  <w:color w:val="000000"/>
                  <w:sz w:val="16"/>
                  <w:szCs w:val="16"/>
                  <w:lang w:eastAsia="en-GB"/>
                </w:rPr>
                <w:t>L2-LE</w:t>
              </w:r>
            </w:ins>
          </w:p>
        </w:tc>
        <w:tc>
          <w:tcPr>
            <w:tcW w:w="1322" w:type="dxa"/>
            <w:tcPrChange w:id="4123" w:author="ONOPTCHENKO Xavier" w:date="2019-10-11T16:30:00Z">
              <w:tcPr>
                <w:tcW w:w="1322" w:type="dxa"/>
              </w:tcPr>
            </w:tcPrChange>
          </w:tcPr>
          <w:p w14:paraId="78A984D3" w14:textId="03157794" w:rsidR="004D6697" w:rsidRPr="00D65F21" w:rsidRDefault="004D6697" w:rsidP="00D72D54">
            <w:pPr>
              <w:spacing w:before="0"/>
              <w:jc w:val="left"/>
              <w:cnfStyle w:val="000000100000" w:firstRow="0" w:lastRow="0" w:firstColumn="0" w:lastColumn="0" w:oddVBand="0" w:evenVBand="0" w:oddHBand="1" w:evenHBand="0" w:firstRowFirstColumn="0" w:firstRowLastColumn="0" w:lastRowFirstColumn="0" w:lastRowLastColumn="0"/>
              <w:rPr>
                <w:ins w:id="4124" w:author="ONOPTCHENKO Xavier" w:date="2019-10-10T16:03:00Z"/>
                <w:rFonts w:ascii="Calibri" w:hAnsi="Calibri"/>
                <w:color w:val="000000"/>
                <w:sz w:val="16"/>
                <w:szCs w:val="16"/>
                <w:lang w:val="en-GB" w:eastAsia="en-GB"/>
              </w:rPr>
            </w:pPr>
            <w:ins w:id="4125" w:author="ONOPTCHENKO Xavier" w:date="2019-10-10T16:05:00Z">
              <w:r>
                <w:rPr>
                  <w:rFonts w:ascii="Calibri" w:hAnsi="Calibri"/>
                  <w:color w:val="000000"/>
                  <w:sz w:val="16"/>
                  <w:szCs w:val="16"/>
                  <w:lang w:eastAsia="en-GB"/>
                </w:rPr>
                <w:t>Oracle 12.1.0.2</w:t>
              </w:r>
            </w:ins>
          </w:p>
        </w:tc>
        <w:tc>
          <w:tcPr>
            <w:tcW w:w="1134" w:type="dxa"/>
            <w:noWrap/>
            <w:tcPrChange w:id="4126" w:author="ONOPTCHENKO Xavier" w:date="2019-10-11T16:30:00Z">
              <w:tcPr>
                <w:tcW w:w="1134" w:type="dxa"/>
                <w:noWrap/>
              </w:tcPr>
            </w:tcPrChange>
          </w:tcPr>
          <w:p w14:paraId="1A598A8A" w14:textId="177E4735" w:rsidR="004D6697" w:rsidRDefault="004D6697">
            <w:pPr>
              <w:spacing w:before="0"/>
              <w:jc w:val="right"/>
              <w:cnfStyle w:val="000000100000" w:firstRow="0" w:lastRow="0" w:firstColumn="0" w:lastColumn="0" w:oddVBand="0" w:evenVBand="0" w:oddHBand="1" w:evenHBand="0" w:firstRowFirstColumn="0" w:firstRowLastColumn="0" w:lastRowFirstColumn="0" w:lastRowLastColumn="0"/>
              <w:rPr>
                <w:ins w:id="4127" w:author="ONOPTCHENKO Xavier" w:date="2019-10-10T16:03:00Z"/>
                <w:rFonts w:ascii="Calibri" w:hAnsi="Calibri"/>
                <w:color w:val="000000"/>
                <w:sz w:val="16"/>
                <w:szCs w:val="16"/>
                <w:lang w:val="en-GB" w:eastAsia="en-GB"/>
              </w:rPr>
            </w:pPr>
            <w:ins w:id="4128" w:author="ONOPTCHENKO Xavier" w:date="2019-10-10T16:03:00Z">
              <w:r>
                <w:rPr>
                  <w:rFonts w:ascii="Calibri" w:hAnsi="Calibri"/>
                  <w:color w:val="000000"/>
                  <w:sz w:val="16"/>
                  <w:szCs w:val="16"/>
                  <w:lang w:eastAsia="en-GB"/>
                </w:rPr>
                <w:t xml:space="preserve">SAN : </w:t>
              </w:r>
            </w:ins>
            <w:ins w:id="4129" w:author="ONOPTCHENKO Xavier" w:date="2019-10-11T11:16:00Z">
              <w:r>
                <w:rPr>
                  <w:rFonts w:ascii="Calibri" w:hAnsi="Calibri"/>
                  <w:color w:val="000000"/>
                  <w:sz w:val="16"/>
                  <w:szCs w:val="16"/>
                  <w:lang w:eastAsia="en-GB"/>
                </w:rPr>
                <w:t>4</w:t>
              </w:r>
            </w:ins>
            <w:ins w:id="4130" w:author="ONOPTCHENKO Xavier" w:date="2019-10-10T16:03:00Z">
              <w:r>
                <w:rPr>
                  <w:rFonts w:ascii="Calibri" w:hAnsi="Calibri"/>
                  <w:color w:val="000000"/>
                  <w:sz w:val="16"/>
                  <w:szCs w:val="16"/>
                  <w:lang w:eastAsia="en-GB"/>
                </w:rPr>
                <w:t>00 Go</w:t>
              </w:r>
            </w:ins>
          </w:p>
        </w:tc>
        <w:tc>
          <w:tcPr>
            <w:tcW w:w="1859" w:type="dxa"/>
            <w:tcPrChange w:id="4131" w:author="ONOPTCHENKO Xavier" w:date="2019-10-11T16:30:00Z">
              <w:tcPr>
                <w:tcW w:w="2247" w:type="dxa"/>
              </w:tcPr>
            </w:tcPrChange>
          </w:tcPr>
          <w:p w14:paraId="1F0AAC69" w14:textId="77777777" w:rsidR="004D6697" w:rsidRDefault="004D6697" w:rsidP="00D72D54">
            <w:pPr>
              <w:spacing w:before="0"/>
              <w:jc w:val="left"/>
              <w:cnfStyle w:val="000000100000" w:firstRow="0" w:lastRow="0" w:firstColumn="0" w:lastColumn="0" w:oddVBand="0" w:evenVBand="0" w:oddHBand="1" w:evenHBand="0" w:firstRowFirstColumn="0" w:firstRowLastColumn="0" w:lastRowFirstColumn="0" w:lastRowLastColumn="0"/>
              <w:rPr>
                <w:ins w:id="4132" w:author="ONOPTCHENKO Xavier" w:date="2019-10-10T16:06:00Z"/>
                <w:rFonts w:ascii="Calibri" w:hAnsi="Calibri"/>
                <w:color w:val="000000"/>
                <w:sz w:val="16"/>
                <w:szCs w:val="16"/>
                <w:lang w:eastAsia="en-GB"/>
              </w:rPr>
            </w:pPr>
            <w:ins w:id="4133" w:author="ONOPTCHENKO Xavier" w:date="2019-10-10T16:06:00Z">
              <w:r>
                <w:rPr>
                  <w:rFonts w:ascii="Calibri" w:hAnsi="Calibri"/>
                  <w:color w:val="000000"/>
                  <w:sz w:val="16"/>
                  <w:szCs w:val="16"/>
                  <w:lang w:eastAsia="en-GB"/>
                </w:rPr>
                <w:t>Données Spotfire.</w:t>
              </w:r>
            </w:ins>
          </w:p>
          <w:p w14:paraId="78249B95" w14:textId="7C54B0A3" w:rsidR="004D6697" w:rsidRPr="002E104C" w:rsidRDefault="004D6697">
            <w:pPr>
              <w:spacing w:before="0"/>
              <w:jc w:val="left"/>
              <w:cnfStyle w:val="000000100000" w:firstRow="0" w:lastRow="0" w:firstColumn="0" w:lastColumn="0" w:oddVBand="0" w:evenVBand="0" w:oddHBand="1" w:evenHBand="0" w:firstRowFirstColumn="0" w:firstRowLastColumn="0" w:lastRowFirstColumn="0" w:lastRowLastColumn="0"/>
              <w:rPr>
                <w:ins w:id="4134" w:author="ONOPTCHENKO Xavier" w:date="2019-10-10T16:03:00Z"/>
                <w:rFonts w:ascii="Calibri" w:hAnsi="Calibri"/>
                <w:color w:val="000000"/>
                <w:sz w:val="16"/>
                <w:szCs w:val="16"/>
                <w:lang w:eastAsia="en-GB"/>
              </w:rPr>
            </w:pPr>
            <w:ins w:id="4135" w:author="ONOPTCHENKO Xavier" w:date="2019-10-10T16:06:00Z">
              <w:r w:rsidRPr="00C26741">
                <w:rPr>
                  <w:rFonts w:ascii="Calibri" w:hAnsi="Calibri"/>
                  <w:b/>
                  <w:color w:val="000000"/>
                  <w:sz w:val="16"/>
                  <w:szCs w:val="16"/>
                  <w:lang w:eastAsia="en-GB"/>
                </w:rPr>
                <w:t>Oracle 19 incompatible</w:t>
              </w:r>
              <w:r>
                <w:rPr>
                  <w:rFonts w:ascii="Calibri" w:hAnsi="Calibri"/>
                  <w:b/>
                  <w:color w:val="000000"/>
                  <w:sz w:val="16"/>
                  <w:szCs w:val="16"/>
                  <w:lang w:eastAsia="en-GB"/>
                </w:rPr>
                <w:t>.</w:t>
              </w:r>
            </w:ins>
          </w:p>
        </w:tc>
      </w:tr>
    </w:tbl>
    <w:p w14:paraId="5603D54D" w14:textId="6011F7D9" w:rsidR="0070192C" w:rsidRDefault="0070192C" w:rsidP="00D72D54">
      <w:pPr>
        <w:rPr>
          <w:ins w:id="4136" w:author="ONOPTCHENKO Xavier" w:date="2019-10-11T16:47:00Z"/>
          <w:b/>
        </w:rPr>
      </w:pPr>
      <w:ins w:id="4137" w:author="ONOPTCHENKO Xavier" w:date="2019-10-11T16:47:00Z">
        <w:r>
          <w:rPr>
            <w:b/>
          </w:rPr>
          <w:t xml:space="preserve">Remarque : </w:t>
        </w:r>
        <w:r w:rsidRPr="0070192C">
          <w:rPr>
            <w:rPrChange w:id="4138" w:author="ONOPTCHENKO Xavier" w:date="2019-10-11T16:49:00Z">
              <w:rPr>
                <w:b/>
              </w:rPr>
            </w:rPrChange>
          </w:rPr>
          <w:t xml:space="preserve">L’application </w:t>
        </w:r>
      </w:ins>
      <w:ins w:id="4139" w:author="ONOPTCHENKO Xavier" w:date="2019-10-11T16:48:00Z">
        <w:r w:rsidRPr="0070192C">
          <w:rPr>
            <w:rPrChange w:id="4140" w:author="ONOPTCHENKO Xavier" w:date="2019-10-11T16:49:00Z">
              <w:rPr>
                <w:b/>
              </w:rPr>
            </w:rPrChange>
          </w:rPr>
          <w:t>« ESB Administration et Suivi » n’a pas été créée dans REFI.</w:t>
        </w:r>
      </w:ins>
      <w:ins w:id="4141" w:author="ONOPTCHENKO Xavier" w:date="2019-10-11T16:49:00Z">
        <w:r>
          <w:t xml:space="preserve"> L</w:t>
        </w:r>
      </w:ins>
      <w:ins w:id="4142" w:author="ONOPTCHENKO Xavier" w:date="2019-10-11T16:50:00Z">
        <w:r>
          <w:t>es infrastructures actuelles ont été créées sur l’application AP10792 qui correspond à l’ESB interne et extranet.</w:t>
        </w:r>
      </w:ins>
      <w:ins w:id="4143" w:author="ONOPTCHENKO Xavier" w:date="2019-10-11T16:48:00Z">
        <w:r w:rsidRPr="0070192C">
          <w:rPr>
            <w:rPrChange w:id="4144" w:author="ONOPTCHENKO Xavier" w:date="2019-10-11T16:49:00Z">
              <w:rPr>
                <w:b/>
              </w:rPr>
            </w:rPrChange>
          </w:rPr>
          <w:t xml:space="preserve"> </w:t>
        </w:r>
      </w:ins>
      <w:ins w:id="4145" w:author="ONOPTCHENKO Xavier" w:date="2019-10-11T16:49:00Z">
        <w:r w:rsidRPr="0070192C">
          <w:rPr>
            <w:rPrChange w:id="4146" w:author="ONOPTCHENKO Xavier" w:date="2019-10-11T16:49:00Z">
              <w:rPr>
                <w:b/>
              </w:rPr>
            </w:rPrChange>
          </w:rPr>
          <w:t>Il faudra donc créer une nouvelle application REFI</w:t>
        </w:r>
      </w:ins>
      <w:ins w:id="4147" w:author="ONOPTCHENKO Xavier" w:date="2019-10-11T16:50:00Z">
        <w:r>
          <w:t xml:space="preserve"> et y associer les nouveaux serveurs</w:t>
        </w:r>
      </w:ins>
      <w:ins w:id="4148" w:author="ONOPTCHENKO Xavier" w:date="2019-10-14T11:15:00Z">
        <w:r w:rsidR="0058057D">
          <w:t xml:space="preserve"> (</w:t>
        </w:r>
        <w:r w:rsidR="0058057D" w:rsidRPr="0058057D">
          <w:rPr>
            <w:b/>
            <w:rPrChange w:id="4149" w:author="ONOPTCHENKO Xavier" w:date="2019-10-14T11:16:00Z">
              <w:rPr/>
            </w:rPrChange>
          </w:rPr>
          <w:t>Nouveau #1</w:t>
        </w:r>
        <w:r w:rsidR="0058057D">
          <w:t xml:space="preserve"> pour la production)</w:t>
        </w:r>
      </w:ins>
      <w:ins w:id="4150" w:author="ONOPTCHENKO Xavier" w:date="2019-10-11T16:49:00Z">
        <w:r w:rsidRPr="0070192C">
          <w:rPr>
            <w:rPrChange w:id="4151" w:author="ONOPTCHENKO Xavier" w:date="2019-10-11T16:49:00Z">
              <w:rPr>
                <w:b/>
              </w:rPr>
            </w:rPrChange>
          </w:rPr>
          <w:t>.</w:t>
        </w:r>
      </w:ins>
    </w:p>
    <w:p w14:paraId="452FDE0F" w14:textId="64013949" w:rsidR="00D72D54" w:rsidRDefault="00D72D54">
      <w:pPr>
        <w:spacing w:before="240"/>
        <w:rPr>
          <w:ins w:id="4152" w:author="ONOPTCHENKO Xavier" w:date="2019-10-10T16:03:00Z"/>
          <w:b/>
        </w:rPr>
        <w:pPrChange w:id="4153" w:author="ONOPTCHENKO Xavier" w:date="2019-10-11T16:51:00Z">
          <w:pPr/>
        </w:pPrChange>
      </w:pPr>
      <w:ins w:id="4154" w:author="ONOPTCHENKO Xavier" w:date="2019-10-10T16:03:00Z">
        <w:r w:rsidRPr="00335A86">
          <w:rPr>
            <w:b/>
          </w:rPr>
          <w:t>Bases de données :</w:t>
        </w:r>
      </w:ins>
    </w:p>
    <w:p w14:paraId="5866BA91" w14:textId="26608B00" w:rsidR="00D72D54" w:rsidRDefault="00D72D54" w:rsidP="00D72D54">
      <w:pPr>
        <w:spacing w:after="120"/>
        <w:rPr>
          <w:ins w:id="4155" w:author="ONOPTCHENKO Xavier" w:date="2019-10-10T16:03:00Z"/>
        </w:rPr>
      </w:pPr>
      <w:ins w:id="4156" w:author="ONOPTCHENKO Xavier" w:date="2019-10-10T16:03:00Z">
        <w:r>
          <w:t>La volumétrie de données utiles est estimée à 1</w:t>
        </w:r>
      </w:ins>
      <w:ins w:id="4157" w:author="ONOPTCHENKO Xavier" w:date="2019-10-10T16:07:00Z">
        <w:r>
          <w:t>00</w:t>
        </w:r>
      </w:ins>
      <w:ins w:id="4158" w:author="ONOPTCHENKO Xavier" w:date="2019-10-10T16:03:00Z">
        <w:r>
          <w:t xml:space="preserve"> </w:t>
        </w:r>
      </w:ins>
      <w:ins w:id="4159" w:author="ONOPTCHENKO Xavier" w:date="2019-10-10T16:07:00Z">
        <w:r>
          <w:t>G</w:t>
        </w:r>
      </w:ins>
      <w:ins w:id="4160" w:author="ONOPTCHENKO Xavier" w:date="2019-10-10T16:03:00Z">
        <w:r>
          <w:t xml:space="preserve">o. L’éditeur a préconisé un système de 4 VCPU et </w:t>
        </w:r>
      </w:ins>
      <w:ins w:id="4161" w:author="ONOPTCHENKO Xavier" w:date="2019-10-10T16:08:00Z">
        <w:r>
          <w:t>8</w:t>
        </w:r>
      </w:ins>
      <w:ins w:id="4162" w:author="ONOPTCHENKO Xavier" w:date="2019-10-10T16:03:00Z">
        <w:r>
          <w:t xml:space="preserve"> Go de RAM.</w:t>
        </w:r>
      </w:ins>
    </w:p>
    <w:tbl>
      <w:tblPr>
        <w:tblStyle w:val="TableauGrille4-Accentuation1"/>
        <w:tblW w:w="12753" w:type="dxa"/>
        <w:tblLook w:val="04A0" w:firstRow="1" w:lastRow="0" w:firstColumn="1" w:lastColumn="0" w:noHBand="0" w:noVBand="1"/>
        <w:tblPrChange w:id="4163" w:author="ONOPTCHENKO Xavier" w:date="2019-10-14T11:15:00Z">
          <w:tblPr>
            <w:tblStyle w:val="TableauGrille4-Accentuation1"/>
            <w:tblW w:w="10484" w:type="dxa"/>
            <w:tblLook w:val="04A0" w:firstRow="1" w:lastRow="0" w:firstColumn="1" w:lastColumn="0" w:noHBand="0" w:noVBand="1"/>
          </w:tblPr>
        </w:tblPrChange>
      </w:tblPr>
      <w:tblGrid>
        <w:gridCol w:w="1129"/>
        <w:gridCol w:w="1367"/>
        <w:gridCol w:w="850"/>
        <w:gridCol w:w="965"/>
        <w:gridCol w:w="1167"/>
        <w:gridCol w:w="1167"/>
        <w:gridCol w:w="1936"/>
        <w:gridCol w:w="4172"/>
        <w:tblGridChange w:id="4164">
          <w:tblGrid>
            <w:gridCol w:w="1762"/>
            <w:gridCol w:w="1367"/>
            <w:gridCol w:w="850"/>
            <w:gridCol w:w="965"/>
            <w:gridCol w:w="1167"/>
            <w:gridCol w:w="1167"/>
            <w:gridCol w:w="1936"/>
            <w:gridCol w:w="2437"/>
          </w:tblGrid>
        </w:tblGridChange>
      </w:tblGrid>
      <w:tr w:rsidR="008C61A0" w:rsidRPr="00D65F21" w14:paraId="02CF9F33" w14:textId="77777777" w:rsidTr="0058057D">
        <w:trPr>
          <w:cnfStyle w:val="100000000000" w:firstRow="1" w:lastRow="0" w:firstColumn="0" w:lastColumn="0" w:oddVBand="0" w:evenVBand="0" w:oddHBand="0" w:evenHBand="0" w:firstRowFirstColumn="0" w:firstRowLastColumn="0" w:lastRowFirstColumn="0" w:lastRowLastColumn="0"/>
          <w:trHeight w:val="450"/>
          <w:ins w:id="4165" w:author="ONOPTCHENKO Xavier" w:date="2019-10-10T16:03:00Z"/>
          <w:trPrChange w:id="4166" w:author="ONOPTCHENKO Xavier" w:date="2019-10-14T11:15:00Z">
            <w:trPr>
              <w:trHeight w:val="450"/>
            </w:trPr>
          </w:trPrChange>
        </w:trPr>
        <w:tc>
          <w:tcPr>
            <w:cnfStyle w:val="001000000000" w:firstRow="0" w:lastRow="0" w:firstColumn="1" w:lastColumn="0" w:oddVBand="0" w:evenVBand="0" w:oddHBand="0" w:evenHBand="0" w:firstRowFirstColumn="0" w:firstRowLastColumn="0" w:lastRowFirstColumn="0" w:lastRowLastColumn="0"/>
            <w:tcW w:w="1129" w:type="dxa"/>
            <w:hideMark/>
            <w:tcPrChange w:id="4167" w:author="ONOPTCHENKO Xavier" w:date="2019-10-14T11:15:00Z">
              <w:tcPr>
                <w:tcW w:w="1762" w:type="dxa"/>
                <w:hideMark/>
              </w:tcPr>
            </w:tcPrChange>
          </w:tcPr>
          <w:p w14:paraId="323AD529" w14:textId="77777777" w:rsidR="008C61A0" w:rsidRPr="00D65F21" w:rsidRDefault="008C61A0" w:rsidP="00D72D54">
            <w:pPr>
              <w:spacing w:before="0"/>
              <w:jc w:val="left"/>
              <w:cnfStyle w:val="101000000000" w:firstRow="1" w:lastRow="0" w:firstColumn="1" w:lastColumn="0" w:oddVBand="0" w:evenVBand="0" w:oddHBand="0" w:evenHBand="0" w:firstRowFirstColumn="0" w:firstRowLastColumn="0" w:lastRowFirstColumn="0" w:lastRowLastColumn="0"/>
              <w:rPr>
                <w:ins w:id="4168" w:author="ONOPTCHENKO Xavier" w:date="2019-10-10T16:03:00Z"/>
                <w:rFonts w:ascii="Calibri" w:hAnsi="Calibri"/>
                <w:b w:val="0"/>
                <w:bCs w:val="0"/>
                <w:color w:val="FFFFFF"/>
                <w:sz w:val="16"/>
                <w:szCs w:val="16"/>
                <w:lang w:val="en-GB" w:eastAsia="en-GB"/>
              </w:rPr>
            </w:pPr>
            <w:ins w:id="4169" w:author="ONOPTCHENKO Xavier" w:date="2019-10-10T16:03:00Z">
              <w:r w:rsidRPr="00D65F21">
                <w:rPr>
                  <w:rFonts w:ascii="Calibri" w:hAnsi="Calibri"/>
                  <w:color w:val="FFFFFF"/>
                  <w:sz w:val="16"/>
                  <w:szCs w:val="16"/>
                  <w:lang w:val="en-GB" w:eastAsia="en-GB"/>
                </w:rPr>
                <w:t>Serveur</w:t>
              </w:r>
            </w:ins>
          </w:p>
        </w:tc>
        <w:tc>
          <w:tcPr>
            <w:tcW w:w="1367" w:type="dxa"/>
            <w:hideMark/>
            <w:tcPrChange w:id="4170" w:author="ONOPTCHENKO Xavier" w:date="2019-10-14T11:15:00Z">
              <w:tcPr>
                <w:tcW w:w="1367" w:type="dxa"/>
                <w:hideMark/>
              </w:tcPr>
            </w:tcPrChange>
          </w:tcPr>
          <w:p w14:paraId="16104CC8" w14:textId="77777777" w:rsidR="008C61A0" w:rsidRPr="00D65F21" w:rsidRDefault="008C61A0" w:rsidP="00D72D54">
            <w:pPr>
              <w:spacing w:before="0"/>
              <w:jc w:val="center"/>
              <w:cnfStyle w:val="100000000000" w:firstRow="1" w:lastRow="0" w:firstColumn="0" w:lastColumn="0" w:oddVBand="0" w:evenVBand="0" w:oddHBand="0" w:evenHBand="0" w:firstRowFirstColumn="0" w:firstRowLastColumn="0" w:lastRowFirstColumn="0" w:lastRowLastColumn="0"/>
              <w:rPr>
                <w:ins w:id="4171" w:author="ONOPTCHENKO Xavier" w:date="2019-10-10T16:03:00Z"/>
                <w:rFonts w:ascii="Calibri" w:hAnsi="Calibri"/>
                <w:b w:val="0"/>
                <w:bCs w:val="0"/>
                <w:color w:val="FFFFFF"/>
                <w:sz w:val="16"/>
                <w:szCs w:val="16"/>
                <w:lang w:val="en-GB" w:eastAsia="en-GB"/>
              </w:rPr>
            </w:pPr>
            <w:ins w:id="4172" w:author="ONOPTCHENKO Xavier" w:date="2019-10-10T16:03:00Z">
              <w:r w:rsidRPr="00D65F21">
                <w:rPr>
                  <w:rFonts w:ascii="Calibri" w:hAnsi="Calibri"/>
                  <w:color w:val="FFFFFF"/>
                  <w:sz w:val="16"/>
                  <w:szCs w:val="16"/>
                  <w:lang w:val="en-GB" w:eastAsia="en-GB"/>
                </w:rPr>
                <w:t>Environnement</w:t>
              </w:r>
            </w:ins>
          </w:p>
        </w:tc>
        <w:tc>
          <w:tcPr>
            <w:tcW w:w="850" w:type="dxa"/>
            <w:hideMark/>
            <w:tcPrChange w:id="4173" w:author="ONOPTCHENKO Xavier" w:date="2019-10-14T11:15:00Z">
              <w:tcPr>
                <w:tcW w:w="850" w:type="dxa"/>
                <w:hideMark/>
              </w:tcPr>
            </w:tcPrChange>
          </w:tcPr>
          <w:p w14:paraId="0A5E41B1" w14:textId="77777777" w:rsidR="008C61A0" w:rsidRPr="00D65F21" w:rsidRDefault="008C61A0" w:rsidP="00D72D54">
            <w:pPr>
              <w:spacing w:before="0"/>
              <w:jc w:val="center"/>
              <w:cnfStyle w:val="100000000000" w:firstRow="1" w:lastRow="0" w:firstColumn="0" w:lastColumn="0" w:oddVBand="0" w:evenVBand="0" w:oddHBand="0" w:evenHBand="0" w:firstRowFirstColumn="0" w:firstRowLastColumn="0" w:lastRowFirstColumn="0" w:lastRowLastColumn="0"/>
              <w:rPr>
                <w:ins w:id="4174" w:author="ONOPTCHENKO Xavier" w:date="2019-10-10T16:03:00Z"/>
                <w:rFonts w:ascii="Calibri" w:hAnsi="Calibri"/>
                <w:b w:val="0"/>
                <w:bCs w:val="0"/>
                <w:color w:val="FFFFFF"/>
                <w:sz w:val="16"/>
                <w:szCs w:val="16"/>
                <w:lang w:val="en-GB" w:eastAsia="en-GB"/>
              </w:rPr>
            </w:pPr>
            <w:ins w:id="4175" w:author="ONOPTCHENKO Xavier" w:date="2019-10-10T16:03:00Z">
              <w:r>
                <w:rPr>
                  <w:rFonts w:ascii="Calibri" w:hAnsi="Calibri"/>
                  <w:color w:val="FFFFFF"/>
                  <w:sz w:val="16"/>
                  <w:szCs w:val="16"/>
                  <w:lang w:val="en-GB" w:eastAsia="en-GB"/>
                </w:rPr>
                <w:t>Version</w:t>
              </w:r>
            </w:ins>
          </w:p>
        </w:tc>
        <w:tc>
          <w:tcPr>
            <w:tcW w:w="965" w:type="dxa"/>
            <w:hideMark/>
            <w:tcPrChange w:id="4176" w:author="ONOPTCHENKO Xavier" w:date="2019-10-14T11:15:00Z">
              <w:tcPr>
                <w:tcW w:w="965" w:type="dxa"/>
                <w:hideMark/>
              </w:tcPr>
            </w:tcPrChange>
          </w:tcPr>
          <w:p w14:paraId="118A86BA" w14:textId="77777777" w:rsidR="008C61A0" w:rsidRPr="00D65F21" w:rsidRDefault="008C61A0" w:rsidP="00D72D54">
            <w:pPr>
              <w:spacing w:before="0"/>
              <w:jc w:val="center"/>
              <w:cnfStyle w:val="100000000000" w:firstRow="1" w:lastRow="0" w:firstColumn="0" w:lastColumn="0" w:oddVBand="0" w:evenVBand="0" w:oddHBand="0" w:evenHBand="0" w:firstRowFirstColumn="0" w:firstRowLastColumn="0" w:lastRowFirstColumn="0" w:lastRowLastColumn="0"/>
              <w:rPr>
                <w:ins w:id="4177" w:author="ONOPTCHENKO Xavier" w:date="2019-10-10T16:03:00Z"/>
                <w:rFonts w:ascii="Calibri" w:hAnsi="Calibri"/>
                <w:b w:val="0"/>
                <w:bCs w:val="0"/>
                <w:color w:val="FFFFFF"/>
                <w:sz w:val="16"/>
                <w:szCs w:val="16"/>
                <w:lang w:val="en-GB" w:eastAsia="en-GB"/>
              </w:rPr>
            </w:pPr>
            <w:ins w:id="4178" w:author="ONOPTCHENKO Xavier" w:date="2019-10-10T16:03:00Z">
              <w:r>
                <w:rPr>
                  <w:rFonts w:ascii="Calibri" w:hAnsi="Calibri"/>
                  <w:color w:val="FFFFFF"/>
                  <w:sz w:val="16"/>
                  <w:szCs w:val="16"/>
                  <w:lang w:val="en-GB" w:eastAsia="en-GB"/>
                </w:rPr>
                <w:t>Volumétrie</w:t>
              </w:r>
            </w:ins>
          </w:p>
        </w:tc>
        <w:tc>
          <w:tcPr>
            <w:tcW w:w="1167" w:type="dxa"/>
            <w:tcPrChange w:id="4179" w:author="ONOPTCHENKO Xavier" w:date="2019-10-14T11:15:00Z">
              <w:tcPr>
                <w:tcW w:w="1167" w:type="dxa"/>
              </w:tcPr>
            </w:tcPrChange>
          </w:tcPr>
          <w:p w14:paraId="65E33A44" w14:textId="04F1E5BD" w:rsidR="008C61A0" w:rsidRPr="00D65F21" w:rsidRDefault="008C61A0" w:rsidP="00D72D54">
            <w:pPr>
              <w:spacing w:before="0"/>
              <w:jc w:val="center"/>
              <w:cnfStyle w:val="100000000000" w:firstRow="1" w:lastRow="0" w:firstColumn="0" w:lastColumn="0" w:oddVBand="0" w:evenVBand="0" w:oddHBand="0" w:evenHBand="0" w:firstRowFirstColumn="0" w:firstRowLastColumn="0" w:lastRowFirstColumn="0" w:lastRowLastColumn="0"/>
              <w:rPr>
                <w:ins w:id="4180" w:author="ONOPTCHENKO Xavier" w:date="2019-10-11T11:15:00Z"/>
                <w:rFonts w:ascii="Calibri" w:hAnsi="Calibri"/>
                <w:color w:val="FFFFFF"/>
                <w:sz w:val="16"/>
                <w:szCs w:val="16"/>
                <w:lang w:val="en-GB" w:eastAsia="en-GB"/>
              </w:rPr>
            </w:pPr>
            <w:ins w:id="4181" w:author="ONOPTCHENKO Xavier" w:date="2019-10-11T11:15:00Z">
              <w:r>
                <w:rPr>
                  <w:rFonts w:ascii="Calibri" w:hAnsi="Calibri"/>
                  <w:color w:val="FFFFFF"/>
                  <w:sz w:val="16"/>
                  <w:szCs w:val="16"/>
                  <w:lang w:val="en-GB" w:eastAsia="en-GB"/>
                </w:rPr>
                <w:t>Template</w:t>
              </w:r>
            </w:ins>
          </w:p>
        </w:tc>
        <w:tc>
          <w:tcPr>
            <w:tcW w:w="1167" w:type="dxa"/>
            <w:hideMark/>
            <w:tcPrChange w:id="4182" w:author="ONOPTCHENKO Xavier" w:date="2019-10-14T11:15:00Z">
              <w:tcPr>
                <w:tcW w:w="1167" w:type="dxa"/>
                <w:hideMark/>
              </w:tcPr>
            </w:tcPrChange>
          </w:tcPr>
          <w:p w14:paraId="0A5F3A88" w14:textId="35D92167" w:rsidR="008C61A0" w:rsidRPr="00D65F21" w:rsidRDefault="008C61A0" w:rsidP="00D72D54">
            <w:pPr>
              <w:spacing w:before="0"/>
              <w:jc w:val="center"/>
              <w:cnfStyle w:val="100000000000" w:firstRow="1" w:lastRow="0" w:firstColumn="0" w:lastColumn="0" w:oddVBand="0" w:evenVBand="0" w:oddHBand="0" w:evenHBand="0" w:firstRowFirstColumn="0" w:firstRowLastColumn="0" w:lastRowFirstColumn="0" w:lastRowLastColumn="0"/>
              <w:rPr>
                <w:ins w:id="4183" w:author="ONOPTCHENKO Xavier" w:date="2019-10-10T16:03:00Z"/>
                <w:rFonts w:ascii="Calibri" w:hAnsi="Calibri"/>
                <w:b w:val="0"/>
                <w:bCs w:val="0"/>
                <w:color w:val="FFFFFF"/>
                <w:sz w:val="16"/>
                <w:szCs w:val="16"/>
                <w:lang w:val="en-GB" w:eastAsia="en-GB"/>
              </w:rPr>
            </w:pPr>
            <w:ins w:id="4184" w:author="ONOPTCHENKO Xavier" w:date="2019-10-10T16:03:00Z">
              <w:r w:rsidRPr="00D65F21">
                <w:rPr>
                  <w:rFonts w:ascii="Calibri" w:hAnsi="Calibri"/>
                  <w:color w:val="FFFFFF"/>
                  <w:sz w:val="16"/>
                  <w:szCs w:val="16"/>
                  <w:lang w:val="en-GB" w:eastAsia="en-GB"/>
                </w:rPr>
                <w:t>Zone réseau</w:t>
              </w:r>
            </w:ins>
          </w:p>
        </w:tc>
        <w:tc>
          <w:tcPr>
            <w:tcW w:w="1936" w:type="dxa"/>
            <w:hideMark/>
            <w:tcPrChange w:id="4185" w:author="ONOPTCHENKO Xavier" w:date="2019-10-14T11:15:00Z">
              <w:tcPr>
                <w:tcW w:w="1936" w:type="dxa"/>
                <w:hideMark/>
              </w:tcPr>
            </w:tcPrChange>
          </w:tcPr>
          <w:p w14:paraId="02552649" w14:textId="77777777" w:rsidR="008C61A0" w:rsidRPr="00D65F21" w:rsidRDefault="008C61A0" w:rsidP="00D72D54">
            <w:pPr>
              <w:spacing w:before="0"/>
              <w:jc w:val="left"/>
              <w:cnfStyle w:val="100000000000" w:firstRow="1" w:lastRow="0" w:firstColumn="0" w:lastColumn="0" w:oddVBand="0" w:evenVBand="0" w:oddHBand="0" w:evenHBand="0" w:firstRowFirstColumn="0" w:firstRowLastColumn="0" w:lastRowFirstColumn="0" w:lastRowLastColumn="0"/>
              <w:rPr>
                <w:ins w:id="4186" w:author="ONOPTCHENKO Xavier" w:date="2019-10-10T16:03:00Z"/>
                <w:rFonts w:ascii="Calibri" w:hAnsi="Calibri"/>
                <w:b w:val="0"/>
                <w:bCs w:val="0"/>
                <w:color w:val="FFFFFF"/>
                <w:sz w:val="16"/>
                <w:szCs w:val="16"/>
                <w:lang w:val="en-GB" w:eastAsia="en-GB"/>
              </w:rPr>
            </w:pPr>
            <w:ins w:id="4187" w:author="ONOPTCHENKO Xavier" w:date="2019-10-10T16:03:00Z">
              <w:r>
                <w:rPr>
                  <w:rFonts w:ascii="Calibri" w:hAnsi="Calibri"/>
                  <w:color w:val="FFFFFF"/>
                  <w:sz w:val="16"/>
                  <w:szCs w:val="16"/>
                  <w:lang w:val="en-GB" w:eastAsia="en-GB"/>
                </w:rPr>
                <w:t>Options</w:t>
              </w:r>
            </w:ins>
          </w:p>
        </w:tc>
        <w:tc>
          <w:tcPr>
            <w:tcW w:w="4172" w:type="dxa"/>
            <w:tcPrChange w:id="4188" w:author="ONOPTCHENKO Xavier" w:date="2019-10-14T11:15:00Z">
              <w:tcPr>
                <w:tcW w:w="2437" w:type="dxa"/>
              </w:tcPr>
            </w:tcPrChange>
          </w:tcPr>
          <w:p w14:paraId="17AA7ED0" w14:textId="77777777" w:rsidR="008C61A0" w:rsidRPr="00D65F21" w:rsidRDefault="008C61A0" w:rsidP="00D72D54">
            <w:pPr>
              <w:spacing w:before="0"/>
              <w:jc w:val="left"/>
              <w:cnfStyle w:val="100000000000" w:firstRow="1" w:lastRow="0" w:firstColumn="0" w:lastColumn="0" w:oddVBand="0" w:evenVBand="0" w:oddHBand="0" w:evenHBand="0" w:firstRowFirstColumn="0" w:firstRowLastColumn="0" w:lastRowFirstColumn="0" w:lastRowLastColumn="0"/>
              <w:rPr>
                <w:ins w:id="4189" w:author="ONOPTCHENKO Xavier" w:date="2019-10-10T16:03:00Z"/>
                <w:rFonts w:ascii="Calibri" w:hAnsi="Calibri"/>
                <w:b w:val="0"/>
                <w:bCs w:val="0"/>
                <w:color w:val="FFFFFF"/>
                <w:sz w:val="16"/>
                <w:szCs w:val="16"/>
                <w:lang w:val="en-GB" w:eastAsia="en-GB"/>
              </w:rPr>
            </w:pPr>
            <w:ins w:id="4190" w:author="ONOPTCHENKO Xavier" w:date="2019-10-10T16:03:00Z">
              <w:r>
                <w:rPr>
                  <w:rFonts w:ascii="Calibri" w:hAnsi="Calibri"/>
                  <w:color w:val="FFFFFF"/>
                  <w:sz w:val="16"/>
                  <w:szCs w:val="16"/>
                  <w:lang w:val="en-GB" w:eastAsia="en-GB"/>
                </w:rPr>
                <w:t>Commentaires</w:t>
              </w:r>
            </w:ins>
          </w:p>
        </w:tc>
      </w:tr>
      <w:tr w:rsidR="008C61A0" w:rsidRPr="00D65F21" w14:paraId="0934A059" w14:textId="77777777" w:rsidTr="0058057D">
        <w:trPr>
          <w:cnfStyle w:val="000000100000" w:firstRow="0" w:lastRow="0" w:firstColumn="0" w:lastColumn="0" w:oddVBand="0" w:evenVBand="0" w:oddHBand="1" w:evenHBand="0" w:firstRowFirstColumn="0" w:firstRowLastColumn="0" w:lastRowFirstColumn="0" w:lastRowLastColumn="0"/>
          <w:trHeight w:val="300"/>
          <w:ins w:id="4191" w:author="ONOPTCHENKO Xavier" w:date="2019-10-10T16:03:00Z"/>
          <w:trPrChange w:id="4192" w:author="ONOPTCHENKO Xavier" w:date="2019-10-14T11:15:00Z">
            <w:trPr>
              <w:trHeight w:val="300"/>
            </w:trPr>
          </w:trPrChange>
        </w:trPr>
        <w:tc>
          <w:tcPr>
            <w:cnfStyle w:val="001000000000" w:firstRow="0" w:lastRow="0" w:firstColumn="1" w:lastColumn="0" w:oddVBand="0" w:evenVBand="0" w:oddHBand="0" w:evenHBand="0" w:firstRowFirstColumn="0" w:firstRowLastColumn="0" w:lastRowFirstColumn="0" w:lastRowLastColumn="0"/>
            <w:tcW w:w="1129" w:type="dxa"/>
            <w:noWrap/>
            <w:tcPrChange w:id="4193" w:author="ONOPTCHENKO Xavier" w:date="2019-10-14T11:15:00Z">
              <w:tcPr>
                <w:tcW w:w="1762" w:type="dxa"/>
                <w:noWrap/>
              </w:tcPr>
            </w:tcPrChange>
          </w:tcPr>
          <w:p w14:paraId="1A3E4D3D" w14:textId="77777777" w:rsidR="008C61A0" w:rsidRDefault="008C61A0" w:rsidP="00D72D54">
            <w:pPr>
              <w:spacing w:before="0"/>
              <w:jc w:val="left"/>
              <w:cnfStyle w:val="001000100000" w:firstRow="0" w:lastRow="0" w:firstColumn="1" w:lastColumn="0" w:oddVBand="0" w:evenVBand="0" w:oddHBand="1" w:evenHBand="0" w:firstRowFirstColumn="0" w:firstRowLastColumn="0" w:lastRowFirstColumn="0" w:lastRowLastColumn="0"/>
              <w:rPr>
                <w:ins w:id="4194" w:author="ONOPTCHENKO Xavier" w:date="2019-10-10T16:09:00Z"/>
                <w:rFonts w:ascii="Calibri" w:hAnsi="Calibri"/>
                <w:color w:val="000000"/>
                <w:sz w:val="16"/>
                <w:szCs w:val="16"/>
                <w:lang w:eastAsia="en-GB"/>
              </w:rPr>
            </w:pPr>
            <w:ins w:id="4195" w:author="ONOPTCHENKO Xavier" w:date="2019-10-10T16:09:00Z">
              <w:r>
                <w:rPr>
                  <w:rFonts w:ascii="Calibri" w:hAnsi="Calibri"/>
                  <w:color w:val="000000"/>
                  <w:sz w:val="16"/>
                  <w:szCs w:val="16"/>
                  <w:lang w:eastAsia="en-GB"/>
                </w:rPr>
                <w:t>Nouveau #2</w:t>
              </w:r>
            </w:ins>
          </w:p>
          <w:p w14:paraId="721B2364" w14:textId="4173F658" w:rsidR="008C61A0" w:rsidRPr="00FA7636" w:rsidRDefault="008C61A0" w:rsidP="00D72D54">
            <w:pPr>
              <w:spacing w:before="0"/>
              <w:jc w:val="left"/>
              <w:cnfStyle w:val="001000100000" w:firstRow="0" w:lastRow="0" w:firstColumn="1" w:lastColumn="0" w:oddVBand="0" w:evenVBand="0" w:oddHBand="1" w:evenHBand="0" w:firstRowFirstColumn="0" w:firstRowLastColumn="0" w:lastRowFirstColumn="0" w:lastRowLastColumn="0"/>
              <w:rPr>
                <w:ins w:id="4196" w:author="ONOPTCHENKO Xavier" w:date="2019-10-10T16:03:00Z"/>
                <w:rFonts w:ascii="Calibri" w:hAnsi="Calibri"/>
                <w:color w:val="000000"/>
                <w:sz w:val="16"/>
                <w:szCs w:val="16"/>
                <w:lang w:eastAsia="en-GB"/>
              </w:rPr>
            </w:pPr>
            <w:ins w:id="4197" w:author="ONOPTCHENKO Xavier" w:date="2019-10-10T16:09:00Z">
              <w:r>
                <w:rPr>
                  <w:rFonts w:ascii="Calibri" w:hAnsi="Calibri"/>
                  <w:color w:val="000000"/>
                  <w:sz w:val="16"/>
                  <w:szCs w:val="16"/>
                  <w:lang w:eastAsia="en-GB"/>
                </w:rPr>
                <w:t>Nouveau #3</w:t>
              </w:r>
            </w:ins>
          </w:p>
        </w:tc>
        <w:tc>
          <w:tcPr>
            <w:tcW w:w="1367" w:type="dxa"/>
            <w:noWrap/>
            <w:vAlign w:val="center"/>
            <w:tcPrChange w:id="4198" w:author="ONOPTCHENKO Xavier" w:date="2019-10-14T11:15:00Z">
              <w:tcPr>
                <w:tcW w:w="1367" w:type="dxa"/>
                <w:noWrap/>
              </w:tcPr>
            </w:tcPrChange>
          </w:tcPr>
          <w:p w14:paraId="1629B88E" w14:textId="77777777" w:rsidR="008C61A0" w:rsidRPr="00FA7636" w:rsidRDefault="008C61A0">
            <w:pPr>
              <w:spacing w:before="0"/>
              <w:jc w:val="center"/>
              <w:cnfStyle w:val="000000100000" w:firstRow="0" w:lastRow="0" w:firstColumn="0" w:lastColumn="0" w:oddVBand="0" w:evenVBand="0" w:oddHBand="1" w:evenHBand="0" w:firstRowFirstColumn="0" w:firstRowLastColumn="0" w:lastRowFirstColumn="0" w:lastRowLastColumn="0"/>
              <w:rPr>
                <w:ins w:id="4199" w:author="ONOPTCHENKO Xavier" w:date="2019-10-10T16:03:00Z"/>
                <w:rFonts w:ascii="Calibri" w:hAnsi="Calibri"/>
                <w:color w:val="000000"/>
                <w:sz w:val="16"/>
                <w:szCs w:val="16"/>
                <w:lang w:eastAsia="en-GB"/>
              </w:rPr>
            </w:pPr>
            <w:ins w:id="4200" w:author="ONOPTCHENKO Xavier" w:date="2019-10-10T16:03:00Z">
              <w:r>
                <w:rPr>
                  <w:rFonts w:ascii="Calibri" w:hAnsi="Calibri"/>
                  <w:color w:val="000000"/>
                  <w:sz w:val="16"/>
                  <w:szCs w:val="16"/>
                  <w:lang w:eastAsia="en-GB"/>
                </w:rPr>
                <w:t>Production</w:t>
              </w:r>
            </w:ins>
          </w:p>
        </w:tc>
        <w:tc>
          <w:tcPr>
            <w:tcW w:w="850" w:type="dxa"/>
            <w:noWrap/>
            <w:vAlign w:val="center"/>
            <w:tcPrChange w:id="4201" w:author="ONOPTCHENKO Xavier" w:date="2019-10-14T11:15:00Z">
              <w:tcPr>
                <w:tcW w:w="850" w:type="dxa"/>
                <w:noWrap/>
              </w:tcPr>
            </w:tcPrChange>
          </w:tcPr>
          <w:p w14:paraId="5999E87D" w14:textId="0CDB6F50" w:rsidR="008C61A0" w:rsidRPr="00FA7636" w:rsidRDefault="008C61A0">
            <w:pPr>
              <w:spacing w:before="0"/>
              <w:jc w:val="center"/>
              <w:cnfStyle w:val="000000100000" w:firstRow="0" w:lastRow="0" w:firstColumn="0" w:lastColumn="0" w:oddVBand="0" w:evenVBand="0" w:oddHBand="1" w:evenHBand="0" w:firstRowFirstColumn="0" w:firstRowLastColumn="0" w:lastRowFirstColumn="0" w:lastRowLastColumn="0"/>
              <w:rPr>
                <w:ins w:id="4202" w:author="ONOPTCHENKO Xavier" w:date="2019-10-10T16:03:00Z"/>
                <w:rFonts w:ascii="Calibri" w:hAnsi="Calibri"/>
                <w:color w:val="000000"/>
                <w:sz w:val="16"/>
                <w:szCs w:val="16"/>
                <w:lang w:eastAsia="en-GB"/>
              </w:rPr>
            </w:pPr>
            <w:ins w:id="4203" w:author="ONOPTCHENKO Xavier" w:date="2019-10-10T16:03:00Z">
              <w:r>
                <w:rPr>
                  <w:rFonts w:ascii="Calibri" w:hAnsi="Calibri"/>
                  <w:color w:val="000000"/>
                  <w:sz w:val="16"/>
                  <w:szCs w:val="16"/>
                  <w:lang w:eastAsia="en-GB"/>
                </w:rPr>
                <w:t>1</w:t>
              </w:r>
            </w:ins>
            <w:ins w:id="4204" w:author="ONOPTCHENKO Xavier" w:date="2019-10-10T16:10:00Z">
              <w:r>
                <w:rPr>
                  <w:rFonts w:ascii="Calibri" w:hAnsi="Calibri"/>
                  <w:color w:val="000000"/>
                  <w:sz w:val="16"/>
                  <w:szCs w:val="16"/>
                  <w:lang w:eastAsia="en-GB"/>
                </w:rPr>
                <w:t>2</w:t>
              </w:r>
            </w:ins>
            <w:ins w:id="4205" w:author="ONOPTCHENKO Xavier" w:date="2019-10-10T16:03:00Z">
              <w:r>
                <w:rPr>
                  <w:rFonts w:ascii="Calibri" w:hAnsi="Calibri"/>
                  <w:color w:val="000000"/>
                  <w:sz w:val="16"/>
                  <w:szCs w:val="16"/>
                  <w:lang w:eastAsia="en-GB"/>
                </w:rPr>
                <w:t>.</w:t>
              </w:r>
            </w:ins>
            <w:ins w:id="4206" w:author="ONOPTCHENKO Xavier" w:date="2019-10-10T16:10:00Z">
              <w:r>
                <w:rPr>
                  <w:rFonts w:ascii="Calibri" w:hAnsi="Calibri"/>
                  <w:color w:val="000000"/>
                  <w:sz w:val="16"/>
                  <w:szCs w:val="16"/>
                  <w:lang w:eastAsia="en-GB"/>
                </w:rPr>
                <w:t>1</w:t>
              </w:r>
            </w:ins>
            <w:ins w:id="4207" w:author="ONOPTCHENKO Xavier" w:date="2019-10-10T16:03:00Z">
              <w:r>
                <w:rPr>
                  <w:rFonts w:ascii="Calibri" w:hAnsi="Calibri"/>
                  <w:color w:val="000000"/>
                  <w:sz w:val="16"/>
                  <w:szCs w:val="16"/>
                  <w:lang w:eastAsia="en-GB"/>
                </w:rPr>
                <w:t>.0.</w:t>
              </w:r>
            </w:ins>
            <w:ins w:id="4208" w:author="ONOPTCHENKO Xavier" w:date="2019-10-10T16:10:00Z">
              <w:r>
                <w:rPr>
                  <w:rFonts w:ascii="Calibri" w:hAnsi="Calibri"/>
                  <w:color w:val="000000"/>
                  <w:sz w:val="16"/>
                  <w:szCs w:val="16"/>
                  <w:lang w:eastAsia="en-GB"/>
                </w:rPr>
                <w:t>2</w:t>
              </w:r>
            </w:ins>
          </w:p>
        </w:tc>
        <w:tc>
          <w:tcPr>
            <w:tcW w:w="965" w:type="dxa"/>
            <w:noWrap/>
            <w:vAlign w:val="center"/>
            <w:tcPrChange w:id="4209" w:author="ONOPTCHENKO Xavier" w:date="2019-10-14T11:15:00Z">
              <w:tcPr>
                <w:tcW w:w="965" w:type="dxa"/>
                <w:noWrap/>
              </w:tcPr>
            </w:tcPrChange>
          </w:tcPr>
          <w:p w14:paraId="7C85B5C1" w14:textId="4DB31B23" w:rsidR="008C61A0" w:rsidRPr="00FA7636" w:rsidRDefault="008C61A0">
            <w:pPr>
              <w:spacing w:before="0"/>
              <w:jc w:val="center"/>
              <w:cnfStyle w:val="000000100000" w:firstRow="0" w:lastRow="0" w:firstColumn="0" w:lastColumn="0" w:oddVBand="0" w:evenVBand="0" w:oddHBand="1" w:evenHBand="0" w:firstRowFirstColumn="0" w:firstRowLastColumn="0" w:lastRowFirstColumn="0" w:lastRowLastColumn="0"/>
              <w:rPr>
                <w:ins w:id="4210" w:author="ONOPTCHENKO Xavier" w:date="2019-10-10T16:03:00Z"/>
                <w:rFonts w:ascii="Calibri" w:hAnsi="Calibri"/>
                <w:color w:val="000000"/>
                <w:sz w:val="16"/>
                <w:szCs w:val="16"/>
                <w:lang w:eastAsia="en-GB"/>
              </w:rPr>
            </w:pPr>
            <w:ins w:id="4211" w:author="ONOPTCHENKO Xavier" w:date="2019-10-10T16:03:00Z">
              <w:r>
                <w:rPr>
                  <w:rFonts w:ascii="Calibri" w:hAnsi="Calibri"/>
                  <w:color w:val="000000"/>
                  <w:sz w:val="16"/>
                  <w:szCs w:val="16"/>
                  <w:lang w:eastAsia="en-GB"/>
                </w:rPr>
                <w:t>1</w:t>
              </w:r>
            </w:ins>
            <w:ins w:id="4212" w:author="ONOPTCHENKO Xavier" w:date="2019-10-10T16:10:00Z">
              <w:r>
                <w:rPr>
                  <w:rFonts w:ascii="Calibri" w:hAnsi="Calibri"/>
                  <w:color w:val="000000"/>
                  <w:sz w:val="16"/>
                  <w:szCs w:val="16"/>
                  <w:lang w:eastAsia="en-GB"/>
                </w:rPr>
                <w:t>00 G</w:t>
              </w:r>
            </w:ins>
            <w:ins w:id="4213" w:author="ONOPTCHENKO Xavier" w:date="2019-10-10T16:03:00Z">
              <w:r>
                <w:rPr>
                  <w:rFonts w:ascii="Calibri" w:hAnsi="Calibri"/>
                  <w:color w:val="000000"/>
                  <w:sz w:val="16"/>
                  <w:szCs w:val="16"/>
                  <w:lang w:eastAsia="en-GB"/>
                </w:rPr>
                <w:t>o</w:t>
              </w:r>
            </w:ins>
          </w:p>
        </w:tc>
        <w:tc>
          <w:tcPr>
            <w:tcW w:w="1167" w:type="dxa"/>
            <w:vAlign w:val="center"/>
            <w:tcPrChange w:id="4214" w:author="ONOPTCHENKO Xavier" w:date="2019-10-14T11:15:00Z">
              <w:tcPr>
                <w:tcW w:w="1167" w:type="dxa"/>
              </w:tcPr>
            </w:tcPrChange>
          </w:tcPr>
          <w:p w14:paraId="69614230" w14:textId="35BCAA52" w:rsidR="008C61A0" w:rsidRDefault="008C61A0">
            <w:pPr>
              <w:spacing w:before="0"/>
              <w:jc w:val="center"/>
              <w:cnfStyle w:val="000000100000" w:firstRow="0" w:lastRow="0" w:firstColumn="0" w:lastColumn="0" w:oddVBand="0" w:evenVBand="0" w:oddHBand="1" w:evenHBand="0" w:firstRowFirstColumn="0" w:firstRowLastColumn="0" w:lastRowFirstColumn="0" w:lastRowLastColumn="0"/>
              <w:rPr>
                <w:ins w:id="4215" w:author="ONOPTCHENKO Xavier" w:date="2019-10-11T11:15:00Z"/>
                <w:rFonts w:ascii="Calibri" w:hAnsi="Calibri"/>
                <w:color w:val="000000"/>
                <w:sz w:val="16"/>
                <w:szCs w:val="16"/>
                <w:lang w:eastAsia="en-GB"/>
              </w:rPr>
            </w:pPr>
            <w:ins w:id="4216" w:author="ONOPTCHENKO Xavier" w:date="2019-10-11T11:15:00Z">
              <w:r>
                <w:rPr>
                  <w:rFonts w:ascii="Calibri" w:hAnsi="Calibri"/>
                  <w:color w:val="000000"/>
                  <w:sz w:val="16"/>
                  <w:szCs w:val="16"/>
                  <w:lang w:eastAsia="en-GB"/>
                </w:rPr>
                <w:t>MEDIUM</w:t>
              </w:r>
            </w:ins>
          </w:p>
        </w:tc>
        <w:tc>
          <w:tcPr>
            <w:tcW w:w="1167" w:type="dxa"/>
            <w:noWrap/>
            <w:vAlign w:val="center"/>
            <w:tcPrChange w:id="4217" w:author="ONOPTCHENKO Xavier" w:date="2019-10-14T11:15:00Z">
              <w:tcPr>
                <w:tcW w:w="1167" w:type="dxa"/>
                <w:noWrap/>
              </w:tcPr>
            </w:tcPrChange>
          </w:tcPr>
          <w:p w14:paraId="309AA646" w14:textId="593F3857" w:rsidR="008C61A0" w:rsidRPr="00FA7636" w:rsidRDefault="008C61A0">
            <w:pPr>
              <w:spacing w:before="0"/>
              <w:jc w:val="center"/>
              <w:cnfStyle w:val="000000100000" w:firstRow="0" w:lastRow="0" w:firstColumn="0" w:lastColumn="0" w:oddVBand="0" w:evenVBand="0" w:oddHBand="1" w:evenHBand="0" w:firstRowFirstColumn="0" w:firstRowLastColumn="0" w:lastRowFirstColumn="0" w:lastRowLastColumn="0"/>
              <w:rPr>
                <w:ins w:id="4218" w:author="ONOPTCHENKO Xavier" w:date="2019-10-10T16:03:00Z"/>
                <w:rFonts w:ascii="Calibri" w:hAnsi="Calibri"/>
                <w:color w:val="000000"/>
                <w:sz w:val="16"/>
                <w:szCs w:val="16"/>
                <w:lang w:eastAsia="en-GB"/>
              </w:rPr>
            </w:pPr>
            <w:ins w:id="4219" w:author="ONOPTCHENKO Xavier" w:date="2019-10-10T16:03:00Z">
              <w:r>
                <w:rPr>
                  <w:rFonts w:ascii="Calibri" w:hAnsi="Calibri"/>
                  <w:color w:val="000000"/>
                  <w:sz w:val="16"/>
                  <w:szCs w:val="16"/>
                  <w:lang w:eastAsia="en-GB"/>
                </w:rPr>
                <w:t>L2-LE</w:t>
              </w:r>
            </w:ins>
          </w:p>
        </w:tc>
        <w:tc>
          <w:tcPr>
            <w:tcW w:w="1936" w:type="dxa"/>
            <w:noWrap/>
            <w:vAlign w:val="center"/>
            <w:tcPrChange w:id="4220" w:author="ONOPTCHENKO Xavier" w:date="2019-10-14T11:15:00Z">
              <w:tcPr>
                <w:tcW w:w="1936" w:type="dxa"/>
                <w:noWrap/>
              </w:tcPr>
            </w:tcPrChange>
          </w:tcPr>
          <w:p w14:paraId="37E99A54" w14:textId="77777777" w:rsidR="008C61A0" w:rsidRDefault="008C61A0">
            <w:pPr>
              <w:spacing w:before="0"/>
              <w:jc w:val="left"/>
              <w:cnfStyle w:val="000000100000" w:firstRow="0" w:lastRow="0" w:firstColumn="0" w:lastColumn="0" w:oddVBand="0" w:evenVBand="0" w:oddHBand="1" w:evenHBand="0" w:firstRowFirstColumn="0" w:firstRowLastColumn="0" w:lastRowFirstColumn="0" w:lastRowLastColumn="0"/>
              <w:rPr>
                <w:ins w:id="4221" w:author="ONOPTCHENKO Xavier" w:date="2019-10-10T16:03:00Z"/>
                <w:rFonts w:ascii="Calibri" w:hAnsi="Calibri"/>
                <w:color w:val="000000"/>
                <w:sz w:val="16"/>
                <w:szCs w:val="16"/>
                <w:lang w:eastAsia="en-GB"/>
              </w:rPr>
            </w:pPr>
            <w:ins w:id="4222" w:author="ONOPTCHENKO Xavier" w:date="2019-10-10T16:03:00Z">
              <w:r>
                <w:rPr>
                  <w:rFonts w:ascii="Calibri" w:hAnsi="Calibri"/>
                  <w:color w:val="000000"/>
                  <w:sz w:val="16"/>
                  <w:szCs w:val="16"/>
                  <w:lang w:eastAsia="en-GB"/>
                </w:rPr>
                <w:t>Diagnostic pack</w:t>
              </w:r>
            </w:ins>
          </w:p>
          <w:p w14:paraId="17D26C9F" w14:textId="77777777" w:rsidR="008C61A0" w:rsidRPr="00335A86" w:rsidRDefault="008C61A0">
            <w:pPr>
              <w:spacing w:before="0"/>
              <w:jc w:val="left"/>
              <w:cnfStyle w:val="000000100000" w:firstRow="0" w:lastRow="0" w:firstColumn="0" w:lastColumn="0" w:oddVBand="0" w:evenVBand="0" w:oddHBand="1" w:evenHBand="0" w:firstRowFirstColumn="0" w:firstRowLastColumn="0" w:lastRowFirstColumn="0" w:lastRowLastColumn="0"/>
              <w:rPr>
                <w:ins w:id="4223" w:author="ONOPTCHENKO Xavier" w:date="2019-10-10T16:03:00Z"/>
                <w:rFonts w:ascii="Calibri" w:hAnsi="Calibri"/>
                <w:color w:val="000000"/>
                <w:sz w:val="16"/>
                <w:szCs w:val="16"/>
                <w:lang w:eastAsia="en-GB"/>
              </w:rPr>
            </w:pPr>
            <w:ins w:id="4224" w:author="ONOPTCHENKO Xavier" w:date="2019-10-10T16:03:00Z">
              <w:r>
                <w:rPr>
                  <w:rFonts w:ascii="Calibri" w:hAnsi="Calibri"/>
                  <w:color w:val="000000"/>
                  <w:sz w:val="16"/>
                  <w:szCs w:val="16"/>
                  <w:lang w:eastAsia="en-GB"/>
                </w:rPr>
                <w:t>Tuning pack</w:t>
              </w:r>
            </w:ins>
          </w:p>
        </w:tc>
        <w:tc>
          <w:tcPr>
            <w:tcW w:w="4172" w:type="dxa"/>
            <w:vAlign w:val="center"/>
            <w:tcPrChange w:id="4225" w:author="ONOPTCHENKO Xavier" w:date="2019-10-14T11:15:00Z">
              <w:tcPr>
                <w:tcW w:w="2437" w:type="dxa"/>
              </w:tcPr>
            </w:tcPrChange>
          </w:tcPr>
          <w:p w14:paraId="7E9DDD02" w14:textId="77777777" w:rsidR="008C61A0" w:rsidRPr="00FA7636" w:rsidRDefault="008C61A0">
            <w:pPr>
              <w:spacing w:before="0"/>
              <w:jc w:val="left"/>
              <w:cnfStyle w:val="000000100000" w:firstRow="0" w:lastRow="0" w:firstColumn="0" w:lastColumn="0" w:oddVBand="0" w:evenVBand="0" w:oddHBand="1" w:evenHBand="0" w:firstRowFirstColumn="0" w:firstRowLastColumn="0" w:lastRowFirstColumn="0" w:lastRowLastColumn="0"/>
              <w:rPr>
                <w:ins w:id="4226" w:author="ONOPTCHENKO Xavier" w:date="2019-10-10T16:03:00Z"/>
                <w:rFonts w:ascii="Calibri" w:hAnsi="Calibri"/>
                <w:color w:val="000000"/>
                <w:sz w:val="16"/>
                <w:szCs w:val="16"/>
                <w:lang w:eastAsia="en-GB"/>
              </w:rPr>
            </w:pPr>
            <w:ins w:id="4227" w:author="ONOPTCHENKO Xavier" w:date="2019-10-10T16:03:00Z">
              <w:r>
                <w:rPr>
                  <w:rFonts w:ascii="Calibri" w:hAnsi="Calibri"/>
                  <w:color w:val="000000"/>
                  <w:sz w:val="16"/>
                  <w:szCs w:val="16"/>
                  <w:lang w:eastAsia="en-GB"/>
                </w:rPr>
                <w:t>Dataguard synchrone en mode « maximum availaibility ».</w:t>
              </w:r>
            </w:ins>
          </w:p>
        </w:tc>
      </w:tr>
    </w:tbl>
    <w:p w14:paraId="7B7C7936" w14:textId="7CAD0056" w:rsidR="00D72D54" w:rsidRPr="00537A77" w:rsidRDefault="00D72D54">
      <w:pPr>
        <w:pStyle w:val="Titre3"/>
        <w:spacing w:after="120"/>
        <w:rPr>
          <w:ins w:id="4228" w:author="ONOPTCHENKO Xavier" w:date="2019-10-10T16:03:00Z"/>
          <w:lang w:val="en-GB"/>
        </w:rPr>
        <w:pPrChange w:id="4229" w:author="ONOPTCHENKO Xavier" w:date="2019-10-11T16:51:00Z">
          <w:pPr/>
        </w:pPrChange>
      </w:pPr>
      <w:bookmarkStart w:id="4230" w:name="_Toc18392204"/>
      <w:bookmarkStart w:id="4231" w:name="_Toc20142322"/>
      <w:bookmarkStart w:id="4232" w:name="_Toc21697950"/>
      <w:ins w:id="4233" w:author="ONOPTCHENKO Xavier" w:date="2019-10-10T16:03:00Z">
        <w:r w:rsidRPr="00537A77">
          <w:rPr>
            <w:lang w:val="en-GB"/>
          </w:rPr>
          <w:t>Technical flows</w:t>
        </w:r>
        <w:bookmarkEnd w:id="4230"/>
        <w:bookmarkEnd w:id="4231"/>
        <w:bookmarkEnd w:id="4232"/>
      </w:ins>
    </w:p>
    <w:tbl>
      <w:tblPr>
        <w:tblStyle w:val="TableauGrille4-Accentuation1"/>
        <w:tblW w:w="13524" w:type="dxa"/>
        <w:tblLook w:val="04A0" w:firstRow="1" w:lastRow="0" w:firstColumn="1" w:lastColumn="0" w:noHBand="0" w:noVBand="1"/>
        <w:tblPrChange w:id="4234" w:author="ONOPTCHENKO Xavier" w:date="2019-10-14T11:28:00Z">
          <w:tblPr>
            <w:tblStyle w:val="TableauGrille4-Accentuation1"/>
            <w:tblW w:w="13994" w:type="dxa"/>
            <w:tblLook w:val="04A0" w:firstRow="1" w:lastRow="0" w:firstColumn="1" w:lastColumn="0" w:noHBand="0" w:noVBand="1"/>
          </w:tblPr>
        </w:tblPrChange>
      </w:tblPr>
      <w:tblGrid>
        <w:gridCol w:w="939"/>
        <w:gridCol w:w="2122"/>
        <w:gridCol w:w="1560"/>
        <w:gridCol w:w="1011"/>
        <w:gridCol w:w="2125"/>
        <w:gridCol w:w="1134"/>
        <w:gridCol w:w="1169"/>
        <w:gridCol w:w="1167"/>
        <w:gridCol w:w="2297"/>
        <w:tblGridChange w:id="4235">
          <w:tblGrid>
            <w:gridCol w:w="1950"/>
            <w:gridCol w:w="2122"/>
            <w:gridCol w:w="1560"/>
            <w:gridCol w:w="2125"/>
            <w:gridCol w:w="2125"/>
            <w:gridCol w:w="1134"/>
            <w:gridCol w:w="965"/>
            <w:gridCol w:w="1167"/>
            <w:gridCol w:w="2971"/>
          </w:tblGrid>
        </w:tblGridChange>
      </w:tblGrid>
      <w:tr w:rsidR="000A3873" w:rsidRPr="00D65F21" w14:paraId="086D24D9" w14:textId="77777777" w:rsidTr="000A3873">
        <w:trPr>
          <w:cnfStyle w:val="100000000000" w:firstRow="1" w:lastRow="0" w:firstColumn="0" w:lastColumn="0" w:oddVBand="0" w:evenVBand="0" w:oddHBand="0" w:evenHBand="0" w:firstRowFirstColumn="0" w:firstRowLastColumn="0" w:lastRowFirstColumn="0" w:lastRowLastColumn="0"/>
          <w:trHeight w:val="450"/>
          <w:tblHeader/>
          <w:ins w:id="4236" w:author="ONOPTCHENKO Xavier" w:date="2019-10-10T16:03:00Z"/>
          <w:trPrChange w:id="4237" w:author="ONOPTCHENKO Xavier" w:date="2019-10-14T11:28:00Z">
            <w:trPr>
              <w:trHeight w:val="450"/>
              <w:tblHeader/>
            </w:trPr>
          </w:trPrChange>
        </w:trPr>
        <w:tc>
          <w:tcPr>
            <w:cnfStyle w:val="001000000000" w:firstRow="0" w:lastRow="0" w:firstColumn="1" w:lastColumn="0" w:oddVBand="0" w:evenVBand="0" w:oddHBand="0" w:evenHBand="0" w:firstRowFirstColumn="0" w:firstRowLastColumn="0" w:lastRowFirstColumn="0" w:lastRowLastColumn="0"/>
            <w:tcW w:w="939" w:type="dxa"/>
            <w:vAlign w:val="center"/>
            <w:tcPrChange w:id="4238" w:author="ONOPTCHENKO Xavier" w:date="2019-10-14T11:28:00Z">
              <w:tcPr>
                <w:tcW w:w="1950" w:type="dxa"/>
              </w:tcPr>
            </w:tcPrChange>
          </w:tcPr>
          <w:p w14:paraId="7BE6B7C2" w14:textId="697E442D" w:rsidR="000A3873" w:rsidRDefault="000A3873">
            <w:pPr>
              <w:spacing w:before="0"/>
              <w:jc w:val="center"/>
              <w:cnfStyle w:val="101000000000" w:firstRow="1" w:lastRow="0" w:firstColumn="1" w:lastColumn="0" w:oddVBand="0" w:evenVBand="0" w:oddHBand="0" w:evenHBand="0" w:firstRowFirstColumn="0" w:firstRowLastColumn="0" w:lastRowFirstColumn="0" w:lastRowLastColumn="0"/>
              <w:rPr>
                <w:ins w:id="4239" w:author="ONOPTCHENKO Xavier" w:date="2019-10-14T11:24:00Z"/>
                <w:rFonts w:ascii="Calibri" w:hAnsi="Calibri"/>
                <w:color w:val="FFFFFF"/>
                <w:sz w:val="16"/>
                <w:szCs w:val="16"/>
                <w:lang w:val="en-GB" w:eastAsia="en-GB"/>
              </w:rPr>
              <w:pPrChange w:id="4240" w:author="ONOPTCHENKO Xavier" w:date="2019-10-14T11:24:00Z">
                <w:pPr>
                  <w:spacing w:before="0"/>
                  <w:jc w:val="left"/>
                  <w:cnfStyle w:val="101000000000" w:firstRow="1" w:lastRow="0" w:firstColumn="1" w:lastColumn="0" w:oddVBand="0" w:evenVBand="0" w:oddHBand="0" w:evenHBand="0" w:firstRowFirstColumn="0" w:firstRowLastColumn="0" w:lastRowFirstColumn="0" w:lastRowLastColumn="0"/>
                </w:pPr>
              </w:pPrChange>
            </w:pPr>
            <w:ins w:id="4241" w:author="ONOPTCHENKO Xavier" w:date="2019-10-14T11:24:00Z">
              <w:r>
                <w:rPr>
                  <w:rFonts w:ascii="Calibri" w:hAnsi="Calibri"/>
                  <w:color w:val="FFFFFF"/>
                  <w:sz w:val="16"/>
                  <w:szCs w:val="16"/>
                  <w:lang w:val="en-GB" w:eastAsia="en-GB"/>
                </w:rPr>
                <w:t>Code REFI</w:t>
              </w:r>
            </w:ins>
          </w:p>
        </w:tc>
        <w:tc>
          <w:tcPr>
            <w:tcW w:w="2122" w:type="dxa"/>
            <w:vAlign w:val="center"/>
            <w:hideMark/>
            <w:tcPrChange w:id="4242" w:author="ONOPTCHENKO Xavier" w:date="2019-10-14T11:28:00Z">
              <w:tcPr>
                <w:tcW w:w="2122" w:type="dxa"/>
                <w:vAlign w:val="center"/>
                <w:hideMark/>
              </w:tcPr>
            </w:tcPrChange>
          </w:tcPr>
          <w:p w14:paraId="714308B2" w14:textId="5B342E72" w:rsidR="000A3873" w:rsidRPr="00D65F21" w:rsidRDefault="000A3873" w:rsidP="00D72D54">
            <w:pPr>
              <w:spacing w:before="0"/>
              <w:jc w:val="left"/>
              <w:cnfStyle w:val="100000000000" w:firstRow="1" w:lastRow="0" w:firstColumn="0" w:lastColumn="0" w:oddVBand="0" w:evenVBand="0" w:oddHBand="0" w:evenHBand="0" w:firstRowFirstColumn="0" w:firstRowLastColumn="0" w:lastRowFirstColumn="0" w:lastRowLastColumn="0"/>
              <w:rPr>
                <w:ins w:id="4243" w:author="ONOPTCHENKO Xavier" w:date="2019-10-10T16:03:00Z"/>
                <w:rFonts w:ascii="Calibri" w:hAnsi="Calibri"/>
                <w:b w:val="0"/>
                <w:bCs w:val="0"/>
                <w:color w:val="FFFFFF"/>
                <w:sz w:val="16"/>
                <w:szCs w:val="16"/>
                <w:lang w:val="en-GB" w:eastAsia="en-GB"/>
              </w:rPr>
            </w:pPr>
            <w:ins w:id="4244" w:author="ONOPTCHENKO Xavier" w:date="2019-10-10T16:03:00Z">
              <w:r>
                <w:rPr>
                  <w:rFonts w:ascii="Calibri" w:hAnsi="Calibri"/>
                  <w:color w:val="FFFFFF"/>
                  <w:sz w:val="16"/>
                  <w:szCs w:val="16"/>
                  <w:lang w:val="en-GB" w:eastAsia="en-GB"/>
                </w:rPr>
                <w:t>Application source</w:t>
              </w:r>
            </w:ins>
          </w:p>
        </w:tc>
        <w:tc>
          <w:tcPr>
            <w:tcW w:w="1560" w:type="dxa"/>
            <w:vAlign w:val="center"/>
            <w:hideMark/>
            <w:tcPrChange w:id="4245" w:author="ONOPTCHENKO Xavier" w:date="2019-10-14T11:28:00Z">
              <w:tcPr>
                <w:tcW w:w="1560" w:type="dxa"/>
                <w:vAlign w:val="center"/>
                <w:hideMark/>
              </w:tcPr>
            </w:tcPrChange>
          </w:tcPr>
          <w:p w14:paraId="33B18D13" w14:textId="77777777" w:rsidR="000A3873" w:rsidRPr="00D65F21" w:rsidRDefault="000A3873" w:rsidP="00D72D54">
            <w:pPr>
              <w:spacing w:before="0"/>
              <w:jc w:val="left"/>
              <w:cnfStyle w:val="100000000000" w:firstRow="1" w:lastRow="0" w:firstColumn="0" w:lastColumn="0" w:oddVBand="0" w:evenVBand="0" w:oddHBand="0" w:evenHBand="0" w:firstRowFirstColumn="0" w:firstRowLastColumn="0" w:lastRowFirstColumn="0" w:lastRowLastColumn="0"/>
              <w:rPr>
                <w:ins w:id="4246" w:author="ONOPTCHENKO Xavier" w:date="2019-10-10T16:03:00Z"/>
                <w:rFonts w:ascii="Calibri" w:hAnsi="Calibri"/>
                <w:b w:val="0"/>
                <w:bCs w:val="0"/>
                <w:color w:val="FFFFFF"/>
                <w:sz w:val="16"/>
                <w:szCs w:val="16"/>
                <w:lang w:val="en-GB" w:eastAsia="en-GB"/>
              </w:rPr>
            </w:pPr>
            <w:ins w:id="4247" w:author="ONOPTCHENKO Xavier" w:date="2019-10-10T16:03:00Z">
              <w:r>
                <w:rPr>
                  <w:rFonts w:ascii="Calibri" w:hAnsi="Calibri"/>
                  <w:color w:val="FFFFFF"/>
                  <w:sz w:val="16"/>
                  <w:szCs w:val="16"/>
                  <w:lang w:val="en-GB" w:eastAsia="en-GB"/>
                </w:rPr>
                <w:t>Serveur(s)</w:t>
              </w:r>
            </w:ins>
          </w:p>
        </w:tc>
        <w:tc>
          <w:tcPr>
            <w:tcW w:w="1011" w:type="dxa"/>
            <w:vAlign w:val="center"/>
            <w:tcPrChange w:id="4248" w:author="ONOPTCHENKO Xavier" w:date="2019-10-14T11:28:00Z">
              <w:tcPr>
                <w:tcW w:w="2125" w:type="dxa"/>
              </w:tcPr>
            </w:tcPrChange>
          </w:tcPr>
          <w:p w14:paraId="571B5F85" w14:textId="4ADF1C2F" w:rsidR="000A3873" w:rsidRDefault="000A3873">
            <w:pPr>
              <w:spacing w:before="0"/>
              <w:jc w:val="center"/>
              <w:cnfStyle w:val="100000000000" w:firstRow="1" w:lastRow="0" w:firstColumn="0" w:lastColumn="0" w:oddVBand="0" w:evenVBand="0" w:oddHBand="0" w:evenHBand="0" w:firstRowFirstColumn="0" w:firstRowLastColumn="0" w:lastRowFirstColumn="0" w:lastRowLastColumn="0"/>
              <w:rPr>
                <w:ins w:id="4249" w:author="ONOPTCHENKO Xavier" w:date="2019-10-14T11:24:00Z"/>
                <w:rFonts w:ascii="Calibri" w:hAnsi="Calibri"/>
                <w:color w:val="FFFFFF"/>
                <w:sz w:val="16"/>
                <w:szCs w:val="16"/>
                <w:lang w:val="en-GB" w:eastAsia="en-GB"/>
              </w:rPr>
              <w:pPrChange w:id="4250" w:author="ONOPTCHENKO Xavier" w:date="2019-10-14T11:24:00Z">
                <w:pPr>
                  <w:spacing w:before="0"/>
                  <w:jc w:val="left"/>
                  <w:cnfStyle w:val="100000000000" w:firstRow="1" w:lastRow="0" w:firstColumn="0" w:lastColumn="0" w:oddVBand="0" w:evenVBand="0" w:oddHBand="0" w:evenHBand="0" w:firstRowFirstColumn="0" w:firstRowLastColumn="0" w:lastRowFirstColumn="0" w:lastRowLastColumn="0"/>
                </w:pPr>
              </w:pPrChange>
            </w:pPr>
            <w:ins w:id="4251" w:author="ONOPTCHENKO Xavier" w:date="2019-10-14T11:24:00Z">
              <w:r>
                <w:rPr>
                  <w:rFonts w:ascii="Calibri" w:hAnsi="Calibri"/>
                  <w:color w:val="FFFFFF"/>
                  <w:sz w:val="16"/>
                  <w:szCs w:val="16"/>
                  <w:lang w:val="en-GB" w:eastAsia="en-GB"/>
                </w:rPr>
                <w:t>Code REFI</w:t>
              </w:r>
            </w:ins>
          </w:p>
        </w:tc>
        <w:tc>
          <w:tcPr>
            <w:tcW w:w="2125" w:type="dxa"/>
            <w:vAlign w:val="center"/>
            <w:hideMark/>
            <w:tcPrChange w:id="4252" w:author="ONOPTCHENKO Xavier" w:date="2019-10-14T11:28:00Z">
              <w:tcPr>
                <w:tcW w:w="2125" w:type="dxa"/>
                <w:vAlign w:val="center"/>
                <w:hideMark/>
              </w:tcPr>
            </w:tcPrChange>
          </w:tcPr>
          <w:p w14:paraId="3D7DE7D8" w14:textId="6827BA1A" w:rsidR="000A3873" w:rsidRPr="00D65F21" w:rsidRDefault="000A3873" w:rsidP="00D72D54">
            <w:pPr>
              <w:spacing w:before="0"/>
              <w:jc w:val="left"/>
              <w:cnfStyle w:val="100000000000" w:firstRow="1" w:lastRow="0" w:firstColumn="0" w:lastColumn="0" w:oddVBand="0" w:evenVBand="0" w:oddHBand="0" w:evenHBand="0" w:firstRowFirstColumn="0" w:firstRowLastColumn="0" w:lastRowFirstColumn="0" w:lastRowLastColumn="0"/>
              <w:rPr>
                <w:ins w:id="4253" w:author="ONOPTCHENKO Xavier" w:date="2019-10-10T16:03:00Z"/>
                <w:rFonts w:ascii="Calibri" w:hAnsi="Calibri"/>
                <w:b w:val="0"/>
                <w:bCs w:val="0"/>
                <w:color w:val="FFFFFF"/>
                <w:sz w:val="16"/>
                <w:szCs w:val="16"/>
                <w:lang w:val="en-GB" w:eastAsia="en-GB"/>
              </w:rPr>
            </w:pPr>
            <w:ins w:id="4254" w:author="ONOPTCHENKO Xavier" w:date="2019-10-10T16:03:00Z">
              <w:r>
                <w:rPr>
                  <w:rFonts w:ascii="Calibri" w:hAnsi="Calibri"/>
                  <w:color w:val="FFFFFF"/>
                  <w:sz w:val="16"/>
                  <w:szCs w:val="16"/>
                  <w:lang w:val="en-GB" w:eastAsia="en-GB"/>
                </w:rPr>
                <w:t>Application cible</w:t>
              </w:r>
            </w:ins>
          </w:p>
        </w:tc>
        <w:tc>
          <w:tcPr>
            <w:tcW w:w="1134" w:type="dxa"/>
            <w:vAlign w:val="center"/>
            <w:hideMark/>
            <w:tcPrChange w:id="4255" w:author="ONOPTCHENKO Xavier" w:date="2019-10-14T11:28:00Z">
              <w:tcPr>
                <w:tcW w:w="1134" w:type="dxa"/>
                <w:vAlign w:val="center"/>
                <w:hideMark/>
              </w:tcPr>
            </w:tcPrChange>
          </w:tcPr>
          <w:p w14:paraId="2234306C" w14:textId="77777777" w:rsidR="000A3873" w:rsidRPr="00D65F21" w:rsidRDefault="000A3873" w:rsidP="00D72D54">
            <w:pPr>
              <w:spacing w:before="0"/>
              <w:jc w:val="left"/>
              <w:cnfStyle w:val="100000000000" w:firstRow="1" w:lastRow="0" w:firstColumn="0" w:lastColumn="0" w:oddVBand="0" w:evenVBand="0" w:oddHBand="0" w:evenHBand="0" w:firstRowFirstColumn="0" w:firstRowLastColumn="0" w:lastRowFirstColumn="0" w:lastRowLastColumn="0"/>
              <w:rPr>
                <w:ins w:id="4256" w:author="ONOPTCHENKO Xavier" w:date="2019-10-10T16:03:00Z"/>
                <w:rFonts w:ascii="Calibri" w:hAnsi="Calibri"/>
                <w:b w:val="0"/>
                <w:bCs w:val="0"/>
                <w:color w:val="FFFFFF"/>
                <w:sz w:val="16"/>
                <w:szCs w:val="16"/>
                <w:lang w:val="en-GB" w:eastAsia="en-GB"/>
              </w:rPr>
            </w:pPr>
            <w:ins w:id="4257" w:author="ONOPTCHENKO Xavier" w:date="2019-10-10T16:03:00Z">
              <w:r>
                <w:rPr>
                  <w:rFonts w:ascii="Calibri" w:hAnsi="Calibri"/>
                  <w:color w:val="FFFFFF"/>
                  <w:sz w:val="16"/>
                  <w:szCs w:val="16"/>
                  <w:lang w:val="en-GB" w:eastAsia="en-GB"/>
                </w:rPr>
                <w:t>Serveur(s)</w:t>
              </w:r>
            </w:ins>
          </w:p>
        </w:tc>
        <w:tc>
          <w:tcPr>
            <w:tcW w:w="1169" w:type="dxa"/>
            <w:vAlign w:val="center"/>
            <w:hideMark/>
            <w:tcPrChange w:id="4258" w:author="ONOPTCHENKO Xavier" w:date="2019-10-14T11:28:00Z">
              <w:tcPr>
                <w:tcW w:w="965" w:type="dxa"/>
                <w:vAlign w:val="center"/>
                <w:hideMark/>
              </w:tcPr>
            </w:tcPrChange>
          </w:tcPr>
          <w:p w14:paraId="473268BD" w14:textId="77777777" w:rsidR="000A3873" w:rsidRPr="00D65F21" w:rsidRDefault="000A3873" w:rsidP="00D72D54">
            <w:pPr>
              <w:spacing w:before="0"/>
              <w:jc w:val="center"/>
              <w:cnfStyle w:val="100000000000" w:firstRow="1" w:lastRow="0" w:firstColumn="0" w:lastColumn="0" w:oddVBand="0" w:evenVBand="0" w:oddHBand="0" w:evenHBand="0" w:firstRowFirstColumn="0" w:firstRowLastColumn="0" w:lastRowFirstColumn="0" w:lastRowLastColumn="0"/>
              <w:rPr>
                <w:ins w:id="4259" w:author="ONOPTCHENKO Xavier" w:date="2019-10-10T16:03:00Z"/>
                <w:rFonts w:ascii="Calibri" w:hAnsi="Calibri"/>
                <w:b w:val="0"/>
                <w:bCs w:val="0"/>
                <w:color w:val="FFFFFF"/>
                <w:sz w:val="16"/>
                <w:szCs w:val="16"/>
                <w:lang w:val="en-GB" w:eastAsia="en-GB"/>
              </w:rPr>
            </w:pPr>
            <w:ins w:id="4260" w:author="ONOPTCHENKO Xavier" w:date="2019-10-10T16:03:00Z">
              <w:r>
                <w:rPr>
                  <w:rFonts w:ascii="Calibri" w:hAnsi="Calibri"/>
                  <w:color w:val="FFFFFF"/>
                  <w:sz w:val="16"/>
                  <w:szCs w:val="16"/>
                  <w:lang w:val="en-GB" w:eastAsia="en-GB"/>
                </w:rPr>
                <w:t>Port</w:t>
              </w:r>
            </w:ins>
          </w:p>
        </w:tc>
        <w:tc>
          <w:tcPr>
            <w:tcW w:w="1167" w:type="dxa"/>
            <w:vAlign w:val="center"/>
            <w:hideMark/>
            <w:tcPrChange w:id="4261" w:author="ONOPTCHENKO Xavier" w:date="2019-10-14T11:28:00Z">
              <w:tcPr>
                <w:tcW w:w="1167" w:type="dxa"/>
                <w:vAlign w:val="center"/>
                <w:hideMark/>
              </w:tcPr>
            </w:tcPrChange>
          </w:tcPr>
          <w:p w14:paraId="73E8FBC4" w14:textId="77777777" w:rsidR="000A3873" w:rsidRPr="00D65F21" w:rsidRDefault="000A3873" w:rsidP="00D72D54">
            <w:pPr>
              <w:spacing w:before="0"/>
              <w:jc w:val="center"/>
              <w:cnfStyle w:val="100000000000" w:firstRow="1" w:lastRow="0" w:firstColumn="0" w:lastColumn="0" w:oddVBand="0" w:evenVBand="0" w:oddHBand="0" w:evenHBand="0" w:firstRowFirstColumn="0" w:firstRowLastColumn="0" w:lastRowFirstColumn="0" w:lastRowLastColumn="0"/>
              <w:rPr>
                <w:ins w:id="4262" w:author="ONOPTCHENKO Xavier" w:date="2019-10-10T16:03:00Z"/>
                <w:rFonts w:ascii="Calibri" w:hAnsi="Calibri"/>
                <w:b w:val="0"/>
                <w:bCs w:val="0"/>
                <w:color w:val="FFFFFF"/>
                <w:sz w:val="16"/>
                <w:szCs w:val="16"/>
                <w:lang w:val="en-GB" w:eastAsia="en-GB"/>
              </w:rPr>
            </w:pPr>
            <w:ins w:id="4263" w:author="ONOPTCHENKO Xavier" w:date="2019-10-10T16:03:00Z">
              <w:r>
                <w:rPr>
                  <w:rFonts w:ascii="Calibri" w:hAnsi="Calibri"/>
                  <w:color w:val="FFFFFF"/>
                  <w:sz w:val="16"/>
                  <w:szCs w:val="16"/>
                  <w:lang w:val="en-GB" w:eastAsia="en-GB"/>
                </w:rPr>
                <w:t>Protocole</w:t>
              </w:r>
            </w:ins>
          </w:p>
        </w:tc>
        <w:tc>
          <w:tcPr>
            <w:tcW w:w="2297" w:type="dxa"/>
            <w:vAlign w:val="center"/>
            <w:hideMark/>
            <w:tcPrChange w:id="4264" w:author="ONOPTCHENKO Xavier" w:date="2019-10-14T11:28:00Z">
              <w:tcPr>
                <w:tcW w:w="2971" w:type="dxa"/>
                <w:vAlign w:val="center"/>
                <w:hideMark/>
              </w:tcPr>
            </w:tcPrChange>
          </w:tcPr>
          <w:p w14:paraId="4C0F77A0" w14:textId="77777777" w:rsidR="000A3873" w:rsidRPr="00D65F21" w:rsidRDefault="000A3873" w:rsidP="00D72D54">
            <w:pPr>
              <w:spacing w:before="0"/>
              <w:jc w:val="left"/>
              <w:cnfStyle w:val="100000000000" w:firstRow="1" w:lastRow="0" w:firstColumn="0" w:lastColumn="0" w:oddVBand="0" w:evenVBand="0" w:oddHBand="0" w:evenHBand="0" w:firstRowFirstColumn="0" w:firstRowLastColumn="0" w:lastRowFirstColumn="0" w:lastRowLastColumn="0"/>
              <w:rPr>
                <w:ins w:id="4265" w:author="ONOPTCHENKO Xavier" w:date="2019-10-10T16:03:00Z"/>
                <w:rFonts w:ascii="Calibri" w:hAnsi="Calibri"/>
                <w:b w:val="0"/>
                <w:bCs w:val="0"/>
                <w:color w:val="FFFFFF"/>
                <w:sz w:val="16"/>
                <w:szCs w:val="16"/>
                <w:lang w:val="en-GB" w:eastAsia="en-GB"/>
              </w:rPr>
            </w:pPr>
            <w:ins w:id="4266" w:author="ONOPTCHENKO Xavier" w:date="2019-10-10T16:03:00Z">
              <w:r>
                <w:rPr>
                  <w:rFonts w:ascii="Calibri" w:hAnsi="Calibri"/>
                  <w:color w:val="FFFFFF"/>
                  <w:sz w:val="16"/>
                  <w:szCs w:val="16"/>
                  <w:lang w:val="en-GB" w:eastAsia="en-GB"/>
                </w:rPr>
                <w:t>Commentaires</w:t>
              </w:r>
            </w:ins>
          </w:p>
        </w:tc>
      </w:tr>
      <w:tr w:rsidR="000A3873" w:rsidRPr="00D65F21" w14:paraId="5EEB743E" w14:textId="77777777" w:rsidTr="000A3873">
        <w:trPr>
          <w:cnfStyle w:val="000000100000" w:firstRow="0" w:lastRow="0" w:firstColumn="0" w:lastColumn="0" w:oddVBand="0" w:evenVBand="0" w:oddHBand="1" w:evenHBand="0" w:firstRowFirstColumn="0" w:firstRowLastColumn="0" w:lastRowFirstColumn="0" w:lastRowLastColumn="0"/>
          <w:trHeight w:val="300"/>
          <w:ins w:id="4267" w:author="ONOPTCHENKO Xavier" w:date="2019-10-10T16:03:00Z"/>
          <w:trPrChange w:id="4268" w:author="ONOPTCHENKO Xavier" w:date="2019-10-14T11:28:00Z">
            <w:trPr>
              <w:trHeight w:val="300"/>
            </w:trPr>
          </w:trPrChange>
        </w:trPr>
        <w:tc>
          <w:tcPr>
            <w:cnfStyle w:val="001000000000" w:firstRow="0" w:lastRow="0" w:firstColumn="1" w:lastColumn="0" w:oddVBand="0" w:evenVBand="0" w:oddHBand="0" w:evenHBand="0" w:firstRowFirstColumn="0" w:firstRowLastColumn="0" w:lastRowFirstColumn="0" w:lastRowLastColumn="0"/>
            <w:tcW w:w="939" w:type="dxa"/>
            <w:vAlign w:val="center"/>
            <w:tcPrChange w:id="4269" w:author="ONOPTCHENKO Xavier" w:date="2019-10-14T11:28:00Z">
              <w:tcPr>
                <w:tcW w:w="1950" w:type="dxa"/>
              </w:tcPr>
            </w:tcPrChange>
          </w:tcPr>
          <w:p w14:paraId="5C5C74FA" w14:textId="4F49A59F" w:rsidR="000A3873" w:rsidRPr="000A3873" w:rsidRDefault="000A3873">
            <w:pPr>
              <w:spacing w:before="0"/>
              <w:jc w:val="center"/>
              <w:cnfStyle w:val="001000100000" w:firstRow="0" w:lastRow="0" w:firstColumn="1" w:lastColumn="0" w:oddVBand="0" w:evenVBand="0" w:oddHBand="1" w:evenHBand="0" w:firstRowFirstColumn="0" w:firstRowLastColumn="0" w:lastRowFirstColumn="0" w:lastRowLastColumn="0"/>
              <w:rPr>
                <w:ins w:id="4270" w:author="ONOPTCHENKO Xavier" w:date="2019-10-14T11:24:00Z"/>
                <w:rFonts w:ascii="Calibri" w:hAnsi="Calibri"/>
                <w:b w:val="0"/>
                <w:color w:val="000000"/>
                <w:sz w:val="16"/>
                <w:szCs w:val="16"/>
                <w:lang w:eastAsia="en-GB"/>
                <w:rPrChange w:id="4271" w:author="ONOPTCHENKO Xavier" w:date="2019-10-14T11:25:00Z">
                  <w:rPr>
                    <w:ins w:id="4272" w:author="ONOPTCHENKO Xavier" w:date="2019-10-14T11:24:00Z"/>
                    <w:rFonts w:ascii="Calibri" w:hAnsi="Calibri"/>
                    <w:color w:val="000000"/>
                    <w:sz w:val="16"/>
                    <w:szCs w:val="16"/>
                    <w:lang w:eastAsia="en-GB"/>
                  </w:rPr>
                </w:rPrChange>
              </w:rPr>
              <w:pPrChange w:id="4273" w:author="ONOPTCHENKO Xavier" w:date="2019-10-14T11:24:00Z">
                <w:pPr>
                  <w:spacing w:before="0"/>
                  <w:jc w:val="left"/>
                  <w:cnfStyle w:val="001000100000" w:firstRow="0" w:lastRow="0" w:firstColumn="1" w:lastColumn="0" w:oddVBand="0" w:evenVBand="0" w:oddHBand="1" w:evenHBand="0" w:firstRowFirstColumn="0" w:firstRowLastColumn="0" w:lastRowFirstColumn="0" w:lastRowLastColumn="0"/>
                </w:pPr>
              </w:pPrChange>
            </w:pPr>
            <w:ins w:id="4274" w:author="ONOPTCHENKO Xavier" w:date="2019-10-14T11:24:00Z">
              <w:r w:rsidRPr="000A3873">
                <w:rPr>
                  <w:rFonts w:ascii="Calibri" w:hAnsi="Calibri"/>
                  <w:color w:val="000000"/>
                  <w:sz w:val="16"/>
                  <w:szCs w:val="16"/>
                  <w:lang w:eastAsia="en-GB"/>
                </w:rPr>
                <w:t>AP10792</w:t>
              </w:r>
            </w:ins>
          </w:p>
        </w:tc>
        <w:tc>
          <w:tcPr>
            <w:tcW w:w="2122" w:type="dxa"/>
            <w:noWrap/>
            <w:vAlign w:val="center"/>
            <w:tcPrChange w:id="4275" w:author="ONOPTCHENKO Xavier" w:date="2019-10-14T11:28:00Z">
              <w:tcPr>
                <w:tcW w:w="2122" w:type="dxa"/>
                <w:noWrap/>
                <w:vAlign w:val="center"/>
              </w:tcPr>
            </w:tcPrChange>
          </w:tcPr>
          <w:p w14:paraId="5E2B45A3" w14:textId="5D248057" w:rsidR="000A3873" w:rsidRPr="00FA7636" w:rsidRDefault="000A3873" w:rsidP="00D72D54">
            <w:pPr>
              <w:spacing w:before="0"/>
              <w:jc w:val="left"/>
              <w:cnfStyle w:val="000000100000" w:firstRow="0" w:lastRow="0" w:firstColumn="0" w:lastColumn="0" w:oddVBand="0" w:evenVBand="0" w:oddHBand="1" w:evenHBand="0" w:firstRowFirstColumn="0" w:firstRowLastColumn="0" w:lastRowFirstColumn="0" w:lastRowLastColumn="0"/>
              <w:rPr>
                <w:ins w:id="4276" w:author="ONOPTCHENKO Xavier" w:date="2019-10-10T16:03:00Z"/>
                <w:rFonts w:ascii="Calibri" w:hAnsi="Calibri"/>
                <w:color w:val="000000"/>
                <w:sz w:val="16"/>
                <w:szCs w:val="16"/>
                <w:lang w:eastAsia="en-GB"/>
              </w:rPr>
            </w:pPr>
            <w:ins w:id="4277" w:author="ONOPTCHENKO Xavier" w:date="2019-10-11T11:17:00Z">
              <w:r>
                <w:rPr>
                  <w:rFonts w:ascii="Calibri" w:hAnsi="Calibri"/>
                  <w:color w:val="000000"/>
                  <w:sz w:val="16"/>
                  <w:szCs w:val="16"/>
                  <w:lang w:eastAsia="en-GB"/>
                </w:rPr>
                <w:t>ESB</w:t>
              </w:r>
            </w:ins>
          </w:p>
        </w:tc>
        <w:tc>
          <w:tcPr>
            <w:tcW w:w="1560" w:type="dxa"/>
            <w:noWrap/>
            <w:vAlign w:val="center"/>
            <w:tcPrChange w:id="4278" w:author="ONOPTCHENKO Xavier" w:date="2019-10-14T11:28:00Z">
              <w:tcPr>
                <w:tcW w:w="1560" w:type="dxa"/>
                <w:noWrap/>
                <w:vAlign w:val="center"/>
              </w:tcPr>
            </w:tcPrChange>
          </w:tcPr>
          <w:p w14:paraId="53833D7B" w14:textId="77777777" w:rsidR="000A3873" w:rsidRDefault="000A3873">
            <w:pPr>
              <w:spacing w:before="0"/>
              <w:jc w:val="left"/>
              <w:cnfStyle w:val="000000100000" w:firstRow="0" w:lastRow="0" w:firstColumn="0" w:lastColumn="0" w:oddVBand="0" w:evenVBand="0" w:oddHBand="1" w:evenHBand="0" w:firstRowFirstColumn="0" w:firstRowLastColumn="0" w:lastRowFirstColumn="0" w:lastRowLastColumn="0"/>
              <w:rPr>
                <w:ins w:id="4279" w:author="ONOPTCHENKO Xavier" w:date="2019-10-11T11:18:00Z"/>
                <w:rFonts w:ascii="Calibri" w:hAnsi="Calibri"/>
                <w:color w:val="000000"/>
                <w:sz w:val="16"/>
                <w:szCs w:val="16"/>
                <w:lang w:eastAsia="en-GB"/>
              </w:rPr>
            </w:pPr>
            <w:ins w:id="4280" w:author="ONOPTCHENKO Xavier" w:date="2019-10-11T11:18:00Z">
              <w:r w:rsidRPr="008C61A0">
                <w:rPr>
                  <w:rFonts w:ascii="Calibri" w:hAnsi="Calibri"/>
                  <w:color w:val="000000"/>
                  <w:sz w:val="16"/>
                  <w:szCs w:val="16"/>
                  <w:lang w:eastAsia="en-GB"/>
                </w:rPr>
                <w:t>S00VA9939429</w:t>
              </w:r>
            </w:ins>
          </w:p>
          <w:p w14:paraId="5AE79DF4" w14:textId="2C304992" w:rsidR="000A3873" w:rsidRPr="00FA7636" w:rsidRDefault="000A3873">
            <w:pPr>
              <w:spacing w:before="0"/>
              <w:jc w:val="left"/>
              <w:cnfStyle w:val="000000100000" w:firstRow="0" w:lastRow="0" w:firstColumn="0" w:lastColumn="0" w:oddVBand="0" w:evenVBand="0" w:oddHBand="1" w:evenHBand="0" w:firstRowFirstColumn="0" w:firstRowLastColumn="0" w:lastRowFirstColumn="0" w:lastRowLastColumn="0"/>
              <w:rPr>
                <w:ins w:id="4281" w:author="ONOPTCHENKO Xavier" w:date="2019-10-10T16:03:00Z"/>
                <w:rFonts w:ascii="Calibri" w:hAnsi="Calibri"/>
                <w:color w:val="000000"/>
                <w:sz w:val="16"/>
                <w:szCs w:val="16"/>
                <w:lang w:eastAsia="en-GB"/>
              </w:rPr>
            </w:pPr>
            <w:ins w:id="4282" w:author="ONOPTCHENKO Xavier" w:date="2019-10-11T11:18:00Z">
              <w:r w:rsidRPr="008C61A0">
                <w:rPr>
                  <w:rFonts w:ascii="Calibri" w:hAnsi="Calibri"/>
                  <w:color w:val="000000"/>
                  <w:sz w:val="16"/>
                  <w:szCs w:val="16"/>
                  <w:lang w:eastAsia="en-GB"/>
                </w:rPr>
                <w:t>S00VA9939430</w:t>
              </w:r>
            </w:ins>
          </w:p>
        </w:tc>
        <w:tc>
          <w:tcPr>
            <w:tcW w:w="1011" w:type="dxa"/>
            <w:vAlign w:val="center"/>
            <w:tcPrChange w:id="4283" w:author="ONOPTCHENKO Xavier" w:date="2019-10-14T11:28:00Z">
              <w:tcPr>
                <w:tcW w:w="2125" w:type="dxa"/>
              </w:tcPr>
            </w:tcPrChange>
          </w:tcPr>
          <w:p w14:paraId="5003DB6A" w14:textId="40941D80" w:rsidR="000A3873" w:rsidRPr="000A3873" w:rsidRDefault="000A3873">
            <w:pPr>
              <w:spacing w:before="0"/>
              <w:jc w:val="center"/>
              <w:cnfStyle w:val="000000100000" w:firstRow="0" w:lastRow="0" w:firstColumn="0" w:lastColumn="0" w:oddVBand="0" w:evenVBand="0" w:oddHBand="1" w:evenHBand="0" w:firstRowFirstColumn="0" w:firstRowLastColumn="0" w:lastRowFirstColumn="0" w:lastRowLastColumn="0"/>
              <w:rPr>
                <w:ins w:id="4284" w:author="ONOPTCHENKO Xavier" w:date="2019-10-14T11:24:00Z"/>
                <w:rFonts w:ascii="Calibri" w:hAnsi="Calibri"/>
                <w:color w:val="000000"/>
                <w:sz w:val="16"/>
                <w:szCs w:val="16"/>
                <w:lang w:eastAsia="en-GB"/>
                <w:rPrChange w:id="4285" w:author="ONOPTCHENKO Xavier" w:date="2019-10-14T11:25:00Z">
                  <w:rPr>
                    <w:ins w:id="4286" w:author="ONOPTCHENKO Xavier" w:date="2019-10-14T11:24:00Z"/>
                    <w:rFonts w:ascii="Calibri" w:hAnsi="Calibri"/>
                    <w:b/>
                    <w:color w:val="000000"/>
                    <w:sz w:val="16"/>
                    <w:szCs w:val="16"/>
                    <w:lang w:eastAsia="en-GB"/>
                  </w:rPr>
                </w:rPrChange>
              </w:rPr>
              <w:pPrChange w:id="4287" w:author="ONOPTCHENKO Xavier" w:date="2019-10-14T11:24:00Z">
                <w:pPr>
                  <w:spacing w:before="0"/>
                  <w:jc w:val="left"/>
                  <w:cnfStyle w:val="000000100000" w:firstRow="0" w:lastRow="0" w:firstColumn="0" w:lastColumn="0" w:oddVBand="0" w:evenVBand="0" w:oddHBand="1" w:evenHBand="0" w:firstRowFirstColumn="0" w:firstRowLastColumn="0" w:lastRowFirstColumn="0" w:lastRowLastColumn="0"/>
                </w:pPr>
              </w:pPrChange>
            </w:pPr>
            <w:ins w:id="4288" w:author="ONOPTCHENKO Xavier" w:date="2019-10-14T11:25:00Z">
              <w:r w:rsidRPr="000A3873">
                <w:rPr>
                  <w:rFonts w:ascii="Calibri" w:hAnsi="Calibri"/>
                  <w:color w:val="000000"/>
                  <w:sz w:val="16"/>
                  <w:szCs w:val="16"/>
                  <w:lang w:eastAsia="en-GB"/>
                  <w:rPrChange w:id="4289" w:author="ONOPTCHENKO Xavier" w:date="2019-10-14T11:25:00Z">
                    <w:rPr>
                      <w:rFonts w:ascii="Calibri" w:hAnsi="Calibri"/>
                      <w:b/>
                      <w:color w:val="000000"/>
                      <w:sz w:val="16"/>
                      <w:szCs w:val="16"/>
                      <w:lang w:eastAsia="en-GB"/>
                    </w:rPr>
                  </w:rPrChange>
                </w:rPr>
                <w:t>Nouveau</w:t>
              </w:r>
            </w:ins>
          </w:p>
        </w:tc>
        <w:tc>
          <w:tcPr>
            <w:tcW w:w="2125" w:type="dxa"/>
            <w:noWrap/>
            <w:vAlign w:val="center"/>
            <w:tcPrChange w:id="4290" w:author="ONOPTCHENKO Xavier" w:date="2019-10-14T11:28:00Z">
              <w:tcPr>
                <w:tcW w:w="2125" w:type="dxa"/>
                <w:noWrap/>
                <w:vAlign w:val="center"/>
              </w:tcPr>
            </w:tcPrChange>
          </w:tcPr>
          <w:p w14:paraId="02A38684" w14:textId="502C569E" w:rsidR="000A3873" w:rsidRPr="000A3873" w:rsidRDefault="000A3873" w:rsidP="00D72D54">
            <w:pPr>
              <w:spacing w:before="0"/>
              <w:jc w:val="left"/>
              <w:cnfStyle w:val="000000100000" w:firstRow="0" w:lastRow="0" w:firstColumn="0" w:lastColumn="0" w:oddVBand="0" w:evenVBand="0" w:oddHBand="1" w:evenHBand="0" w:firstRowFirstColumn="0" w:firstRowLastColumn="0" w:lastRowFirstColumn="0" w:lastRowLastColumn="0"/>
              <w:rPr>
                <w:ins w:id="4291" w:author="ONOPTCHENKO Xavier" w:date="2019-10-10T16:03:00Z"/>
                <w:rFonts w:ascii="Calibri" w:hAnsi="Calibri"/>
                <w:color w:val="000000"/>
                <w:sz w:val="16"/>
                <w:szCs w:val="16"/>
                <w:lang w:eastAsia="en-GB"/>
                <w:rPrChange w:id="4292" w:author="ONOPTCHENKO Xavier" w:date="2019-10-14T11:25:00Z">
                  <w:rPr>
                    <w:ins w:id="4293" w:author="ONOPTCHENKO Xavier" w:date="2019-10-10T16:03:00Z"/>
                    <w:rFonts w:ascii="Calibri" w:hAnsi="Calibri"/>
                    <w:b/>
                    <w:color w:val="000000"/>
                    <w:sz w:val="16"/>
                    <w:szCs w:val="16"/>
                    <w:lang w:eastAsia="en-GB"/>
                  </w:rPr>
                </w:rPrChange>
              </w:rPr>
            </w:pPr>
            <w:ins w:id="4294" w:author="ONOPTCHENKO Xavier" w:date="2019-10-11T11:18:00Z">
              <w:r w:rsidRPr="000A3873">
                <w:rPr>
                  <w:rFonts w:ascii="Calibri" w:hAnsi="Calibri"/>
                  <w:color w:val="000000"/>
                  <w:sz w:val="16"/>
                  <w:szCs w:val="16"/>
                  <w:lang w:eastAsia="en-GB"/>
                  <w:rPrChange w:id="4295" w:author="ONOPTCHENKO Xavier" w:date="2019-10-14T11:25:00Z">
                    <w:rPr>
                      <w:rFonts w:ascii="Calibri" w:hAnsi="Calibri"/>
                      <w:b/>
                      <w:color w:val="000000"/>
                      <w:sz w:val="16"/>
                      <w:szCs w:val="16"/>
                      <w:lang w:eastAsia="en-GB"/>
                    </w:rPr>
                  </w:rPrChange>
                </w:rPr>
                <w:t>ESB Administration et suivi</w:t>
              </w:r>
            </w:ins>
          </w:p>
        </w:tc>
        <w:tc>
          <w:tcPr>
            <w:tcW w:w="1134" w:type="dxa"/>
            <w:noWrap/>
            <w:vAlign w:val="center"/>
            <w:tcPrChange w:id="4296" w:author="ONOPTCHENKO Xavier" w:date="2019-10-14T11:28:00Z">
              <w:tcPr>
                <w:tcW w:w="1134" w:type="dxa"/>
                <w:noWrap/>
                <w:vAlign w:val="center"/>
              </w:tcPr>
            </w:tcPrChange>
          </w:tcPr>
          <w:p w14:paraId="1A815AEA" w14:textId="77777777" w:rsidR="000A3873" w:rsidRDefault="000A3873" w:rsidP="00D72D54">
            <w:pPr>
              <w:spacing w:before="0"/>
              <w:jc w:val="left"/>
              <w:cnfStyle w:val="000000100000" w:firstRow="0" w:lastRow="0" w:firstColumn="0" w:lastColumn="0" w:oddVBand="0" w:evenVBand="0" w:oddHBand="1" w:evenHBand="0" w:firstRowFirstColumn="0" w:firstRowLastColumn="0" w:lastRowFirstColumn="0" w:lastRowLastColumn="0"/>
              <w:rPr>
                <w:ins w:id="4297" w:author="ONOPTCHENKO Xavier" w:date="2019-10-11T11:18:00Z"/>
                <w:rFonts w:ascii="Calibri" w:hAnsi="Calibri"/>
                <w:color w:val="000000"/>
                <w:sz w:val="16"/>
                <w:szCs w:val="16"/>
                <w:lang w:eastAsia="en-GB"/>
              </w:rPr>
            </w:pPr>
            <w:ins w:id="4298" w:author="ONOPTCHENKO Xavier" w:date="2019-10-11T11:18:00Z">
              <w:r>
                <w:rPr>
                  <w:rFonts w:ascii="Calibri" w:hAnsi="Calibri"/>
                  <w:color w:val="000000"/>
                  <w:sz w:val="16"/>
                  <w:szCs w:val="16"/>
                  <w:lang w:eastAsia="en-GB"/>
                </w:rPr>
                <w:t>Nouveau #2</w:t>
              </w:r>
            </w:ins>
          </w:p>
          <w:p w14:paraId="0E0E17AF" w14:textId="146973EC" w:rsidR="000A3873" w:rsidRPr="00FA7636" w:rsidRDefault="000A3873" w:rsidP="00D72D54">
            <w:pPr>
              <w:spacing w:before="0"/>
              <w:jc w:val="left"/>
              <w:cnfStyle w:val="000000100000" w:firstRow="0" w:lastRow="0" w:firstColumn="0" w:lastColumn="0" w:oddVBand="0" w:evenVBand="0" w:oddHBand="1" w:evenHBand="0" w:firstRowFirstColumn="0" w:firstRowLastColumn="0" w:lastRowFirstColumn="0" w:lastRowLastColumn="0"/>
              <w:rPr>
                <w:ins w:id="4299" w:author="ONOPTCHENKO Xavier" w:date="2019-10-10T16:03:00Z"/>
                <w:rFonts w:ascii="Calibri" w:hAnsi="Calibri"/>
                <w:color w:val="000000"/>
                <w:sz w:val="16"/>
                <w:szCs w:val="16"/>
                <w:lang w:eastAsia="en-GB"/>
              </w:rPr>
            </w:pPr>
            <w:ins w:id="4300" w:author="ONOPTCHENKO Xavier" w:date="2019-10-11T11:18:00Z">
              <w:r>
                <w:rPr>
                  <w:rFonts w:ascii="Calibri" w:hAnsi="Calibri"/>
                  <w:color w:val="000000"/>
                  <w:sz w:val="16"/>
                  <w:szCs w:val="16"/>
                  <w:lang w:eastAsia="en-GB"/>
                </w:rPr>
                <w:t>Nouveau #3</w:t>
              </w:r>
            </w:ins>
          </w:p>
        </w:tc>
        <w:tc>
          <w:tcPr>
            <w:tcW w:w="1169" w:type="dxa"/>
            <w:noWrap/>
            <w:vAlign w:val="center"/>
            <w:tcPrChange w:id="4301" w:author="ONOPTCHENKO Xavier" w:date="2019-10-14T11:28:00Z">
              <w:tcPr>
                <w:tcW w:w="965" w:type="dxa"/>
                <w:noWrap/>
                <w:vAlign w:val="center"/>
              </w:tcPr>
            </w:tcPrChange>
          </w:tcPr>
          <w:p w14:paraId="4DAF3F82" w14:textId="77777777" w:rsidR="000A3873" w:rsidRPr="00FA7636" w:rsidRDefault="000A3873" w:rsidP="00D72D54">
            <w:pPr>
              <w:spacing w:before="0"/>
              <w:jc w:val="center"/>
              <w:cnfStyle w:val="000000100000" w:firstRow="0" w:lastRow="0" w:firstColumn="0" w:lastColumn="0" w:oddVBand="0" w:evenVBand="0" w:oddHBand="1" w:evenHBand="0" w:firstRowFirstColumn="0" w:firstRowLastColumn="0" w:lastRowFirstColumn="0" w:lastRowLastColumn="0"/>
              <w:rPr>
                <w:ins w:id="4302" w:author="ONOPTCHENKO Xavier" w:date="2019-10-10T16:03:00Z"/>
                <w:rFonts w:ascii="Calibri" w:hAnsi="Calibri"/>
                <w:color w:val="000000"/>
                <w:sz w:val="16"/>
                <w:szCs w:val="16"/>
                <w:lang w:eastAsia="en-GB"/>
              </w:rPr>
            </w:pPr>
            <w:ins w:id="4303" w:author="ONOPTCHENKO Xavier" w:date="2019-10-10T16:03:00Z">
              <w:r>
                <w:rPr>
                  <w:rFonts w:ascii="Calibri" w:hAnsi="Calibri"/>
                  <w:color w:val="000000"/>
                  <w:sz w:val="16"/>
                  <w:szCs w:val="16"/>
                  <w:lang w:eastAsia="en-GB"/>
                </w:rPr>
                <w:t>1521</w:t>
              </w:r>
            </w:ins>
          </w:p>
        </w:tc>
        <w:tc>
          <w:tcPr>
            <w:tcW w:w="1167" w:type="dxa"/>
            <w:noWrap/>
            <w:vAlign w:val="center"/>
            <w:tcPrChange w:id="4304" w:author="ONOPTCHENKO Xavier" w:date="2019-10-14T11:28:00Z">
              <w:tcPr>
                <w:tcW w:w="1167" w:type="dxa"/>
                <w:noWrap/>
                <w:vAlign w:val="center"/>
              </w:tcPr>
            </w:tcPrChange>
          </w:tcPr>
          <w:p w14:paraId="57243B23" w14:textId="77777777" w:rsidR="000A3873" w:rsidRPr="00FA7636" w:rsidRDefault="000A3873" w:rsidP="00D72D54">
            <w:pPr>
              <w:spacing w:before="0"/>
              <w:jc w:val="center"/>
              <w:cnfStyle w:val="000000100000" w:firstRow="0" w:lastRow="0" w:firstColumn="0" w:lastColumn="0" w:oddVBand="0" w:evenVBand="0" w:oddHBand="1" w:evenHBand="0" w:firstRowFirstColumn="0" w:firstRowLastColumn="0" w:lastRowFirstColumn="0" w:lastRowLastColumn="0"/>
              <w:rPr>
                <w:ins w:id="4305" w:author="ONOPTCHENKO Xavier" w:date="2019-10-10T16:03:00Z"/>
                <w:rFonts w:ascii="Calibri" w:hAnsi="Calibri"/>
                <w:color w:val="000000"/>
                <w:sz w:val="16"/>
                <w:szCs w:val="16"/>
                <w:lang w:eastAsia="en-GB"/>
              </w:rPr>
            </w:pPr>
            <w:ins w:id="4306" w:author="ONOPTCHENKO Xavier" w:date="2019-10-10T16:03:00Z">
              <w:r>
                <w:rPr>
                  <w:rFonts w:ascii="Calibri" w:hAnsi="Calibri"/>
                  <w:color w:val="000000"/>
                  <w:sz w:val="16"/>
                  <w:szCs w:val="16"/>
                  <w:lang w:eastAsia="en-GB"/>
                </w:rPr>
                <w:t>SQL*NET</w:t>
              </w:r>
            </w:ins>
          </w:p>
        </w:tc>
        <w:tc>
          <w:tcPr>
            <w:tcW w:w="2297" w:type="dxa"/>
            <w:noWrap/>
            <w:vAlign w:val="center"/>
            <w:tcPrChange w:id="4307" w:author="ONOPTCHENKO Xavier" w:date="2019-10-14T11:28:00Z">
              <w:tcPr>
                <w:tcW w:w="2971" w:type="dxa"/>
                <w:noWrap/>
                <w:vAlign w:val="center"/>
              </w:tcPr>
            </w:tcPrChange>
          </w:tcPr>
          <w:p w14:paraId="23FD908C" w14:textId="77777777" w:rsidR="000A3873" w:rsidRPr="00D72D54" w:rsidRDefault="000A3873" w:rsidP="00D72D54">
            <w:pPr>
              <w:spacing w:before="0"/>
              <w:jc w:val="left"/>
              <w:cnfStyle w:val="000000100000" w:firstRow="0" w:lastRow="0" w:firstColumn="0" w:lastColumn="0" w:oddVBand="0" w:evenVBand="0" w:oddHBand="1" w:evenHBand="0" w:firstRowFirstColumn="0" w:firstRowLastColumn="0" w:lastRowFirstColumn="0" w:lastRowLastColumn="0"/>
              <w:rPr>
                <w:ins w:id="4308" w:author="ONOPTCHENKO Xavier" w:date="2019-10-10T16:03:00Z"/>
                <w:rFonts w:ascii="Calibri" w:hAnsi="Calibri"/>
                <w:color w:val="000000"/>
                <w:sz w:val="16"/>
                <w:szCs w:val="16"/>
                <w:lang w:val="fr-FR" w:eastAsia="en-GB"/>
                <w:rPrChange w:id="4309" w:author="ONOPTCHENKO Xavier" w:date="2019-10-10T16:03:00Z">
                  <w:rPr>
                    <w:ins w:id="4310" w:author="ONOPTCHENKO Xavier" w:date="2019-10-10T16:03:00Z"/>
                    <w:rFonts w:ascii="Calibri" w:hAnsi="Calibri"/>
                    <w:color w:val="000000"/>
                    <w:sz w:val="16"/>
                    <w:szCs w:val="16"/>
                    <w:lang w:eastAsia="en-GB"/>
                  </w:rPr>
                </w:rPrChange>
              </w:rPr>
            </w:pPr>
            <w:ins w:id="4311" w:author="ONOPTCHENKO Xavier" w:date="2019-10-10T16:03:00Z">
              <w:r w:rsidRPr="0058057D">
                <w:rPr>
                  <w:rFonts w:ascii="Calibri" w:hAnsi="Calibri"/>
                  <w:color w:val="000000"/>
                  <w:sz w:val="16"/>
                  <w:szCs w:val="16"/>
                  <w:lang w:eastAsia="en-GB"/>
                </w:rPr>
                <w:t>Accès aux données.</w:t>
              </w:r>
            </w:ins>
          </w:p>
          <w:p w14:paraId="519F14BD" w14:textId="77777777" w:rsidR="000A3873" w:rsidRPr="00D72D54" w:rsidRDefault="000A3873" w:rsidP="00D72D54">
            <w:pPr>
              <w:spacing w:before="0"/>
              <w:jc w:val="left"/>
              <w:cnfStyle w:val="000000100000" w:firstRow="0" w:lastRow="0" w:firstColumn="0" w:lastColumn="0" w:oddVBand="0" w:evenVBand="0" w:oddHBand="1" w:evenHBand="0" w:firstRowFirstColumn="0" w:firstRowLastColumn="0" w:lastRowFirstColumn="0" w:lastRowLastColumn="0"/>
              <w:rPr>
                <w:ins w:id="4312" w:author="ONOPTCHENKO Xavier" w:date="2019-10-10T16:03:00Z"/>
                <w:rFonts w:ascii="Calibri" w:hAnsi="Calibri"/>
                <w:b/>
                <w:color w:val="000000"/>
                <w:sz w:val="16"/>
                <w:szCs w:val="16"/>
                <w:lang w:val="fr-FR" w:eastAsia="en-GB"/>
                <w:rPrChange w:id="4313" w:author="ONOPTCHENKO Xavier" w:date="2019-10-10T16:03:00Z">
                  <w:rPr>
                    <w:ins w:id="4314" w:author="ONOPTCHENKO Xavier" w:date="2019-10-10T16:03:00Z"/>
                    <w:rFonts w:ascii="Calibri" w:hAnsi="Calibri"/>
                    <w:b/>
                    <w:color w:val="000000"/>
                    <w:sz w:val="16"/>
                    <w:szCs w:val="16"/>
                    <w:lang w:eastAsia="en-GB"/>
                  </w:rPr>
                </w:rPrChange>
              </w:rPr>
            </w:pPr>
            <w:ins w:id="4315" w:author="ONOPTCHENKO Xavier" w:date="2019-10-10T16:03:00Z">
              <w:r w:rsidRPr="0058057D">
                <w:rPr>
                  <w:rFonts w:ascii="Calibri" w:hAnsi="Calibri"/>
                  <w:b/>
                  <w:color w:val="000000"/>
                  <w:sz w:val="16"/>
                  <w:szCs w:val="16"/>
                  <w:lang w:eastAsia="en-GB"/>
                </w:rPr>
                <w:t>Flux chiffré.</w:t>
              </w:r>
            </w:ins>
          </w:p>
        </w:tc>
      </w:tr>
      <w:tr w:rsidR="000A3873" w:rsidRPr="00D65F21" w14:paraId="1994FAC7" w14:textId="77777777" w:rsidTr="000A3873">
        <w:trPr>
          <w:trHeight w:val="300"/>
          <w:ins w:id="4316" w:author="ONOPTCHENKO Xavier" w:date="2019-10-10T16:03:00Z"/>
          <w:trPrChange w:id="4317" w:author="ONOPTCHENKO Xavier" w:date="2019-10-14T11:28:00Z">
            <w:trPr>
              <w:trHeight w:val="300"/>
            </w:trPr>
          </w:trPrChange>
        </w:trPr>
        <w:tc>
          <w:tcPr>
            <w:cnfStyle w:val="001000000000" w:firstRow="0" w:lastRow="0" w:firstColumn="1" w:lastColumn="0" w:oddVBand="0" w:evenVBand="0" w:oddHBand="0" w:evenHBand="0" w:firstRowFirstColumn="0" w:firstRowLastColumn="0" w:lastRowFirstColumn="0" w:lastRowLastColumn="0"/>
            <w:tcW w:w="939" w:type="dxa"/>
            <w:vAlign w:val="center"/>
            <w:tcPrChange w:id="4318" w:author="ONOPTCHENKO Xavier" w:date="2019-10-14T11:28:00Z">
              <w:tcPr>
                <w:tcW w:w="1950" w:type="dxa"/>
              </w:tcPr>
            </w:tcPrChange>
          </w:tcPr>
          <w:p w14:paraId="483495CC" w14:textId="096188BD" w:rsidR="000A3873" w:rsidRPr="000A3873" w:rsidRDefault="000A3873">
            <w:pPr>
              <w:spacing w:before="0"/>
              <w:jc w:val="center"/>
              <w:rPr>
                <w:ins w:id="4319" w:author="ONOPTCHENKO Xavier" w:date="2019-10-14T11:24:00Z"/>
                <w:rFonts w:ascii="Calibri" w:hAnsi="Calibri"/>
                <w:b w:val="0"/>
                <w:color w:val="000000"/>
                <w:sz w:val="16"/>
                <w:szCs w:val="16"/>
                <w:lang w:eastAsia="en-GB"/>
                <w:rPrChange w:id="4320" w:author="ONOPTCHENKO Xavier" w:date="2019-10-14T11:25:00Z">
                  <w:rPr>
                    <w:ins w:id="4321" w:author="ONOPTCHENKO Xavier" w:date="2019-10-14T11:24:00Z"/>
                    <w:rFonts w:ascii="Calibri" w:hAnsi="Calibri"/>
                    <w:color w:val="000000"/>
                    <w:sz w:val="16"/>
                    <w:szCs w:val="16"/>
                    <w:lang w:eastAsia="en-GB"/>
                  </w:rPr>
                </w:rPrChange>
              </w:rPr>
              <w:pPrChange w:id="4322" w:author="ONOPTCHENKO Xavier" w:date="2019-10-14T11:24:00Z">
                <w:pPr>
                  <w:spacing w:before="0"/>
                  <w:jc w:val="left"/>
                </w:pPr>
              </w:pPrChange>
            </w:pPr>
            <w:ins w:id="4323" w:author="ONOPTCHENKO Xavier" w:date="2019-10-14T11:25:00Z">
              <w:r w:rsidRPr="000A3873">
                <w:rPr>
                  <w:rFonts w:ascii="Calibri" w:hAnsi="Calibri"/>
                  <w:color w:val="000000"/>
                  <w:sz w:val="16"/>
                  <w:szCs w:val="16"/>
                  <w:lang w:eastAsia="en-GB"/>
                </w:rPr>
                <w:t>Nouveau</w:t>
              </w:r>
            </w:ins>
          </w:p>
        </w:tc>
        <w:tc>
          <w:tcPr>
            <w:tcW w:w="2122" w:type="dxa"/>
            <w:noWrap/>
            <w:vAlign w:val="center"/>
            <w:tcPrChange w:id="4324" w:author="ONOPTCHENKO Xavier" w:date="2019-10-14T11:28:00Z">
              <w:tcPr>
                <w:tcW w:w="2122" w:type="dxa"/>
                <w:noWrap/>
                <w:vAlign w:val="center"/>
              </w:tcPr>
            </w:tcPrChange>
          </w:tcPr>
          <w:p w14:paraId="09D769B6" w14:textId="62007FD2" w:rsidR="000A3873" w:rsidRPr="008C61A0" w:rsidRDefault="000A3873" w:rsidP="00D72D54">
            <w:pPr>
              <w:spacing w:before="0"/>
              <w:jc w:val="left"/>
              <w:cnfStyle w:val="000000000000" w:firstRow="0" w:lastRow="0" w:firstColumn="0" w:lastColumn="0" w:oddVBand="0" w:evenVBand="0" w:oddHBand="0" w:evenHBand="0" w:firstRowFirstColumn="0" w:firstRowLastColumn="0" w:lastRowFirstColumn="0" w:lastRowLastColumn="0"/>
              <w:rPr>
                <w:ins w:id="4325" w:author="ONOPTCHENKO Xavier" w:date="2019-10-10T16:03:00Z"/>
                <w:rFonts w:ascii="Calibri" w:hAnsi="Calibri"/>
                <w:color w:val="000000"/>
                <w:sz w:val="16"/>
                <w:szCs w:val="16"/>
                <w:lang w:eastAsia="en-GB"/>
              </w:rPr>
            </w:pPr>
            <w:ins w:id="4326" w:author="ONOPTCHENKO Xavier" w:date="2019-10-11T11:19:00Z">
              <w:r w:rsidRPr="008C61A0">
                <w:rPr>
                  <w:rFonts w:ascii="Calibri" w:hAnsi="Calibri"/>
                  <w:color w:val="000000"/>
                  <w:sz w:val="16"/>
                  <w:szCs w:val="16"/>
                  <w:lang w:eastAsia="en-GB"/>
                </w:rPr>
                <w:t>ESB Administration et suivi</w:t>
              </w:r>
            </w:ins>
          </w:p>
        </w:tc>
        <w:tc>
          <w:tcPr>
            <w:tcW w:w="1560" w:type="dxa"/>
            <w:noWrap/>
            <w:vAlign w:val="center"/>
            <w:tcPrChange w:id="4327" w:author="ONOPTCHENKO Xavier" w:date="2019-10-14T11:28:00Z">
              <w:tcPr>
                <w:tcW w:w="1560" w:type="dxa"/>
                <w:noWrap/>
                <w:vAlign w:val="center"/>
              </w:tcPr>
            </w:tcPrChange>
          </w:tcPr>
          <w:p w14:paraId="7F12183C" w14:textId="1685B2F5" w:rsidR="000A3873" w:rsidRDefault="000A3873" w:rsidP="00D72D54">
            <w:pPr>
              <w:spacing w:before="0"/>
              <w:jc w:val="left"/>
              <w:cnfStyle w:val="000000000000" w:firstRow="0" w:lastRow="0" w:firstColumn="0" w:lastColumn="0" w:oddVBand="0" w:evenVBand="0" w:oddHBand="0" w:evenHBand="0" w:firstRowFirstColumn="0" w:firstRowLastColumn="0" w:lastRowFirstColumn="0" w:lastRowLastColumn="0"/>
              <w:rPr>
                <w:ins w:id="4328" w:author="ONOPTCHENKO Xavier" w:date="2019-10-10T16:03:00Z"/>
                <w:rFonts w:ascii="Calibri" w:hAnsi="Calibri"/>
                <w:color w:val="000000"/>
                <w:sz w:val="16"/>
                <w:szCs w:val="16"/>
                <w:lang w:eastAsia="en-GB"/>
              </w:rPr>
            </w:pPr>
            <w:ins w:id="4329" w:author="ONOPTCHENKO Xavier" w:date="2019-10-11T11:19:00Z">
              <w:r>
                <w:rPr>
                  <w:rFonts w:ascii="Calibri" w:hAnsi="Calibri"/>
                  <w:color w:val="000000"/>
                  <w:sz w:val="16"/>
                  <w:szCs w:val="16"/>
                  <w:lang w:eastAsia="en-GB"/>
                </w:rPr>
                <w:t>Nouveau #1</w:t>
              </w:r>
            </w:ins>
          </w:p>
        </w:tc>
        <w:tc>
          <w:tcPr>
            <w:tcW w:w="1011" w:type="dxa"/>
            <w:vAlign w:val="center"/>
            <w:tcPrChange w:id="4330" w:author="ONOPTCHENKO Xavier" w:date="2019-10-14T11:28:00Z">
              <w:tcPr>
                <w:tcW w:w="2125" w:type="dxa"/>
              </w:tcPr>
            </w:tcPrChange>
          </w:tcPr>
          <w:p w14:paraId="4C55E267" w14:textId="670E27B6" w:rsidR="000A3873" w:rsidRPr="000A3873" w:rsidRDefault="000A3873">
            <w:pPr>
              <w:spacing w:before="0"/>
              <w:jc w:val="center"/>
              <w:cnfStyle w:val="000000000000" w:firstRow="0" w:lastRow="0" w:firstColumn="0" w:lastColumn="0" w:oddVBand="0" w:evenVBand="0" w:oddHBand="0" w:evenHBand="0" w:firstRowFirstColumn="0" w:firstRowLastColumn="0" w:lastRowFirstColumn="0" w:lastRowLastColumn="0"/>
              <w:rPr>
                <w:ins w:id="4331" w:author="ONOPTCHENKO Xavier" w:date="2019-10-14T11:24:00Z"/>
                <w:rFonts w:ascii="Calibri" w:hAnsi="Calibri"/>
                <w:color w:val="000000"/>
                <w:sz w:val="16"/>
                <w:szCs w:val="16"/>
                <w:lang w:eastAsia="en-GB"/>
                <w:rPrChange w:id="4332" w:author="ONOPTCHENKO Xavier" w:date="2019-10-14T11:25:00Z">
                  <w:rPr>
                    <w:ins w:id="4333" w:author="ONOPTCHENKO Xavier" w:date="2019-10-14T11:24:00Z"/>
                    <w:rFonts w:ascii="Calibri" w:hAnsi="Calibri"/>
                    <w:b/>
                    <w:color w:val="000000"/>
                    <w:sz w:val="16"/>
                    <w:szCs w:val="16"/>
                    <w:lang w:eastAsia="en-GB"/>
                  </w:rPr>
                </w:rPrChange>
              </w:rPr>
              <w:pPrChange w:id="4334" w:author="ONOPTCHENKO Xavier" w:date="2019-10-14T11:24:00Z">
                <w:pPr>
                  <w:spacing w:before="0"/>
                  <w:jc w:val="left"/>
                  <w:cnfStyle w:val="000000000000" w:firstRow="0" w:lastRow="0" w:firstColumn="0" w:lastColumn="0" w:oddVBand="0" w:evenVBand="0" w:oddHBand="0" w:evenHBand="0" w:firstRowFirstColumn="0" w:firstRowLastColumn="0" w:lastRowFirstColumn="0" w:lastRowLastColumn="0"/>
                </w:pPr>
              </w:pPrChange>
            </w:pPr>
            <w:ins w:id="4335" w:author="ONOPTCHENKO Xavier" w:date="2019-10-14T11:25:00Z">
              <w:r w:rsidRPr="000A3873">
                <w:rPr>
                  <w:rFonts w:ascii="Calibri" w:hAnsi="Calibri"/>
                  <w:color w:val="000000"/>
                  <w:sz w:val="16"/>
                  <w:szCs w:val="16"/>
                  <w:lang w:eastAsia="en-GB"/>
                  <w:rPrChange w:id="4336" w:author="ONOPTCHENKO Xavier" w:date="2019-10-14T11:25:00Z">
                    <w:rPr>
                      <w:rFonts w:ascii="Calibri" w:hAnsi="Calibri"/>
                      <w:b/>
                      <w:color w:val="000000"/>
                      <w:sz w:val="16"/>
                      <w:szCs w:val="16"/>
                      <w:lang w:eastAsia="en-GB"/>
                    </w:rPr>
                  </w:rPrChange>
                </w:rPr>
                <w:t>Nouveau</w:t>
              </w:r>
            </w:ins>
          </w:p>
        </w:tc>
        <w:tc>
          <w:tcPr>
            <w:tcW w:w="2125" w:type="dxa"/>
            <w:noWrap/>
            <w:vAlign w:val="center"/>
            <w:tcPrChange w:id="4337" w:author="ONOPTCHENKO Xavier" w:date="2019-10-14T11:28:00Z">
              <w:tcPr>
                <w:tcW w:w="2125" w:type="dxa"/>
                <w:noWrap/>
                <w:vAlign w:val="center"/>
              </w:tcPr>
            </w:tcPrChange>
          </w:tcPr>
          <w:p w14:paraId="7438B7A5" w14:textId="3F05608D" w:rsidR="000A3873" w:rsidRPr="000A3873" w:rsidRDefault="000A3873" w:rsidP="00D72D54">
            <w:pPr>
              <w:spacing w:before="0"/>
              <w:jc w:val="left"/>
              <w:cnfStyle w:val="000000000000" w:firstRow="0" w:lastRow="0" w:firstColumn="0" w:lastColumn="0" w:oddVBand="0" w:evenVBand="0" w:oddHBand="0" w:evenHBand="0" w:firstRowFirstColumn="0" w:firstRowLastColumn="0" w:lastRowFirstColumn="0" w:lastRowLastColumn="0"/>
              <w:rPr>
                <w:ins w:id="4338" w:author="ONOPTCHENKO Xavier" w:date="2019-10-10T16:03:00Z"/>
                <w:rFonts w:ascii="Calibri" w:hAnsi="Calibri"/>
                <w:color w:val="000000"/>
                <w:sz w:val="16"/>
                <w:szCs w:val="16"/>
                <w:lang w:eastAsia="en-GB"/>
                <w:rPrChange w:id="4339" w:author="ONOPTCHENKO Xavier" w:date="2019-10-14T11:25:00Z">
                  <w:rPr>
                    <w:ins w:id="4340" w:author="ONOPTCHENKO Xavier" w:date="2019-10-10T16:03:00Z"/>
                    <w:rFonts w:ascii="Calibri" w:hAnsi="Calibri"/>
                    <w:b/>
                    <w:color w:val="000000"/>
                    <w:sz w:val="16"/>
                    <w:szCs w:val="16"/>
                    <w:lang w:eastAsia="en-GB"/>
                  </w:rPr>
                </w:rPrChange>
              </w:rPr>
            </w:pPr>
            <w:ins w:id="4341" w:author="ONOPTCHENKO Xavier" w:date="2019-10-11T11:19:00Z">
              <w:r w:rsidRPr="000A3873">
                <w:rPr>
                  <w:rFonts w:ascii="Calibri" w:hAnsi="Calibri"/>
                  <w:color w:val="000000"/>
                  <w:sz w:val="16"/>
                  <w:szCs w:val="16"/>
                  <w:lang w:eastAsia="en-GB"/>
                </w:rPr>
                <w:t>ESB Administration et suivi</w:t>
              </w:r>
            </w:ins>
          </w:p>
        </w:tc>
        <w:tc>
          <w:tcPr>
            <w:tcW w:w="1134" w:type="dxa"/>
            <w:noWrap/>
            <w:vAlign w:val="center"/>
            <w:tcPrChange w:id="4342" w:author="ONOPTCHENKO Xavier" w:date="2019-10-14T11:28:00Z">
              <w:tcPr>
                <w:tcW w:w="1134" w:type="dxa"/>
                <w:noWrap/>
                <w:vAlign w:val="center"/>
              </w:tcPr>
            </w:tcPrChange>
          </w:tcPr>
          <w:p w14:paraId="02CEBF67" w14:textId="77777777" w:rsidR="000A3873" w:rsidRDefault="000A3873" w:rsidP="008C61A0">
            <w:pPr>
              <w:spacing w:before="0"/>
              <w:jc w:val="left"/>
              <w:cnfStyle w:val="000000000000" w:firstRow="0" w:lastRow="0" w:firstColumn="0" w:lastColumn="0" w:oddVBand="0" w:evenVBand="0" w:oddHBand="0" w:evenHBand="0" w:firstRowFirstColumn="0" w:firstRowLastColumn="0" w:lastRowFirstColumn="0" w:lastRowLastColumn="0"/>
              <w:rPr>
                <w:ins w:id="4343" w:author="ONOPTCHENKO Xavier" w:date="2019-10-11T11:19:00Z"/>
                <w:rFonts w:ascii="Calibri" w:hAnsi="Calibri"/>
                <w:color w:val="000000"/>
                <w:sz w:val="16"/>
                <w:szCs w:val="16"/>
                <w:lang w:eastAsia="en-GB"/>
              </w:rPr>
            </w:pPr>
            <w:ins w:id="4344" w:author="ONOPTCHENKO Xavier" w:date="2019-10-11T11:19:00Z">
              <w:r>
                <w:rPr>
                  <w:rFonts w:ascii="Calibri" w:hAnsi="Calibri"/>
                  <w:color w:val="000000"/>
                  <w:sz w:val="16"/>
                  <w:szCs w:val="16"/>
                  <w:lang w:eastAsia="en-GB"/>
                </w:rPr>
                <w:t>Nouveau #2</w:t>
              </w:r>
            </w:ins>
          </w:p>
          <w:p w14:paraId="38C96C6A" w14:textId="50917DBA" w:rsidR="000A3873" w:rsidRDefault="000A3873" w:rsidP="008C61A0">
            <w:pPr>
              <w:spacing w:before="0"/>
              <w:jc w:val="left"/>
              <w:cnfStyle w:val="000000000000" w:firstRow="0" w:lastRow="0" w:firstColumn="0" w:lastColumn="0" w:oddVBand="0" w:evenVBand="0" w:oddHBand="0" w:evenHBand="0" w:firstRowFirstColumn="0" w:firstRowLastColumn="0" w:lastRowFirstColumn="0" w:lastRowLastColumn="0"/>
              <w:rPr>
                <w:ins w:id="4345" w:author="ONOPTCHENKO Xavier" w:date="2019-10-10T16:03:00Z"/>
                <w:rFonts w:ascii="Calibri" w:hAnsi="Calibri"/>
                <w:color w:val="000000"/>
                <w:sz w:val="16"/>
                <w:szCs w:val="16"/>
                <w:lang w:eastAsia="en-GB"/>
              </w:rPr>
            </w:pPr>
            <w:ins w:id="4346" w:author="ONOPTCHENKO Xavier" w:date="2019-10-11T11:19:00Z">
              <w:r>
                <w:rPr>
                  <w:rFonts w:ascii="Calibri" w:hAnsi="Calibri"/>
                  <w:color w:val="000000"/>
                  <w:sz w:val="16"/>
                  <w:szCs w:val="16"/>
                  <w:lang w:eastAsia="en-GB"/>
                </w:rPr>
                <w:t>Nouveau #3</w:t>
              </w:r>
            </w:ins>
          </w:p>
        </w:tc>
        <w:tc>
          <w:tcPr>
            <w:tcW w:w="1169" w:type="dxa"/>
            <w:noWrap/>
            <w:vAlign w:val="center"/>
            <w:tcPrChange w:id="4347" w:author="ONOPTCHENKO Xavier" w:date="2019-10-14T11:28:00Z">
              <w:tcPr>
                <w:tcW w:w="965" w:type="dxa"/>
                <w:noWrap/>
                <w:vAlign w:val="center"/>
              </w:tcPr>
            </w:tcPrChange>
          </w:tcPr>
          <w:p w14:paraId="2250F7D3" w14:textId="77777777" w:rsidR="000A3873" w:rsidRDefault="000A3873" w:rsidP="00D72D54">
            <w:pPr>
              <w:spacing w:before="0"/>
              <w:jc w:val="center"/>
              <w:cnfStyle w:val="000000000000" w:firstRow="0" w:lastRow="0" w:firstColumn="0" w:lastColumn="0" w:oddVBand="0" w:evenVBand="0" w:oddHBand="0" w:evenHBand="0" w:firstRowFirstColumn="0" w:firstRowLastColumn="0" w:lastRowFirstColumn="0" w:lastRowLastColumn="0"/>
              <w:rPr>
                <w:ins w:id="4348" w:author="ONOPTCHENKO Xavier" w:date="2019-10-10T16:03:00Z"/>
                <w:rFonts w:ascii="Calibri" w:hAnsi="Calibri"/>
                <w:color w:val="000000"/>
                <w:sz w:val="16"/>
                <w:szCs w:val="16"/>
                <w:lang w:eastAsia="en-GB"/>
              </w:rPr>
            </w:pPr>
            <w:ins w:id="4349" w:author="ONOPTCHENKO Xavier" w:date="2019-10-10T16:03:00Z">
              <w:r>
                <w:rPr>
                  <w:rFonts w:ascii="Calibri" w:hAnsi="Calibri"/>
                  <w:color w:val="000000"/>
                  <w:sz w:val="16"/>
                  <w:szCs w:val="16"/>
                  <w:lang w:eastAsia="en-GB"/>
                </w:rPr>
                <w:t>1521</w:t>
              </w:r>
            </w:ins>
          </w:p>
        </w:tc>
        <w:tc>
          <w:tcPr>
            <w:tcW w:w="1167" w:type="dxa"/>
            <w:noWrap/>
            <w:vAlign w:val="center"/>
            <w:tcPrChange w:id="4350" w:author="ONOPTCHENKO Xavier" w:date="2019-10-14T11:28:00Z">
              <w:tcPr>
                <w:tcW w:w="1167" w:type="dxa"/>
                <w:noWrap/>
                <w:vAlign w:val="center"/>
              </w:tcPr>
            </w:tcPrChange>
          </w:tcPr>
          <w:p w14:paraId="174020E9" w14:textId="77777777" w:rsidR="000A3873" w:rsidRDefault="000A3873" w:rsidP="00D72D54">
            <w:pPr>
              <w:spacing w:before="0"/>
              <w:jc w:val="center"/>
              <w:cnfStyle w:val="000000000000" w:firstRow="0" w:lastRow="0" w:firstColumn="0" w:lastColumn="0" w:oddVBand="0" w:evenVBand="0" w:oddHBand="0" w:evenHBand="0" w:firstRowFirstColumn="0" w:firstRowLastColumn="0" w:lastRowFirstColumn="0" w:lastRowLastColumn="0"/>
              <w:rPr>
                <w:ins w:id="4351" w:author="ONOPTCHENKO Xavier" w:date="2019-10-10T16:03:00Z"/>
                <w:rFonts w:ascii="Calibri" w:hAnsi="Calibri"/>
                <w:color w:val="000000"/>
                <w:sz w:val="16"/>
                <w:szCs w:val="16"/>
                <w:lang w:eastAsia="en-GB"/>
              </w:rPr>
            </w:pPr>
            <w:ins w:id="4352" w:author="ONOPTCHENKO Xavier" w:date="2019-10-10T16:03:00Z">
              <w:r>
                <w:rPr>
                  <w:rFonts w:ascii="Calibri" w:hAnsi="Calibri"/>
                  <w:color w:val="000000"/>
                  <w:sz w:val="16"/>
                  <w:szCs w:val="16"/>
                  <w:lang w:eastAsia="en-GB"/>
                </w:rPr>
                <w:t>SQL*NET</w:t>
              </w:r>
            </w:ins>
          </w:p>
        </w:tc>
        <w:tc>
          <w:tcPr>
            <w:tcW w:w="2297" w:type="dxa"/>
            <w:noWrap/>
            <w:vAlign w:val="center"/>
            <w:tcPrChange w:id="4353" w:author="ONOPTCHENKO Xavier" w:date="2019-10-14T11:28:00Z">
              <w:tcPr>
                <w:tcW w:w="2971" w:type="dxa"/>
                <w:noWrap/>
                <w:vAlign w:val="center"/>
              </w:tcPr>
            </w:tcPrChange>
          </w:tcPr>
          <w:p w14:paraId="123B5A85" w14:textId="77777777" w:rsidR="000A3873" w:rsidRPr="00D72D54" w:rsidRDefault="000A3873" w:rsidP="00D72D54">
            <w:pPr>
              <w:spacing w:before="0"/>
              <w:jc w:val="left"/>
              <w:cnfStyle w:val="000000000000" w:firstRow="0" w:lastRow="0" w:firstColumn="0" w:lastColumn="0" w:oddVBand="0" w:evenVBand="0" w:oddHBand="0" w:evenHBand="0" w:firstRowFirstColumn="0" w:firstRowLastColumn="0" w:lastRowFirstColumn="0" w:lastRowLastColumn="0"/>
              <w:rPr>
                <w:ins w:id="4354" w:author="ONOPTCHENKO Xavier" w:date="2019-10-10T16:03:00Z"/>
                <w:rFonts w:ascii="Calibri" w:hAnsi="Calibri"/>
                <w:color w:val="000000"/>
                <w:sz w:val="16"/>
                <w:szCs w:val="16"/>
                <w:lang w:val="fr-FR" w:eastAsia="en-GB"/>
                <w:rPrChange w:id="4355" w:author="ONOPTCHENKO Xavier" w:date="2019-10-10T16:03:00Z">
                  <w:rPr>
                    <w:ins w:id="4356" w:author="ONOPTCHENKO Xavier" w:date="2019-10-10T16:03:00Z"/>
                    <w:rFonts w:ascii="Calibri" w:hAnsi="Calibri"/>
                    <w:color w:val="000000"/>
                    <w:sz w:val="16"/>
                    <w:szCs w:val="16"/>
                    <w:lang w:eastAsia="en-GB"/>
                  </w:rPr>
                </w:rPrChange>
              </w:rPr>
            </w:pPr>
            <w:ins w:id="4357" w:author="ONOPTCHENKO Xavier" w:date="2019-10-10T16:03:00Z">
              <w:r w:rsidRPr="0058057D">
                <w:rPr>
                  <w:rFonts w:ascii="Calibri" w:hAnsi="Calibri"/>
                  <w:color w:val="000000"/>
                  <w:sz w:val="16"/>
                  <w:szCs w:val="16"/>
                  <w:lang w:eastAsia="en-GB"/>
                </w:rPr>
                <w:t>Accès aux données.</w:t>
              </w:r>
            </w:ins>
          </w:p>
          <w:p w14:paraId="0A0C6BEC" w14:textId="77777777" w:rsidR="000A3873" w:rsidRPr="00D72D54" w:rsidRDefault="000A3873" w:rsidP="00D72D54">
            <w:pPr>
              <w:spacing w:before="0"/>
              <w:jc w:val="left"/>
              <w:cnfStyle w:val="000000000000" w:firstRow="0" w:lastRow="0" w:firstColumn="0" w:lastColumn="0" w:oddVBand="0" w:evenVBand="0" w:oddHBand="0" w:evenHBand="0" w:firstRowFirstColumn="0" w:firstRowLastColumn="0" w:lastRowFirstColumn="0" w:lastRowLastColumn="0"/>
              <w:rPr>
                <w:ins w:id="4358" w:author="ONOPTCHENKO Xavier" w:date="2019-10-10T16:03:00Z"/>
                <w:rFonts w:ascii="Calibri" w:hAnsi="Calibri"/>
                <w:color w:val="000000"/>
                <w:sz w:val="16"/>
                <w:szCs w:val="16"/>
                <w:lang w:val="fr-FR" w:eastAsia="en-GB"/>
                <w:rPrChange w:id="4359" w:author="ONOPTCHENKO Xavier" w:date="2019-10-10T16:03:00Z">
                  <w:rPr>
                    <w:ins w:id="4360" w:author="ONOPTCHENKO Xavier" w:date="2019-10-10T16:03:00Z"/>
                    <w:rFonts w:ascii="Calibri" w:hAnsi="Calibri"/>
                    <w:color w:val="000000"/>
                    <w:sz w:val="16"/>
                    <w:szCs w:val="16"/>
                    <w:lang w:eastAsia="en-GB"/>
                  </w:rPr>
                </w:rPrChange>
              </w:rPr>
            </w:pPr>
            <w:ins w:id="4361" w:author="ONOPTCHENKO Xavier" w:date="2019-10-10T16:03:00Z">
              <w:r w:rsidRPr="0058057D">
                <w:rPr>
                  <w:rFonts w:ascii="Calibri" w:hAnsi="Calibri"/>
                  <w:b/>
                  <w:color w:val="000000"/>
                  <w:sz w:val="16"/>
                  <w:szCs w:val="16"/>
                  <w:lang w:eastAsia="en-GB"/>
                </w:rPr>
                <w:t>Flux chiffré.</w:t>
              </w:r>
            </w:ins>
          </w:p>
        </w:tc>
      </w:tr>
      <w:tr w:rsidR="000A3873" w:rsidRPr="00D65F21" w14:paraId="0C152FDC" w14:textId="77777777" w:rsidTr="000A3873">
        <w:trPr>
          <w:cnfStyle w:val="000000100000" w:firstRow="0" w:lastRow="0" w:firstColumn="0" w:lastColumn="0" w:oddVBand="0" w:evenVBand="0" w:oddHBand="1" w:evenHBand="0" w:firstRowFirstColumn="0" w:firstRowLastColumn="0" w:lastRowFirstColumn="0" w:lastRowLastColumn="0"/>
          <w:trHeight w:val="300"/>
          <w:ins w:id="4362" w:author="ONOPTCHENKO Xavier" w:date="2019-10-10T16:03:00Z"/>
          <w:trPrChange w:id="4363" w:author="ONOPTCHENKO Xavier" w:date="2019-10-14T11:28:00Z">
            <w:trPr>
              <w:trHeight w:val="300"/>
            </w:trPr>
          </w:trPrChange>
        </w:trPr>
        <w:tc>
          <w:tcPr>
            <w:cnfStyle w:val="001000000000" w:firstRow="0" w:lastRow="0" w:firstColumn="1" w:lastColumn="0" w:oddVBand="0" w:evenVBand="0" w:oddHBand="0" w:evenHBand="0" w:firstRowFirstColumn="0" w:firstRowLastColumn="0" w:lastRowFirstColumn="0" w:lastRowLastColumn="0"/>
            <w:tcW w:w="939" w:type="dxa"/>
            <w:vAlign w:val="center"/>
            <w:tcPrChange w:id="4364" w:author="ONOPTCHENKO Xavier" w:date="2019-10-14T11:28:00Z">
              <w:tcPr>
                <w:tcW w:w="1950" w:type="dxa"/>
              </w:tcPr>
            </w:tcPrChange>
          </w:tcPr>
          <w:p w14:paraId="1A09391E" w14:textId="64B8C553" w:rsidR="000A3873" w:rsidRPr="000A3873" w:rsidRDefault="000A3873">
            <w:pPr>
              <w:spacing w:before="0"/>
              <w:jc w:val="center"/>
              <w:cnfStyle w:val="001000100000" w:firstRow="0" w:lastRow="0" w:firstColumn="1" w:lastColumn="0" w:oddVBand="0" w:evenVBand="0" w:oddHBand="1" w:evenHBand="0" w:firstRowFirstColumn="0" w:firstRowLastColumn="0" w:lastRowFirstColumn="0" w:lastRowLastColumn="0"/>
              <w:rPr>
                <w:ins w:id="4365" w:author="ONOPTCHENKO Xavier" w:date="2019-10-14T11:24:00Z"/>
                <w:rFonts w:ascii="Calibri" w:hAnsi="Calibri"/>
                <w:b w:val="0"/>
                <w:color w:val="000000"/>
                <w:sz w:val="16"/>
                <w:szCs w:val="16"/>
                <w:lang w:eastAsia="en-GB"/>
                <w:rPrChange w:id="4366" w:author="ONOPTCHENKO Xavier" w:date="2019-10-14T11:25:00Z">
                  <w:rPr>
                    <w:ins w:id="4367" w:author="ONOPTCHENKO Xavier" w:date="2019-10-14T11:24:00Z"/>
                    <w:rFonts w:ascii="Calibri" w:hAnsi="Calibri"/>
                    <w:color w:val="000000"/>
                    <w:sz w:val="16"/>
                    <w:szCs w:val="16"/>
                    <w:lang w:eastAsia="en-GB"/>
                  </w:rPr>
                </w:rPrChange>
              </w:rPr>
              <w:pPrChange w:id="4368" w:author="ONOPTCHENKO Xavier" w:date="2019-10-14T11:24:00Z">
                <w:pPr>
                  <w:spacing w:before="0"/>
                  <w:jc w:val="left"/>
                  <w:cnfStyle w:val="001000100000" w:firstRow="0" w:lastRow="0" w:firstColumn="1" w:lastColumn="0" w:oddVBand="0" w:evenVBand="0" w:oddHBand="1" w:evenHBand="0" w:firstRowFirstColumn="0" w:firstRowLastColumn="0" w:lastRowFirstColumn="0" w:lastRowLastColumn="0"/>
                </w:pPr>
              </w:pPrChange>
            </w:pPr>
            <w:ins w:id="4369" w:author="ONOPTCHENKO Xavier" w:date="2019-10-14T11:25:00Z">
              <w:r w:rsidRPr="000A3873">
                <w:rPr>
                  <w:rFonts w:ascii="Calibri" w:hAnsi="Calibri"/>
                  <w:color w:val="000000"/>
                  <w:sz w:val="16"/>
                  <w:szCs w:val="16"/>
                  <w:lang w:eastAsia="en-GB"/>
                </w:rPr>
                <w:t>Nouveau</w:t>
              </w:r>
            </w:ins>
          </w:p>
        </w:tc>
        <w:tc>
          <w:tcPr>
            <w:tcW w:w="2122" w:type="dxa"/>
            <w:noWrap/>
            <w:vAlign w:val="center"/>
            <w:tcPrChange w:id="4370" w:author="ONOPTCHENKO Xavier" w:date="2019-10-14T11:28:00Z">
              <w:tcPr>
                <w:tcW w:w="2122" w:type="dxa"/>
                <w:noWrap/>
                <w:vAlign w:val="center"/>
              </w:tcPr>
            </w:tcPrChange>
          </w:tcPr>
          <w:p w14:paraId="0365670F" w14:textId="24638C47" w:rsidR="000A3873" w:rsidRDefault="000A3873" w:rsidP="00D72D54">
            <w:pPr>
              <w:spacing w:before="0"/>
              <w:jc w:val="left"/>
              <w:cnfStyle w:val="000000100000" w:firstRow="0" w:lastRow="0" w:firstColumn="0" w:lastColumn="0" w:oddVBand="0" w:evenVBand="0" w:oddHBand="1" w:evenHBand="0" w:firstRowFirstColumn="0" w:firstRowLastColumn="0" w:lastRowFirstColumn="0" w:lastRowLastColumn="0"/>
              <w:rPr>
                <w:ins w:id="4371" w:author="ONOPTCHENKO Xavier" w:date="2019-10-10T16:03:00Z"/>
                <w:rFonts w:ascii="Calibri" w:hAnsi="Calibri"/>
                <w:color w:val="000000"/>
                <w:sz w:val="16"/>
                <w:szCs w:val="16"/>
                <w:lang w:eastAsia="en-GB"/>
              </w:rPr>
            </w:pPr>
            <w:ins w:id="4372" w:author="ONOPTCHENKO Xavier" w:date="2019-10-11T11:20:00Z">
              <w:r>
                <w:rPr>
                  <w:rFonts w:ascii="Calibri" w:hAnsi="Calibri"/>
                  <w:color w:val="000000"/>
                  <w:sz w:val="16"/>
                  <w:szCs w:val="16"/>
                  <w:lang w:eastAsia="en-GB"/>
                </w:rPr>
                <w:t>ESB Administration et suivi</w:t>
              </w:r>
            </w:ins>
          </w:p>
        </w:tc>
        <w:tc>
          <w:tcPr>
            <w:tcW w:w="1560" w:type="dxa"/>
            <w:noWrap/>
            <w:vAlign w:val="center"/>
            <w:tcPrChange w:id="4373" w:author="ONOPTCHENKO Xavier" w:date="2019-10-14T11:28:00Z">
              <w:tcPr>
                <w:tcW w:w="1560" w:type="dxa"/>
                <w:noWrap/>
                <w:vAlign w:val="center"/>
              </w:tcPr>
            </w:tcPrChange>
          </w:tcPr>
          <w:p w14:paraId="074A4940" w14:textId="537B2C87" w:rsidR="000A3873" w:rsidRDefault="000A3873">
            <w:pPr>
              <w:spacing w:before="0"/>
              <w:jc w:val="left"/>
              <w:cnfStyle w:val="000000100000" w:firstRow="0" w:lastRow="0" w:firstColumn="0" w:lastColumn="0" w:oddVBand="0" w:evenVBand="0" w:oddHBand="1" w:evenHBand="0" w:firstRowFirstColumn="0" w:firstRowLastColumn="0" w:lastRowFirstColumn="0" w:lastRowLastColumn="0"/>
              <w:rPr>
                <w:ins w:id="4374" w:author="ONOPTCHENKO Xavier" w:date="2019-10-10T16:03:00Z"/>
                <w:rFonts w:ascii="Calibri" w:hAnsi="Calibri"/>
                <w:color w:val="000000"/>
                <w:sz w:val="16"/>
                <w:szCs w:val="16"/>
                <w:lang w:eastAsia="en-GB"/>
              </w:rPr>
            </w:pPr>
            <w:ins w:id="4375" w:author="ONOPTCHENKO Xavier" w:date="2019-10-11T11:20:00Z">
              <w:r>
                <w:rPr>
                  <w:rFonts w:ascii="Calibri" w:hAnsi="Calibri"/>
                  <w:color w:val="000000"/>
                  <w:sz w:val="16"/>
                  <w:szCs w:val="16"/>
                  <w:lang w:eastAsia="en-GB"/>
                </w:rPr>
                <w:t xml:space="preserve">WAF </w:t>
              </w:r>
            </w:ins>
            <w:ins w:id="4376" w:author="ONOPTCHENKO Xavier" w:date="2019-10-11T11:21:00Z">
              <w:r>
                <w:rPr>
                  <w:rFonts w:ascii="Calibri" w:hAnsi="Calibri"/>
                  <w:color w:val="000000"/>
                  <w:sz w:val="16"/>
                  <w:szCs w:val="16"/>
                  <w:lang w:eastAsia="en-GB"/>
                </w:rPr>
                <w:t>Spotfire</w:t>
              </w:r>
            </w:ins>
          </w:p>
        </w:tc>
        <w:tc>
          <w:tcPr>
            <w:tcW w:w="1011" w:type="dxa"/>
            <w:vAlign w:val="center"/>
            <w:tcPrChange w:id="4377" w:author="ONOPTCHENKO Xavier" w:date="2019-10-14T11:28:00Z">
              <w:tcPr>
                <w:tcW w:w="2125" w:type="dxa"/>
              </w:tcPr>
            </w:tcPrChange>
          </w:tcPr>
          <w:p w14:paraId="1FDCE5B9" w14:textId="0EF9DB7B" w:rsidR="000A3873" w:rsidRPr="000A3873" w:rsidRDefault="000A3873">
            <w:pPr>
              <w:spacing w:before="0"/>
              <w:jc w:val="center"/>
              <w:cnfStyle w:val="000000100000" w:firstRow="0" w:lastRow="0" w:firstColumn="0" w:lastColumn="0" w:oddVBand="0" w:evenVBand="0" w:oddHBand="1" w:evenHBand="0" w:firstRowFirstColumn="0" w:firstRowLastColumn="0" w:lastRowFirstColumn="0" w:lastRowLastColumn="0"/>
              <w:rPr>
                <w:ins w:id="4378" w:author="ONOPTCHENKO Xavier" w:date="2019-10-14T11:24:00Z"/>
                <w:rFonts w:ascii="Calibri" w:hAnsi="Calibri"/>
                <w:color w:val="000000"/>
                <w:sz w:val="16"/>
                <w:szCs w:val="16"/>
                <w:lang w:eastAsia="en-GB"/>
                <w:rPrChange w:id="4379" w:author="ONOPTCHENKO Xavier" w:date="2019-10-14T11:25:00Z">
                  <w:rPr>
                    <w:ins w:id="4380" w:author="ONOPTCHENKO Xavier" w:date="2019-10-14T11:24:00Z"/>
                    <w:rFonts w:ascii="Calibri" w:hAnsi="Calibri"/>
                    <w:b/>
                    <w:color w:val="000000"/>
                    <w:sz w:val="16"/>
                    <w:szCs w:val="16"/>
                    <w:lang w:eastAsia="en-GB"/>
                  </w:rPr>
                </w:rPrChange>
              </w:rPr>
              <w:pPrChange w:id="4381" w:author="ONOPTCHENKO Xavier" w:date="2019-10-14T11:24:00Z">
                <w:pPr>
                  <w:spacing w:before="0"/>
                  <w:jc w:val="left"/>
                  <w:cnfStyle w:val="000000100000" w:firstRow="0" w:lastRow="0" w:firstColumn="0" w:lastColumn="0" w:oddVBand="0" w:evenVBand="0" w:oddHBand="1" w:evenHBand="0" w:firstRowFirstColumn="0" w:firstRowLastColumn="0" w:lastRowFirstColumn="0" w:lastRowLastColumn="0"/>
                </w:pPr>
              </w:pPrChange>
            </w:pPr>
            <w:ins w:id="4382" w:author="ONOPTCHENKO Xavier" w:date="2019-10-14T11:25:00Z">
              <w:r w:rsidRPr="000A3873">
                <w:rPr>
                  <w:rFonts w:ascii="Calibri" w:hAnsi="Calibri"/>
                  <w:color w:val="000000"/>
                  <w:sz w:val="16"/>
                  <w:szCs w:val="16"/>
                  <w:lang w:eastAsia="en-GB"/>
                  <w:rPrChange w:id="4383" w:author="ONOPTCHENKO Xavier" w:date="2019-10-14T11:25:00Z">
                    <w:rPr>
                      <w:rFonts w:ascii="Calibri" w:hAnsi="Calibri"/>
                      <w:b/>
                      <w:color w:val="000000"/>
                      <w:sz w:val="16"/>
                      <w:szCs w:val="16"/>
                      <w:lang w:eastAsia="en-GB"/>
                    </w:rPr>
                  </w:rPrChange>
                </w:rPr>
                <w:t>Nouveau</w:t>
              </w:r>
            </w:ins>
          </w:p>
        </w:tc>
        <w:tc>
          <w:tcPr>
            <w:tcW w:w="2125" w:type="dxa"/>
            <w:noWrap/>
            <w:vAlign w:val="center"/>
            <w:tcPrChange w:id="4384" w:author="ONOPTCHENKO Xavier" w:date="2019-10-14T11:28:00Z">
              <w:tcPr>
                <w:tcW w:w="2125" w:type="dxa"/>
                <w:noWrap/>
                <w:vAlign w:val="center"/>
              </w:tcPr>
            </w:tcPrChange>
          </w:tcPr>
          <w:p w14:paraId="47E8C3D0" w14:textId="15DB79D0" w:rsidR="000A3873" w:rsidRPr="000A3873" w:rsidRDefault="000A3873" w:rsidP="00D72D54">
            <w:pPr>
              <w:spacing w:before="0"/>
              <w:jc w:val="left"/>
              <w:cnfStyle w:val="000000100000" w:firstRow="0" w:lastRow="0" w:firstColumn="0" w:lastColumn="0" w:oddVBand="0" w:evenVBand="0" w:oddHBand="1" w:evenHBand="0" w:firstRowFirstColumn="0" w:firstRowLastColumn="0" w:lastRowFirstColumn="0" w:lastRowLastColumn="0"/>
              <w:rPr>
                <w:ins w:id="4385" w:author="ONOPTCHENKO Xavier" w:date="2019-10-10T16:03:00Z"/>
                <w:rFonts w:ascii="Calibri" w:hAnsi="Calibri"/>
                <w:color w:val="000000"/>
                <w:sz w:val="16"/>
                <w:szCs w:val="16"/>
                <w:lang w:val="fr-FR" w:eastAsia="en-GB"/>
                <w:rPrChange w:id="4386" w:author="ONOPTCHENKO Xavier" w:date="2019-10-14T11:25:00Z">
                  <w:rPr>
                    <w:ins w:id="4387" w:author="ONOPTCHENKO Xavier" w:date="2019-10-10T16:03:00Z"/>
                    <w:rFonts w:ascii="Calibri" w:hAnsi="Calibri"/>
                    <w:b/>
                    <w:color w:val="000000"/>
                    <w:sz w:val="16"/>
                    <w:szCs w:val="16"/>
                    <w:lang w:eastAsia="en-GB"/>
                  </w:rPr>
                </w:rPrChange>
              </w:rPr>
            </w:pPr>
            <w:ins w:id="4388" w:author="ONOPTCHENKO Xavier" w:date="2019-10-11T11:21:00Z">
              <w:r w:rsidRPr="000A3873">
                <w:rPr>
                  <w:rFonts w:ascii="Calibri" w:hAnsi="Calibri"/>
                  <w:color w:val="000000"/>
                  <w:sz w:val="16"/>
                  <w:szCs w:val="16"/>
                  <w:lang w:eastAsia="en-GB"/>
                  <w:rPrChange w:id="4389" w:author="ONOPTCHENKO Xavier" w:date="2019-10-14T11:25:00Z">
                    <w:rPr>
                      <w:rFonts w:ascii="Calibri" w:hAnsi="Calibri"/>
                      <w:b/>
                      <w:color w:val="000000"/>
                      <w:sz w:val="16"/>
                      <w:szCs w:val="16"/>
                      <w:lang w:eastAsia="en-GB"/>
                    </w:rPr>
                  </w:rPrChange>
                </w:rPr>
                <w:t>ESB Administration et suivi</w:t>
              </w:r>
            </w:ins>
          </w:p>
        </w:tc>
        <w:tc>
          <w:tcPr>
            <w:tcW w:w="1134" w:type="dxa"/>
            <w:noWrap/>
            <w:vAlign w:val="center"/>
            <w:tcPrChange w:id="4390" w:author="ONOPTCHENKO Xavier" w:date="2019-10-14T11:28:00Z">
              <w:tcPr>
                <w:tcW w:w="1134" w:type="dxa"/>
                <w:noWrap/>
                <w:vAlign w:val="center"/>
              </w:tcPr>
            </w:tcPrChange>
          </w:tcPr>
          <w:p w14:paraId="4D06334C" w14:textId="6362638F" w:rsidR="000A3873" w:rsidRPr="009A7FC5" w:rsidRDefault="000A3873" w:rsidP="00D72D54">
            <w:pPr>
              <w:spacing w:before="0"/>
              <w:jc w:val="left"/>
              <w:cnfStyle w:val="000000100000" w:firstRow="0" w:lastRow="0" w:firstColumn="0" w:lastColumn="0" w:oddVBand="0" w:evenVBand="0" w:oddHBand="1" w:evenHBand="0" w:firstRowFirstColumn="0" w:firstRowLastColumn="0" w:lastRowFirstColumn="0" w:lastRowLastColumn="0"/>
              <w:rPr>
                <w:ins w:id="4391" w:author="ONOPTCHENKO Xavier" w:date="2019-10-10T16:03:00Z"/>
                <w:rFonts w:ascii="Calibri" w:hAnsi="Calibri"/>
                <w:color w:val="000000"/>
                <w:sz w:val="16"/>
                <w:szCs w:val="16"/>
                <w:lang w:eastAsia="en-GB"/>
              </w:rPr>
            </w:pPr>
            <w:ins w:id="4392" w:author="ONOPTCHENKO Xavier" w:date="2019-10-11T11:21:00Z">
              <w:r>
                <w:rPr>
                  <w:rFonts w:ascii="Calibri" w:hAnsi="Calibri"/>
                  <w:color w:val="000000"/>
                  <w:sz w:val="16"/>
                  <w:szCs w:val="16"/>
                  <w:lang w:eastAsia="en-GB"/>
                </w:rPr>
                <w:t>Nouveau #1</w:t>
              </w:r>
            </w:ins>
          </w:p>
        </w:tc>
        <w:tc>
          <w:tcPr>
            <w:tcW w:w="1169" w:type="dxa"/>
            <w:noWrap/>
            <w:vAlign w:val="center"/>
            <w:tcPrChange w:id="4393" w:author="ONOPTCHENKO Xavier" w:date="2019-10-14T11:28:00Z">
              <w:tcPr>
                <w:tcW w:w="965" w:type="dxa"/>
                <w:noWrap/>
                <w:vAlign w:val="center"/>
              </w:tcPr>
            </w:tcPrChange>
          </w:tcPr>
          <w:p w14:paraId="01EAC9FF" w14:textId="283FF235" w:rsidR="000A3873" w:rsidRDefault="000A3873" w:rsidP="00D72D54">
            <w:pPr>
              <w:spacing w:before="0"/>
              <w:jc w:val="center"/>
              <w:cnfStyle w:val="000000100000" w:firstRow="0" w:lastRow="0" w:firstColumn="0" w:lastColumn="0" w:oddVBand="0" w:evenVBand="0" w:oddHBand="1" w:evenHBand="0" w:firstRowFirstColumn="0" w:firstRowLastColumn="0" w:lastRowFirstColumn="0" w:lastRowLastColumn="0"/>
              <w:rPr>
                <w:ins w:id="4394" w:author="ONOPTCHENKO Xavier" w:date="2019-10-10T16:03:00Z"/>
                <w:rFonts w:ascii="Calibri" w:hAnsi="Calibri"/>
                <w:color w:val="000000"/>
                <w:sz w:val="16"/>
                <w:szCs w:val="16"/>
                <w:lang w:eastAsia="en-GB"/>
              </w:rPr>
            </w:pPr>
            <w:ins w:id="4395" w:author="ONOPTCHENKO Xavier" w:date="2019-10-11T11:20:00Z">
              <w:r>
                <w:rPr>
                  <w:rFonts w:ascii="Calibri" w:hAnsi="Calibri"/>
                  <w:color w:val="000000"/>
                  <w:sz w:val="16"/>
                  <w:szCs w:val="16"/>
                  <w:lang w:eastAsia="en-GB"/>
                </w:rPr>
                <w:t>A determiner</w:t>
              </w:r>
            </w:ins>
          </w:p>
        </w:tc>
        <w:tc>
          <w:tcPr>
            <w:tcW w:w="1167" w:type="dxa"/>
            <w:noWrap/>
            <w:vAlign w:val="center"/>
            <w:tcPrChange w:id="4396" w:author="ONOPTCHENKO Xavier" w:date="2019-10-14T11:28:00Z">
              <w:tcPr>
                <w:tcW w:w="1167" w:type="dxa"/>
                <w:noWrap/>
                <w:vAlign w:val="center"/>
              </w:tcPr>
            </w:tcPrChange>
          </w:tcPr>
          <w:p w14:paraId="2753F7E2" w14:textId="5EFB1B27" w:rsidR="000A3873" w:rsidRDefault="000A3873" w:rsidP="00D72D54">
            <w:pPr>
              <w:spacing w:before="0"/>
              <w:jc w:val="center"/>
              <w:cnfStyle w:val="000000100000" w:firstRow="0" w:lastRow="0" w:firstColumn="0" w:lastColumn="0" w:oddVBand="0" w:evenVBand="0" w:oddHBand="1" w:evenHBand="0" w:firstRowFirstColumn="0" w:firstRowLastColumn="0" w:lastRowFirstColumn="0" w:lastRowLastColumn="0"/>
              <w:rPr>
                <w:ins w:id="4397" w:author="ONOPTCHENKO Xavier" w:date="2019-10-10T16:03:00Z"/>
                <w:rFonts w:ascii="Calibri" w:hAnsi="Calibri"/>
                <w:color w:val="000000"/>
                <w:sz w:val="16"/>
                <w:szCs w:val="16"/>
                <w:lang w:eastAsia="en-GB"/>
              </w:rPr>
            </w:pPr>
            <w:ins w:id="4398" w:author="ONOPTCHENKO Xavier" w:date="2019-10-11T11:20:00Z">
              <w:r>
                <w:rPr>
                  <w:rFonts w:ascii="Calibri" w:hAnsi="Calibri"/>
                  <w:color w:val="000000"/>
                  <w:sz w:val="16"/>
                  <w:szCs w:val="16"/>
                  <w:lang w:eastAsia="en-GB"/>
                </w:rPr>
                <w:t>HTTPS</w:t>
              </w:r>
            </w:ins>
          </w:p>
        </w:tc>
        <w:tc>
          <w:tcPr>
            <w:tcW w:w="2297" w:type="dxa"/>
            <w:noWrap/>
            <w:vAlign w:val="center"/>
            <w:tcPrChange w:id="4399" w:author="ONOPTCHENKO Xavier" w:date="2019-10-14T11:28:00Z">
              <w:tcPr>
                <w:tcW w:w="2971" w:type="dxa"/>
                <w:noWrap/>
                <w:vAlign w:val="center"/>
              </w:tcPr>
            </w:tcPrChange>
          </w:tcPr>
          <w:p w14:paraId="5B594E14" w14:textId="7A6162CB" w:rsidR="000A3873" w:rsidRPr="008C61A0" w:rsidRDefault="000A3873" w:rsidP="00D72D54">
            <w:pPr>
              <w:spacing w:before="0"/>
              <w:jc w:val="left"/>
              <w:cnfStyle w:val="000000100000" w:firstRow="0" w:lastRow="0" w:firstColumn="0" w:lastColumn="0" w:oddVBand="0" w:evenVBand="0" w:oddHBand="1" w:evenHBand="0" w:firstRowFirstColumn="0" w:firstRowLastColumn="0" w:lastRowFirstColumn="0" w:lastRowLastColumn="0"/>
              <w:rPr>
                <w:ins w:id="4400" w:author="ONOPTCHENKO Xavier" w:date="2019-10-10T16:03:00Z"/>
                <w:rFonts w:ascii="Calibri" w:hAnsi="Calibri"/>
                <w:color w:val="000000"/>
                <w:sz w:val="16"/>
                <w:szCs w:val="16"/>
                <w:lang w:val="fr-FR" w:eastAsia="en-GB"/>
                <w:rPrChange w:id="4401" w:author="ONOPTCHENKO Xavier" w:date="2019-10-11T11:21:00Z">
                  <w:rPr>
                    <w:ins w:id="4402" w:author="ONOPTCHENKO Xavier" w:date="2019-10-10T16:03:00Z"/>
                    <w:rFonts w:ascii="Calibri" w:hAnsi="Calibri"/>
                    <w:color w:val="000000"/>
                    <w:sz w:val="16"/>
                    <w:szCs w:val="16"/>
                    <w:lang w:eastAsia="en-GB"/>
                  </w:rPr>
                </w:rPrChange>
              </w:rPr>
            </w:pPr>
            <w:ins w:id="4403" w:author="ONOPTCHENKO Xavier" w:date="2019-10-11T11:21:00Z">
              <w:r w:rsidRPr="0029207F">
                <w:rPr>
                  <w:rFonts w:ascii="Calibri" w:hAnsi="Calibri"/>
                  <w:color w:val="000000"/>
                  <w:sz w:val="16"/>
                  <w:szCs w:val="16"/>
                  <w:lang w:val="fr-FR" w:eastAsia="en-GB"/>
                  <w:rPrChange w:id="4404" w:author="Gerard KOUASSI" w:date="2019-12-23T10:38:00Z">
                    <w:rPr>
                      <w:rFonts w:ascii="Calibri" w:hAnsi="Calibri"/>
                      <w:color w:val="000000"/>
                      <w:sz w:val="16"/>
                      <w:szCs w:val="16"/>
                      <w:lang w:eastAsia="en-GB"/>
                    </w:rPr>
                  </w:rPrChange>
                </w:rPr>
                <w:t>Certificat porté par le serveur</w:t>
              </w:r>
            </w:ins>
          </w:p>
        </w:tc>
      </w:tr>
      <w:tr w:rsidR="000A3873" w:rsidRPr="00D65F21" w14:paraId="7D39DF6C" w14:textId="77777777" w:rsidTr="000A3873">
        <w:trPr>
          <w:trHeight w:val="300"/>
          <w:ins w:id="4405" w:author="ONOPTCHENKO Xavier" w:date="2019-10-10T16:03:00Z"/>
          <w:trPrChange w:id="4406" w:author="ONOPTCHENKO Xavier" w:date="2019-10-14T11:28:00Z">
            <w:trPr>
              <w:trHeight w:val="300"/>
            </w:trPr>
          </w:trPrChange>
        </w:trPr>
        <w:tc>
          <w:tcPr>
            <w:cnfStyle w:val="001000000000" w:firstRow="0" w:lastRow="0" w:firstColumn="1" w:lastColumn="0" w:oddVBand="0" w:evenVBand="0" w:oddHBand="0" w:evenHBand="0" w:firstRowFirstColumn="0" w:firstRowLastColumn="0" w:lastRowFirstColumn="0" w:lastRowLastColumn="0"/>
            <w:tcW w:w="939" w:type="dxa"/>
            <w:vAlign w:val="center"/>
            <w:tcPrChange w:id="4407" w:author="ONOPTCHENKO Xavier" w:date="2019-10-14T11:28:00Z">
              <w:tcPr>
                <w:tcW w:w="1950" w:type="dxa"/>
              </w:tcPr>
            </w:tcPrChange>
          </w:tcPr>
          <w:p w14:paraId="44D70285" w14:textId="689D0CBF" w:rsidR="000A3873" w:rsidRPr="000A3873" w:rsidRDefault="000A3873">
            <w:pPr>
              <w:spacing w:before="0"/>
              <w:jc w:val="center"/>
              <w:rPr>
                <w:ins w:id="4408" w:author="ONOPTCHENKO Xavier" w:date="2019-10-14T11:24:00Z"/>
                <w:rFonts w:ascii="Calibri" w:hAnsi="Calibri"/>
                <w:b w:val="0"/>
                <w:color w:val="000000"/>
                <w:sz w:val="16"/>
                <w:szCs w:val="16"/>
                <w:lang w:eastAsia="en-GB"/>
                <w:rPrChange w:id="4409" w:author="ONOPTCHENKO Xavier" w:date="2019-10-14T11:25:00Z">
                  <w:rPr>
                    <w:ins w:id="4410" w:author="ONOPTCHENKO Xavier" w:date="2019-10-14T11:24:00Z"/>
                    <w:rFonts w:ascii="Calibri" w:hAnsi="Calibri"/>
                    <w:color w:val="000000"/>
                    <w:sz w:val="16"/>
                    <w:szCs w:val="16"/>
                    <w:lang w:eastAsia="en-GB"/>
                  </w:rPr>
                </w:rPrChange>
              </w:rPr>
              <w:pPrChange w:id="4411" w:author="ONOPTCHENKO Xavier" w:date="2019-10-14T11:24:00Z">
                <w:pPr>
                  <w:spacing w:before="0"/>
                  <w:jc w:val="left"/>
                </w:pPr>
              </w:pPrChange>
            </w:pPr>
            <w:ins w:id="4412" w:author="ONOPTCHENKO Xavier" w:date="2019-10-14T11:25:00Z">
              <w:r w:rsidRPr="000A3873">
                <w:rPr>
                  <w:rFonts w:ascii="Calibri" w:hAnsi="Calibri"/>
                  <w:color w:val="000000"/>
                  <w:sz w:val="16"/>
                  <w:szCs w:val="16"/>
                  <w:lang w:eastAsia="en-GB"/>
                </w:rPr>
                <w:t>Nouveau</w:t>
              </w:r>
            </w:ins>
          </w:p>
        </w:tc>
        <w:tc>
          <w:tcPr>
            <w:tcW w:w="2122" w:type="dxa"/>
            <w:noWrap/>
            <w:vAlign w:val="center"/>
            <w:tcPrChange w:id="4413" w:author="ONOPTCHENKO Xavier" w:date="2019-10-14T11:28:00Z">
              <w:tcPr>
                <w:tcW w:w="2122" w:type="dxa"/>
                <w:noWrap/>
                <w:vAlign w:val="center"/>
              </w:tcPr>
            </w:tcPrChange>
          </w:tcPr>
          <w:p w14:paraId="23D9AF30" w14:textId="6EE0E5A6" w:rsidR="000A3873" w:rsidRDefault="000A3873" w:rsidP="00D72D54">
            <w:pPr>
              <w:spacing w:before="0"/>
              <w:jc w:val="left"/>
              <w:cnfStyle w:val="000000000000" w:firstRow="0" w:lastRow="0" w:firstColumn="0" w:lastColumn="0" w:oddVBand="0" w:evenVBand="0" w:oddHBand="0" w:evenHBand="0" w:firstRowFirstColumn="0" w:firstRowLastColumn="0" w:lastRowFirstColumn="0" w:lastRowLastColumn="0"/>
              <w:rPr>
                <w:ins w:id="4414" w:author="ONOPTCHENKO Xavier" w:date="2019-10-10T16:03:00Z"/>
                <w:rFonts w:ascii="Calibri" w:hAnsi="Calibri"/>
                <w:color w:val="000000"/>
                <w:sz w:val="16"/>
                <w:szCs w:val="16"/>
                <w:lang w:eastAsia="en-GB"/>
              </w:rPr>
            </w:pPr>
            <w:ins w:id="4415" w:author="ONOPTCHENKO Xavier" w:date="2019-10-11T11:21:00Z">
              <w:r>
                <w:rPr>
                  <w:rFonts w:ascii="Calibri" w:hAnsi="Calibri"/>
                  <w:color w:val="000000"/>
                  <w:sz w:val="16"/>
                  <w:szCs w:val="16"/>
                  <w:lang w:eastAsia="en-GB"/>
                </w:rPr>
                <w:t>ESB Administration et suivi</w:t>
              </w:r>
            </w:ins>
          </w:p>
        </w:tc>
        <w:tc>
          <w:tcPr>
            <w:tcW w:w="1560" w:type="dxa"/>
            <w:noWrap/>
            <w:vAlign w:val="center"/>
            <w:tcPrChange w:id="4416" w:author="ONOPTCHENKO Xavier" w:date="2019-10-14T11:28:00Z">
              <w:tcPr>
                <w:tcW w:w="1560" w:type="dxa"/>
                <w:noWrap/>
                <w:vAlign w:val="center"/>
              </w:tcPr>
            </w:tcPrChange>
          </w:tcPr>
          <w:p w14:paraId="57A06127" w14:textId="5365E155" w:rsidR="000A3873" w:rsidRDefault="000A3873" w:rsidP="00D72D54">
            <w:pPr>
              <w:spacing w:before="0"/>
              <w:jc w:val="left"/>
              <w:cnfStyle w:val="000000000000" w:firstRow="0" w:lastRow="0" w:firstColumn="0" w:lastColumn="0" w:oddVBand="0" w:evenVBand="0" w:oddHBand="0" w:evenHBand="0" w:firstRowFirstColumn="0" w:firstRowLastColumn="0" w:lastRowFirstColumn="0" w:lastRowLastColumn="0"/>
              <w:rPr>
                <w:ins w:id="4417" w:author="ONOPTCHENKO Xavier" w:date="2019-10-10T16:03:00Z"/>
                <w:rFonts w:ascii="Calibri" w:hAnsi="Calibri"/>
                <w:color w:val="000000"/>
                <w:sz w:val="16"/>
                <w:szCs w:val="16"/>
                <w:lang w:eastAsia="en-GB"/>
              </w:rPr>
            </w:pPr>
            <w:ins w:id="4418" w:author="ONOPTCHENKO Xavier" w:date="2019-10-11T11:21:00Z">
              <w:r>
                <w:rPr>
                  <w:rFonts w:ascii="Calibri" w:hAnsi="Calibri"/>
                  <w:color w:val="000000"/>
                  <w:sz w:val="16"/>
                  <w:szCs w:val="16"/>
                  <w:lang w:eastAsia="en-GB"/>
                </w:rPr>
                <w:t>WAF Spotfire admin</w:t>
              </w:r>
            </w:ins>
          </w:p>
        </w:tc>
        <w:tc>
          <w:tcPr>
            <w:tcW w:w="1011" w:type="dxa"/>
            <w:vAlign w:val="center"/>
            <w:tcPrChange w:id="4419" w:author="ONOPTCHENKO Xavier" w:date="2019-10-14T11:28:00Z">
              <w:tcPr>
                <w:tcW w:w="2125" w:type="dxa"/>
              </w:tcPr>
            </w:tcPrChange>
          </w:tcPr>
          <w:p w14:paraId="712208EB" w14:textId="505F245F" w:rsidR="000A3873" w:rsidRPr="000A3873" w:rsidRDefault="000A3873">
            <w:pPr>
              <w:spacing w:before="0"/>
              <w:jc w:val="center"/>
              <w:cnfStyle w:val="000000000000" w:firstRow="0" w:lastRow="0" w:firstColumn="0" w:lastColumn="0" w:oddVBand="0" w:evenVBand="0" w:oddHBand="0" w:evenHBand="0" w:firstRowFirstColumn="0" w:firstRowLastColumn="0" w:lastRowFirstColumn="0" w:lastRowLastColumn="0"/>
              <w:rPr>
                <w:ins w:id="4420" w:author="ONOPTCHENKO Xavier" w:date="2019-10-14T11:24:00Z"/>
                <w:rFonts w:ascii="Calibri" w:hAnsi="Calibri"/>
                <w:color w:val="000000"/>
                <w:sz w:val="16"/>
                <w:szCs w:val="16"/>
                <w:lang w:eastAsia="en-GB"/>
                <w:rPrChange w:id="4421" w:author="ONOPTCHENKO Xavier" w:date="2019-10-14T11:25:00Z">
                  <w:rPr>
                    <w:ins w:id="4422" w:author="ONOPTCHENKO Xavier" w:date="2019-10-14T11:24:00Z"/>
                    <w:rFonts w:ascii="Calibri" w:hAnsi="Calibri"/>
                    <w:b/>
                    <w:color w:val="000000"/>
                    <w:sz w:val="16"/>
                    <w:szCs w:val="16"/>
                    <w:lang w:eastAsia="en-GB"/>
                  </w:rPr>
                </w:rPrChange>
              </w:rPr>
              <w:pPrChange w:id="4423" w:author="ONOPTCHENKO Xavier" w:date="2019-10-14T11:24:00Z">
                <w:pPr>
                  <w:spacing w:before="0"/>
                  <w:jc w:val="left"/>
                  <w:cnfStyle w:val="000000000000" w:firstRow="0" w:lastRow="0" w:firstColumn="0" w:lastColumn="0" w:oddVBand="0" w:evenVBand="0" w:oddHBand="0" w:evenHBand="0" w:firstRowFirstColumn="0" w:firstRowLastColumn="0" w:lastRowFirstColumn="0" w:lastRowLastColumn="0"/>
                </w:pPr>
              </w:pPrChange>
            </w:pPr>
            <w:ins w:id="4424" w:author="ONOPTCHENKO Xavier" w:date="2019-10-14T11:25:00Z">
              <w:r w:rsidRPr="000A3873">
                <w:rPr>
                  <w:rFonts w:ascii="Calibri" w:hAnsi="Calibri"/>
                  <w:color w:val="000000"/>
                  <w:sz w:val="16"/>
                  <w:szCs w:val="16"/>
                  <w:lang w:eastAsia="en-GB"/>
                  <w:rPrChange w:id="4425" w:author="ONOPTCHENKO Xavier" w:date="2019-10-14T11:25:00Z">
                    <w:rPr>
                      <w:rFonts w:ascii="Calibri" w:hAnsi="Calibri"/>
                      <w:b/>
                      <w:color w:val="000000"/>
                      <w:sz w:val="16"/>
                      <w:szCs w:val="16"/>
                      <w:lang w:eastAsia="en-GB"/>
                    </w:rPr>
                  </w:rPrChange>
                </w:rPr>
                <w:t>Nouveau</w:t>
              </w:r>
            </w:ins>
          </w:p>
        </w:tc>
        <w:tc>
          <w:tcPr>
            <w:tcW w:w="2125" w:type="dxa"/>
            <w:noWrap/>
            <w:vAlign w:val="center"/>
            <w:tcPrChange w:id="4426" w:author="ONOPTCHENKO Xavier" w:date="2019-10-14T11:28:00Z">
              <w:tcPr>
                <w:tcW w:w="2125" w:type="dxa"/>
                <w:noWrap/>
                <w:vAlign w:val="center"/>
              </w:tcPr>
            </w:tcPrChange>
          </w:tcPr>
          <w:p w14:paraId="3EBC0A95" w14:textId="7865B6C8" w:rsidR="000A3873" w:rsidRPr="000A3873" w:rsidRDefault="000A3873" w:rsidP="00D72D54">
            <w:pPr>
              <w:spacing w:before="0"/>
              <w:jc w:val="left"/>
              <w:cnfStyle w:val="000000000000" w:firstRow="0" w:lastRow="0" w:firstColumn="0" w:lastColumn="0" w:oddVBand="0" w:evenVBand="0" w:oddHBand="0" w:evenHBand="0" w:firstRowFirstColumn="0" w:firstRowLastColumn="0" w:lastRowFirstColumn="0" w:lastRowLastColumn="0"/>
              <w:rPr>
                <w:ins w:id="4427" w:author="ONOPTCHENKO Xavier" w:date="2019-10-10T16:03:00Z"/>
                <w:rFonts w:ascii="Calibri" w:hAnsi="Calibri"/>
                <w:color w:val="000000"/>
                <w:sz w:val="16"/>
                <w:szCs w:val="16"/>
                <w:lang w:eastAsia="en-GB"/>
                <w:rPrChange w:id="4428" w:author="ONOPTCHENKO Xavier" w:date="2019-10-14T11:25:00Z">
                  <w:rPr>
                    <w:ins w:id="4429" w:author="ONOPTCHENKO Xavier" w:date="2019-10-10T16:03:00Z"/>
                    <w:rFonts w:ascii="Calibri" w:hAnsi="Calibri"/>
                    <w:b/>
                    <w:color w:val="000000"/>
                    <w:sz w:val="16"/>
                    <w:szCs w:val="16"/>
                    <w:lang w:eastAsia="en-GB"/>
                  </w:rPr>
                </w:rPrChange>
              </w:rPr>
            </w:pPr>
            <w:ins w:id="4430" w:author="ONOPTCHENKO Xavier" w:date="2019-10-11T11:21:00Z">
              <w:r w:rsidRPr="000A3873">
                <w:rPr>
                  <w:rFonts w:ascii="Calibri" w:hAnsi="Calibri"/>
                  <w:color w:val="000000"/>
                  <w:sz w:val="16"/>
                  <w:szCs w:val="16"/>
                  <w:lang w:eastAsia="en-GB"/>
                  <w:rPrChange w:id="4431" w:author="ONOPTCHENKO Xavier" w:date="2019-10-14T11:25:00Z">
                    <w:rPr>
                      <w:rFonts w:ascii="Calibri" w:hAnsi="Calibri"/>
                      <w:b/>
                      <w:color w:val="000000"/>
                      <w:sz w:val="16"/>
                      <w:szCs w:val="16"/>
                      <w:lang w:eastAsia="en-GB"/>
                    </w:rPr>
                  </w:rPrChange>
                </w:rPr>
                <w:t>ESB Administration et suivi</w:t>
              </w:r>
            </w:ins>
          </w:p>
        </w:tc>
        <w:tc>
          <w:tcPr>
            <w:tcW w:w="1134" w:type="dxa"/>
            <w:noWrap/>
            <w:vAlign w:val="center"/>
            <w:tcPrChange w:id="4432" w:author="ONOPTCHENKO Xavier" w:date="2019-10-14T11:28:00Z">
              <w:tcPr>
                <w:tcW w:w="1134" w:type="dxa"/>
                <w:noWrap/>
                <w:vAlign w:val="center"/>
              </w:tcPr>
            </w:tcPrChange>
          </w:tcPr>
          <w:p w14:paraId="4EEEC1CE" w14:textId="3B982291" w:rsidR="000A3873" w:rsidRPr="00CE0967" w:rsidRDefault="000A3873" w:rsidP="00D72D54">
            <w:pPr>
              <w:spacing w:before="0"/>
              <w:jc w:val="left"/>
              <w:cnfStyle w:val="000000000000" w:firstRow="0" w:lastRow="0" w:firstColumn="0" w:lastColumn="0" w:oddVBand="0" w:evenVBand="0" w:oddHBand="0" w:evenHBand="0" w:firstRowFirstColumn="0" w:firstRowLastColumn="0" w:lastRowFirstColumn="0" w:lastRowLastColumn="0"/>
              <w:rPr>
                <w:ins w:id="4433" w:author="ONOPTCHENKO Xavier" w:date="2019-10-10T16:03:00Z"/>
                <w:rFonts w:ascii="Calibri" w:hAnsi="Calibri"/>
                <w:color w:val="000000"/>
                <w:sz w:val="16"/>
                <w:szCs w:val="16"/>
                <w:lang w:eastAsia="en-GB"/>
              </w:rPr>
            </w:pPr>
            <w:ins w:id="4434" w:author="ONOPTCHENKO Xavier" w:date="2019-10-11T11:21:00Z">
              <w:r>
                <w:rPr>
                  <w:rFonts w:ascii="Calibri" w:hAnsi="Calibri"/>
                  <w:color w:val="000000"/>
                  <w:sz w:val="16"/>
                  <w:szCs w:val="16"/>
                  <w:lang w:eastAsia="en-GB"/>
                </w:rPr>
                <w:t>Nouveau #1</w:t>
              </w:r>
            </w:ins>
          </w:p>
        </w:tc>
        <w:tc>
          <w:tcPr>
            <w:tcW w:w="1169" w:type="dxa"/>
            <w:noWrap/>
            <w:vAlign w:val="center"/>
            <w:tcPrChange w:id="4435" w:author="ONOPTCHENKO Xavier" w:date="2019-10-14T11:28:00Z">
              <w:tcPr>
                <w:tcW w:w="965" w:type="dxa"/>
                <w:noWrap/>
                <w:vAlign w:val="center"/>
              </w:tcPr>
            </w:tcPrChange>
          </w:tcPr>
          <w:p w14:paraId="388DE735" w14:textId="430B989E" w:rsidR="000A3873" w:rsidRDefault="000A3873" w:rsidP="00D72D54">
            <w:pPr>
              <w:spacing w:before="0"/>
              <w:jc w:val="center"/>
              <w:cnfStyle w:val="000000000000" w:firstRow="0" w:lastRow="0" w:firstColumn="0" w:lastColumn="0" w:oddVBand="0" w:evenVBand="0" w:oddHBand="0" w:evenHBand="0" w:firstRowFirstColumn="0" w:firstRowLastColumn="0" w:lastRowFirstColumn="0" w:lastRowLastColumn="0"/>
              <w:rPr>
                <w:ins w:id="4436" w:author="ONOPTCHENKO Xavier" w:date="2019-10-10T16:03:00Z"/>
                <w:rFonts w:ascii="Calibri" w:hAnsi="Calibri"/>
                <w:color w:val="000000"/>
                <w:sz w:val="16"/>
                <w:szCs w:val="16"/>
                <w:lang w:eastAsia="en-GB"/>
              </w:rPr>
            </w:pPr>
            <w:ins w:id="4437" w:author="ONOPTCHENKO Xavier" w:date="2019-10-11T11:21:00Z">
              <w:r>
                <w:rPr>
                  <w:rFonts w:ascii="Calibri" w:hAnsi="Calibri"/>
                  <w:color w:val="000000"/>
                  <w:sz w:val="16"/>
                  <w:szCs w:val="16"/>
                  <w:lang w:eastAsia="en-GB"/>
                </w:rPr>
                <w:t>A determiner</w:t>
              </w:r>
            </w:ins>
          </w:p>
        </w:tc>
        <w:tc>
          <w:tcPr>
            <w:tcW w:w="1167" w:type="dxa"/>
            <w:noWrap/>
            <w:vAlign w:val="center"/>
            <w:tcPrChange w:id="4438" w:author="ONOPTCHENKO Xavier" w:date="2019-10-14T11:28:00Z">
              <w:tcPr>
                <w:tcW w:w="1167" w:type="dxa"/>
                <w:noWrap/>
                <w:vAlign w:val="center"/>
              </w:tcPr>
            </w:tcPrChange>
          </w:tcPr>
          <w:p w14:paraId="36EBC142" w14:textId="0B017B2E" w:rsidR="000A3873" w:rsidRDefault="000A3873" w:rsidP="00D72D54">
            <w:pPr>
              <w:spacing w:before="0"/>
              <w:jc w:val="center"/>
              <w:cnfStyle w:val="000000000000" w:firstRow="0" w:lastRow="0" w:firstColumn="0" w:lastColumn="0" w:oddVBand="0" w:evenVBand="0" w:oddHBand="0" w:evenHBand="0" w:firstRowFirstColumn="0" w:firstRowLastColumn="0" w:lastRowFirstColumn="0" w:lastRowLastColumn="0"/>
              <w:rPr>
                <w:ins w:id="4439" w:author="ONOPTCHENKO Xavier" w:date="2019-10-10T16:03:00Z"/>
                <w:rFonts w:ascii="Calibri" w:hAnsi="Calibri"/>
                <w:color w:val="000000"/>
                <w:sz w:val="16"/>
                <w:szCs w:val="16"/>
                <w:lang w:eastAsia="en-GB"/>
              </w:rPr>
            </w:pPr>
            <w:ins w:id="4440" w:author="ONOPTCHENKO Xavier" w:date="2019-10-11T11:21:00Z">
              <w:r>
                <w:rPr>
                  <w:rFonts w:ascii="Calibri" w:hAnsi="Calibri"/>
                  <w:color w:val="000000"/>
                  <w:sz w:val="16"/>
                  <w:szCs w:val="16"/>
                  <w:lang w:eastAsia="en-GB"/>
                </w:rPr>
                <w:t>HTTPS</w:t>
              </w:r>
            </w:ins>
          </w:p>
        </w:tc>
        <w:tc>
          <w:tcPr>
            <w:tcW w:w="2297" w:type="dxa"/>
            <w:noWrap/>
            <w:vAlign w:val="center"/>
            <w:tcPrChange w:id="4441" w:author="ONOPTCHENKO Xavier" w:date="2019-10-14T11:28:00Z">
              <w:tcPr>
                <w:tcW w:w="2971" w:type="dxa"/>
                <w:noWrap/>
                <w:vAlign w:val="center"/>
              </w:tcPr>
            </w:tcPrChange>
          </w:tcPr>
          <w:p w14:paraId="0D61D520" w14:textId="35277D89" w:rsidR="000A3873" w:rsidRPr="008C61A0" w:rsidRDefault="000A3873" w:rsidP="00D72D54">
            <w:pPr>
              <w:spacing w:before="0"/>
              <w:jc w:val="left"/>
              <w:cnfStyle w:val="000000000000" w:firstRow="0" w:lastRow="0" w:firstColumn="0" w:lastColumn="0" w:oddVBand="0" w:evenVBand="0" w:oddHBand="0" w:evenHBand="0" w:firstRowFirstColumn="0" w:firstRowLastColumn="0" w:lastRowFirstColumn="0" w:lastRowLastColumn="0"/>
              <w:rPr>
                <w:ins w:id="4442" w:author="ONOPTCHENKO Xavier" w:date="2019-10-10T16:03:00Z"/>
                <w:rFonts w:ascii="Calibri" w:hAnsi="Calibri"/>
                <w:color w:val="000000"/>
                <w:sz w:val="16"/>
                <w:szCs w:val="16"/>
                <w:lang w:val="fr-FR" w:eastAsia="en-GB"/>
                <w:rPrChange w:id="4443" w:author="ONOPTCHENKO Xavier" w:date="2019-10-11T11:22:00Z">
                  <w:rPr>
                    <w:ins w:id="4444" w:author="ONOPTCHENKO Xavier" w:date="2019-10-10T16:03:00Z"/>
                    <w:rFonts w:ascii="Calibri" w:hAnsi="Calibri"/>
                    <w:color w:val="000000"/>
                    <w:sz w:val="16"/>
                    <w:szCs w:val="16"/>
                    <w:lang w:eastAsia="en-GB"/>
                  </w:rPr>
                </w:rPrChange>
              </w:rPr>
            </w:pPr>
            <w:ins w:id="4445" w:author="ONOPTCHENKO Xavier" w:date="2019-10-11T11:22:00Z">
              <w:r w:rsidRPr="00340456">
                <w:rPr>
                  <w:rFonts w:ascii="Calibri" w:hAnsi="Calibri"/>
                  <w:color w:val="000000"/>
                  <w:sz w:val="16"/>
                  <w:szCs w:val="16"/>
                  <w:lang w:val="fr-FR" w:eastAsia="en-GB"/>
                </w:rPr>
                <w:t>Certificat porté par le serveur</w:t>
              </w:r>
            </w:ins>
          </w:p>
        </w:tc>
      </w:tr>
    </w:tbl>
    <w:p w14:paraId="208496BE" w14:textId="28A94B33" w:rsidR="00D72D54" w:rsidRPr="00C33A02" w:rsidRDefault="00D72D54" w:rsidP="00C56F9A">
      <w:pPr>
        <w:rPr>
          <w:ins w:id="4446" w:author="ONOPTCHENKO Xavier" w:date="2019-10-10T16:01:00Z"/>
          <w:rPrChange w:id="4447" w:author="ONOPTCHENKO Xavier" w:date="2019-10-11T14:48:00Z">
            <w:rPr>
              <w:ins w:id="4448" w:author="ONOPTCHENKO Xavier" w:date="2019-10-10T16:01:00Z"/>
              <w:lang w:val="en-GB"/>
            </w:rPr>
          </w:rPrChange>
        </w:rPr>
      </w:pPr>
    </w:p>
    <w:p w14:paraId="01B6AB63" w14:textId="77777777" w:rsidR="00D72D54" w:rsidRPr="00C33A02" w:rsidRDefault="00D72D54" w:rsidP="00C56F9A">
      <w:pPr>
        <w:rPr>
          <w:ins w:id="4449" w:author="ONOPTCHENKO Xavier" w:date="2019-10-10T16:01:00Z"/>
          <w:rPrChange w:id="4450" w:author="ONOPTCHENKO Xavier" w:date="2019-10-11T14:48:00Z">
            <w:rPr>
              <w:ins w:id="4451" w:author="ONOPTCHENKO Xavier" w:date="2019-10-10T16:01:00Z"/>
              <w:lang w:val="en-GB"/>
            </w:rPr>
          </w:rPrChange>
        </w:rPr>
        <w:sectPr w:rsidR="00D72D54" w:rsidRPr="00C33A02" w:rsidSect="00D72D54">
          <w:pgSz w:w="16838" w:h="11906" w:orient="landscape"/>
          <w:pgMar w:top="1417" w:right="1417" w:bottom="1417" w:left="1417" w:header="708" w:footer="708" w:gutter="0"/>
          <w:cols w:space="708"/>
          <w:docGrid w:linePitch="360"/>
          <w:sectPrChange w:id="4452" w:author="ONOPTCHENKO Xavier" w:date="2019-10-10T16:01:00Z">
            <w:sectPr w:rsidR="00D72D54" w:rsidRPr="00C33A02" w:rsidSect="00D72D54">
              <w:pgSz w:w="11906" w:h="16838" w:orient="portrait"/>
              <w:pgMar w:top="1417" w:right="1417" w:bottom="1417" w:left="1417" w:header="708" w:footer="708" w:gutter="0"/>
            </w:sectPr>
          </w:sectPrChange>
        </w:sectPr>
      </w:pPr>
    </w:p>
    <w:p w14:paraId="024EFF67" w14:textId="75A8CB2E" w:rsidR="00C33A02" w:rsidRDefault="00C33A02">
      <w:pPr>
        <w:pStyle w:val="Titre3"/>
        <w:rPr>
          <w:ins w:id="4453" w:author="ONOPTCHENKO Xavier" w:date="2019-10-11T14:48:00Z"/>
          <w:lang w:val="en-GB"/>
        </w:rPr>
        <w:pPrChange w:id="4454" w:author="ONOPTCHENKO Xavier" w:date="2019-10-11T14:48:00Z">
          <w:pPr/>
        </w:pPrChange>
      </w:pPr>
      <w:bookmarkStart w:id="4455" w:name="_Toc21697951"/>
      <w:ins w:id="4456" w:author="ONOPTCHENKO Xavier" w:date="2019-10-11T14:48:00Z">
        <w:r>
          <w:rPr>
            <w:lang w:val="en-GB"/>
          </w:rPr>
          <w:t>Décommissionnements</w:t>
        </w:r>
      </w:ins>
    </w:p>
    <w:bookmarkEnd w:id="4455"/>
    <w:p w14:paraId="1EA13621" w14:textId="76463E94" w:rsidR="00D72D54" w:rsidDel="008C61A0" w:rsidRDefault="00D72D54">
      <w:pPr>
        <w:pStyle w:val="BI-Normal"/>
        <w:rPr>
          <w:del w:id="4457" w:author="ONOPTCHENKO Xavier" w:date="2019-10-11T11:22:00Z"/>
          <w:lang w:val="en-GB"/>
        </w:rPr>
        <w:pPrChange w:id="4458" w:author="ONOPTCHENKO Xavier" w:date="2019-10-11T14:48:00Z">
          <w:pPr/>
        </w:pPrChange>
      </w:pPr>
    </w:p>
    <w:p w14:paraId="5814E58A" w14:textId="6D61BC93" w:rsidR="00C56F9A" w:rsidDel="008C61A0" w:rsidRDefault="006E3986">
      <w:pPr>
        <w:pStyle w:val="BI-Normal"/>
        <w:rPr>
          <w:del w:id="4459" w:author="ONOPTCHENKO Xavier" w:date="2019-10-11T11:22:00Z"/>
          <w:lang w:val="en-GB"/>
        </w:rPr>
        <w:pPrChange w:id="4460" w:author="ONOPTCHENKO Xavier" w:date="2019-10-11T14:48:00Z">
          <w:pPr/>
        </w:pPrChange>
      </w:pPr>
      <w:del w:id="4461" w:author="ONOPTCHENKO Xavier" w:date="2019-10-10T16:01:00Z">
        <w:r w:rsidDel="00D72D54">
          <w:rPr>
            <w:noProof/>
          </w:rPr>
          <w:drawing>
            <wp:inline distT="0" distB="0" distL="0" distR="0" wp14:anchorId="019E71F9" wp14:editId="2A143006">
              <wp:extent cx="3469005" cy="8902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69005" cy="890270"/>
                      </a:xfrm>
                      <a:prstGeom prst="rect">
                        <a:avLst/>
                      </a:prstGeom>
                      <a:noFill/>
                    </pic:spPr>
                  </pic:pic>
                </a:graphicData>
              </a:graphic>
            </wp:inline>
          </w:drawing>
        </w:r>
      </w:del>
      <w:bookmarkStart w:id="4462" w:name="_Toc21697952"/>
      <w:bookmarkEnd w:id="4462"/>
    </w:p>
    <w:p w14:paraId="34B6B17B" w14:textId="7B03C620" w:rsidR="00BE0709" w:rsidDel="008C61A0" w:rsidRDefault="00BE0709">
      <w:pPr>
        <w:pStyle w:val="BI-Normal"/>
        <w:rPr>
          <w:del w:id="4463" w:author="ONOPTCHENKO Xavier" w:date="2019-10-11T11:22:00Z"/>
          <w:lang w:val="en-GB"/>
        </w:rPr>
        <w:pPrChange w:id="4464" w:author="ONOPTCHENKO Xavier" w:date="2019-10-11T14:48:00Z">
          <w:pPr/>
        </w:pPrChange>
      </w:pPr>
      <w:bookmarkStart w:id="4465" w:name="_Toc21697953"/>
      <w:bookmarkEnd w:id="4465"/>
    </w:p>
    <w:p w14:paraId="5FC3870F" w14:textId="7FDBAE32" w:rsidR="001A6599" w:rsidDel="00C33A02" w:rsidRDefault="001A6599">
      <w:pPr>
        <w:pStyle w:val="BI-Normal"/>
        <w:rPr>
          <w:del w:id="4466" w:author="ONOPTCHENKO Xavier" w:date="2019-10-11T14:48:00Z"/>
          <w:lang w:val="en-GB"/>
        </w:rPr>
        <w:pPrChange w:id="4467" w:author="ONOPTCHENKO Xavier" w:date="2019-10-11T14:48:00Z">
          <w:pPr/>
        </w:pPrChange>
      </w:pPr>
      <w:bookmarkStart w:id="4468" w:name="_Toc21697954"/>
      <w:bookmarkEnd w:id="4468"/>
    </w:p>
    <w:p w14:paraId="2CE173A4" w14:textId="27788B4E" w:rsidR="008C61A0" w:rsidRDefault="008C61A0">
      <w:pPr>
        <w:rPr>
          <w:ins w:id="4469" w:author="ONOPTCHENKO Xavier" w:date="2019-10-11T11:22:00Z"/>
          <w:lang w:val="en-GB"/>
        </w:rPr>
        <w:pPrChange w:id="4470" w:author="ONOPTCHENKO Xavier" w:date="2019-10-11T11:22:00Z">
          <w:pPr>
            <w:pStyle w:val="Titre2"/>
          </w:pPr>
        </w:pPrChange>
      </w:pPr>
    </w:p>
    <w:tbl>
      <w:tblPr>
        <w:tblStyle w:val="TableauGrille4-Accentuation1"/>
        <w:tblW w:w="0" w:type="auto"/>
        <w:tblLook w:val="04A0" w:firstRow="1" w:lastRow="0" w:firstColumn="1" w:lastColumn="0" w:noHBand="0" w:noVBand="1"/>
        <w:tblPrChange w:id="4471" w:author="ONOPTCHENKO Xavier" w:date="2019-10-11T11:27:00Z">
          <w:tblPr>
            <w:tblStyle w:val="Grilledutableau"/>
            <w:tblW w:w="0" w:type="auto"/>
            <w:tblLook w:val="04A0" w:firstRow="1" w:lastRow="0" w:firstColumn="1" w:lastColumn="0" w:noHBand="0" w:noVBand="1"/>
          </w:tblPr>
        </w:tblPrChange>
      </w:tblPr>
      <w:tblGrid>
        <w:gridCol w:w="988"/>
        <w:gridCol w:w="3827"/>
        <w:gridCol w:w="3021"/>
        <w:tblGridChange w:id="4472">
          <w:tblGrid>
            <w:gridCol w:w="3020"/>
            <w:gridCol w:w="3021"/>
            <w:gridCol w:w="3021"/>
          </w:tblGrid>
        </w:tblGridChange>
      </w:tblGrid>
      <w:tr w:rsidR="008C61A0" w14:paraId="2485B574" w14:textId="77777777" w:rsidTr="001953B7">
        <w:trPr>
          <w:cnfStyle w:val="100000000000" w:firstRow="1" w:lastRow="0" w:firstColumn="0" w:lastColumn="0" w:oddVBand="0" w:evenVBand="0" w:oddHBand="0" w:evenHBand="0" w:firstRowFirstColumn="0" w:firstRowLastColumn="0" w:lastRowFirstColumn="0" w:lastRowLastColumn="0"/>
          <w:ins w:id="4473" w:author="ONOPTCHENKO Xavier" w:date="2019-10-11T11:23:00Z"/>
        </w:trPr>
        <w:tc>
          <w:tcPr>
            <w:cnfStyle w:val="001000000000" w:firstRow="0" w:lastRow="0" w:firstColumn="1" w:lastColumn="0" w:oddVBand="0" w:evenVBand="0" w:oddHBand="0" w:evenHBand="0" w:firstRowFirstColumn="0" w:firstRowLastColumn="0" w:lastRowFirstColumn="0" w:lastRowLastColumn="0"/>
            <w:tcW w:w="988" w:type="dxa"/>
            <w:tcPrChange w:id="4474" w:author="ONOPTCHENKO Xavier" w:date="2019-10-11T11:27:00Z">
              <w:tcPr>
                <w:tcW w:w="3020" w:type="dxa"/>
              </w:tcPr>
            </w:tcPrChange>
          </w:tcPr>
          <w:p w14:paraId="13212D6D" w14:textId="5D6F8099" w:rsidR="008C61A0" w:rsidRPr="001953B7" w:rsidRDefault="008C61A0">
            <w:pPr>
              <w:spacing w:before="60" w:after="60"/>
              <w:cnfStyle w:val="101000000000" w:firstRow="1" w:lastRow="0" w:firstColumn="1" w:lastColumn="0" w:oddVBand="0" w:evenVBand="0" w:oddHBand="0" w:evenHBand="0" w:firstRowFirstColumn="0" w:firstRowLastColumn="0" w:lastRowFirstColumn="0" w:lastRowLastColumn="0"/>
              <w:rPr>
                <w:ins w:id="4475" w:author="ONOPTCHENKO Xavier" w:date="2019-10-11T11:23:00Z"/>
                <w:rFonts w:ascii="Calibri" w:hAnsi="Calibri" w:cs="Calibri"/>
                <w:sz w:val="16"/>
                <w:szCs w:val="16"/>
                <w:lang w:val="en-GB"/>
                <w:rPrChange w:id="4476" w:author="ONOPTCHENKO Xavier" w:date="2019-10-11T11:26:00Z">
                  <w:rPr>
                    <w:ins w:id="4477" w:author="ONOPTCHENKO Xavier" w:date="2019-10-11T11:23:00Z"/>
                    <w:lang w:val="en-GB"/>
                  </w:rPr>
                </w:rPrChange>
              </w:rPr>
              <w:pPrChange w:id="4478" w:author="ONOPTCHENKO Xavier" w:date="2019-10-11T11:26:00Z">
                <w:pPr>
                  <w:cnfStyle w:val="101000000000" w:firstRow="1" w:lastRow="0" w:firstColumn="1" w:lastColumn="0" w:oddVBand="0" w:evenVBand="0" w:oddHBand="0" w:evenHBand="0" w:firstRowFirstColumn="0" w:firstRowLastColumn="0" w:lastRowFirstColumn="0" w:lastRowLastColumn="0"/>
                </w:pPr>
              </w:pPrChange>
            </w:pPr>
            <w:ins w:id="4479" w:author="ONOPTCHENKO Xavier" w:date="2019-10-11T11:23:00Z">
              <w:r w:rsidRPr="001953B7">
                <w:rPr>
                  <w:rFonts w:ascii="Calibri" w:hAnsi="Calibri" w:cs="Calibri"/>
                  <w:sz w:val="16"/>
                  <w:szCs w:val="16"/>
                  <w:lang w:val="en-GB"/>
                  <w:rPrChange w:id="4480" w:author="ONOPTCHENKO Xavier" w:date="2019-10-11T11:26:00Z">
                    <w:rPr>
                      <w:lang w:val="en-GB"/>
                    </w:rPr>
                  </w:rPrChange>
                </w:rPr>
                <w:t>Type</w:t>
              </w:r>
            </w:ins>
          </w:p>
        </w:tc>
        <w:tc>
          <w:tcPr>
            <w:tcW w:w="3827" w:type="dxa"/>
            <w:tcPrChange w:id="4481" w:author="ONOPTCHENKO Xavier" w:date="2019-10-11T11:27:00Z">
              <w:tcPr>
                <w:tcW w:w="3021" w:type="dxa"/>
              </w:tcPr>
            </w:tcPrChange>
          </w:tcPr>
          <w:p w14:paraId="7AD877A6" w14:textId="07DA3C45" w:rsidR="008C61A0" w:rsidRPr="001953B7" w:rsidRDefault="008C61A0">
            <w:pPr>
              <w:spacing w:before="60" w:after="60"/>
              <w:cnfStyle w:val="100000000000" w:firstRow="1" w:lastRow="0" w:firstColumn="0" w:lastColumn="0" w:oddVBand="0" w:evenVBand="0" w:oddHBand="0" w:evenHBand="0" w:firstRowFirstColumn="0" w:firstRowLastColumn="0" w:lastRowFirstColumn="0" w:lastRowLastColumn="0"/>
              <w:rPr>
                <w:ins w:id="4482" w:author="ONOPTCHENKO Xavier" w:date="2019-10-11T11:23:00Z"/>
                <w:rFonts w:ascii="Calibri" w:hAnsi="Calibri" w:cs="Calibri"/>
                <w:sz w:val="16"/>
                <w:szCs w:val="16"/>
                <w:lang w:val="en-GB"/>
                <w:rPrChange w:id="4483" w:author="ONOPTCHENKO Xavier" w:date="2019-10-11T11:26:00Z">
                  <w:rPr>
                    <w:ins w:id="4484" w:author="ONOPTCHENKO Xavier" w:date="2019-10-11T11:23:00Z"/>
                    <w:lang w:val="en-GB"/>
                  </w:rPr>
                </w:rPrChange>
              </w:rPr>
              <w:pPrChange w:id="4485" w:author="ONOPTCHENKO Xavier" w:date="2019-10-11T11:26:00Z">
                <w:pPr>
                  <w:cnfStyle w:val="100000000000" w:firstRow="1" w:lastRow="0" w:firstColumn="0" w:lastColumn="0" w:oddVBand="0" w:evenVBand="0" w:oddHBand="0" w:evenHBand="0" w:firstRowFirstColumn="0" w:firstRowLastColumn="0" w:lastRowFirstColumn="0" w:lastRowLastColumn="0"/>
                </w:pPr>
              </w:pPrChange>
            </w:pPr>
            <w:ins w:id="4486" w:author="ONOPTCHENKO Xavier" w:date="2019-10-11T11:23:00Z">
              <w:r w:rsidRPr="001953B7">
                <w:rPr>
                  <w:rFonts w:ascii="Calibri" w:hAnsi="Calibri" w:cs="Calibri"/>
                  <w:sz w:val="16"/>
                  <w:szCs w:val="16"/>
                  <w:lang w:val="en-GB"/>
                  <w:rPrChange w:id="4487" w:author="ONOPTCHENKO Xavier" w:date="2019-10-11T11:26:00Z">
                    <w:rPr>
                      <w:lang w:val="en-GB"/>
                    </w:rPr>
                  </w:rPrChange>
                </w:rPr>
                <w:t>Objet</w:t>
              </w:r>
            </w:ins>
          </w:p>
        </w:tc>
        <w:tc>
          <w:tcPr>
            <w:tcW w:w="3021" w:type="dxa"/>
            <w:tcPrChange w:id="4488" w:author="ONOPTCHENKO Xavier" w:date="2019-10-11T11:27:00Z">
              <w:tcPr>
                <w:tcW w:w="3021" w:type="dxa"/>
              </w:tcPr>
            </w:tcPrChange>
          </w:tcPr>
          <w:p w14:paraId="5D731F54" w14:textId="0FB2C1AA" w:rsidR="008C61A0" w:rsidRPr="001953B7" w:rsidRDefault="008C61A0">
            <w:pPr>
              <w:spacing w:before="60" w:after="60"/>
              <w:cnfStyle w:val="100000000000" w:firstRow="1" w:lastRow="0" w:firstColumn="0" w:lastColumn="0" w:oddVBand="0" w:evenVBand="0" w:oddHBand="0" w:evenHBand="0" w:firstRowFirstColumn="0" w:firstRowLastColumn="0" w:lastRowFirstColumn="0" w:lastRowLastColumn="0"/>
              <w:rPr>
                <w:ins w:id="4489" w:author="ONOPTCHENKO Xavier" w:date="2019-10-11T11:23:00Z"/>
                <w:rFonts w:ascii="Calibri" w:hAnsi="Calibri" w:cs="Calibri"/>
                <w:sz w:val="16"/>
                <w:szCs w:val="16"/>
                <w:lang w:val="en-GB"/>
                <w:rPrChange w:id="4490" w:author="ONOPTCHENKO Xavier" w:date="2019-10-11T11:26:00Z">
                  <w:rPr>
                    <w:ins w:id="4491" w:author="ONOPTCHENKO Xavier" w:date="2019-10-11T11:23:00Z"/>
                    <w:lang w:val="en-GB"/>
                  </w:rPr>
                </w:rPrChange>
              </w:rPr>
              <w:pPrChange w:id="4492" w:author="ONOPTCHENKO Xavier" w:date="2019-10-11T11:26:00Z">
                <w:pPr>
                  <w:cnfStyle w:val="100000000000" w:firstRow="1" w:lastRow="0" w:firstColumn="0" w:lastColumn="0" w:oddVBand="0" w:evenVBand="0" w:oddHBand="0" w:evenHBand="0" w:firstRowFirstColumn="0" w:firstRowLastColumn="0" w:lastRowFirstColumn="0" w:lastRowLastColumn="0"/>
                </w:pPr>
              </w:pPrChange>
            </w:pPr>
            <w:ins w:id="4493" w:author="ONOPTCHENKO Xavier" w:date="2019-10-11T11:23:00Z">
              <w:r w:rsidRPr="001953B7">
                <w:rPr>
                  <w:rFonts w:ascii="Calibri" w:hAnsi="Calibri" w:cs="Calibri"/>
                  <w:sz w:val="16"/>
                  <w:szCs w:val="16"/>
                  <w:lang w:val="en-GB"/>
                  <w:rPrChange w:id="4494" w:author="ONOPTCHENKO Xavier" w:date="2019-10-11T11:26:00Z">
                    <w:rPr>
                      <w:lang w:val="en-GB"/>
                    </w:rPr>
                  </w:rPrChange>
                </w:rPr>
                <w:t>Commentaire</w:t>
              </w:r>
            </w:ins>
          </w:p>
        </w:tc>
      </w:tr>
      <w:tr w:rsidR="008C61A0" w14:paraId="171CE753" w14:textId="77777777" w:rsidTr="001953B7">
        <w:trPr>
          <w:cnfStyle w:val="000000100000" w:firstRow="0" w:lastRow="0" w:firstColumn="0" w:lastColumn="0" w:oddVBand="0" w:evenVBand="0" w:oddHBand="1" w:evenHBand="0" w:firstRowFirstColumn="0" w:firstRowLastColumn="0" w:lastRowFirstColumn="0" w:lastRowLastColumn="0"/>
          <w:ins w:id="4495" w:author="ONOPTCHENKO Xavier" w:date="2019-10-11T11:23:00Z"/>
        </w:trPr>
        <w:tc>
          <w:tcPr>
            <w:cnfStyle w:val="001000000000" w:firstRow="0" w:lastRow="0" w:firstColumn="1" w:lastColumn="0" w:oddVBand="0" w:evenVBand="0" w:oddHBand="0" w:evenHBand="0" w:firstRowFirstColumn="0" w:firstRowLastColumn="0" w:lastRowFirstColumn="0" w:lastRowLastColumn="0"/>
            <w:tcW w:w="988" w:type="dxa"/>
            <w:vAlign w:val="center"/>
            <w:tcPrChange w:id="4496" w:author="ONOPTCHENKO Xavier" w:date="2019-10-11T11:27:00Z">
              <w:tcPr>
                <w:tcW w:w="3020" w:type="dxa"/>
              </w:tcPr>
            </w:tcPrChange>
          </w:tcPr>
          <w:p w14:paraId="388EF81C" w14:textId="15F14BF5" w:rsidR="008C61A0" w:rsidRPr="001953B7" w:rsidRDefault="008C61A0">
            <w:pPr>
              <w:spacing w:before="60" w:after="60"/>
              <w:jc w:val="left"/>
              <w:cnfStyle w:val="001000100000" w:firstRow="0" w:lastRow="0" w:firstColumn="1" w:lastColumn="0" w:oddVBand="0" w:evenVBand="0" w:oddHBand="1" w:evenHBand="0" w:firstRowFirstColumn="0" w:firstRowLastColumn="0" w:lastRowFirstColumn="0" w:lastRowLastColumn="0"/>
              <w:rPr>
                <w:ins w:id="4497" w:author="ONOPTCHENKO Xavier" w:date="2019-10-11T11:23:00Z"/>
                <w:rFonts w:ascii="Calibri" w:hAnsi="Calibri" w:cs="Calibri"/>
                <w:sz w:val="16"/>
                <w:szCs w:val="16"/>
                <w:lang w:val="en-GB"/>
                <w:rPrChange w:id="4498" w:author="ONOPTCHENKO Xavier" w:date="2019-10-11T11:26:00Z">
                  <w:rPr>
                    <w:ins w:id="4499" w:author="ONOPTCHENKO Xavier" w:date="2019-10-11T11:23:00Z"/>
                    <w:lang w:val="en-GB"/>
                  </w:rPr>
                </w:rPrChange>
              </w:rPr>
              <w:pPrChange w:id="4500" w:author="ONOPTCHENKO Xavier" w:date="2019-10-11T11:27:00Z">
                <w:pPr>
                  <w:cnfStyle w:val="001000100000" w:firstRow="0" w:lastRow="0" w:firstColumn="1" w:lastColumn="0" w:oddVBand="0" w:evenVBand="0" w:oddHBand="1" w:evenHBand="0" w:firstRowFirstColumn="0" w:firstRowLastColumn="0" w:lastRowFirstColumn="0" w:lastRowLastColumn="0"/>
                </w:pPr>
              </w:pPrChange>
            </w:pPr>
            <w:ins w:id="4501" w:author="ONOPTCHENKO Xavier" w:date="2019-10-11T11:23:00Z">
              <w:r w:rsidRPr="001953B7">
                <w:rPr>
                  <w:rFonts w:ascii="Calibri" w:hAnsi="Calibri" w:cs="Calibri"/>
                  <w:sz w:val="16"/>
                  <w:szCs w:val="16"/>
                  <w:lang w:val="en-GB"/>
                  <w:rPrChange w:id="4502" w:author="ONOPTCHENKO Xavier" w:date="2019-10-11T11:26:00Z">
                    <w:rPr>
                      <w:lang w:val="en-GB"/>
                    </w:rPr>
                  </w:rPrChange>
                </w:rPr>
                <w:t>Serveur</w:t>
              </w:r>
            </w:ins>
          </w:p>
        </w:tc>
        <w:tc>
          <w:tcPr>
            <w:tcW w:w="3827" w:type="dxa"/>
            <w:vAlign w:val="center"/>
            <w:tcPrChange w:id="4503" w:author="ONOPTCHENKO Xavier" w:date="2019-10-11T11:27:00Z">
              <w:tcPr>
                <w:tcW w:w="3021" w:type="dxa"/>
              </w:tcPr>
            </w:tcPrChange>
          </w:tcPr>
          <w:p w14:paraId="5FD12343" w14:textId="313A4CFA" w:rsidR="008C61A0" w:rsidRPr="001953B7" w:rsidRDefault="008C61A0">
            <w:pPr>
              <w:spacing w:before="60" w:after="60"/>
              <w:jc w:val="left"/>
              <w:cnfStyle w:val="000000100000" w:firstRow="0" w:lastRow="0" w:firstColumn="0" w:lastColumn="0" w:oddVBand="0" w:evenVBand="0" w:oddHBand="1" w:evenHBand="0" w:firstRowFirstColumn="0" w:firstRowLastColumn="0" w:lastRowFirstColumn="0" w:lastRowLastColumn="0"/>
              <w:rPr>
                <w:ins w:id="4504" w:author="ONOPTCHENKO Xavier" w:date="2019-10-11T11:23:00Z"/>
                <w:rFonts w:ascii="Calibri" w:hAnsi="Calibri" w:cs="Calibri"/>
                <w:sz w:val="16"/>
                <w:szCs w:val="16"/>
                <w:lang w:val="en-GB"/>
                <w:rPrChange w:id="4505" w:author="ONOPTCHENKO Xavier" w:date="2019-10-11T11:26:00Z">
                  <w:rPr>
                    <w:ins w:id="4506" w:author="ONOPTCHENKO Xavier" w:date="2019-10-11T11:23:00Z"/>
                    <w:lang w:val="en-GB"/>
                  </w:rPr>
                </w:rPrChange>
              </w:rPr>
              <w:pPrChange w:id="4507" w:author="ONOPTCHENKO Xavier" w:date="2019-10-11T11:27:00Z">
                <w:pPr>
                  <w:cnfStyle w:val="000000100000" w:firstRow="0" w:lastRow="0" w:firstColumn="0" w:lastColumn="0" w:oddVBand="0" w:evenVBand="0" w:oddHBand="1" w:evenHBand="0" w:firstRowFirstColumn="0" w:firstRowLastColumn="0" w:lastRowFirstColumn="0" w:lastRowLastColumn="0"/>
                </w:pPr>
              </w:pPrChange>
            </w:pPr>
            <w:ins w:id="4508" w:author="ONOPTCHENKO Xavier" w:date="2019-10-11T11:23:00Z">
              <w:r w:rsidRPr="001953B7">
                <w:rPr>
                  <w:rFonts w:ascii="Calibri" w:hAnsi="Calibri" w:cs="Calibri"/>
                  <w:sz w:val="16"/>
                  <w:szCs w:val="16"/>
                  <w:lang w:val="en-GB"/>
                  <w:rPrChange w:id="4509" w:author="ONOPTCHENKO Xavier" w:date="2019-10-11T11:26:00Z">
                    <w:rPr>
                      <w:lang w:val="en-GB"/>
                    </w:rPr>
                  </w:rPrChange>
                </w:rPr>
                <w:t>S00V09939437</w:t>
              </w:r>
            </w:ins>
          </w:p>
        </w:tc>
        <w:tc>
          <w:tcPr>
            <w:tcW w:w="3021" w:type="dxa"/>
            <w:vAlign w:val="center"/>
            <w:tcPrChange w:id="4510" w:author="ONOPTCHENKO Xavier" w:date="2019-10-11T11:27:00Z">
              <w:tcPr>
                <w:tcW w:w="3021" w:type="dxa"/>
              </w:tcPr>
            </w:tcPrChange>
          </w:tcPr>
          <w:p w14:paraId="75429A0D" w14:textId="31103BFC" w:rsidR="008C61A0" w:rsidRPr="001953B7" w:rsidRDefault="008C61A0">
            <w:pPr>
              <w:spacing w:before="60" w:after="60"/>
              <w:jc w:val="left"/>
              <w:cnfStyle w:val="000000100000" w:firstRow="0" w:lastRow="0" w:firstColumn="0" w:lastColumn="0" w:oddVBand="0" w:evenVBand="0" w:oddHBand="1" w:evenHBand="0" w:firstRowFirstColumn="0" w:firstRowLastColumn="0" w:lastRowFirstColumn="0" w:lastRowLastColumn="0"/>
              <w:rPr>
                <w:ins w:id="4511" w:author="ONOPTCHENKO Xavier" w:date="2019-10-11T11:23:00Z"/>
                <w:rFonts w:ascii="Calibri" w:hAnsi="Calibri" w:cs="Calibri"/>
                <w:sz w:val="16"/>
                <w:szCs w:val="16"/>
                <w:lang w:val="en-GB"/>
                <w:rPrChange w:id="4512" w:author="ONOPTCHENKO Xavier" w:date="2019-10-11T11:26:00Z">
                  <w:rPr>
                    <w:ins w:id="4513" w:author="ONOPTCHENKO Xavier" w:date="2019-10-11T11:23:00Z"/>
                    <w:lang w:val="en-GB"/>
                  </w:rPr>
                </w:rPrChange>
              </w:rPr>
              <w:pPrChange w:id="4514" w:author="ONOPTCHENKO Xavier" w:date="2019-10-11T11:27:00Z">
                <w:pPr>
                  <w:cnfStyle w:val="000000100000" w:firstRow="0" w:lastRow="0" w:firstColumn="0" w:lastColumn="0" w:oddVBand="0" w:evenVBand="0" w:oddHBand="1" w:evenHBand="0" w:firstRowFirstColumn="0" w:firstRowLastColumn="0" w:lastRowFirstColumn="0" w:lastRowLastColumn="0"/>
                </w:pPr>
              </w:pPrChange>
            </w:pPr>
            <w:ins w:id="4515" w:author="ONOPTCHENKO Xavier" w:date="2019-10-11T11:23:00Z">
              <w:r w:rsidRPr="001953B7">
                <w:rPr>
                  <w:rFonts w:ascii="Calibri" w:hAnsi="Calibri" w:cs="Calibri"/>
                  <w:sz w:val="16"/>
                  <w:szCs w:val="16"/>
                  <w:lang w:val="en-GB"/>
                  <w:rPrChange w:id="4516" w:author="ONOPTCHENKO Xavier" w:date="2019-10-11T11:26:00Z">
                    <w:rPr>
                      <w:lang w:val="en-GB"/>
                    </w:rPr>
                  </w:rPrChange>
                </w:rPr>
                <w:t xml:space="preserve">Ancien serveur </w:t>
              </w:r>
            </w:ins>
            <w:ins w:id="4517" w:author="ONOPTCHENKO Xavier" w:date="2019-10-11T11:24:00Z">
              <w:r w:rsidRPr="001953B7">
                <w:rPr>
                  <w:rFonts w:ascii="Calibri" w:hAnsi="Calibri" w:cs="Calibri"/>
                  <w:sz w:val="16"/>
                  <w:szCs w:val="16"/>
                  <w:lang w:val="en-GB"/>
                  <w:rPrChange w:id="4518" w:author="ONOPTCHENKO Xavier" w:date="2019-10-11T11:26:00Z">
                    <w:rPr>
                      <w:lang w:val="en-GB"/>
                    </w:rPr>
                  </w:rPrChange>
                </w:rPr>
                <w:t>S</w:t>
              </w:r>
            </w:ins>
            <w:ins w:id="4519" w:author="ONOPTCHENKO Xavier" w:date="2019-10-11T11:23:00Z">
              <w:r w:rsidRPr="001953B7">
                <w:rPr>
                  <w:rFonts w:ascii="Calibri" w:hAnsi="Calibri" w:cs="Calibri"/>
                  <w:sz w:val="16"/>
                  <w:szCs w:val="16"/>
                  <w:lang w:val="en-GB"/>
                  <w:rPrChange w:id="4520" w:author="ONOPTCHENKO Xavier" w:date="2019-10-11T11:26:00Z">
                    <w:rPr>
                      <w:lang w:val="en-GB"/>
                    </w:rPr>
                  </w:rPrChange>
                </w:rPr>
                <w:t>potfire</w:t>
              </w:r>
            </w:ins>
            <w:ins w:id="4521" w:author="ONOPTCHENKO Xavier" w:date="2019-10-11T11:24:00Z">
              <w:r w:rsidRPr="001953B7">
                <w:rPr>
                  <w:rFonts w:ascii="Calibri" w:hAnsi="Calibri" w:cs="Calibri"/>
                  <w:sz w:val="16"/>
                  <w:szCs w:val="16"/>
                  <w:lang w:val="en-GB"/>
                  <w:rPrChange w:id="4522" w:author="ONOPTCHENKO Xavier" w:date="2019-10-11T11:26:00Z">
                    <w:rPr>
                      <w:lang w:val="en-GB"/>
                    </w:rPr>
                  </w:rPrChange>
                </w:rPr>
                <w:t xml:space="preserve"> Windows 2008</w:t>
              </w:r>
            </w:ins>
          </w:p>
        </w:tc>
      </w:tr>
      <w:tr w:rsidR="008C61A0" w:rsidRPr="008C61A0" w14:paraId="428DCB32" w14:textId="77777777" w:rsidTr="001953B7">
        <w:trPr>
          <w:ins w:id="4523" w:author="ONOPTCHENKO Xavier" w:date="2019-10-11T11:23:00Z"/>
        </w:trPr>
        <w:tc>
          <w:tcPr>
            <w:cnfStyle w:val="001000000000" w:firstRow="0" w:lastRow="0" w:firstColumn="1" w:lastColumn="0" w:oddVBand="0" w:evenVBand="0" w:oddHBand="0" w:evenHBand="0" w:firstRowFirstColumn="0" w:firstRowLastColumn="0" w:lastRowFirstColumn="0" w:lastRowLastColumn="0"/>
            <w:tcW w:w="988" w:type="dxa"/>
            <w:vAlign w:val="center"/>
            <w:tcPrChange w:id="4524" w:author="ONOPTCHENKO Xavier" w:date="2019-10-11T11:27:00Z">
              <w:tcPr>
                <w:tcW w:w="3020" w:type="dxa"/>
              </w:tcPr>
            </w:tcPrChange>
          </w:tcPr>
          <w:p w14:paraId="4AE325B5" w14:textId="74522A03" w:rsidR="008C61A0" w:rsidRPr="001953B7" w:rsidRDefault="008C61A0">
            <w:pPr>
              <w:spacing w:before="60" w:after="60"/>
              <w:jc w:val="left"/>
              <w:rPr>
                <w:ins w:id="4525" w:author="ONOPTCHENKO Xavier" w:date="2019-10-11T11:23:00Z"/>
                <w:rFonts w:ascii="Calibri" w:hAnsi="Calibri" w:cs="Calibri"/>
                <w:sz w:val="16"/>
                <w:szCs w:val="16"/>
                <w:lang w:val="en-GB"/>
                <w:rPrChange w:id="4526" w:author="ONOPTCHENKO Xavier" w:date="2019-10-11T11:26:00Z">
                  <w:rPr>
                    <w:ins w:id="4527" w:author="ONOPTCHENKO Xavier" w:date="2019-10-11T11:23:00Z"/>
                    <w:lang w:val="en-GB"/>
                  </w:rPr>
                </w:rPrChange>
              </w:rPr>
              <w:pPrChange w:id="4528" w:author="ONOPTCHENKO Xavier" w:date="2019-10-11T11:27:00Z">
                <w:pPr/>
              </w:pPrChange>
            </w:pPr>
            <w:ins w:id="4529" w:author="ONOPTCHENKO Xavier" w:date="2019-10-11T11:24:00Z">
              <w:r w:rsidRPr="001953B7">
                <w:rPr>
                  <w:rFonts w:ascii="Calibri" w:hAnsi="Calibri" w:cs="Calibri"/>
                  <w:sz w:val="16"/>
                  <w:szCs w:val="16"/>
                  <w:lang w:val="en-GB"/>
                  <w:rPrChange w:id="4530" w:author="ONOPTCHENKO Xavier" w:date="2019-10-11T11:26:00Z">
                    <w:rPr>
                      <w:lang w:val="en-GB"/>
                    </w:rPr>
                  </w:rPrChange>
                </w:rPr>
                <w:t>Flux</w:t>
              </w:r>
            </w:ins>
          </w:p>
        </w:tc>
        <w:tc>
          <w:tcPr>
            <w:tcW w:w="3827" w:type="dxa"/>
            <w:vAlign w:val="center"/>
            <w:tcPrChange w:id="4531" w:author="ONOPTCHENKO Xavier" w:date="2019-10-11T11:27:00Z">
              <w:tcPr>
                <w:tcW w:w="3021" w:type="dxa"/>
              </w:tcPr>
            </w:tcPrChange>
          </w:tcPr>
          <w:p w14:paraId="072A6055" w14:textId="1AD87DCA" w:rsidR="008C61A0" w:rsidRPr="001953B7" w:rsidRDefault="008C61A0">
            <w:pPr>
              <w:spacing w:before="60" w:after="60"/>
              <w:jc w:val="left"/>
              <w:cnfStyle w:val="000000000000" w:firstRow="0" w:lastRow="0" w:firstColumn="0" w:lastColumn="0" w:oddVBand="0" w:evenVBand="0" w:oddHBand="0" w:evenHBand="0" w:firstRowFirstColumn="0" w:firstRowLastColumn="0" w:lastRowFirstColumn="0" w:lastRowLastColumn="0"/>
              <w:rPr>
                <w:ins w:id="4532" w:author="ONOPTCHENKO Xavier" w:date="2019-10-11T11:23:00Z"/>
                <w:rFonts w:ascii="Calibri" w:hAnsi="Calibri" w:cs="Calibri"/>
                <w:sz w:val="16"/>
                <w:szCs w:val="16"/>
                <w:lang w:val="en-GB"/>
                <w:rPrChange w:id="4533" w:author="ONOPTCHENKO Xavier" w:date="2019-10-11T11:26:00Z">
                  <w:rPr>
                    <w:ins w:id="4534" w:author="ONOPTCHENKO Xavier" w:date="2019-10-11T11:23:00Z"/>
                    <w:lang w:val="en-GB"/>
                  </w:rPr>
                </w:rPrChange>
              </w:rPr>
              <w:pPrChange w:id="4535" w:author="ONOPTCHENKO Xavier" w:date="2019-10-11T11:27:00Z">
                <w:pPr>
                  <w:cnfStyle w:val="000000000000" w:firstRow="0" w:lastRow="0" w:firstColumn="0" w:lastColumn="0" w:oddVBand="0" w:evenVBand="0" w:oddHBand="0" w:evenHBand="0" w:firstRowFirstColumn="0" w:firstRowLastColumn="0" w:lastRowFirstColumn="0" w:lastRowLastColumn="0"/>
                </w:pPr>
              </w:pPrChange>
            </w:pPr>
            <w:ins w:id="4536" w:author="ONOPTCHENKO Xavier" w:date="2019-10-11T11:24:00Z">
              <w:r w:rsidRPr="001953B7">
                <w:rPr>
                  <w:rFonts w:ascii="Calibri" w:hAnsi="Calibri" w:cs="Calibri"/>
                  <w:sz w:val="16"/>
                  <w:szCs w:val="16"/>
                  <w:lang w:val="en-GB"/>
                  <w:rPrChange w:id="4537" w:author="ONOPTCHENKO Xavier" w:date="2019-10-11T11:26:00Z">
                    <w:rPr>
                      <w:lang w:val="en-GB"/>
                    </w:rPr>
                  </w:rPrChange>
                </w:rPr>
                <w:t>WAF Spotfire vers S00V09939437</w:t>
              </w:r>
            </w:ins>
          </w:p>
        </w:tc>
        <w:tc>
          <w:tcPr>
            <w:tcW w:w="3021" w:type="dxa"/>
            <w:vAlign w:val="center"/>
            <w:tcPrChange w:id="4538" w:author="ONOPTCHENKO Xavier" w:date="2019-10-11T11:27:00Z">
              <w:tcPr>
                <w:tcW w:w="3021" w:type="dxa"/>
              </w:tcPr>
            </w:tcPrChange>
          </w:tcPr>
          <w:p w14:paraId="7FBE4C9B" w14:textId="381622D6" w:rsidR="008C61A0" w:rsidRPr="001953B7" w:rsidRDefault="008C61A0">
            <w:pPr>
              <w:spacing w:before="60" w:after="60"/>
              <w:jc w:val="left"/>
              <w:cnfStyle w:val="000000000000" w:firstRow="0" w:lastRow="0" w:firstColumn="0" w:lastColumn="0" w:oddVBand="0" w:evenVBand="0" w:oddHBand="0" w:evenHBand="0" w:firstRowFirstColumn="0" w:firstRowLastColumn="0" w:lastRowFirstColumn="0" w:lastRowLastColumn="0"/>
              <w:rPr>
                <w:ins w:id="4539" w:author="ONOPTCHENKO Xavier" w:date="2019-10-11T11:23:00Z"/>
                <w:rFonts w:ascii="Calibri" w:hAnsi="Calibri" w:cs="Calibri"/>
                <w:sz w:val="16"/>
                <w:szCs w:val="16"/>
                <w:lang w:val="fr-FR"/>
                <w:rPrChange w:id="4540" w:author="ONOPTCHENKO Xavier" w:date="2019-10-11T11:26:00Z">
                  <w:rPr>
                    <w:ins w:id="4541" w:author="ONOPTCHENKO Xavier" w:date="2019-10-11T11:23:00Z"/>
                    <w:lang w:val="en-GB"/>
                  </w:rPr>
                </w:rPrChange>
              </w:rPr>
              <w:pPrChange w:id="4542" w:author="ONOPTCHENKO Xavier" w:date="2019-10-11T11:27:00Z">
                <w:pPr>
                  <w:cnfStyle w:val="000000000000" w:firstRow="0" w:lastRow="0" w:firstColumn="0" w:lastColumn="0" w:oddVBand="0" w:evenVBand="0" w:oddHBand="0" w:evenHBand="0" w:firstRowFirstColumn="0" w:firstRowLastColumn="0" w:lastRowFirstColumn="0" w:lastRowLastColumn="0"/>
                </w:pPr>
              </w:pPrChange>
            </w:pPr>
            <w:ins w:id="4543" w:author="ONOPTCHENKO Xavier" w:date="2019-10-11T11:24:00Z">
              <w:r w:rsidRPr="001953B7">
                <w:rPr>
                  <w:rFonts w:ascii="Calibri" w:hAnsi="Calibri" w:cs="Calibri"/>
                  <w:sz w:val="16"/>
                  <w:szCs w:val="16"/>
                  <w:lang w:val="fr-FR"/>
                  <w:rPrChange w:id="4544" w:author="ONOPTCHENKO Xavier" w:date="2019-10-11T11:26:00Z">
                    <w:rPr>
                      <w:lang w:val="en-GB"/>
                    </w:rPr>
                  </w:rPrChange>
                </w:rPr>
                <w:t>Ancien flux en sortie du WAF</w:t>
              </w:r>
            </w:ins>
          </w:p>
        </w:tc>
      </w:tr>
      <w:tr w:rsidR="008C61A0" w:rsidRPr="008C61A0" w14:paraId="5D3D155B" w14:textId="77777777" w:rsidTr="001953B7">
        <w:trPr>
          <w:cnfStyle w:val="000000100000" w:firstRow="0" w:lastRow="0" w:firstColumn="0" w:lastColumn="0" w:oddVBand="0" w:evenVBand="0" w:oddHBand="1" w:evenHBand="0" w:firstRowFirstColumn="0" w:firstRowLastColumn="0" w:lastRowFirstColumn="0" w:lastRowLastColumn="0"/>
          <w:ins w:id="4545" w:author="ONOPTCHENKO Xavier" w:date="2019-10-11T11:24:00Z"/>
        </w:trPr>
        <w:tc>
          <w:tcPr>
            <w:cnfStyle w:val="001000000000" w:firstRow="0" w:lastRow="0" w:firstColumn="1" w:lastColumn="0" w:oddVBand="0" w:evenVBand="0" w:oddHBand="0" w:evenHBand="0" w:firstRowFirstColumn="0" w:firstRowLastColumn="0" w:lastRowFirstColumn="0" w:lastRowLastColumn="0"/>
            <w:tcW w:w="988" w:type="dxa"/>
            <w:vAlign w:val="center"/>
            <w:tcPrChange w:id="4546" w:author="ONOPTCHENKO Xavier" w:date="2019-10-11T11:27:00Z">
              <w:tcPr>
                <w:tcW w:w="3020" w:type="dxa"/>
              </w:tcPr>
            </w:tcPrChange>
          </w:tcPr>
          <w:p w14:paraId="7C520AB1" w14:textId="65C194C2" w:rsidR="008C61A0" w:rsidRPr="001953B7" w:rsidRDefault="008C61A0">
            <w:pPr>
              <w:spacing w:before="60" w:after="60"/>
              <w:jc w:val="left"/>
              <w:cnfStyle w:val="001000100000" w:firstRow="0" w:lastRow="0" w:firstColumn="1" w:lastColumn="0" w:oddVBand="0" w:evenVBand="0" w:oddHBand="1" w:evenHBand="0" w:firstRowFirstColumn="0" w:firstRowLastColumn="0" w:lastRowFirstColumn="0" w:lastRowLastColumn="0"/>
              <w:rPr>
                <w:ins w:id="4547" w:author="ONOPTCHENKO Xavier" w:date="2019-10-11T11:24:00Z"/>
                <w:rFonts w:ascii="Calibri" w:hAnsi="Calibri" w:cs="Calibri"/>
                <w:sz w:val="16"/>
                <w:szCs w:val="16"/>
                <w:lang w:val="fr-FR"/>
                <w:rPrChange w:id="4548" w:author="ONOPTCHENKO Xavier" w:date="2019-10-11T11:26:00Z">
                  <w:rPr>
                    <w:ins w:id="4549" w:author="ONOPTCHENKO Xavier" w:date="2019-10-11T11:24:00Z"/>
                    <w:lang w:val="en-GB"/>
                  </w:rPr>
                </w:rPrChange>
              </w:rPr>
              <w:pPrChange w:id="4550" w:author="ONOPTCHENKO Xavier" w:date="2019-10-11T11:27:00Z">
                <w:pPr>
                  <w:cnfStyle w:val="001000100000" w:firstRow="0" w:lastRow="0" w:firstColumn="1" w:lastColumn="0" w:oddVBand="0" w:evenVBand="0" w:oddHBand="1" w:evenHBand="0" w:firstRowFirstColumn="0" w:firstRowLastColumn="0" w:lastRowFirstColumn="0" w:lastRowLastColumn="0"/>
                </w:pPr>
              </w:pPrChange>
            </w:pPr>
            <w:ins w:id="4551" w:author="ONOPTCHENKO Xavier" w:date="2019-10-11T11:24:00Z">
              <w:r w:rsidRPr="001953B7">
                <w:rPr>
                  <w:rFonts w:ascii="Calibri" w:hAnsi="Calibri" w:cs="Calibri"/>
                  <w:sz w:val="16"/>
                  <w:szCs w:val="16"/>
                  <w:rPrChange w:id="4552" w:author="ONOPTCHENKO Xavier" w:date="2019-10-11T11:26:00Z">
                    <w:rPr/>
                  </w:rPrChange>
                </w:rPr>
                <w:t>Flux</w:t>
              </w:r>
            </w:ins>
          </w:p>
        </w:tc>
        <w:tc>
          <w:tcPr>
            <w:tcW w:w="3827" w:type="dxa"/>
            <w:vAlign w:val="center"/>
            <w:tcPrChange w:id="4553" w:author="ONOPTCHENKO Xavier" w:date="2019-10-11T11:27:00Z">
              <w:tcPr>
                <w:tcW w:w="3021" w:type="dxa"/>
              </w:tcPr>
            </w:tcPrChange>
          </w:tcPr>
          <w:p w14:paraId="727129B3" w14:textId="484763DA" w:rsidR="008C61A0" w:rsidRPr="001953B7" w:rsidRDefault="008C61A0">
            <w:pPr>
              <w:spacing w:before="60" w:after="60"/>
              <w:jc w:val="left"/>
              <w:cnfStyle w:val="000000100000" w:firstRow="0" w:lastRow="0" w:firstColumn="0" w:lastColumn="0" w:oddVBand="0" w:evenVBand="0" w:oddHBand="1" w:evenHBand="0" w:firstRowFirstColumn="0" w:firstRowLastColumn="0" w:lastRowFirstColumn="0" w:lastRowLastColumn="0"/>
              <w:rPr>
                <w:ins w:id="4554" w:author="ONOPTCHENKO Xavier" w:date="2019-10-11T11:24:00Z"/>
                <w:rFonts w:ascii="Calibri" w:hAnsi="Calibri" w:cs="Calibri"/>
                <w:sz w:val="16"/>
                <w:szCs w:val="16"/>
                <w:rPrChange w:id="4555" w:author="ONOPTCHENKO Xavier" w:date="2019-10-11T11:26:00Z">
                  <w:rPr>
                    <w:ins w:id="4556" w:author="ONOPTCHENKO Xavier" w:date="2019-10-11T11:24:00Z"/>
                    <w:lang w:val="en-GB"/>
                  </w:rPr>
                </w:rPrChange>
              </w:rPr>
              <w:pPrChange w:id="4557" w:author="ONOPTCHENKO Xavier" w:date="2019-10-11T11:27:00Z">
                <w:pPr>
                  <w:cnfStyle w:val="000000100000" w:firstRow="0" w:lastRow="0" w:firstColumn="0" w:lastColumn="0" w:oddVBand="0" w:evenVBand="0" w:oddHBand="1" w:evenHBand="0" w:firstRowFirstColumn="0" w:firstRowLastColumn="0" w:lastRowFirstColumn="0" w:lastRowLastColumn="0"/>
                </w:pPr>
              </w:pPrChange>
            </w:pPr>
            <w:ins w:id="4558" w:author="ONOPTCHENKO Xavier" w:date="2019-10-11T11:24:00Z">
              <w:r w:rsidRPr="001953B7">
                <w:rPr>
                  <w:rFonts w:ascii="Calibri" w:hAnsi="Calibri" w:cs="Calibri"/>
                  <w:sz w:val="16"/>
                  <w:szCs w:val="16"/>
                  <w:lang w:val="en-GB"/>
                  <w:rPrChange w:id="4559" w:author="ONOPTCHENKO Xavier" w:date="2019-10-11T11:26:00Z">
                    <w:rPr>
                      <w:lang w:val="en-GB"/>
                    </w:rPr>
                  </w:rPrChange>
                </w:rPr>
                <w:t>WAF Spotfire Admin vers S00V09939437</w:t>
              </w:r>
            </w:ins>
          </w:p>
        </w:tc>
        <w:tc>
          <w:tcPr>
            <w:tcW w:w="3021" w:type="dxa"/>
            <w:vAlign w:val="center"/>
            <w:tcPrChange w:id="4560" w:author="ONOPTCHENKO Xavier" w:date="2019-10-11T11:27:00Z">
              <w:tcPr>
                <w:tcW w:w="3021" w:type="dxa"/>
              </w:tcPr>
            </w:tcPrChange>
          </w:tcPr>
          <w:p w14:paraId="7A59AC8A" w14:textId="3F6F67D7" w:rsidR="008C61A0" w:rsidRPr="001953B7" w:rsidRDefault="008C61A0">
            <w:pPr>
              <w:spacing w:before="60" w:after="60"/>
              <w:jc w:val="left"/>
              <w:cnfStyle w:val="000000100000" w:firstRow="0" w:lastRow="0" w:firstColumn="0" w:lastColumn="0" w:oddVBand="0" w:evenVBand="0" w:oddHBand="1" w:evenHBand="0" w:firstRowFirstColumn="0" w:firstRowLastColumn="0" w:lastRowFirstColumn="0" w:lastRowLastColumn="0"/>
              <w:rPr>
                <w:ins w:id="4561" w:author="ONOPTCHENKO Xavier" w:date="2019-10-11T11:24:00Z"/>
                <w:rFonts w:ascii="Calibri" w:hAnsi="Calibri" w:cs="Calibri"/>
                <w:sz w:val="16"/>
                <w:szCs w:val="16"/>
                <w:lang w:val="fr-FR"/>
                <w:rPrChange w:id="4562" w:author="ONOPTCHENKO Xavier" w:date="2019-10-11T11:26:00Z">
                  <w:rPr>
                    <w:ins w:id="4563" w:author="ONOPTCHENKO Xavier" w:date="2019-10-11T11:24:00Z"/>
                    <w:lang w:val="en-GB"/>
                  </w:rPr>
                </w:rPrChange>
              </w:rPr>
              <w:pPrChange w:id="4564" w:author="ONOPTCHENKO Xavier" w:date="2019-10-11T11:27:00Z">
                <w:pPr>
                  <w:cnfStyle w:val="000000100000" w:firstRow="0" w:lastRow="0" w:firstColumn="0" w:lastColumn="0" w:oddVBand="0" w:evenVBand="0" w:oddHBand="1" w:evenHBand="0" w:firstRowFirstColumn="0" w:firstRowLastColumn="0" w:lastRowFirstColumn="0" w:lastRowLastColumn="0"/>
                </w:pPr>
              </w:pPrChange>
            </w:pPr>
            <w:ins w:id="4565" w:author="ONOPTCHENKO Xavier" w:date="2019-10-11T11:24:00Z">
              <w:r w:rsidRPr="0029207F">
                <w:rPr>
                  <w:rFonts w:ascii="Calibri" w:hAnsi="Calibri" w:cs="Calibri"/>
                  <w:sz w:val="16"/>
                  <w:szCs w:val="16"/>
                  <w:lang w:val="fr-FR"/>
                  <w:rPrChange w:id="4566" w:author="Gerard KOUASSI" w:date="2019-12-23T10:38:00Z">
                    <w:rPr/>
                  </w:rPrChange>
                </w:rPr>
                <w:t>Ancien flux en sortie du WAF</w:t>
              </w:r>
            </w:ins>
          </w:p>
        </w:tc>
      </w:tr>
      <w:tr w:rsidR="008C61A0" w:rsidRPr="008C61A0" w14:paraId="6FF2D319" w14:textId="77777777" w:rsidTr="001953B7">
        <w:trPr>
          <w:ins w:id="4567" w:author="ONOPTCHENKO Xavier" w:date="2019-10-11T11:24:00Z"/>
        </w:trPr>
        <w:tc>
          <w:tcPr>
            <w:cnfStyle w:val="001000000000" w:firstRow="0" w:lastRow="0" w:firstColumn="1" w:lastColumn="0" w:oddVBand="0" w:evenVBand="0" w:oddHBand="0" w:evenHBand="0" w:firstRowFirstColumn="0" w:firstRowLastColumn="0" w:lastRowFirstColumn="0" w:lastRowLastColumn="0"/>
            <w:tcW w:w="988" w:type="dxa"/>
            <w:vAlign w:val="center"/>
            <w:tcPrChange w:id="4568" w:author="ONOPTCHENKO Xavier" w:date="2019-10-11T11:27:00Z">
              <w:tcPr>
                <w:tcW w:w="3020" w:type="dxa"/>
              </w:tcPr>
            </w:tcPrChange>
          </w:tcPr>
          <w:p w14:paraId="0ED7B145" w14:textId="15FE9B31" w:rsidR="008C61A0" w:rsidRPr="001953B7" w:rsidRDefault="008C61A0">
            <w:pPr>
              <w:spacing w:before="60" w:after="60"/>
              <w:jc w:val="left"/>
              <w:rPr>
                <w:ins w:id="4569" w:author="ONOPTCHENKO Xavier" w:date="2019-10-11T11:24:00Z"/>
                <w:rFonts w:ascii="Calibri" w:hAnsi="Calibri" w:cs="Calibri"/>
                <w:sz w:val="16"/>
                <w:szCs w:val="16"/>
                <w:rPrChange w:id="4570" w:author="ONOPTCHENKO Xavier" w:date="2019-10-11T11:26:00Z">
                  <w:rPr>
                    <w:ins w:id="4571" w:author="ONOPTCHENKO Xavier" w:date="2019-10-11T11:24:00Z"/>
                  </w:rPr>
                </w:rPrChange>
              </w:rPr>
              <w:pPrChange w:id="4572" w:author="ONOPTCHENKO Xavier" w:date="2019-10-11T11:27:00Z">
                <w:pPr/>
              </w:pPrChange>
            </w:pPr>
            <w:ins w:id="4573" w:author="ONOPTCHENKO Xavier" w:date="2019-10-11T11:25:00Z">
              <w:r w:rsidRPr="001953B7">
                <w:rPr>
                  <w:rFonts w:ascii="Calibri" w:hAnsi="Calibri" w:cs="Calibri"/>
                  <w:sz w:val="16"/>
                  <w:szCs w:val="16"/>
                  <w:rPrChange w:id="4574" w:author="ONOPTCHENKO Xavier" w:date="2019-10-11T11:26:00Z">
                    <w:rPr/>
                  </w:rPrChange>
                </w:rPr>
                <w:t>Flux</w:t>
              </w:r>
            </w:ins>
          </w:p>
        </w:tc>
        <w:tc>
          <w:tcPr>
            <w:tcW w:w="3827" w:type="dxa"/>
            <w:vAlign w:val="center"/>
            <w:tcPrChange w:id="4575" w:author="ONOPTCHENKO Xavier" w:date="2019-10-11T11:27:00Z">
              <w:tcPr>
                <w:tcW w:w="3021" w:type="dxa"/>
              </w:tcPr>
            </w:tcPrChange>
          </w:tcPr>
          <w:p w14:paraId="03B84D35" w14:textId="32A45CE1" w:rsidR="008C61A0" w:rsidRPr="001953B7" w:rsidRDefault="001953B7">
            <w:pPr>
              <w:spacing w:before="60" w:after="60"/>
              <w:jc w:val="left"/>
              <w:cnfStyle w:val="000000000000" w:firstRow="0" w:lastRow="0" w:firstColumn="0" w:lastColumn="0" w:oddVBand="0" w:evenVBand="0" w:oddHBand="0" w:evenHBand="0" w:firstRowFirstColumn="0" w:firstRowLastColumn="0" w:lastRowFirstColumn="0" w:lastRowLastColumn="0"/>
              <w:rPr>
                <w:ins w:id="4576" w:author="ONOPTCHENKO Xavier" w:date="2019-10-11T11:24:00Z"/>
                <w:rFonts w:ascii="Calibri" w:hAnsi="Calibri" w:cs="Calibri"/>
                <w:sz w:val="16"/>
                <w:szCs w:val="16"/>
                <w:lang w:val="fr-FR"/>
                <w:rPrChange w:id="4577" w:author="ONOPTCHENKO Xavier" w:date="2019-10-11T11:26:00Z">
                  <w:rPr>
                    <w:ins w:id="4578" w:author="ONOPTCHENKO Xavier" w:date="2019-10-11T11:24:00Z"/>
                    <w:lang w:val="en-GB"/>
                  </w:rPr>
                </w:rPrChange>
              </w:rPr>
              <w:pPrChange w:id="4579" w:author="ONOPTCHENKO Xavier" w:date="2019-10-11T11:27:00Z">
                <w:pPr>
                  <w:cnfStyle w:val="000000000000" w:firstRow="0" w:lastRow="0" w:firstColumn="0" w:lastColumn="0" w:oddVBand="0" w:evenVBand="0" w:oddHBand="0" w:evenHBand="0" w:firstRowFirstColumn="0" w:firstRowLastColumn="0" w:lastRowFirstColumn="0" w:lastRowLastColumn="0"/>
                </w:pPr>
              </w:pPrChange>
            </w:pPr>
            <w:ins w:id="4580" w:author="ONOPTCHENKO Xavier" w:date="2019-10-11T11:25:00Z">
              <w:r w:rsidRPr="001953B7">
                <w:rPr>
                  <w:rFonts w:ascii="Calibri" w:hAnsi="Calibri" w:cs="Calibri"/>
                  <w:sz w:val="16"/>
                  <w:szCs w:val="16"/>
                  <w:lang w:val="fr-FR"/>
                  <w:rPrChange w:id="4581" w:author="ONOPTCHENKO Xavier" w:date="2019-10-11T11:26:00Z">
                    <w:rPr>
                      <w:lang w:val="en-GB"/>
                    </w:rPr>
                  </w:rPrChange>
                </w:rPr>
                <w:t>S00V09939437 vers S00VA9939433 et S00VA9939434</w:t>
              </w:r>
            </w:ins>
          </w:p>
        </w:tc>
        <w:tc>
          <w:tcPr>
            <w:tcW w:w="3021" w:type="dxa"/>
            <w:vAlign w:val="center"/>
            <w:tcPrChange w:id="4582" w:author="ONOPTCHENKO Xavier" w:date="2019-10-11T11:27:00Z">
              <w:tcPr>
                <w:tcW w:w="3021" w:type="dxa"/>
              </w:tcPr>
            </w:tcPrChange>
          </w:tcPr>
          <w:p w14:paraId="50769304" w14:textId="390507E0" w:rsidR="008C61A0" w:rsidRPr="00C33A02" w:rsidRDefault="001953B7">
            <w:pPr>
              <w:spacing w:before="60" w:after="60"/>
              <w:jc w:val="left"/>
              <w:cnfStyle w:val="000000000000" w:firstRow="0" w:lastRow="0" w:firstColumn="0" w:lastColumn="0" w:oddVBand="0" w:evenVBand="0" w:oddHBand="0" w:evenHBand="0" w:firstRowFirstColumn="0" w:firstRowLastColumn="0" w:lastRowFirstColumn="0" w:lastRowLastColumn="0"/>
              <w:rPr>
                <w:ins w:id="4583" w:author="ONOPTCHENKO Xavier" w:date="2019-10-11T11:24:00Z"/>
                <w:rFonts w:ascii="Calibri" w:hAnsi="Calibri" w:cs="Calibri"/>
                <w:sz w:val="16"/>
                <w:szCs w:val="16"/>
                <w:lang w:val="fr-FR"/>
                <w:rPrChange w:id="4584" w:author="ONOPTCHENKO Xavier" w:date="2019-10-11T14:48:00Z">
                  <w:rPr>
                    <w:ins w:id="4585" w:author="ONOPTCHENKO Xavier" w:date="2019-10-11T11:24:00Z"/>
                  </w:rPr>
                </w:rPrChange>
              </w:rPr>
              <w:pPrChange w:id="4586" w:author="ONOPTCHENKO Xavier" w:date="2019-10-11T11:27:00Z">
                <w:pPr>
                  <w:cnfStyle w:val="000000000000" w:firstRow="0" w:lastRow="0" w:firstColumn="0" w:lastColumn="0" w:oddVBand="0" w:evenVBand="0" w:oddHBand="0" w:evenHBand="0" w:firstRowFirstColumn="0" w:firstRowLastColumn="0" w:lastRowFirstColumn="0" w:lastRowLastColumn="0"/>
                </w:pPr>
              </w:pPrChange>
            </w:pPr>
            <w:ins w:id="4587" w:author="ONOPTCHENKO Xavier" w:date="2019-10-11T11:25:00Z">
              <w:r w:rsidRPr="0029207F">
                <w:rPr>
                  <w:rFonts w:ascii="Calibri" w:hAnsi="Calibri" w:cs="Calibri"/>
                  <w:sz w:val="16"/>
                  <w:szCs w:val="16"/>
                  <w:lang w:val="fr-FR"/>
                  <w:rPrChange w:id="4588" w:author="Gerard KOUASSI" w:date="2019-12-23T10:38:00Z">
                    <w:rPr/>
                  </w:rPrChange>
                </w:rPr>
                <w:t>Ancien flux d’accès aux données</w:t>
              </w:r>
            </w:ins>
          </w:p>
        </w:tc>
      </w:tr>
      <w:tr w:rsidR="001953B7" w:rsidRPr="008C61A0" w14:paraId="65501213" w14:textId="77777777" w:rsidTr="001953B7">
        <w:trPr>
          <w:cnfStyle w:val="000000100000" w:firstRow="0" w:lastRow="0" w:firstColumn="0" w:lastColumn="0" w:oddVBand="0" w:evenVBand="0" w:oddHBand="1" w:evenHBand="0" w:firstRowFirstColumn="0" w:firstRowLastColumn="0" w:lastRowFirstColumn="0" w:lastRowLastColumn="0"/>
          <w:ins w:id="4589" w:author="ONOPTCHENKO Xavier" w:date="2019-10-11T11:25:00Z"/>
        </w:trPr>
        <w:tc>
          <w:tcPr>
            <w:cnfStyle w:val="001000000000" w:firstRow="0" w:lastRow="0" w:firstColumn="1" w:lastColumn="0" w:oddVBand="0" w:evenVBand="0" w:oddHBand="0" w:evenHBand="0" w:firstRowFirstColumn="0" w:firstRowLastColumn="0" w:lastRowFirstColumn="0" w:lastRowLastColumn="0"/>
            <w:tcW w:w="988" w:type="dxa"/>
            <w:vAlign w:val="center"/>
            <w:tcPrChange w:id="4590" w:author="ONOPTCHENKO Xavier" w:date="2019-10-11T11:27:00Z">
              <w:tcPr>
                <w:tcW w:w="3020" w:type="dxa"/>
              </w:tcPr>
            </w:tcPrChange>
          </w:tcPr>
          <w:p w14:paraId="44348776" w14:textId="145D8019" w:rsidR="001953B7" w:rsidRPr="001953B7" w:rsidRDefault="001953B7">
            <w:pPr>
              <w:spacing w:before="60" w:after="60"/>
              <w:jc w:val="left"/>
              <w:cnfStyle w:val="001000100000" w:firstRow="0" w:lastRow="0" w:firstColumn="1" w:lastColumn="0" w:oddVBand="0" w:evenVBand="0" w:oddHBand="1" w:evenHBand="0" w:firstRowFirstColumn="0" w:firstRowLastColumn="0" w:lastRowFirstColumn="0" w:lastRowLastColumn="0"/>
              <w:rPr>
                <w:ins w:id="4591" w:author="ONOPTCHENKO Xavier" w:date="2019-10-11T11:25:00Z"/>
                <w:rFonts w:ascii="Calibri" w:hAnsi="Calibri" w:cs="Calibri"/>
                <w:sz w:val="16"/>
                <w:szCs w:val="16"/>
                <w:rPrChange w:id="4592" w:author="ONOPTCHENKO Xavier" w:date="2019-10-11T11:26:00Z">
                  <w:rPr>
                    <w:ins w:id="4593" w:author="ONOPTCHENKO Xavier" w:date="2019-10-11T11:25:00Z"/>
                  </w:rPr>
                </w:rPrChange>
              </w:rPr>
              <w:pPrChange w:id="4594" w:author="ONOPTCHENKO Xavier" w:date="2019-10-11T11:27:00Z">
                <w:pPr>
                  <w:cnfStyle w:val="001000100000" w:firstRow="0" w:lastRow="0" w:firstColumn="1" w:lastColumn="0" w:oddVBand="0" w:evenVBand="0" w:oddHBand="1" w:evenHBand="0" w:firstRowFirstColumn="0" w:firstRowLastColumn="0" w:lastRowFirstColumn="0" w:lastRowLastColumn="0"/>
                </w:pPr>
              </w:pPrChange>
            </w:pPr>
            <w:ins w:id="4595" w:author="ONOPTCHENKO Xavier" w:date="2019-10-11T11:25:00Z">
              <w:r w:rsidRPr="001953B7">
                <w:rPr>
                  <w:rFonts w:ascii="Calibri" w:hAnsi="Calibri" w:cs="Calibri"/>
                  <w:sz w:val="16"/>
                  <w:szCs w:val="16"/>
                  <w:rPrChange w:id="4596" w:author="ONOPTCHENKO Xavier" w:date="2019-10-11T11:26:00Z">
                    <w:rPr/>
                  </w:rPrChange>
                </w:rPr>
                <w:t>Schéma</w:t>
              </w:r>
            </w:ins>
          </w:p>
        </w:tc>
        <w:tc>
          <w:tcPr>
            <w:tcW w:w="3827" w:type="dxa"/>
            <w:vAlign w:val="center"/>
            <w:tcPrChange w:id="4597" w:author="ONOPTCHENKO Xavier" w:date="2019-10-11T11:27:00Z">
              <w:tcPr>
                <w:tcW w:w="3021" w:type="dxa"/>
              </w:tcPr>
            </w:tcPrChange>
          </w:tcPr>
          <w:p w14:paraId="2E3D895E" w14:textId="2B17008C" w:rsidR="00385ABF" w:rsidRPr="00385ABF" w:rsidRDefault="00385ABF">
            <w:pPr>
              <w:spacing w:before="60" w:after="60"/>
              <w:jc w:val="left"/>
              <w:cnfStyle w:val="000000100000" w:firstRow="0" w:lastRow="0" w:firstColumn="0" w:lastColumn="0" w:oddVBand="0" w:evenVBand="0" w:oddHBand="1" w:evenHBand="0" w:firstRowFirstColumn="0" w:firstRowLastColumn="0" w:lastRowFirstColumn="0" w:lastRowLastColumn="0"/>
              <w:rPr>
                <w:ins w:id="4598" w:author="ONOPTCHENKO Xavier" w:date="2019-10-11T11:25:00Z"/>
                <w:rFonts w:ascii="Calibri" w:hAnsi="Calibri" w:cs="Calibri"/>
                <w:sz w:val="16"/>
                <w:szCs w:val="16"/>
                <w:lang w:val="fr-FR"/>
                <w:rPrChange w:id="4599" w:author="ONOPTCHENKO Xavier" w:date="2019-10-11T16:54:00Z">
                  <w:rPr>
                    <w:ins w:id="4600" w:author="ONOPTCHENKO Xavier" w:date="2019-10-11T11:25:00Z"/>
                  </w:rPr>
                </w:rPrChange>
              </w:rPr>
              <w:pPrChange w:id="4601" w:author="ONOPTCHENKO Xavier" w:date="2019-10-11T16:55:00Z">
                <w:pPr>
                  <w:cnfStyle w:val="000000100000" w:firstRow="0" w:lastRow="0" w:firstColumn="0" w:lastColumn="0" w:oddVBand="0" w:evenVBand="0" w:oddHBand="1" w:evenHBand="0" w:firstRowFirstColumn="0" w:firstRowLastColumn="0" w:lastRowFirstColumn="0" w:lastRowLastColumn="0"/>
                </w:pPr>
              </w:pPrChange>
            </w:pPr>
            <w:ins w:id="4602" w:author="ONOPTCHENKO Xavier" w:date="2019-10-11T16:54:00Z">
              <w:r w:rsidRPr="0029207F">
                <w:rPr>
                  <w:rFonts w:ascii="Calibri" w:hAnsi="Calibri" w:cs="Calibri"/>
                  <w:sz w:val="16"/>
                  <w:szCs w:val="16"/>
                  <w:lang w:val="fr-FR"/>
                  <w:rPrChange w:id="4603" w:author="Gerard KOUASSI" w:date="2019-12-23T10:38:00Z">
                    <w:rPr>
                      <w:rFonts w:ascii="Calibri" w:hAnsi="Calibri" w:cs="Calibri"/>
                      <w:sz w:val="16"/>
                      <w:szCs w:val="16"/>
                    </w:rPr>
                  </w:rPrChange>
                </w:rPr>
                <w:t xml:space="preserve">EXP_ESB_TSF dans </w:t>
              </w:r>
            </w:ins>
            <w:ins w:id="4604" w:author="ONOPTCHENKO Xavier" w:date="2019-10-11T16:53:00Z">
              <w:r w:rsidRPr="0029207F">
                <w:rPr>
                  <w:rFonts w:ascii="Calibri" w:hAnsi="Calibri" w:cs="Calibri"/>
                  <w:sz w:val="16"/>
                  <w:szCs w:val="16"/>
                  <w:lang w:val="fr-FR"/>
                  <w:rPrChange w:id="4605" w:author="Gerard KOUASSI" w:date="2019-12-23T10:38:00Z">
                    <w:rPr>
                      <w:rFonts w:ascii="Calibri" w:hAnsi="Calibri" w:cs="Calibri"/>
                      <w:sz w:val="16"/>
                      <w:szCs w:val="16"/>
                    </w:rPr>
                  </w:rPrChange>
                </w:rPr>
                <w:t>P10792AP10</w:t>
              </w:r>
            </w:ins>
            <w:ins w:id="4606" w:author="ONOPTCHENKO Xavier" w:date="2019-10-11T16:55:00Z">
              <w:r>
                <w:rPr>
                  <w:rFonts w:ascii="Calibri" w:hAnsi="Calibri" w:cs="Calibri"/>
                  <w:sz w:val="16"/>
                  <w:szCs w:val="16"/>
                  <w:lang w:val="fr-FR"/>
                </w:rPr>
                <w:t xml:space="preserve"> (</w:t>
              </w:r>
              <w:r w:rsidRPr="00340456">
                <w:rPr>
                  <w:rFonts w:ascii="Calibri" w:hAnsi="Calibri" w:cs="Calibri"/>
                  <w:sz w:val="16"/>
                  <w:szCs w:val="16"/>
                  <w:lang w:val="fr-FR"/>
                </w:rPr>
                <w:t>S00VA9939433</w:t>
              </w:r>
              <w:r>
                <w:rPr>
                  <w:rFonts w:ascii="Calibri" w:hAnsi="Calibri" w:cs="Calibri"/>
                  <w:sz w:val="16"/>
                  <w:szCs w:val="16"/>
                  <w:lang w:val="fr-FR"/>
                </w:rPr>
                <w:t>)</w:t>
              </w:r>
            </w:ins>
            <w:ins w:id="4607" w:author="ONOPTCHENKO Xavier" w:date="2019-10-11T16:53:00Z">
              <w:r w:rsidRPr="0029207F">
                <w:rPr>
                  <w:rFonts w:ascii="Calibri" w:hAnsi="Calibri" w:cs="Calibri"/>
                  <w:sz w:val="16"/>
                  <w:szCs w:val="16"/>
                  <w:lang w:val="fr-FR"/>
                  <w:rPrChange w:id="4608" w:author="Gerard KOUASSI" w:date="2019-12-23T10:38:00Z">
                    <w:rPr>
                      <w:rFonts w:ascii="Calibri" w:hAnsi="Calibri" w:cs="Calibri"/>
                      <w:sz w:val="16"/>
                      <w:szCs w:val="16"/>
                    </w:rPr>
                  </w:rPrChange>
                </w:rPr>
                <w:t xml:space="preserve"> et </w:t>
              </w:r>
            </w:ins>
            <w:ins w:id="4609" w:author="ONOPTCHENKO Xavier" w:date="2019-10-11T16:54:00Z">
              <w:r w:rsidRPr="0029207F">
                <w:rPr>
                  <w:rFonts w:ascii="Calibri" w:hAnsi="Calibri" w:cs="Calibri"/>
                  <w:sz w:val="16"/>
                  <w:szCs w:val="16"/>
                  <w:lang w:val="fr-FR"/>
                  <w:rPrChange w:id="4610" w:author="Gerard KOUASSI" w:date="2019-12-23T10:38:00Z">
                    <w:rPr>
                      <w:rFonts w:ascii="Calibri" w:hAnsi="Calibri" w:cs="Calibri"/>
                      <w:sz w:val="16"/>
                      <w:szCs w:val="16"/>
                    </w:rPr>
                  </w:rPrChange>
                </w:rPr>
                <w:t>P10792AS10</w:t>
              </w:r>
            </w:ins>
            <w:ins w:id="4611" w:author="ONOPTCHENKO Xavier" w:date="2019-10-11T16:55:00Z">
              <w:r>
                <w:rPr>
                  <w:rFonts w:ascii="Calibri" w:hAnsi="Calibri" w:cs="Calibri"/>
                  <w:sz w:val="16"/>
                  <w:szCs w:val="16"/>
                  <w:lang w:val="fr-FR"/>
                </w:rPr>
                <w:t xml:space="preserve"> (</w:t>
              </w:r>
              <w:r w:rsidRPr="00340456">
                <w:rPr>
                  <w:rFonts w:ascii="Calibri" w:hAnsi="Calibri" w:cs="Calibri"/>
                  <w:sz w:val="16"/>
                  <w:szCs w:val="16"/>
                  <w:lang w:val="fr-FR"/>
                </w:rPr>
                <w:t>S00VA9939434</w:t>
              </w:r>
              <w:r>
                <w:rPr>
                  <w:rFonts w:ascii="Calibri" w:hAnsi="Calibri" w:cs="Calibri"/>
                  <w:sz w:val="16"/>
                  <w:szCs w:val="16"/>
                  <w:lang w:val="fr-FR"/>
                </w:rPr>
                <w:t>)</w:t>
              </w:r>
            </w:ins>
          </w:p>
        </w:tc>
        <w:tc>
          <w:tcPr>
            <w:tcW w:w="3021" w:type="dxa"/>
            <w:vAlign w:val="center"/>
            <w:tcPrChange w:id="4612" w:author="ONOPTCHENKO Xavier" w:date="2019-10-11T11:27:00Z">
              <w:tcPr>
                <w:tcW w:w="3021" w:type="dxa"/>
              </w:tcPr>
            </w:tcPrChange>
          </w:tcPr>
          <w:p w14:paraId="09CBAA47" w14:textId="304BF2B0" w:rsidR="001953B7" w:rsidRPr="00C33A02" w:rsidRDefault="001953B7">
            <w:pPr>
              <w:spacing w:before="60" w:after="60"/>
              <w:jc w:val="left"/>
              <w:cnfStyle w:val="000000100000" w:firstRow="0" w:lastRow="0" w:firstColumn="0" w:lastColumn="0" w:oddVBand="0" w:evenVBand="0" w:oddHBand="1" w:evenHBand="0" w:firstRowFirstColumn="0" w:firstRowLastColumn="0" w:lastRowFirstColumn="0" w:lastRowLastColumn="0"/>
              <w:rPr>
                <w:ins w:id="4613" w:author="ONOPTCHENKO Xavier" w:date="2019-10-11T11:25:00Z"/>
                <w:rFonts w:ascii="Calibri" w:hAnsi="Calibri" w:cs="Calibri"/>
                <w:sz w:val="16"/>
                <w:szCs w:val="16"/>
                <w:lang w:val="fr-FR"/>
                <w:rPrChange w:id="4614" w:author="ONOPTCHENKO Xavier" w:date="2019-10-11T14:48:00Z">
                  <w:rPr>
                    <w:ins w:id="4615" w:author="ONOPTCHENKO Xavier" w:date="2019-10-11T11:25:00Z"/>
                  </w:rPr>
                </w:rPrChange>
              </w:rPr>
              <w:pPrChange w:id="4616" w:author="ONOPTCHENKO Xavier" w:date="2019-10-11T11:27:00Z">
                <w:pPr>
                  <w:cnfStyle w:val="000000100000" w:firstRow="0" w:lastRow="0" w:firstColumn="0" w:lastColumn="0" w:oddVBand="0" w:evenVBand="0" w:oddHBand="1" w:evenHBand="0" w:firstRowFirstColumn="0" w:firstRowLastColumn="0" w:lastRowFirstColumn="0" w:lastRowLastColumn="0"/>
                </w:pPr>
              </w:pPrChange>
            </w:pPr>
            <w:ins w:id="4617" w:author="ONOPTCHENKO Xavier" w:date="2019-10-11T11:26:00Z">
              <w:r w:rsidRPr="0029207F">
                <w:rPr>
                  <w:rFonts w:ascii="Calibri" w:hAnsi="Calibri" w:cs="Calibri"/>
                  <w:sz w:val="16"/>
                  <w:szCs w:val="16"/>
                  <w:lang w:val="fr-FR"/>
                  <w:rPrChange w:id="4618" w:author="Gerard KOUASSI" w:date="2019-12-23T10:38:00Z">
                    <w:rPr/>
                  </w:rPrChange>
                </w:rPr>
                <w:t>Schéma Spotfire dans la base ESB</w:t>
              </w:r>
            </w:ins>
          </w:p>
        </w:tc>
      </w:tr>
    </w:tbl>
    <w:p w14:paraId="5684F83D" w14:textId="2E509D09" w:rsidR="00761540" w:rsidRDefault="00761540" w:rsidP="008C61A0">
      <w:pPr>
        <w:rPr>
          <w:ins w:id="4619" w:author="ONOPTCHENKO Xavier" w:date="2019-10-11T14:49:00Z"/>
        </w:rPr>
      </w:pPr>
    </w:p>
    <w:p w14:paraId="65A52CE5" w14:textId="77777777" w:rsidR="00761540" w:rsidRDefault="00761540">
      <w:pPr>
        <w:spacing w:before="0" w:after="160" w:line="259" w:lineRule="auto"/>
        <w:jc w:val="left"/>
        <w:rPr>
          <w:ins w:id="4620" w:author="ONOPTCHENKO Xavier" w:date="2019-10-11T14:49:00Z"/>
        </w:rPr>
      </w:pPr>
      <w:ins w:id="4621" w:author="ONOPTCHENKO Xavier" w:date="2019-10-11T14:49:00Z">
        <w:r>
          <w:br w:type="page"/>
        </w:r>
      </w:ins>
    </w:p>
    <w:p w14:paraId="6B21404F" w14:textId="39DD8BCD" w:rsidR="006A42C9" w:rsidRDefault="00C31C1A" w:rsidP="00B44902">
      <w:pPr>
        <w:pStyle w:val="Titre2"/>
        <w:rPr>
          <w:ins w:id="4622" w:author="ONOPTCHENKO Xavier" w:date="2019-10-14T11:30:00Z"/>
          <w:lang w:val="en-GB"/>
        </w:rPr>
      </w:pPr>
      <w:bookmarkStart w:id="4623" w:name="_Toc21697955"/>
      <w:r>
        <w:rPr>
          <w:lang w:val="en-GB"/>
        </w:rPr>
        <w:t>Other environments</w:t>
      </w:r>
      <w:bookmarkEnd w:id="4623"/>
    </w:p>
    <w:p w14:paraId="650D771C" w14:textId="6994DBD1" w:rsidR="000A3873" w:rsidRPr="00537A77" w:rsidDel="000A3873" w:rsidRDefault="000A3873">
      <w:pPr>
        <w:rPr>
          <w:del w:id="4624" w:author="ONOPTCHENKO Xavier" w:date="2019-10-14T11:30:00Z"/>
          <w:lang w:val="en-GB"/>
        </w:rPr>
        <w:pPrChange w:id="4625" w:author="ONOPTCHENKO Xavier" w:date="2019-10-14T11:30:00Z">
          <w:pPr>
            <w:pStyle w:val="Titre2"/>
          </w:pPr>
        </w:pPrChange>
      </w:pPr>
    </w:p>
    <w:p w14:paraId="75AD0C2F" w14:textId="0EC1DB83" w:rsidR="00C31C1A" w:rsidDel="000A3873" w:rsidRDefault="00C31C1A">
      <w:pPr>
        <w:pStyle w:val="Titre3"/>
        <w:rPr>
          <w:del w:id="4626" w:author="ONOPTCHENKO Xavier" w:date="2019-10-11T11:27:00Z"/>
          <w:lang w:val="en-GB"/>
        </w:rPr>
        <w:pPrChange w:id="4627" w:author="ONOPTCHENKO Xavier" w:date="2019-10-14T11:29:00Z">
          <w:pPr>
            <w:pStyle w:val="Titre1"/>
            <w:pageBreakBefore w:val="0"/>
          </w:pPr>
        </w:pPrChange>
      </w:pPr>
    </w:p>
    <w:p w14:paraId="0AB96016" w14:textId="5D41A6FC" w:rsidR="00C440F7" w:rsidDel="000A3873" w:rsidRDefault="00C440F7">
      <w:pPr>
        <w:pStyle w:val="Titre3"/>
        <w:rPr>
          <w:del w:id="4628" w:author="ONOPTCHENKO Xavier" w:date="2019-10-11T11:27:00Z"/>
          <w:lang w:val="en-GB"/>
        </w:rPr>
        <w:pPrChange w:id="4629" w:author="ONOPTCHENKO Xavier" w:date="2019-10-14T11:29:00Z">
          <w:pPr>
            <w:pStyle w:val="Titre1"/>
            <w:pageBreakBefore w:val="0"/>
          </w:pPr>
        </w:pPrChange>
      </w:pPr>
    </w:p>
    <w:p w14:paraId="68B4905A" w14:textId="0C489C1F" w:rsidR="000A3873" w:rsidRDefault="000A3873">
      <w:pPr>
        <w:pStyle w:val="Titre3"/>
        <w:rPr>
          <w:ins w:id="4630" w:author="ONOPTCHENKO Xavier" w:date="2019-10-14T11:30:00Z"/>
          <w:lang w:val="en-GB"/>
        </w:rPr>
        <w:pPrChange w:id="4631" w:author="ONOPTCHENKO Xavier" w:date="2019-10-14T11:29:00Z">
          <w:pPr>
            <w:pStyle w:val="Titre1"/>
            <w:pageBreakBefore w:val="0"/>
          </w:pPr>
        </w:pPrChange>
      </w:pPr>
      <w:ins w:id="4632" w:author="ONOPTCHENKO Xavier" w:date="2019-10-14T11:30:00Z">
        <w:r>
          <w:rPr>
            <w:lang w:val="en-GB"/>
          </w:rPr>
          <w:t>Pré-production</w:t>
        </w:r>
      </w:ins>
    </w:p>
    <w:p w14:paraId="589A0CE7" w14:textId="4393258A" w:rsidR="000A3873" w:rsidRPr="000A3873" w:rsidRDefault="000A3873">
      <w:pPr>
        <w:rPr>
          <w:ins w:id="4633" w:author="ONOPTCHENKO Xavier" w:date="2019-10-14T11:30:00Z"/>
          <w:rPrChange w:id="4634" w:author="ONOPTCHENKO Xavier" w:date="2019-10-14T11:32:00Z">
            <w:rPr>
              <w:ins w:id="4635" w:author="ONOPTCHENKO Xavier" w:date="2019-10-14T11:30:00Z"/>
              <w:lang w:val="en-GB"/>
            </w:rPr>
          </w:rPrChange>
        </w:rPr>
        <w:pPrChange w:id="4636" w:author="ONOPTCHENKO Xavier" w:date="2019-10-14T11:30:00Z">
          <w:pPr>
            <w:pStyle w:val="Titre1"/>
            <w:pageBreakBefore w:val="0"/>
          </w:pPr>
        </w:pPrChange>
      </w:pPr>
      <w:ins w:id="4637" w:author="ONOPTCHENKO Xavier" w:date="2019-10-14T11:30:00Z">
        <w:r w:rsidRPr="000A3873">
          <w:rPr>
            <w:rPrChange w:id="4638" w:author="ONOPTCHENKO Xavier" w:date="2019-10-14T11:32:00Z">
              <w:rPr>
                <w:b w:val="0"/>
                <w:bCs w:val="0"/>
                <w:lang w:val="en-GB"/>
              </w:rPr>
            </w:rPrChange>
          </w:rPr>
          <w:t>L’environnement</w:t>
        </w:r>
      </w:ins>
      <w:ins w:id="4639" w:author="ONOPTCHENKO Xavier" w:date="2019-10-14T11:31:00Z">
        <w:r w:rsidRPr="000A3873">
          <w:rPr>
            <w:rPrChange w:id="4640" w:author="ONOPTCHENKO Xavier" w:date="2019-10-14T11:32:00Z">
              <w:rPr>
                <w:b w:val="0"/>
                <w:bCs w:val="0"/>
                <w:lang w:val="en-GB"/>
              </w:rPr>
            </w:rPrChange>
          </w:rPr>
          <w:t xml:space="preserve"> de pré-production est iso-production aussi bien en termes d</w:t>
        </w:r>
      </w:ins>
      <w:ins w:id="4641" w:author="ONOPTCHENKO Xavier" w:date="2019-10-14T11:32:00Z">
        <w:r w:rsidRPr="000A3873">
          <w:rPr>
            <w:rPrChange w:id="4642" w:author="ONOPTCHENKO Xavier" w:date="2019-10-14T11:32:00Z">
              <w:rPr>
                <w:b w:val="0"/>
                <w:bCs w:val="0"/>
                <w:lang w:val="en-GB"/>
              </w:rPr>
            </w:rPrChange>
          </w:rPr>
          <w:t>’</w:t>
        </w:r>
        <w:r>
          <w:t>architecture que de dimensionnement.</w:t>
        </w:r>
      </w:ins>
    </w:p>
    <w:p w14:paraId="3C5A591C" w14:textId="757D8910" w:rsidR="000A3873" w:rsidRDefault="000A3873">
      <w:pPr>
        <w:pStyle w:val="Titre3"/>
        <w:rPr>
          <w:ins w:id="4643" w:author="ONOPTCHENKO Xavier" w:date="2019-10-14T11:32:00Z"/>
          <w:lang w:val="en-GB"/>
        </w:rPr>
        <w:pPrChange w:id="4644" w:author="ONOPTCHENKO Xavier" w:date="2019-10-14T11:30:00Z">
          <w:pPr>
            <w:pStyle w:val="Titre1"/>
            <w:pageBreakBefore w:val="0"/>
          </w:pPr>
        </w:pPrChange>
      </w:pPr>
      <w:ins w:id="4645" w:author="ONOPTCHENKO Xavier" w:date="2019-10-14T11:30:00Z">
        <w:r>
          <w:rPr>
            <w:lang w:val="en-GB"/>
          </w:rPr>
          <w:t>Qualification</w:t>
        </w:r>
      </w:ins>
    </w:p>
    <w:p w14:paraId="6C00302F" w14:textId="1C075FA1" w:rsidR="000A3873" w:rsidRPr="000A3873" w:rsidRDefault="000A3873">
      <w:pPr>
        <w:rPr>
          <w:ins w:id="4646" w:author="ONOPTCHENKO Xavier" w:date="2019-10-14T11:30:00Z"/>
          <w:rPrChange w:id="4647" w:author="ONOPTCHENKO Xavier" w:date="2019-10-14T11:34:00Z">
            <w:rPr>
              <w:ins w:id="4648" w:author="ONOPTCHENKO Xavier" w:date="2019-10-14T11:30:00Z"/>
              <w:lang w:val="en-GB"/>
            </w:rPr>
          </w:rPrChange>
        </w:rPr>
        <w:pPrChange w:id="4649" w:author="ONOPTCHENKO Xavier" w:date="2019-10-14T11:32:00Z">
          <w:pPr>
            <w:pStyle w:val="Titre1"/>
            <w:pageBreakBefore w:val="0"/>
          </w:pPr>
        </w:pPrChange>
      </w:pPr>
      <w:ins w:id="4650" w:author="ONOPTCHENKO Xavier" w:date="2019-10-14T11:34:00Z">
        <w:r w:rsidRPr="007E7576">
          <w:t xml:space="preserve">L’environnement de </w:t>
        </w:r>
        <w:r>
          <w:t>qualification</w:t>
        </w:r>
        <w:r w:rsidRPr="007E7576">
          <w:t xml:space="preserve"> est iso-production en termes d’</w:t>
        </w:r>
        <w:r>
          <w:t xml:space="preserve">architecture </w:t>
        </w:r>
      </w:ins>
      <w:ins w:id="4651" w:author="ONOPTCHENKO Xavier" w:date="2019-10-14T11:35:00Z">
        <w:r>
          <w:t>cependant, son</w:t>
        </w:r>
      </w:ins>
      <w:ins w:id="4652" w:author="ONOPTCHENKO Xavier" w:date="2019-10-14T11:34:00Z">
        <w:r>
          <w:t xml:space="preserve"> dimensionnement</w:t>
        </w:r>
      </w:ins>
      <w:ins w:id="4653" w:author="ONOPTCHENKO Xavier" w:date="2019-10-14T11:35:00Z">
        <w:r>
          <w:t xml:space="preserve"> est revu à la baisse</w:t>
        </w:r>
      </w:ins>
      <w:ins w:id="4654" w:author="ONOPTCHENKO Xavier" w:date="2019-10-14T11:34:00Z">
        <w:r>
          <w:t>.</w:t>
        </w:r>
      </w:ins>
    </w:p>
    <w:p w14:paraId="5435BA8F" w14:textId="4FC6DAE3" w:rsidR="000A3873" w:rsidRDefault="000A3873">
      <w:pPr>
        <w:pStyle w:val="Titre3"/>
        <w:rPr>
          <w:ins w:id="4655" w:author="ONOPTCHENKO Xavier" w:date="2019-10-14T14:30:00Z"/>
          <w:lang w:val="en-GB"/>
        </w:rPr>
        <w:pPrChange w:id="4656" w:author="ONOPTCHENKO Xavier" w:date="2019-10-14T11:29:00Z">
          <w:pPr>
            <w:pStyle w:val="Titre1"/>
            <w:pageBreakBefore w:val="0"/>
          </w:pPr>
        </w:pPrChange>
      </w:pPr>
      <w:ins w:id="4657" w:author="ONOPTCHENKO Xavier" w:date="2019-10-14T11:29:00Z">
        <w:r>
          <w:rPr>
            <w:lang w:val="en-GB"/>
          </w:rPr>
          <w:t>Intégration</w:t>
        </w:r>
      </w:ins>
    </w:p>
    <w:p w14:paraId="1AC80B49" w14:textId="2C85C857" w:rsidR="00F43E16" w:rsidRPr="00537A77" w:rsidRDefault="00F43E16">
      <w:pPr>
        <w:rPr>
          <w:ins w:id="4658" w:author="ONOPTCHENKO Xavier" w:date="2019-10-14T11:34:00Z"/>
          <w:lang w:val="en-GB"/>
        </w:rPr>
        <w:pPrChange w:id="4659" w:author="ONOPTCHENKO Xavier" w:date="2019-10-14T14:30:00Z">
          <w:pPr>
            <w:pStyle w:val="Titre1"/>
            <w:pageBreakBefore w:val="0"/>
          </w:pPr>
        </w:pPrChange>
      </w:pPr>
      <w:ins w:id="4660" w:author="ONOPTCHENKO Xavier" w:date="2019-10-14T14:30:00Z">
        <w:r w:rsidRPr="00F43E16">
          <w:rPr>
            <w:noProof/>
          </w:rPr>
          <w:drawing>
            <wp:inline distT="0" distB="0" distL="0" distR="0" wp14:anchorId="2BED79AD" wp14:editId="7A0F2BAE">
              <wp:extent cx="5760720" cy="3533910"/>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3533910"/>
                      </a:xfrm>
                      <a:prstGeom prst="rect">
                        <a:avLst/>
                      </a:prstGeom>
                      <a:noFill/>
                      <a:ln>
                        <a:noFill/>
                      </a:ln>
                    </pic:spPr>
                  </pic:pic>
                </a:graphicData>
              </a:graphic>
            </wp:inline>
          </w:drawing>
        </w:r>
      </w:ins>
    </w:p>
    <w:p w14:paraId="472A991F" w14:textId="77777777" w:rsidR="004F4F8A" w:rsidRDefault="000A3873">
      <w:pPr>
        <w:rPr>
          <w:ins w:id="4661" w:author="ONOPTCHENKO Xavier" w:date="2019-10-14T11:36:00Z"/>
        </w:rPr>
        <w:pPrChange w:id="4662" w:author="ONOPTCHENKO Xavier" w:date="2019-10-14T11:34:00Z">
          <w:pPr>
            <w:pStyle w:val="Titre1"/>
            <w:pageBreakBefore w:val="0"/>
          </w:pPr>
        </w:pPrChange>
      </w:pPr>
      <w:ins w:id="4663" w:author="ONOPTCHENKO Xavier" w:date="2019-10-14T11:35:00Z">
        <w:r w:rsidRPr="007E7576">
          <w:t>L’environnement d</w:t>
        </w:r>
        <w:r>
          <w:t>’intégration</w:t>
        </w:r>
      </w:ins>
      <w:ins w:id="4664" w:author="ONOPTCHENKO Xavier" w:date="2019-10-14T11:36:00Z">
        <w:r>
          <w:t xml:space="preserve"> </w:t>
        </w:r>
        <w:r w:rsidR="004F4F8A">
          <w:t>diffère de la production sur les points suivants :</w:t>
        </w:r>
      </w:ins>
    </w:p>
    <w:p w14:paraId="7334AB65" w14:textId="77777777" w:rsidR="004F4F8A" w:rsidRDefault="004F4F8A">
      <w:pPr>
        <w:pStyle w:val="Paragraphedeliste"/>
        <w:numPr>
          <w:ilvl w:val="0"/>
          <w:numId w:val="28"/>
        </w:numPr>
        <w:rPr>
          <w:ins w:id="4665" w:author="ONOPTCHENKO Xavier" w:date="2019-10-14T11:38:00Z"/>
        </w:rPr>
        <w:pPrChange w:id="4666" w:author="ONOPTCHENKO Xavier" w:date="2019-10-14T11:36:00Z">
          <w:pPr>
            <w:pStyle w:val="Titre1"/>
            <w:pageBreakBefore w:val="0"/>
          </w:pPr>
        </w:pPrChange>
      </w:pPr>
      <w:ins w:id="4667" w:author="ONOPTCHENKO Xavier" w:date="2019-10-14T11:36:00Z">
        <w:r>
          <w:t>Il n’y a pas de WAF en amont de</w:t>
        </w:r>
      </w:ins>
      <w:ins w:id="4668" w:author="ONOPTCHENKO Xavier" w:date="2019-10-14T11:37:00Z">
        <w:r>
          <w:t xml:space="preserve"> </w:t>
        </w:r>
      </w:ins>
      <w:ins w:id="4669" w:author="ONOPTCHENKO Xavier" w:date="2019-10-14T11:38:00Z">
        <w:r>
          <w:t>« Spotfire Web Player » et « Spotfire Server Admin ».</w:t>
        </w:r>
      </w:ins>
    </w:p>
    <w:p w14:paraId="32F7BDCF" w14:textId="687B844A" w:rsidR="004F4F8A" w:rsidRDefault="004F4F8A">
      <w:pPr>
        <w:pStyle w:val="Paragraphedeliste"/>
        <w:numPr>
          <w:ilvl w:val="0"/>
          <w:numId w:val="28"/>
        </w:numPr>
        <w:rPr>
          <w:ins w:id="4670" w:author="ONOPTCHENKO Xavier" w:date="2019-10-14T14:26:00Z"/>
        </w:rPr>
        <w:pPrChange w:id="4671" w:author="ONOPTCHENKO Xavier" w:date="2019-10-14T11:36:00Z">
          <w:pPr>
            <w:pStyle w:val="Titre1"/>
            <w:pageBreakBefore w:val="0"/>
          </w:pPr>
        </w:pPrChange>
      </w:pPr>
      <w:ins w:id="4672" w:author="ONOPTCHENKO Xavier" w:date="2019-10-14T11:38:00Z">
        <w:r>
          <w:t>Le tiers données n’est pas redondé (pas de Dataguard).</w:t>
        </w:r>
      </w:ins>
    </w:p>
    <w:p w14:paraId="658F08C3" w14:textId="3209A5CC" w:rsidR="00F43E16" w:rsidRDefault="00F43E16">
      <w:pPr>
        <w:pStyle w:val="Paragraphedeliste"/>
        <w:numPr>
          <w:ilvl w:val="0"/>
          <w:numId w:val="28"/>
        </w:numPr>
        <w:rPr>
          <w:ins w:id="4673" w:author="ONOPTCHENKO Xavier" w:date="2019-10-14T14:26:00Z"/>
        </w:rPr>
        <w:pPrChange w:id="4674" w:author="ONOPTCHENKO Xavier" w:date="2019-10-14T11:36:00Z">
          <w:pPr>
            <w:pStyle w:val="Titre1"/>
            <w:pageBreakBefore w:val="0"/>
          </w:pPr>
        </w:pPrChange>
      </w:pPr>
      <w:ins w:id="4675" w:author="ONOPTCHENKO Xavier" w:date="2019-10-14T14:26:00Z">
        <w:r>
          <w:t>Les flux ne sont ne sont pas chiffrés (</w:t>
        </w:r>
      </w:ins>
      <w:ins w:id="4676" w:author="ONOPTCHENKO Xavier" w:date="2019-10-14T14:27:00Z">
        <w:r>
          <w:t xml:space="preserve">HTTP et </w:t>
        </w:r>
      </w:ins>
      <w:ins w:id="4677" w:author="ONOPTCHENKO Xavier" w:date="2019-10-14T14:26:00Z">
        <w:r>
          <w:t>SQL*Net</w:t>
        </w:r>
      </w:ins>
      <w:ins w:id="4678" w:author="ONOPTCHENKO Xavier" w:date="2019-10-14T14:27:00Z">
        <w:r>
          <w:t>)</w:t>
        </w:r>
      </w:ins>
      <w:ins w:id="4679" w:author="ONOPTCHENKO Xavier" w:date="2019-10-14T14:26:00Z">
        <w:r>
          <w:t>.</w:t>
        </w:r>
      </w:ins>
    </w:p>
    <w:p w14:paraId="43DD1AB6" w14:textId="3F7C556A" w:rsidR="000A3873" w:rsidRDefault="004F4F8A">
      <w:pPr>
        <w:pStyle w:val="Paragraphedeliste"/>
        <w:numPr>
          <w:ilvl w:val="0"/>
          <w:numId w:val="28"/>
        </w:numPr>
        <w:rPr>
          <w:ins w:id="4680" w:author="ONOPTCHENKO Xavier" w:date="2019-10-14T11:39:00Z"/>
        </w:rPr>
        <w:pPrChange w:id="4681" w:author="ONOPTCHENKO Xavier" w:date="2019-10-14T11:36:00Z">
          <w:pPr>
            <w:pStyle w:val="Titre1"/>
            <w:pageBreakBefore w:val="0"/>
          </w:pPr>
        </w:pPrChange>
      </w:pPr>
      <w:ins w:id="4682" w:author="ONOPTCHENKO Xavier" w:date="2019-10-14T11:38:00Z">
        <w:r>
          <w:t>Le dimensionnement des infrastructures est revu à la baisse.</w:t>
        </w:r>
      </w:ins>
    </w:p>
    <w:p w14:paraId="589E2691" w14:textId="71B5BEFC" w:rsidR="006F0AA1" w:rsidRDefault="006F0AA1" w:rsidP="00CF207F">
      <w:pPr>
        <w:rPr>
          <w:ins w:id="4683" w:author="ONOPTCHENKO Xavier" w:date="2019-10-14T13:55:00Z"/>
        </w:rPr>
      </w:pPr>
    </w:p>
    <w:p w14:paraId="646CC4BA" w14:textId="77777777" w:rsidR="006F0AA1" w:rsidRDefault="006F0AA1" w:rsidP="00CF207F">
      <w:pPr>
        <w:rPr>
          <w:ins w:id="4684" w:author="ONOPTCHENKO Xavier" w:date="2019-10-14T13:37:00Z"/>
        </w:rPr>
        <w:sectPr w:rsidR="006F0AA1" w:rsidSect="005902D1">
          <w:pgSz w:w="11906" w:h="16838"/>
          <w:pgMar w:top="1417" w:right="1417" w:bottom="1417" w:left="1417" w:header="708" w:footer="708" w:gutter="0"/>
          <w:cols w:space="708"/>
          <w:docGrid w:linePitch="360"/>
        </w:sectPr>
      </w:pPr>
    </w:p>
    <w:p w14:paraId="7C021F31" w14:textId="7A857E57" w:rsidR="00CF207F" w:rsidRPr="00537A77" w:rsidRDefault="00CF207F">
      <w:pPr>
        <w:rPr>
          <w:ins w:id="4685" w:author="ONOPTCHENKO Xavier" w:date="2019-10-14T13:36:00Z"/>
        </w:rPr>
        <w:pPrChange w:id="4686" w:author="ONOPTCHENKO Xavier" w:date="2019-10-14T13:36:00Z">
          <w:pPr>
            <w:pStyle w:val="Titre1"/>
            <w:pageBreakBefore w:val="0"/>
          </w:pPr>
        </w:pPrChange>
      </w:pPr>
    </w:p>
    <w:p w14:paraId="0A4AAFCD" w14:textId="2CAFD7A8" w:rsidR="000A3873" w:rsidRDefault="004F4F8A">
      <w:pPr>
        <w:pStyle w:val="Titre3"/>
        <w:rPr>
          <w:ins w:id="4687" w:author="ONOPTCHENKO Xavier" w:date="2019-10-14T11:39:00Z"/>
        </w:rPr>
        <w:pPrChange w:id="4688" w:author="ONOPTCHENKO Xavier" w:date="2019-10-14T11:39:00Z">
          <w:pPr>
            <w:pStyle w:val="Titre1"/>
            <w:pageBreakBefore w:val="0"/>
          </w:pPr>
        </w:pPrChange>
      </w:pPr>
      <w:ins w:id="4689" w:author="ONOPTCHENKO Xavier" w:date="2019-10-14T11:39:00Z">
        <w:r>
          <w:t>Sizing</w:t>
        </w:r>
      </w:ins>
    </w:p>
    <w:p w14:paraId="39036F63" w14:textId="77777777" w:rsidR="00CF207F" w:rsidRPr="00335A86" w:rsidRDefault="00CF207F" w:rsidP="00CF207F">
      <w:pPr>
        <w:spacing w:before="240" w:after="120"/>
        <w:rPr>
          <w:ins w:id="4690" w:author="ONOPTCHENKO Xavier" w:date="2019-10-14T13:38:00Z"/>
          <w:b/>
        </w:rPr>
      </w:pPr>
      <w:ins w:id="4691" w:author="ONOPTCHENKO Xavier" w:date="2019-10-14T13:38:00Z">
        <w:r w:rsidRPr="00335A86">
          <w:rPr>
            <w:b/>
          </w:rPr>
          <w:t>Serveurs :</w:t>
        </w:r>
      </w:ins>
    </w:p>
    <w:tbl>
      <w:tblPr>
        <w:tblStyle w:val="TableauGrille4-Accentuation1"/>
        <w:tblW w:w="13994" w:type="dxa"/>
        <w:tblLook w:val="04A0" w:firstRow="1" w:lastRow="0" w:firstColumn="1" w:lastColumn="0" w:noHBand="0" w:noVBand="1"/>
      </w:tblPr>
      <w:tblGrid>
        <w:gridCol w:w="1129"/>
        <w:gridCol w:w="1428"/>
        <w:gridCol w:w="1782"/>
        <w:gridCol w:w="1275"/>
        <w:gridCol w:w="850"/>
        <w:gridCol w:w="851"/>
        <w:gridCol w:w="567"/>
        <w:gridCol w:w="481"/>
        <w:gridCol w:w="653"/>
        <w:gridCol w:w="663"/>
        <w:gridCol w:w="1322"/>
        <w:gridCol w:w="1134"/>
        <w:gridCol w:w="1859"/>
      </w:tblGrid>
      <w:tr w:rsidR="00CF207F" w:rsidRPr="00D65F21" w14:paraId="41DBDFA7" w14:textId="77777777" w:rsidTr="00A013EE">
        <w:trPr>
          <w:cnfStyle w:val="100000000000" w:firstRow="1" w:lastRow="0" w:firstColumn="0" w:lastColumn="0" w:oddVBand="0" w:evenVBand="0" w:oddHBand="0" w:evenHBand="0" w:firstRowFirstColumn="0" w:firstRowLastColumn="0" w:lastRowFirstColumn="0" w:lastRowLastColumn="0"/>
          <w:trHeight w:val="450"/>
          <w:tblHeader/>
          <w:ins w:id="4692" w:author="ONOPTCHENKO Xavier" w:date="2019-10-14T13:38:00Z"/>
        </w:trPr>
        <w:tc>
          <w:tcPr>
            <w:cnfStyle w:val="001000000000" w:firstRow="0" w:lastRow="0" w:firstColumn="1" w:lastColumn="0" w:oddVBand="0" w:evenVBand="0" w:oddHBand="0" w:evenHBand="0" w:firstRowFirstColumn="0" w:firstRowLastColumn="0" w:lastRowFirstColumn="0" w:lastRowLastColumn="0"/>
            <w:tcW w:w="1129" w:type="dxa"/>
            <w:hideMark/>
          </w:tcPr>
          <w:p w14:paraId="53D4F1CB" w14:textId="77777777" w:rsidR="00CF207F" w:rsidRPr="00D65F21" w:rsidRDefault="00CF207F" w:rsidP="00A013EE">
            <w:pPr>
              <w:spacing w:before="0"/>
              <w:jc w:val="left"/>
              <w:rPr>
                <w:ins w:id="4693" w:author="ONOPTCHENKO Xavier" w:date="2019-10-14T13:38:00Z"/>
                <w:rFonts w:ascii="Calibri" w:hAnsi="Calibri"/>
                <w:b w:val="0"/>
                <w:bCs w:val="0"/>
                <w:color w:val="FFFFFF"/>
                <w:sz w:val="16"/>
                <w:szCs w:val="16"/>
                <w:lang w:val="en-GB" w:eastAsia="en-GB"/>
              </w:rPr>
            </w:pPr>
            <w:ins w:id="4694" w:author="ONOPTCHENKO Xavier" w:date="2019-10-14T13:38:00Z">
              <w:r w:rsidRPr="00D65F21">
                <w:rPr>
                  <w:rFonts w:ascii="Calibri" w:hAnsi="Calibri"/>
                  <w:color w:val="FFFFFF"/>
                  <w:sz w:val="16"/>
                  <w:szCs w:val="16"/>
                  <w:lang w:val="en-GB" w:eastAsia="en-GB"/>
                </w:rPr>
                <w:t>Serveur</w:t>
              </w:r>
            </w:ins>
          </w:p>
        </w:tc>
        <w:tc>
          <w:tcPr>
            <w:tcW w:w="1428" w:type="dxa"/>
          </w:tcPr>
          <w:p w14:paraId="2B4CE7DE" w14:textId="77777777" w:rsidR="00CF207F" w:rsidRDefault="00CF207F" w:rsidP="00A013EE">
            <w:pPr>
              <w:spacing w:before="0"/>
              <w:jc w:val="center"/>
              <w:cnfStyle w:val="100000000000" w:firstRow="1" w:lastRow="0" w:firstColumn="0" w:lastColumn="0" w:oddVBand="0" w:evenVBand="0" w:oddHBand="0" w:evenHBand="0" w:firstRowFirstColumn="0" w:firstRowLastColumn="0" w:lastRowFirstColumn="0" w:lastRowLastColumn="0"/>
              <w:rPr>
                <w:ins w:id="4695" w:author="ONOPTCHENKO Xavier" w:date="2019-10-14T13:38:00Z"/>
                <w:rFonts w:ascii="Calibri" w:hAnsi="Calibri"/>
                <w:color w:val="FFFFFF"/>
                <w:sz w:val="16"/>
                <w:szCs w:val="16"/>
                <w:lang w:val="en-GB" w:eastAsia="en-GB"/>
              </w:rPr>
            </w:pPr>
            <w:ins w:id="4696" w:author="ONOPTCHENKO Xavier" w:date="2019-10-14T13:38:00Z">
              <w:r>
                <w:rPr>
                  <w:rFonts w:ascii="Calibri" w:hAnsi="Calibri"/>
                  <w:color w:val="FFFFFF"/>
                  <w:sz w:val="16"/>
                  <w:szCs w:val="16"/>
                  <w:lang w:val="en-GB" w:eastAsia="en-GB"/>
                </w:rPr>
                <w:t>Code REFI</w:t>
              </w:r>
            </w:ins>
          </w:p>
        </w:tc>
        <w:tc>
          <w:tcPr>
            <w:tcW w:w="1782" w:type="dxa"/>
          </w:tcPr>
          <w:p w14:paraId="4067F170" w14:textId="77777777" w:rsidR="00CF207F" w:rsidRPr="00D65F21" w:rsidRDefault="00CF207F" w:rsidP="00A013EE">
            <w:pPr>
              <w:spacing w:before="0"/>
              <w:jc w:val="center"/>
              <w:cnfStyle w:val="100000000000" w:firstRow="1" w:lastRow="0" w:firstColumn="0" w:lastColumn="0" w:oddVBand="0" w:evenVBand="0" w:oddHBand="0" w:evenHBand="0" w:firstRowFirstColumn="0" w:firstRowLastColumn="0" w:lastRowFirstColumn="0" w:lastRowLastColumn="0"/>
              <w:rPr>
                <w:ins w:id="4697" w:author="ONOPTCHENKO Xavier" w:date="2019-10-14T13:38:00Z"/>
                <w:rFonts w:ascii="Calibri" w:hAnsi="Calibri"/>
                <w:color w:val="FFFFFF"/>
                <w:sz w:val="16"/>
                <w:szCs w:val="16"/>
                <w:lang w:val="en-GB" w:eastAsia="en-GB"/>
              </w:rPr>
            </w:pPr>
            <w:ins w:id="4698" w:author="ONOPTCHENKO Xavier" w:date="2019-10-14T13:38:00Z">
              <w:r>
                <w:rPr>
                  <w:rFonts w:ascii="Calibri" w:hAnsi="Calibri"/>
                  <w:color w:val="FFFFFF"/>
                  <w:sz w:val="16"/>
                  <w:szCs w:val="16"/>
                  <w:lang w:val="en-GB" w:eastAsia="en-GB"/>
                </w:rPr>
                <w:t>Application</w:t>
              </w:r>
            </w:ins>
          </w:p>
        </w:tc>
        <w:tc>
          <w:tcPr>
            <w:tcW w:w="1275" w:type="dxa"/>
            <w:hideMark/>
          </w:tcPr>
          <w:p w14:paraId="6EA61B98" w14:textId="77777777" w:rsidR="00CF207F" w:rsidRPr="00D65F21" w:rsidRDefault="00CF207F" w:rsidP="00A013EE">
            <w:pPr>
              <w:spacing w:before="0"/>
              <w:jc w:val="center"/>
              <w:cnfStyle w:val="100000000000" w:firstRow="1" w:lastRow="0" w:firstColumn="0" w:lastColumn="0" w:oddVBand="0" w:evenVBand="0" w:oddHBand="0" w:evenHBand="0" w:firstRowFirstColumn="0" w:firstRowLastColumn="0" w:lastRowFirstColumn="0" w:lastRowLastColumn="0"/>
              <w:rPr>
                <w:ins w:id="4699" w:author="ONOPTCHENKO Xavier" w:date="2019-10-14T13:38:00Z"/>
                <w:rFonts w:ascii="Calibri" w:hAnsi="Calibri"/>
                <w:b w:val="0"/>
                <w:bCs w:val="0"/>
                <w:color w:val="FFFFFF"/>
                <w:sz w:val="16"/>
                <w:szCs w:val="16"/>
                <w:lang w:val="en-GB" w:eastAsia="en-GB"/>
              </w:rPr>
            </w:pPr>
            <w:ins w:id="4700" w:author="ONOPTCHENKO Xavier" w:date="2019-10-14T13:38:00Z">
              <w:r w:rsidRPr="00D65F21">
                <w:rPr>
                  <w:rFonts w:ascii="Calibri" w:hAnsi="Calibri"/>
                  <w:color w:val="FFFFFF"/>
                  <w:sz w:val="16"/>
                  <w:szCs w:val="16"/>
                  <w:lang w:val="en-GB" w:eastAsia="en-GB"/>
                </w:rPr>
                <w:t>Environnement</w:t>
              </w:r>
            </w:ins>
          </w:p>
        </w:tc>
        <w:tc>
          <w:tcPr>
            <w:tcW w:w="850" w:type="dxa"/>
            <w:hideMark/>
          </w:tcPr>
          <w:p w14:paraId="757D821D" w14:textId="77777777" w:rsidR="00CF207F" w:rsidRPr="00D65F21" w:rsidRDefault="00CF207F" w:rsidP="00A013EE">
            <w:pPr>
              <w:spacing w:before="0"/>
              <w:jc w:val="center"/>
              <w:cnfStyle w:val="100000000000" w:firstRow="1" w:lastRow="0" w:firstColumn="0" w:lastColumn="0" w:oddVBand="0" w:evenVBand="0" w:oddHBand="0" w:evenHBand="0" w:firstRowFirstColumn="0" w:firstRowLastColumn="0" w:lastRowFirstColumn="0" w:lastRowLastColumn="0"/>
              <w:rPr>
                <w:ins w:id="4701" w:author="ONOPTCHENKO Xavier" w:date="2019-10-14T13:38:00Z"/>
                <w:rFonts w:ascii="Calibri" w:hAnsi="Calibri"/>
                <w:b w:val="0"/>
                <w:bCs w:val="0"/>
                <w:color w:val="FFFFFF"/>
                <w:sz w:val="16"/>
                <w:szCs w:val="16"/>
                <w:lang w:val="en-GB" w:eastAsia="en-GB"/>
              </w:rPr>
            </w:pPr>
            <w:ins w:id="4702" w:author="ONOPTCHENKO Xavier" w:date="2019-10-14T13:38:00Z">
              <w:r w:rsidRPr="00D65F21">
                <w:rPr>
                  <w:rFonts w:ascii="Calibri" w:hAnsi="Calibri"/>
                  <w:color w:val="FFFFFF"/>
                  <w:sz w:val="16"/>
                  <w:szCs w:val="16"/>
                  <w:lang w:val="en-GB" w:eastAsia="en-GB"/>
                </w:rPr>
                <w:t>Couche</w:t>
              </w:r>
            </w:ins>
          </w:p>
        </w:tc>
        <w:tc>
          <w:tcPr>
            <w:tcW w:w="851" w:type="dxa"/>
            <w:hideMark/>
          </w:tcPr>
          <w:p w14:paraId="6AF581F4" w14:textId="77777777" w:rsidR="00CF207F" w:rsidRPr="00D65F21" w:rsidRDefault="00CF207F" w:rsidP="00A013EE">
            <w:pPr>
              <w:spacing w:before="0"/>
              <w:jc w:val="center"/>
              <w:cnfStyle w:val="100000000000" w:firstRow="1" w:lastRow="0" w:firstColumn="0" w:lastColumn="0" w:oddVBand="0" w:evenVBand="0" w:oddHBand="0" w:evenHBand="0" w:firstRowFirstColumn="0" w:firstRowLastColumn="0" w:lastRowFirstColumn="0" w:lastRowLastColumn="0"/>
              <w:rPr>
                <w:ins w:id="4703" w:author="ONOPTCHENKO Xavier" w:date="2019-10-14T13:38:00Z"/>
                <w:rFonts w:ascii="Calibri" w:hAnsi="Calibri"/>
                <w:b w:val="0"/>
                <w:bCs w:val="0"/>
                <w:color w:val="FFFFFF"/>
                <w:sz w:val="16"/>
                <w:szCs w:val="16"/>
                <w:lang w:val="en-GB" w:eastAsia="en-GB"/>
              </w:rPr>
            </w:pPr>
            <w:ins w:id="4704" w:author="ONOPTCHENKO Xavier" w:date="2019-10-14T13:38:00Z">
              <w:r w:rsidRPr="00D65F21">
                <w:rPr>
                  <w:rFonts w:ascii="Calibri" w:hAnsi="Calibri"/>
                  <w:color w:val="FFFFFF"/>
                  <w:sz w:val="16"/>
                  <w:szCs w:val="16"/>
                  <w:lang w:val="en-GB" w:eastAsia="en-GB"/>
                </w:rPr>
                <w:t>OS</w:t>
              </w:r>
            </w:ins>
          </w:p>
        </w:tc>
        <w:tc>
          <w:tcPr>
            <w:tcW w:w="567" w:type="dxa"/>
            <w:hideMark/>
          </w:tcPr>
          <w:p w14:paraId="67874B60" w14:textId="77777777" w:rsidR="00CF207F" w:rsidRPr="00D65F21" w:rsidRDefault="00CF207F" w:rsidP="00A013EE">
            <w:pPr>
              <w:spacing w:before="0"/>
              <w:jc w:val="center"/>
              <w:cnfStyle w:val="100000000000" w:firstRow="1" w:lastRow="0" w:firstColumn="0" w:lastColumn="0" w:oddVBand="0" w:evenVBand="0" w:oddHBand="0" w:evenHBand="0" w:firstRowFirstColumn="0" w:firstRowLastColumn="0" w:lastRowFirstColumn="0" w:lastRowLastColumn="0"/>
              <w:rPr>
                <w:ins w:id="4705" w:author="ONOPTCHENKO Xavier" w:date="2019-10-14T13:38:00Z"/>
                <w:rFonts w:ascii="Calibri" w:hAnsi="Calibri"/>
                <w:b w:val="0"/>
                <w:bCs w:val="0"/>
                <w:color w:val="FFFFFF"/>
                <w:sz w:val="16"/>
                <w:szCs w:val="16"/>
                <w:lang w:val="en-GB" w:eastAsia="en-GB"/>
              </w:rPr>
            </w:pPr>
            <w:ins w:id="4706" w:author="ONOPTCHENKO Xavier" w:date="2019-10-14T13:38:00Z">
              <w:r w:rsidRPr="00D65F21">
                <w:rPr>
                  <w:rFonts w:ascii="Calibri" w:hAnsi="Calibri"/>
                  <w:color w:val="FFFFFF"/>
                  <w:sz w:val="16"/>
                  <w:szCs w:val="16"/>
                  <w:lang w:val="en-GB" w:eastAsia="en-GB"/>
                </w:rPr>
                <w:t>VDC</w:t>
              </w:r>
            </w:ins>
          </w:p>
        </w:tc>
        <w:tc>
          <w:tcPr>
            <w:tcW w:w="481" w:type="dxa"/>
            <w:hideMark/>
          </w:tcPr>
          <w:p w14:paraId="4C6384B4" w14:textId="77777777" w:rsidR="00CF207F" w:rsidRPr="00D65F21" w:rsidRDefault="00CF207F" w:rsidP="00A013EE">
            <w:pPr>
              <w:spacing w:before="0"/>
              <w:jc w:val="right"/>
              <w:cnfStyle w:val="100000000000" w:firstRow="1" w:lastRow="0" w:firstColumn="0" w:lastColumn="0" w:oddVBand="0" w:evenVBand="0" w:oddHBand="0" w:evenHBand="0" w:firstRowFirstColumn="0" w:firstRowLastColumn="0" w:lastRowFirstColumn="0" w:lastRowLastColumn="0"/>
              <w:rPr>
                <w:ins w:id="4707" w:author="ONOPTCHENKO Xavier" w:date="2019-10-14T13:38:00Z"/>
                <w:rFonts w:ascii="Calibri" w:hAnsi="Calibri"/>
                <w:b w:val="0"/>
                <w:bCs w:val="0"/>
                <w:color w:val="FFFFFF"/>
                <w:sz w:val="16"/>
                <w:szCs w:val="16"/>
                <w:lang w:val="en-GB" w:eastAsia="en-GB"/>
              </w:rPr>
            </w:pPr>
            <w:ins w:id="4708" w:author="ONOPTCHENKO Xavier" w:date="2019-10-14T13:38:00Z">
              <w:r w:rsidRPr="00D65F21">
                <w:rPr>
                  <w:rFonts w:ascii="Calibri" w:hAnsi="Calibri"/>
                  <w:color w:val="FFFFFF"/>
                  <w:sz w:val="16"/>
                  <w:szCs w:val="16"/>
                  <w:lang w:val="en-GB" w:eastAsia="en-GB"/>
                </w:rPr>
                <w:t>VP</w:t>
              </w:r>
            </w:ins>
          </w:p>
        </w:tc>
        <w:tc>
          <w:tcPr>
            <w:tcW w:w="653" w:type="dxa"/>
            <w:hideMark/>
          </w:tcPr>
          <w:p w14:paraId="20E6DDA3" w14:textId="77777777" w:rsidR="00CF207F" w:rsidRPr="00D65F21" w:rsidRDefault="00CF207F" w:rsidP="00A013EE">
            <w:pPr>
              <w:spacing w:before="0"/>
              <w:jc w:val="right"/>
              <w:cnfStyle w:val="100000000000" w:firstRow="1" w:lastRow="0" w:firstColumn="0" w:lastColumn="0" w:oddVBand="0" w:evenVBand="0" w:oddHBand="0" w:evenHBand="0" w:firstRowFirstColumn="0" w:firstRowLastColumn="0" w:lastRowFirstColumn="0" w:lastRowLastColumn="0"/>
              <w:rPr>
                <w:ins w:id="4709" w:author="ONOPTCHENKO Xavier" w:date="2019-10-14T13:38:00Z"/>
                <w:rFonts w:ascii="Calibri" w:hAnsi="Calibri"/>
                <w:b w:val="0"/>
                <w:bCs w:val="0"/>
                <w:color w:val="FFFFFF"/>
                <w:sz w:val="16"/>
                <w:szCs w:val="16"/>
                <w:lang w:val="en-GB" w:eastAsia="en-GB"/>
              </w:rPr>
            </w:pPr>
            <w:ins w:id="4710" w:author="ONOPTCHENKO Xavier" w:date="2019-10-14T13:38:00Z">
              <w:r w:rsidRPr="00D65F21">
                <w:rPr>
                  <w:rFonts w:ascii="Calibri" w:hAnsi="Calibri"/>
                  <w:color w:val="FFFFFF"/>
                  <w:sz w:val="16"/>
                  <w:szCs w:val="16"/>
                  <w:lang w:val="en-GB" w:eastAsia="en-GB"/>
                </w:rPr>
                <w:t>RAM</w:t>
              </w:r>
            </w:ins>
          </w:p>
        </w:tc>
        <w:tc>
          <w:tcPr>
            <w:tcW w:w="663" w:type="dxa"/>
            <w:hideMark/>
          </w:tcPr>
          <w:p w14:paraId="53D16D70" w14:textId="77777777" w:rsidR="00CF207F" w:rsidRPr="00D65F21" w:rsidRDefault="00CF207F" w:rsidP="00A013EE">
            <w:pPr>
              <w:spacing w:before="0"/>
              <w:jc w:val="center"/>
              <w:cnfStyle w:val="100000000000" w:firstRow="1" w:lastRow="0" w:firstColumn="0" w:lastColumn="0" w:oddVBand="0" w:evenVBand="0" w:oddHBand="0" w:evenHBand="0" w:firstRowFirstColumn="0" w:firstRowLastColumn="0" w:lastRowFirstColumn="0" w:lastRowLastColumn="0"/>
              <w:rPr>
                <w:ins w:id="4711" w:author="ONOPTCHENKO Xavier" w:date="2019-10-14T13:38:00Z"/>
                <w:rFonts w:ascii="Calibri" w:hAnsi="Calibri"/>
                <w:b w:val="0"/>
                <w:bCs w:val="0"/>
                <w:color w:val="FFFFFF"/>
                <w:sz w:val="16"/>
                <w:szCs w:val="16"/>
                <w:lang w:val="en-GB" w:eastAsia="en-GB"/>
              </w:rPr>
            </w:pPr>
            <w:ins w:id="4712" w:author="ONOPTCHENKO Xavier" w:date="2019-10-14T13:38:00Z">
              <w:r w:rsidRPr="00D65F21">
                <w:rPr>
                  <w:rFonts w:ascii="Calibri" w:hAnsi="Calibri"/>
                  <w:color w:val="FFFFFF"/>
                  <w:sz w:val="16"/>
                  <w:szCs w:val="16"/>
                  <w:lang w:val="en-GB" w:eastAsia="en-GB"/>
                </w:rPr>
                <w:t>Zone réseau</w:t>
              </w:r>
            </w:ins>
          </w:p>
        </w:tc>
        <w:tc>
          <w:tcPr>
            <w:tcW w:w="1322" w:type="dxa"/>
            <w:hideMark/>
          </w:tcPr>
          <w:p w14:paraId="24603682" w14:textId="77777777" w:rsidR="00CF207F" w:rsidRPr="00D65F21" w:rsidRDefault="00CF207F" w:rsidP="00A013EE">
            <w:pPr>
              <w:spacing w:before="0"/>
              <w:jc w:val="left"/>
              <w:cnfStyle w:val="100000000000" w:firstRow="1" w:lastRow="0" w:firstColumn="0" w:lastColumn="0" w:oddVBand="0" w:evenVBand="0" w:oddHBand="0" w:evenHBand="0" w:firstRowFirstColumn="0" w:firstRowLastColumn="0" w:lastRowFirstColumn="0" w:lastRowLastColumn="0"/>
              <w:rPr>
                <w:ins w:id="4713" w:author="ONOPTCHENKO Xavier" w:date="2019-10-14T13:38:00Z"/>
                <w:rFonts w:ascii="Calibri" w:hAnsi="Calibri"/>
                <w:b w:val="0"/>
                <w:bCs w:val="0"/>
                <w:color w:val="FFFFFF"/>
                <w:sz w:val="16"/>
                <w:szCs w:val="16"/>
                <w:lang w:val="en-GB" w:eastAsia="en-GB"/>
              </w:rPr>
            </w:pPr>
            <w:ins w:id="4714" w:author="ONOPTCHENKO Xavier" w:date="2019-10-14T13:38:00Z">
              <w:r w:rsidRPr="00D65F21">
                <w:rPr>
                  <w:rFonts w:ascii="Calibri" w:hAnsi="Calibri"/>
                  <w:color w:val="FFFFFF"/>
                  <w:sz w:val="16"/>
                  <w:szCs w:val="16"/>
                  <w:lang w:val="en-GB" w:eastAsia="en-GB"/>
                </w:rPr>
                <w:t>Middlewares</w:t>
              </w:r>
            </w:ins>
          </w:p>
        </w:tc>
        <w:tc>
          <w:tcPr>
            <w:tcW w:w="1134" w:type="dxa"/>
            <w:hideMark/>
          </w:tcPr>
          <w:p w14:paraId="1A17E462" w14:textId="77777777" w:rsidR="00CF207F" w:rsidRPr="00D65F21" w:rsidRDefault="00CF207F" w:rsidP="00A013EE">
            <w:pPr>
              <w:spacing w:before="0"/>
              <w:jc w:val="right"/>
              <w:cnfStyle w:val="100000000000" w:firstRow="1" w:lastRow="0" w:firstColumn="0" w:lastColumn="0" w:oddVBand="0" w:evenVBand="0" w:oddHBand="0" w:evenHBand="0" w:firstRowFirstColumn="0" w:firstRowLastColumn="0" w:lastRowFirstColumn="0" w:lastRowLastColumn="0"/>
              <w:rPr>
                <w:ins w:id="4715" w:author="ONOPTCHENKO Xavier" w:date="2019-10-14T13:38:00Z"/>
                <w:rFonts w:ascii="Calibri" w:hAnsi="Calibri"/>
                <w:b w:val="0"/>
                <w:bCs w:val="0"/>
                <w:color w:val="FFFFFF"/>
                <w:sz w:val="16"/>
                <w:szCs w:val="16"/>
                <w:lang w:val="en-GB" w:eastAsia="en-GB"/>
              </w:rPr>
            </w:pPr>
            <w:ins w:id="4716" w:author="ONOPTCHENKO Xavier" w:date="2019-10-14T13:38:00Z">
              <w:r>
                <w:rPr>
                  <w:rFonts w:ascii="Calibri" w:hAnsi="Calibri"/>
                  <w:color w:val="FFFFFF"/>
                  <w:sz w:val="16"/>
                  <w:szCs w:val="16"/>
                  <w:lang w:val="en-GB" w:eastAsia="en-GB"/>
                </w:rPr>
                <w:t>Stockage applicatif</w:t>
              </w:r>
            </w:ins>
          </w:p>
        </w:tc>
        <w:tc>
          <w:tcPr>
            <w:tcW w:w="1859" w:type="dxa"/>
          </w:tcPr>
          <w:p w14:paraId="21A13E33" w14:textId="77777777" w:rsidR="00CF207F" w:rsidRPr="00D65F21" w:rsidRDefault="00CF207F" w:rsidP="00A013EE">
            <w:pPr>
              <w:spacing w:before="0"/>
              <w:jc w:val="left"/>
              <w:cnfStyle w:val="100000000000" w:firstRow="1" w:lastRow="0" w:firstColumn="0" w:lastColumn="0" w:oddVBand="0" w:evenVBand="0" w:oddHBand="0" w:evenHBand="0" w:firstRowFirstColumn="0" w:firstRowLastColumn="0" w:lastRowFirstColumn="0" w:lastRowLastColumn="0"/>
              <w:rPr>
                <w:ins w:id="4717" w:author="ONOPTCHENKO Xavier" w:date="2019-10-14T13:38:00Z"/>
                <w:rFonts w:ascii="Calibri" w:hAnsi="Calibri"/>
                <w:b w:val="0"/>
                <w:bCs w:val="0"/>
                <w:color w:val="FFFFFF"/>
                <w:sz w:val="16"/>
                <w:szCs w:val="16"/>
                <w:lang w:val="en-GB" w:eastAsia="en-GB"/>
              </w:rPr>
            </w:pPr>
            <w:ins w:id="4718" w:author="ONOPTCHENKO Xavier" w:date="2019-10-14T13:38:00Z">
              <w:r>
                <w:rPr>
                  <w:rFonts w:ascii="Calibri" w:hAnsi="Calibri"/>
                  <w:color w:val="FFFFFF"/>
                  <w:sz w:val="16"/>
                  <w:szCs w:val="16"/>
                  <w:lang w:val="en-GB" w:eastAsia="en-GB"/>
                </w:rPr>
                <w:t>Commentaires</w:t>
              </w:r>
            </w:ins>
          </w:p>
        </w:tc>
      </w:tr>
      <w:tr w:rsidR="00CF207F" w:rsidRPr="00D65F21" w14:paraId="7B3E3855" w14:textId="77777777" w:rsidTr="00A013EE">
        <w:trPr>
          <w:cnfStyle w:val="000000100000" w:firstRow="0" w:lastRow="0" w:firstColumn="0" w:lastColumn="0" w:oddVBand="0" w:evenVBand="0" w:oddHBand="1" w:evenHBand="0" w:firstRowFirstColumn="0" w:firstRowLastColumn="0" w:lastRowFirstColumn="0" w:lastRowLastColumn="0"/>
          <w:trHeight w:val="300"/>
          <w:ins w:id="4719" w:author="ONOPTCHENKO Xavier" w:date="2019-10-14T13:38:00Z"/>
        </w:trPr>
        <w:tc>
          <w:tcPr>
            <w:cnfStyle w:val="001000000000" w:firstRow="0" w:lastRow="0" w:firstColumn="1" w:lastColumn="0" w:oddVBand="0" w:evenVBand="0" w:oddHBand="0" w:evenHBand="0" w:firstRowFirstColumn="0" w:firstRowLastColumn="0" w:lastRowFirstColumn="0" w:lastRowLastColumn="0"/>
            <w:tcW w:w="1129" w:type="dxa"/>
            <w:noWrap/>
          </w:tcPr>
          <w:p w14:paraId="2B1FDB31" w14:textId="0C4E13FF" w:rsidR="00CF207F" w:rsidRPr="00FA7636" w:rsidRDefault="00CF207F">
            <w:pPr>
              <w:spacing w:before="0"/>
              <w:jc w:val="left"/>
              <w:rPr>
                <w:ins w:id="4720" w:author="ONOPTCHENKO Xavier" w:date="2019-10-14T13:38:00Z"/>
                <w:rFonts w:ascii="Calibri" w:hAnsi="Calibri"/>
                <w:color w:val="000000"/>
                <w:sz w:val="16"/>
                <w:szCs w:val="16"/>
                <w:lang w:eastAsia="en-GB"/>
              </w:rPr>
            </w:pPr>
            <w:ins w:id="4721" w:author="ONOPTCHENKO Xavier" w:date="2019-10-14T13:38:00Z">
              <w:r>
                <w:rPr>
                  <w:rFonts w:ascii="Calibri" w:hAnsi="Calibri"/>
                  <w:color w:val="000000"/>
                  <w:sz w:val="16"/>
                  <w:szCs w:val="16"/>
                  <w:lang w:eastAsia="en-GB"/>
                </w:rPr>
                <w:t>Nouveau #</w:t>
              </w:r>
            </w:ins>
            <w:ins w:id="4722" w:author="ONOPTCHENKO Xavier" w:date="2019-10-14T13:39:00Z">
              <w:r>
                <w:rPr>
                  <w:rFonts w:ascii="Calibri" w:hAnsi="Calibri"/>
                  <w:color w:val="000000"/>
                  <w:sz w:val="16"/>
                  <w:szCs w:val="16"/>
                  <w:lang w:eastAsia="en-GB"/>
                </w:rPr>
                <w:t>4</w:t>
              </w:r>
            </w:ins>
          </w:p>
        </w:tc>
        <w:tc>
          <w:tcPr>
            <w:tcW w:w="1428" w:type="dxa"/>
          </w:tcPr>
          <w:p w14:paraId="0028B242" w14:textId="77777777" w:rsidR="00CF207F" w:rsidRPr="007E7576" w:rsidRDefault="00CF207F" w:rsidP="00A013EE">
            <w:pPr>
              <w:spacing w:before="0"/>
              <w:jc w:val="center"/>
              <w:cnfStyle w:val="000000100000" w:firstRow="0" w:lastRow="0" w:firstColumn="0" w:lastColumn="0" w:oddVBand="0" w:evenVBand="0" w:oddHBand="1" w:evenHBand="0" w:firstRowFirstColumn="0" w:firstRowLastColumn="0" w:lastRowFirstColumn="0" w:lastRowLastColumn="0"/>
              <w:rPr>
                <w:ins w:id="4723" w:author="ONOPTCHENKO Xavier" w:date="2019-10-14T13:38:00Z"/>
                <w:rFonts w:ascii="Calibri" w:hAnsi="Calibri"/>
                <w:b/>
                <w:color w:val="000000"/>
                <w:sz w:val="16"/>
                <w:szCs w:val="16"/>
                <w:lang w:eastAsia="en-GB"/>
              </w:rPr>
            </w:pPr>
            <w:ins w:id="4724" w:author="ONOPTCHENKO Xavier" w:date="2019-10-14T13:38:00Z">
              <w:r w:rsidRPr="007E7576">
                <w:rPr>
                  <w:rFonts w:ascii="Calibri" w:hAnsi="Calibri"/>
                  <w:b/>
                  <w:color w:val="000000"/>
                  <w:sz w:val="16"/>
                  <w:szCs w:val="16"/>
                  <w:lang w:eastAsia="en-GB"/>
                </w:rPr>
                <w:t>Nouveau</w:t>
              </w:r>
            </w:ins>
          </w:p>
        </w:tc>
        <w:tc>
          <w:tcPr>
            <w:tcW w:w="1782" w:type="dxa"/>
          </w:tcPr>
          <w:p w14:paraId="344B3E15" w14:textId="77777777" w:rsidR="00CF207F" w:rsidRDefault="00CF207F" w:rsidP="00A013EE">
            <w:pPr>
              <w:spacing w:before="0"/>
              <w:jc w:val="center"/>
              <w:cnfStyle w:val="000000100000" w:firstRow="0" w:lastRow="0" w:firstColumn="0" w:lastColumn="0" w:oddVBand="0" w:evenVBand="0" w:oddHBand="1" w:evenHBand="0" w:firstRowFirstColumn="0" w:firstRowLastColumn="0" w:lastRowFirstColumn="0" w:lastRowLastColumn="0"/>
              <w:rPr>
                <w:ins w:id="4725" w:author="ONOPTCHENKO Xavier" w:date="2019-10-14T13:38:00Z"/>
                <w:rFonts w:ascii="Calibri" w:hAnsi="Calibri"/>
                <w:color w:val="000000"/>
                <w:sz w:val="16"/>
                <w:szCs w:val="16"/>
                <w:lang w:eastAsia="en-GB"/>
              </w:rPr>
            </w:pPr>
            <w:ins w:id="4726" w:author="ONOPTCHENKO Xavier" w:date="2019-10-14T13:38:00Z">
              <w:r>
                <w:rPr>
                  <w:rFonts w:ascii="Calibri" w:hAnsi="Calibri"/>
                  <w:color w:val="000000"/>
                  <w:sz w:val="16"/>
                  <w:szCs w:val="16"/>
                  <w:lang w:eastAsia="en-GB"/>
                </w:rPr>
                <w:t>ESB Administration et Suivi</w:t>
              </w:r>
            </w:ins>
          </w:p>
        </w:tc>
        <w:tc>
          <w:tcPr>
            <w:tcW w:w="1275" w:type="dxa"/>
            <w:noWrap/>
          </w:tcPr>
          <w:p w14:paraId="459976A2" w14:textId="2F1F16E3" w:rsidR="00CF207F" w:rsidRPr="00FA7636" w:rsidRDefault="00CF207F">
            <w:pPr>
              <w:spacing w:before="0"/>
              <w:jc w:val="center"/>
              <w:cnfStyle w:val="000000100000" w:firstRow="0" w:lastRow="0" w:firstColumn="0" w:lastColumn="0" w:oddVBand="0" w:evenVBand="0" w:oddHBand="1" w:evenHBand="0" w:firstRowFirstColumn="0" w:firstRowLastColumn="0" w:lastRowFirstColumn="0" w:lastRowLastColumn="0"/>
              <w:rPr>
                <w:ins w:id="4727" w:author="ONOPTCHENKO Xavier" w:date="2019-10-14T13:38:00Z"/>
                <w:rFonts w:ascii="Calibri" w:hAnsi="Calibri"/>
                <w:color w:val="000000"/>
                <w:sz w:val="16"/>
                <w:szCs w:val="16"/>
                <w:lang w:eastAsia="en-GB"/>
              </w:rPr>
            </w:pPr>
            <w:ins w:id="4728" w:author="ONOPTCHENKO Xavier" w:date="2019-10-14T13:39:00Z">
              <w:r>
                <w:rPr>
                  <w:rFonts w:ascii="Calibri" w:hAnsi="Calibri"/>
                  <w:color w:val="000000"/>
                  <w:sz w:val="16"/>
                  <w:szCs w:val="16"/>
                  <w:lang w:eastAsia="en-GB"/>
                </w:rPr>
                <w:t>Pré-p</w:t>
              </w:r>
            </w:ins>
            <w:ins w:id="4729" w:author="ONOPTCHENKO Xavier" w:date="2019-10-14T13:38:00Z">
              <w:r>
                <w:rPr>
                  <w:rFonts w:ascii="Calibri" w:hAnsi="Calibri"/>
                  <w:color w:val="000000"/>
                  <w:sz w:val="16"/>
                  <w:szCs w:val="16"/>
                  <w:lang w:eastAsia="en-GB"/>
                </w:rPr>
                <w:t>roduction</w:t>
              </w:r>
            </w:ins>
          </w:p>
        </w:tc>
        <w:tc>
          <w:tcPr>
            <w:tcW w:w="850" w:type="dxa"/>
            <w:noWrap/>
          </w:tcPr>
          <w:p w14:paraId="2B690643" w14:textId="77777777" w:rsidR="00CF207F" w:rsidRPr="00FA7636" w:rsidRDefault="00CF207F" w:rsidP="00A013EE">
            <w:pPr>
              <w:spacing w:before="0"/>
              <w:jc w:val="center"/>
              <w:cnfStyle w:val="000000100000" w:firstRow="0" w:lastRow="0" w:firstColumn="0" w:lastColumn="0" w:oddVBand="0" w:evenVBand="0" w:oddHBand="1" w:evenHBand="0" w:firstRowFirstColumn="0" w:firstRowLastColumn="0" w:lastRowFirstColumn="0" w:lastRowLastColumn="0"/>
              <w:rPr>
                <w:ins w:id="4730" w:author="ONOPTCHENKO Xavier" w:date="2019-10-14T13:38:00Z"/>
                <w:rFonts w:ascii="Calibri" w:hAnsi="Calibri"/>
                <w:color w:val="000000"/>
                <w:sz w:val="16"/>
                <w:szCs w:val="16"/>
                <w:lang w:eastAsia="en-GB"/>
              </w:rPr>
            </w:pPr>
            <w:ins w:id="4731" w:author="ONOPTCHENKO Xavier" w:date="2019-10-14T13:38:00Z">
              <w:r>
                <w:rPr>
                  <w:rFonts w:ascii="Calibri" w:hAnsi="Calibri"/>
                  <w:color w:val="000000"/>
                  <w:sz w:val="16"/>
                  <w:szCs w:val="16"/>
                  <w:lang w:eastAsia="en-GB"/>
                </w:rPr>
                <w:t>P/A</w:t>
              </w:r>
            </w:ins>
          </w:p>
        </w:tc>
        <w:tc>
          <w:tcPr>
            <w:tcW w:w="851" w:type="dxa"/>
            <w:noWrap/>
          </w:tcPr>
          <w:p w14:paraId="7721F0E8" w14:textId="77777777" w:rsidR="00CF207F" w:rsidRPr="00FA7636" w:rsidRDefault="00CF207F" w:rsidP="00A013EE">
            <w:pPr>
              <w:spacing w:before="0"/>
              <w:jc w:val="center"/>
              <w:cnfStyle w:val="000000100000" w:firstRow="0" w:lastRow="0" w:firstColumn="0" w:lastColumn="0" w:oddVBand="0" w:evenVBand="0" w:oddHBand="1" w:evenHBand="0" w:firstRowFirstColumn="0" w:firstRowLastColumn="0" w:lastRowFirstColumn="0" w:lastRowLastColumn="0"/>
              <w:rPr>
                <w:ins w:id="4732" w:author="ONOPTCHENKO Xavier" w:date="2019-10-14T13:38:00Z"/>
                <w:rFonts w:ascii="Calibri" w:hAnsi="Calibri"/>
                <w:color w:val="000000"/>
                <w:sz w:val="16"/>
                <w:szCs w:val="16"/>
                <w:lang w:eastAsia="en-GB"/>
              </w:rPr>
            </w:pPr>
            <w:ins w:id="4733" w:author="ONOPTCHENKO Xavier" w:date="2019-10-14T13:38:00Z">
              <w:r>
                <w:rPr>
                  <w:rFonts w:ascii="Calibri" w:hAnsi="Calibri"/>
                  <w:color w:val="000000"/>
                  <w:sz w:val="16"/>
                  <w:szCs w:val="16"/>
                  <w:lang w:eastAsia="en-GB"/>
                </w:rPr>
                <w:t>Windows 2016</w:t>
              </w:r>
            </w:ins>
          </w:p>
        </w:tc>
        <w:tc>
          <w:tcPr>
            <w:tcW w:w="567" w:type="dxa"/>
            <w:noWrap/>
          </w:tcPr>
          <w:p w14:paraId="6C23F9CD" w14:textId="77777777" w:rsidR="00CF207F" w:rsidRPr="00FA7636" w:rsidRDefault="00CF207F" w:rsidP="00A013EE">
            <w:pPr>
              <w:spacing w:before="0"/>
              <w:jc w:val="center"/>
              <w:cnfStyle w:val="000000100000" w:firstRow="0" w:lastRow="0" w:firstColumn="0" w:lastColumn="0" w:oddVBand="0" w:evenVBand="0" w:oddHBand="1" w:evenHBand="0" w:firstRowFirstColumn="0" w:firstRowLastColumn="0" w:lastRowFirstColumn="0" w:lastRowLastColumn="0"/>
              <w:rPr>
                <w:ins w:id="4734" w:author="ONOPTCHENKO Xavier" w:date="2019-10-14T13:38:00Z"/>
                <w:rFonts w:ascii="Calibri" w:hAnsi="Calibri"/>
                <w:color w:val="000000"/>
                <w:sz w:val="16"/>
                <w:szCs w:val="16"/>
                <w:lang w:eastAsia="en-GB"/>
              </w:rPr>
            </w:pPr>
            <w:ins w:id="4735" w:author="ONOPTCHENKO Xavier" w:date="2019-10-14T13:38:00Z">
              <w:r>
                <w:rPr>
                  <w:rFonts w:ascii="Calibri" w:hAnsi="Calibri"/>
                  <w:color w:val="000000"/>
                  <w:sz w:val="16"/>
                  <w:szCs w:val="16"/>
                  <w:lang w:eastAsia="en-GB"/>
                </w:rPr>
                <w:t>A</w:t>
              </w:r>
            </w:ins>
          </w:p>
        </w:tc>
        <w:tc>
          <w:tcPr>
            <w:tcW w:w="481" w:type="dxa"/>
            <w:noWrap/>
          </w:tcPr>
          <w:p w14:paraId="3B3321B0" w14:textId="77777777" w:rsidR="00CF207F" w:rsidRPr="00FA7636" w:rsidRDefault="00CF207F" w:rsidP="00A013EE">
            <w:pPr>
              <w:spacing w:before="0"/>
              <w:jc w:val="right"/>
              <w:cnfStyle w:val="000000100000" w:firstRow="0" w:lastRow="0" w:firstColumn="0" w:lastColumn="0" w:oddVBand="0" w:evenVBand="0" w:oddHBand="1" w:evenHBand="0" w:firstRowFirstColumn="0" w:firstRowLastColumn="0" w:lastRowFirstColumn="0" w:lastRowLastColumn="0"/>
              <w:rPr>
                <w:ins w:id="4736" w:author="ONOPTCHENKO Xavier" w:date="2019-10-14T13:38:00Z"/>
                <w:rFonts w:ascii="Calibri" w:hAnsi="Calibri"/>
                <w:color w:val="000000"/>
                <w:sz w:val="16"/>
                <w:szCs w:val="16"/>
                <w:lang w:eastAsia="en-GB"/>
              </w:rPr>
            </w:pPr>
            <w:ins w:id="4737" w:author="ONOPTCHENKO Xavier" w:date="2019-10-14T13:38:00Z">
              <w:r>
                <w:rPr>
                  <w:rFonts w:ascii="Calibri" w:hAnsi="Calibri"/>
                  <w:color w:val="000000"/>
                  <w:sz w:val="16"/>
                  <w:szCs w:val="16"/>
                  <w:lang w:eastAsia="en-GB"/>
                </w:rPr>
                <w:t>4</w:t>
              </w:r>
            </w:ins>
          </w:p>
        </w:tc>
        <w:tc>
          <w:tcPr>
            <w:tcW w:w="653" w:type="dxa"/>
            <w:noWrap/>
          </w:tcPr>
          <w:p w14:paraId="33A02C4A" w14:textId="3C1A1058" w:rsidR="00CF207F" w:rsidRPr="00FA7636" w:rsidRDefault="005D5C6E" w:rsidP="00A013EE">
            <w:pPr>
              <w:spacing w:before="0"/>
              <w:jc w:val="right"/>
              <w:cnfStyle w:val="000000100000" w:firstRow="0" w:lastRow="0" w:firstColumn="0" w:lastColumn="0" w:oddVBand="0" w:evenVBand="0" w:oddHBand="1" w:evenHBand="0" w:firstRowFirstColumn="0" w:firstRowLastColumn="0" w:lastRowFirstColumn="0" w:lastRowLastColumn="0"/>
              <w:rPr>
                <w:ins w:id="4738" w:author="ONOPTCHENKO Xavier" w:date="2019-10-14T13:38:00Z"/>
                <w:rFonts w:ascii="Calibri" w:hAnsi="Calibri"/>
                <w:color w:val="000000"/>
                <w:sz w:val="16"/>
                <w:szCs w:val="16"/>
                <w:lang w:eastAsia="en-GB"/>
              </w:rPr>
            </w:pPr>
            <w:ins w:id="4739" w:author="ONOPTCHENKO Xavier" w:date="2019-10-21T14:52:00Z">
              <w:r>
                <w:rPr>
                  <w:rFonts w:ascii="Calibri" w:hAnsi="Calibri"/>
                  <w:color w:val="000000"/>
                  <w:sz w:val="16"/>
                  <w:szCs w:val="16"/>
                  <w:lang w:eastAsia="en-GB"/>
                </w:rPr>
                <w:t>32</w:t>
              </w:r>
            </w:ins>
            <w:ins w:id="4740" w:author="ONOPTCHENKO Xavier" w:date="2019-10-14T13:38:00Z">
              <w:r w:rsidR="00CF207F">
                <w:rPr>
                  <w:rFonts w:ascii="Calibri" w:hAnsi="Calibri"/>
                  <w:color w:val="000000"/>
                  <w:sz w:val="16"/>
                  <w:szCs w:val="16"/>
                  <w:lang w:eastAsia="en-GB"/>
                </w:rPr>
                <w:t xml:space="preserve"> Go</w:t>
              </w:r>
            </w:ins>
          </w:p>
        </w:tc>
        <w:tc>
          <w:tcPr>
            <w:tcW w:w="663" w:type="dxa"/>
            <w:noWrap/>
          </w:tcPr>
          <w:p w14:paraId="22CFD413" w14:textId="77777777" w:rsidR="00CF207F" w:rsidRPr="00FA7636" w:rsidRDefault="00CF207F" w:rsidP="00A013EE">
            <w:pPr>
              <w:spacing w:before="0"/>
              <w:jc w:val="center"/>
              <w:cnfStyle w:val="000000100000" w:firstRow="0" w:lastRow="0" w:firstColumn="0" w:lastColumn="0" w:oddVBand="0" w:evenVBand="0" w:oddHBand="1" w:evenHBand="0" w:firstRowFirstColumn="0" w:firstRowLastColumn="0" w:lastRowFirstColumn="0" w:lastRowLastColumn="0"/>
              <w:rPr>
                <w:ins w:id="4741" w:author="ONOPTCHENKO Xavier" w:date="2019-10-14T13:38:00Z"/>
                <w:rFonts w:ascii="Calibri" w:hAnsi="Calibri"/>
                <w:color w:val="000000"/>
                <w:sz w:val="16"/>
                <w:szCs w:val="16"/>
                <w:lang w:eastAsia="en-GB"/>
              </w:rPr>
            </w:pPr>
            <w:ins w:id="4742" w:author="ONOPTCHENKO Xavier" w:date="2019-10-14T13:38:00Z">
              <w:r>
                <w:rPr>
                  <w:rFonts w:ascii="Calibri" w:hAnsi="Calibri"/>
                  <w:color w:val="000000"/>
                  <w:sz w:val="16"/>
                  <w:szCs w:val="16"/>
                  <w:lang w:eastAsia="en-GB"/>
                </w:rPr>
                <w:t>L1-RW</w:t>
              </w:r>
            </w:ins>
          </w:p>
        </w:tc>
        <w:tc>
          <w:tcPr>
            <w:tcW w:w="1322" w:type="dxa"/>
            <w:noWrap/>
          </w:tcPr>
          <w:p w14:paraId="1A07916E" w14:textId="77777777" w:rsidR="00CF207F" w:rsidRPr="009D0E3B" w:rsidRDefault="00CF207F" w:rsidP="00A013EE">
            <w:pPr>
              <w:spacing w:before="0"/>
              <w:jc w:val="left"/>
              <w:cnfStyle w:val="000000100000" w:firstRow="0" w:lastRow="0" w:firstColumn="0" w:lastColumn="0" w:oddVBand="0" w:evenVBand="0" w:oddHBand="1" w:evenHBand="0" w:firstRowFirstColumn="0" w:firstRowLastColumn="0" w:lastRowFirstColumn="0" w:lastRowLastColumn="0"/>
              <w:rPr>
                <w:ins w:id="4743" w:author="ONOPTCHENKO Xavier" w:date="2019-10-14T13:38:00Z"/>
                <w:rFonts w:ascii="Calibri" w:hAnsi="Calibri"/>
                <w:color w:val="000000"/>
                <w:sz w:val="16"/>
                <w:szCs w:val="16"/>
                <w:lang w:eastAsia="en-GB"/>
              </w:rPr>
            </w:pPr>
            <w:ins w:id="4744" w:author="ONOPTCHENKO Xavier" w:date="2019-10-14T13:38:00Z">
              <w:r>
                <w:rPr>
                  <w:rFonts w:ascii="Calibri" w:hAnsi="Calibri"/>
                  <w:color w:val="000000"/>
                  <w:sz w:val="16"/>
                  <w:szCs w:val="16"/>
                  <w:lang w:eastAsia="en-GB"/>
                </w:rPr>
                <w:t>IIS 10.0</w:t>
              </w:r>
            </w:ins>
          </w:p>
        </w:tc>
        <w:tc>
          <w:tcPr>
            <w:tcW w:w="1134" w:type="dxa"/>
            <w:noWrap/>
          </w:tcPr>
          <w:p w14:paraId="2F62E91A" w14:textId="17C90352" w:rsidR="00CF207F" w:rsidRPr="00FA7636" w:rsidRDefault="00CF207F">
            <w:pPr>
              <w:spacing w:before="0"/>
              <w:jc w:val="right"/>
              <w:cnfStyle w:val="000000100000" w:firstRow="0" w:lastRow="0" w:firstColumn="0" w:lastColumn="0" w:oddVBand="0" w:evenVBand="0" w:oddHBand="1" w:evenHBand="0" w:firstRowFirstColumn="0" w:firstRowLastColumn="0" w:lastRowFirstColumn="0" w:lastRowLastColumn="0"/>
              <w:rPr>
                <w:ins w:id="4745" w:author="ONOPTCHENKO Xavier" w:date="2019-10-14T13:38:00Z"/>
                <w:rFonts w:ascii="Calibri" w:hAnsi="Calibri"/>
                <w:color w:val="000000"/>
                <w:sz w:val="16"/>
                <w:szCs w:val="16"/>
                <w:lang w:eastAsia="en-GB"/>
              </w:rPr>
            </w:pPr>
            <w:ins w:id="4746" w:author="ONOPTCHENKO Xavier" w:date="2019-10-14T13:38:00Z">
              <w:r>
                <w:rPr>
                  <w:rFonts w:ascii="Calibri" w:hAnsi="Calibri"/>
                  <w:color w:val="000000"/>
                  <w:sz w:val="16"/>
                  <w:szCs w:val="16"/>
                  <w:lang w:eastAsia="en-GB"/>
                </w:rPr>
                <w:t xml:space="preserve">SAN : </w:t>
              </w:r>
            </w:ins>
            <w:ins w:id="4747" w:author="ONOPTCHENKO Xavier" w:date="2019-10-14T13:43:00Z">
              <w:r>
                <w:rPr>
                  <w:rFonts w:ascii="Calibri" w:hAnsi="Calibri"/>
                  <w:color w:val="000000"/>
                  <w:sz w:val="16"/>
                  <w:szCs w:val="16"/>
                  <w:lang w:eastAsia="en-GB"/>
                </w:rPr>
                <w:t>10</w:t>
              </w:r>
            </w:ins>
            <w:ins w:id="4748" w:author="ONOPTCHENKO Xavier" w:date="2019-10-14T13:38:00Z">
              <w:r>
                <w:rPr>
                  <w:rFonts w:ascii="Calibri" w:hAnsi="Calibri"/>
                  <w:color w:val="000000"/>
                  <w:sz w:val="16"/>
                  <w:szCs w:val="16"/>
                  <w:lang w:eastAsia="en-GB"/>
                </w:rPr>
                <w:t>0 Go</w:t>
              </w:r>
            </w:ins>
          </w:p>
        </w:tc>
        <w:tc>
          <w:tcPr>
            <w:tcW w:w="1859" w:type="dxa"/>
          </w:tcPr>
          <w:p w14:paraId="00955082" w14:textId="77777777" w:rsidR="00CF207F" w:rsidRPr="00FA7636" w:rsidRDefault="00CF207F" w:rsidP="00A013EE">
            <w:pPr>
              <w:spacing w:before="0"/>
              <w:jc w:val="left"/>
              <w:cnfStyle w:val="000000100000" w:firstRow="0" w:lastRow="0" w:firstColumn="0" w:lastColumn="0" w:oddVBand="0" w:evenVBand="0" w:oddHBand="1" w:evenHBand="0" w:firstRowFirstColumn="0" w:firstRowLastColumn="0" w:lastRowFirstColumn="0" w:lastRowLastColumn="0"/>
              <w:rPr>
                <w:ins w:id="4749" w:author="ONOPTCHENKO Xavier" w:date="2019-10-14T13:38:00Z"/>
                <w:rFonts w:ascii="Calibri" w:hAnsi="Calibri"/>
                <w:color w:val="000000"/>
                <w:sz w:val="16"/>
                <w:szCs w:val="16"/>
                <w:lang w:eastAsia="en-GB"/>
              </w:rPr>
            </w:pPr>
            <w:ins w:id="4750" w:author="ONOPTCHENKO Xavier" w:date="2019-10-14T13:38:00Z">
              <w:r>
                <w:rPr>
                  <w:rFonts w:ascii="Calibri" w:hAnsi="Calibri"/>
                  <w:color w:val="000000"/>
                  <w:sz w:val="16"/>
                  <w:szCs w:val="16"/>
                  <w:lang w:eastAsia="en-GB"/>
                </w:rPr>
                <w:t>Spotfire</w:t>
              </w:r>
            </w:ins>
          </w:p>
        </w:tc>
      </w:tr>
      <w:tr w:rsidR="00CF207F" w:rsidRPr="00D65F21" w14:paraId="589BEC86" w14:textId="77777777" w:rsidTr="00A013EE">
        <w:trPr>
          <w:trHeight w:val="300"/>
          <w:ins w:id="4751" w:author="ONOPTCHENKO Xavier" w:date="2019-10-14T13:38:00Z"/>
        </w:trPr>
        <w:tc>
          <w:tcPr>
            <w:cnfStyle w:val="001000000000" w:firstRow="0" w:lastRow="0" w:firstColumn="1" w:lastColumn="0" w:oddVBand="0" w:evenVBand="0" w:oddHBand="0" w:evenHBand="0" w:firstRowFirstColumn="0" w:firstRowLastColumn="0" w:lastRowFirstColumn="0" w:lastRowLastColumn="0"/>
            <w:tcW w:w="1129" w:type="dxa"/>
            <w:noWrap/>
          </w:tcPr>
          <w:p w14:paraId="1D03FC0F" w14:textId="499045D1" w:rsidR="00CF207F" w:rsidRPr="00FA7636" w:rsidRDefault="00CF207F">
            <w:pPr>
              <w:spacing w:before="0"/>
              <w:jc w:val="left"/>
              <w:rPr>
                <w:ins w:id="4752" w:author="ONOPTCHENKO Xavier" w:date="2019-10-14T13:38:00Z"/>
                <w:rFonts w:ascii="Calibri" w:hAnsi="Calibri"/>
                <w:color w:val="000000"/>
                <w:sz w:val="16"/>
                <w:szCs w:val="16"/>
                <w:lang w:eastAsia="en-GB"/>
              </w:rPr>
            </w:pPr>
            <w:ins w:id="4753" w:author="ONOPTCHENKO Xavier" w:date="2019-10-14T13:38:00Z">
              <w:r>
                <w:rPr>
                  <w:rFonts w:ascii="Calibri" w:hAnsi="Calibri"/>
                  <w:color w:val="000000"/>
                  <w:sz w:val="16"/>
                  <w:szCs w:val="16"/>
                  <w:lang w:eastAsia="en-GB"/>
                </w:rPr>
                <w:t>Nouveau #</w:t>
              </w:r>
            </w:ins>
            <w:ins w:id="4754" w:author="ONOPTCHENKO Xavier" w:date="2019-10-14T13:39:00Z">
              <w:r>
                <w:rPr>
                  <w:rFonts w:ascii="Calibri" w:hAnsi="Calibri"/>
                  <w:color w:val="000000"/>
                  <w:sz w:val="16"/>
                  <w:szCs w:val="16"/>
                  <w:lang w:eastAsia="en-GB"/>
                </w:rPr>
                <w:t>5</w:t>
              </w:r>
            </w:ins>
          </w:p>
        </w:tc>
        <w:tc>
          <w:tcPr>
            <w:tcW w:w="1428" w:type="dxa"/>
          </w:tcPr>
          <w:p w14:paraId="3CE98F1C" w14:textId="77777777" w:rsidR="00CF207F" w:rsidRPr="0070192C" w:rsidRDefault="00CF207F" w:rsidP="00A013EE">
            <w:pPr>
              <w:spacing w:before="0"/>
              <w:jc w:val="center"/>
              <w:cnfStyle w:val="000000000000" w:firstRow="0" w:lastRow="0" w:firstColumn="0" w:lastColumn="0" w:oddVBand="0" w:evenVBand="0" w:oddHBand="0" w:evenHBand="0" w:firstRowFirstColumn="0" w:firstRowLastColumn="0" w:lastRowFirstColumn="0" w:lastRowLastColumn="0"/>
              <w:rPr>
                <w:ins w:id="4755" w:author="ONOPTCHENKO Xavier" w:date="2019-10-14T13:38:00Z"/>
                <w:rFonts w:ascii="Calibri" w:hAnsi="Calibri"/>
                <w:color w:val="000000"/>
                <w:sz w:val="16"/>
                <w:szCs w:val="16"/>
                <w:lang w:eastAsia="en-GB"/>
              </w:rPr>
            </w:pPr>
            <w:ins w:id="4756" w:author="ONOPTCHENKO Xavier" w:date="2019-10-14T13:38:00Z">
              <w:r w:rsidRPr="007E7576">
                <w:rPr>
                  <w:rFonts w:ascii="Calibri" w:hAnsi="Calibri"/>
                  <w:color w:val="000000"/>
                  <w:sz w:val="16"/>
                  <w:szCs w:val="16"/>
                  <w:lang w:eastAsia="en-GB"/>
                </w:rPr>
                <w:t>A</w:t>
              </w:r>
              <w:r>
                <w:rPr>
                  <w:rFonts w:ascii="Calibri" w:hAnsi="Calibri"/>
                  <w:color w:val="000000"/>
                  <w:sz w:val="16"/>
                  <w:szCs w:val="16"/>
                  <w:lang w:eastAsia="en-GB"/>
                </w:rPr>
                <w:t>P10792</w:t>
              </w:r>
            </w:ins>
          </w:p>
        </w:tc>
        <w:tc>
          <w:tcPr>
            <w:tcW w:w="1782" w:type="dxa"/>
          </w:tcPr>
          <w:p w14:paraId="6723FFD5" w14:textId="77777777" w:rsidR="00CF207F" w:rsidRDefault="00CF207F" w:rsidP="00A013EE">
            <w:pPr>
              <w:spacing w:before="0"/>
              <w:jc w:val="center"/>
              <w:cnfStyle w:val="000000000000" w:firstRow="0" w:lastRow="0" w:firstColumn="0" w:lastColumn="0" w:oddVBand="0" w:evenVBand="0" w:oddHBand="0" w:evenHBand="0" w:firstRowFirstColumn="0" w:firstRowLastColumn="0" w:lastRowFirstColumn="0" w:lastRowLastColumn="0"/>
              <w:rPr>
                <w:ins w:id="4757" w:author="ONOPTCHENKO Xavier" w:date="2019-10-14T13:38:00Z"/>
                <w:rFonts w:ascii="Calibri" w:hAnsi="Calibri"/>
                <w:color w:val="000000"/>
                <w:sz w:val="16"/>
                <w:szCs w:val="16"/>
                <w:lang w:eastAsia="en-GB"/>
              </w:rPr>
            </w:pPr>
            <w:ins w:id="4758" w:author="ONOPTCHENKO Xavier" w:date="2019-10-14T13:38:00Z">
              <w:r>
                <w:rPr>
                  <w:rFonts w:ascii="Calibri" w:hAnsi="Calibri"/>
                  <w:color w:val="000000"/>
                  <w:sz w:val="16"/>
                  <w:szCs w:val="16"/>
                  <w:lang w:eastAsia="en-GB"/>
                </w:rPr>
                <w:t>ESB</w:t>
              </w:r>
            </w:ins>
          </w:p>
        </w:tc>
        <w:tc>
          <w:tcPr>
            <w:tcW w:w="1275" w:type="dxa"/>
            <w:noWrap/>
          </w:tcPr>
          <w:p w14:paraId="6B1A8656" w14:textId="1DD9DA1F" w:rsidR="00CF207F" w:rsidRPr="00FA7636" w:rsidRDefault="00CF207F" w:rsidP="00A013EE">
            <w:pPr>
              <w:spacing w:before="0"/>
              <w:jc w:val="center"/>
              <w:cnfStyle w:val="000000000000" w:firstRow="0" w:lastRow="0" w:firstColumn="0" w:lastColumn="0" w:oddVBand="0" w:evenVBand="0" w:oddHBand="0" w:evenHBand="0" w:firstRowFirstColumn="0" w:firstRowLastColumn="0" w:lastRowFirstColumn="0" w:lastRowLastColumn="0"/>
              <w:rPr>
                <w:ins w:id="4759" w:author="ONOPTCHENKO Xavier" w:date="2019-10-14T13:38:00Z"/>
                <w:rFonts w:ascii="Calibri" w:hAnsi="Calibri"/>
                <w:color w:val="000000"/>
                <w:sz w:val="16"/>
                <w:szCs w:val="16"/>
                <w:lang w:eastAsia="en-GB"/>
              </w:rPr>
            </w:pPr>
            <w:ins w:id="4760" w:author="ONOPTCHENKO Xavier" w:date="2019-10-14T13:39:00Z">
              <w:r>
                <w:rPr>
                  <w:rFonts w:ascii="Calibri" w:hAnsi="Calibri"/>
                  <w:color w:val="000000"/>
                  <w:sz w:val="16"/>
                  <w:szCs w:val="16"/>
                  <w:lang w:eastAsia="en-GB"/>
                </w:rPr>
                <w:t>Pré-production</w:t>
              </w:r>
            </w:ins>
          </w:p>
        </w:tc>
        <w:tc>
          <w:tcPr>
            <w:tcW w:w="850" w:type="dxa"/>
            <w:noWrap/>
          </w:tcPr>
          <w:p w14:paraId="73A08A06" w14:textId="77777777" w:rsidR="00CF207F" w:rsidRPr="00FA7636" w:rsidRDefault="00CF207F" w:rsidP="00A013EE">
            <w:pPr>
              <w:spacing w:before="0"/>
              <w:jc w:val="center"/>
              <w:cnfStyle w:val="000000000000" w:firstRow="0" w:lastRow="0" w:firstColumn="0" w:lastColumn="0" w:oddVBand="0" w:evenVBand="0" w:oddHBand="0" w:evenHBand="0" w:firstRowFirstColumn="0" w:firstRowLastColumn="0" w:lastRowFirstColumn="0" w:lastRowLastColumn="0"/>
              <w:rPr>
                <w:ins w:id="4761" w:author="ONOPTCHENKO Xavier" w:date="2019-10-14T13:38:00Z"/>
                <w:rFonts w:ascii="Calibri" w:hAnsi="Calibri"/>
                <w:color w:val="000000"/>
                <w:sz w:val="16"/>
                <w:szCs w:val="16"/>
                <w:lang w:eastAsia="en-GB"/>
              </w:rPr>
            </w:pPr>
            <w:ins w:id="4762" w:author="ONOPTCHENKO Xavier" w:date="2019-10-14T13:38:00Z">
              <w:r>
                <w:rPr>
                  <w:rFonts w:ascii="Calibri" w:hAnsi="Calibri"/>
                  <w:color w:val="000000"/>
                  <w:sz w:val="16"/>
                  <w:szCs w:val="16"/>
                  <w:lang w:eastAsia="en-GB"/>
                </w:rPr>
                <w:t>D</w:t>
              </w:r>
            </w:ins>
          </w:p>
        </w:tc>
        <w:tc>
          <w:tcPr>
            <w:tcW w:w="851" w:type="dxa"/>
            <w:noWrap/>
          </w:tcPr>
          <w:p w14:paraId="70DC00E3" w14:textId="77777777" w:rsidR="00CF207F" w:rsidRPr="00FA7636" w:rsidRDefault="00CF207F" w:rsidP="00A013EE">
            <w:pPr>
              <w:spacing w:before="0"/>
              <w:jc w:val="center"/>
              <w:cnfStyle w:val="000000000000" w:firstRow="0" w:lastRow="0" w:firstColumn="0" w:lastColumn="0" w:oddVBand="0" w:evenVBand="0" w:oddHBand="0" w:evenHBand="0" w:firstRowFirstColumn="0" w:firstRowLastColumn="0" w:lastRowFirstColumn="0" w:lastRowLastColumn="0"/>
              <w:rPr>
                <w:ins w:id="4763" w:author="ONOPTCHENKO Xavier" w:date="2019-10-14T13:38:00Z"/>
                <w:rFonts w:ascii="Calibri" w:hAnsi="Calibri"/>
                <w:color w:val="000000"/>
                <w:sz w:val="16"/>
                <w:szCs w:val="16"/>
                <w:lang w:eastAsia="en-GB"/>
              </w:rPr>
            </w:pPr>
            <w:ins w:id="4764" w:author="ONOPTCHENKO Xavier" w:date="2019-10-14T13:38:00Z">
              <w:r>
                <w:rPr>
                  <w:rFonts w:ascii="Calibri" w:hAnsi="Calibri"/>
                  <w:color w:val="000000"/>
                  <w:sz w:val="16"/>
                  <w:szCs w:val="16"/>
                  <w:lang w:eastAsia="en-GB"/>
                </w:rPr>
                <w:t>RHEL 7.6</w:t>
              </w:r>
            </w:ins>
          </w:p>
        </w:tc>
        <w:tc>
          <w:tcPr>
            <w:tcW w:w="567" w:type="dxa"/>
            <w:noWrap/>
          </w:tcPr>
          <w:p w14:paraId="431AF648" w14:textId="77777777" w:rsidR="00CF207F" w:rsidRPr="00FA7636" w:rsidRDefault="00CF207F" w:rsidP="00A013EE">
            <w:pPr>
              <w:spacing w:before="0"/>
              <w:jc w:val="center"/>
              <w:cnfStyle w:val="000000000000" w:firstRow="0" w:lastRow="0" w:firstColumn="0" w:lastColumn="0" w:oddVBand="0" w:evenVBand="0" w:oddHBand="0" w:evenHBand="0" w:firstRowFirstColumn="0" w:firstRowLastColumn="0" w:lastRowFirstColumn="0" w:lastRowLastColumn="0"/>
              <w:rPr>
                <w:ins w:id="4765" w:author="ONOPTCHENKO Xavier" w:date="2019-10-14T13:38:00Z"/>
                <w:rFonts w:ascii="Calibri" w:hAnsi="Calibri"/>
                <w:color w:val="000000"/>
                <w:sz w:val="16"/>
                <w:szCs w:val="16"/>
                <w:lang w:eastAsia="en-GB"/>
              </w:rPr>
            </w:pPr>
            <w:ins w:id="4766" w:author="ONOPTCHENKO Xavier" w:date="2019-10-14T13:38:00Z">
              <w:r>
                <w:rPr>
                  <w:rFonts w:ascii="Calibri" w:hAnsi="Calibri"/>
                  <w:color w:val="000000"/>
                  <w:sz w:val="16"/>
                  <w:szCs w:val="16"/>
                  <w:lang w:eastAsia="en-GB"/>
                </w:rPr>
                <w:t>A</w:t>
              </w:r>
            </w:ins>
          </w:p>
        </w:tc>
        <w:tc>
          <w:tcPr>
            <w:tcW w:w="481" w:type="dxa"/>
            <w:noWrap/>
          </w:tcPr>
          <w:p w14:paraId="7C66FEB2" w14:textId="77777777" w:rsidR="00CF207F" w:rsidRPr="00FA7636" w:rsidRDefault="00CF207F" w:rsidP="00A013EE">
            <w:pPr>
              <w:spacing w:before="0"/>
              <w:jc w:val="right"/>
              <w:cnfStyle w:val="000000000000" w:firstRow="0" w:lastRow="0" w:firstColumn="0" w:lastColumn="0" w:oddVBand="0" w:evenVBand="0" w:oddHBand="0" w:evenHBand="0" w:firstRowFirstColumn="0" w:firstRowLastColumn="0" w:lastRowFirstColumn="0" w:lastRowLastColumn="0"/>
              <w:rPr>
                <w:ins w:id="4767" w:author="ONOPTCHENKO Xavier" w:date="2019-10-14T13:38:00Z"/>
                <w:rFonts w:ascii="Calibri" w:hAnsi="Calibri"/>
                <w:color w:val="000000"/>
                <w:sz w:val="16"/>
                <w:szCs w:val="16"/>
                <w:lang w:eastAsia="en-GB"/>
              </w:rPr>
            </w:pPr>
            <w:ins w:id="4768" w:author="ONOPTCHENKO Xavier" w:date="2019-10-14T13:38:00Z">
              <w:r>
                <w:rPr>
                  <w:rFonts w:ascii="Calibri" w:hAnsi="Calibri"/>
                  <w:color w:val="000000"/>
                  <w:sz w:val="16"/>
                  <w:szCs w:val="16"/>
                  <w:lang w:eastAsia="en-GB"/>
                </w:rPr>
                <w:t>4</w:t>
              </w:r>
            </w:ins>
          </w:p>
        </w:tc>
        <w:tc>
          <w:tcPr>
            <w:tcW w:w="653" w:type="dxa"/>
            <w:noWrap/>
          </w:tcPr>
          <w:p w14:paraId="1645EB00" w14:textId="77777777" w:rsidR="00CF207F" w:rsidRPr="00FA7636" w:rsidRDefault="00CF207F" w:rsidP="00A013EE">
            <w:pPr>
              <w:spacing w:before="0"/>
              <w:jc w:val="right"/>
              <w:cnfStyle w:val="000000000000" w:firstRow="0" w:lastRow="0" w:firstColumn="0" w:lastColumn="0" w:oddVBand="0" w:evenVBand="0" w:oddHBand="0" w:evenHBand="0" w:firstRowFirstColumn="0" w:firstRowLastColumn="0" w:lastRowFirstColumn="0" w:lastRowLastColumn="0"/>
              <w:rPr>
                <w:ins w:id="4769" w:author="ONOPTCHENKO Xavier" w:date="2019-10-14T13:38:00Z"/>
                <w:rFonts w:ascii="Calibri" w:hAnsi="Calibri"/>
                <w:color w:val="000000"/>
                <w:sz w:val="16"/>
                <w:szCs w:val="16"/>
                <w:lang w:eastAsia="en-GB"/>
              </w:rPr>
            </w:pPr>
            <w:ins w:id="4770" w:author="ONOPTCHENKO Xavier" w:date="2019-10-14T13:38:00Z">
              <w:r>
                <w:rPr>
                  <w:rFonts w:ascii="Calibri" w:hAnsi="Calibri"/>
                  <w:color w:val="000000"/>
                  <w:sz w:val="16"/>
                  <w:szCs w:val="16"/>
                  <w:lang w:eastAsia="en-GB"/>
                </w:rPr>
                <w:t>8 Go</w:t>
              </w:r>
            </w:ins>
          </w:p>
        </w:tc>
        <w:tc>
          <w:tcPr>
            <w:tcW w:w="663" w:type="dxa"/>
            <w:noWrap/>
          </w:tcPr>
          <w:p w14:paraId="13552E0D" w14:textId="77777777" w:rsidR="00CF207F" w:rsidRPr="00FA7636" w:rsidRDefault="00CF207F" w:rsidP="00A013EE">
            <w:pPr>
              <w:spacing w:before="0"/>
              <w:jc w:val="center"/>
              <w:cnfStyle w:val="000000000000" w:firstRow="0" w:lastRow="0" w:firstColumn="0" w:lastColumn="0" w:oddVBand="0" w:evenVBand="0" w:oddHBand="0" w:evenHBand="0" w:firstRowFirstColumn="0" w:firstRowLastColumn="0" w:lastRowFirstColumn="0" w:lastRowLastColumn="0"/>
              <w:rPr>
                <w:ins w:id="4771" w:author="ONOPTCHENKO Xavier" w:date="2019-10-14T13:38:00Z"/>
                <w:rFonts w:ascii="Calibri" w:hAnsi="Calibri"/>
                <w:color w:val="000000"/>
                <w:sz w:val="16"/>
                <w:szCs w:val="16"/>
                <w:lang w:eastAsia="en-GB"/>
              </w:rPr>
            </w:pPr>
            <w:ins w:id="4772" w:author="ONOPTCHENKO Xavier" w:date="2019-10-14T13:38:00Z">
              <w:r>
                <w:rPr>
                  <w:rFonts w:ascii="Calibri" w:hAnsi="Calibri"/>
                  <w:color w:val="000000"/>
                  <w:sz w:val="16"/>
                  <w:szCs w:val="16"/>
                  <w:lang w:eastAsia="en-GB"/>
                </w:rPr>
                <w:t>L2-LE</w:t>
              </w:r>
            </w:ins>
          </w:p>
        </w:tc>
        <w:tc>
          <w:tcPr>
            <w:tcW w:w="1322" w:type="dxa"/>
            <w:noWrap/>
          </w:tcPr>
          <w:p w14:paraId="45D47466" w14:textId="77777777" w:rsidR="00CF207F" w:rsidRPr="002E104C" w:rsidRDefault="00CF207F" w:rsidP="00A013EE">
            <w:pPr>
              <w:spacing w:before="0"/>
              <w:jc w:val="left"/>
              <w:cnfStyle w:val="000000000000" w:firstRow="0" w:lastRow="0" w:firstColumn="0" w:lastColumn="0" w:oddVBand="0" w:evenVBand="0" w:oddHBand="0" w:evenHBand="0" w:firstRowFirstColumn="0" w:firstRowLastColumn="0" w:lastRowFirstColumn="0" w:lastRowLastColumn="0"/>
              <w:rPr>
                <w:ins w:id="4773" w:author="ONOPTCHENKO Xavier" w:date="2019-10-14T13:38:00Z"/>
                <w:rFonts w:ascii="Calibri" w:hAnsi="Calibri"/>
                <w:color w:val="000000"/>
                <w:sz w:val="16"/>
                <w:szCs w:val="16"/>
                <w:lang w:eastAsia="en-GB"/>
              </w:rPr>
            </w:pPr>
            <w:ins w:id="4774" w:author="ONOPTCHENKO Xavier" w:date="2019-10-14T13:38:00Z">
              <w:r>
                <w:rPr>
                  <w:rFonts w:ascii="Calibri" w:hAnsi="Calibri"/>
                  <w:color w:val="000000"/>
                  <w:sz w:val="16"/>
                  <w:szCs w:val="16"/>
                  <w:lang w:eastAsia="en-GB"/>
                </w:rPr>
                <w:t>Oracle 12.1.0.2</w:t>
              </w:r>
            </w:ins>
          </w:p>
        </w:tc>
        <w:tc>
          <w:tcPr>
            <w:tcW w:w="1134" w:type="dxa"/>
            <w:noWrap/>
          </w:tcPr>
          <w:p w14:paraId="0282586E" w14:textId="77777777" w:rsidR="00CF207F" w:rsidRPr="00FA7636" w:rsidRDefault="00CF207F" w:rsidP="00A013EE">
            <w:pPr>
              <w:spacing w:before="0"/>
              <w:jc w:val="right"/>
              <w:cnfStyle w:val="000000000000" w:firstRow="0" w:lastRow="0" w:firstColumn="0" w:lastColumn="0" w:oddVBand="0" w:evenVBand="0" w:oddHBand="0" w:evenHBand="0" w:firstRowFirstColumn="0" w:firstRowLastColumn="0" w:lastRowFirstColumn="0" w:lastRowLastColumn="0"/>
              <w:rPr>
                <w:ins w:id="4775" w:author="ONOPTCHENKO Xavier" w:date="2019-10-14T13:38:00Z"/>
                <w:rFonts w:ascii="Calibri" w:hAnsi="Calibri"/>
                <w:color w:val="000000"/>
                <w:sz w:val="16"/>
                <w:szCs w:val="16"/>
                <w:lang w:eastAsia="en-GB"/>
              </w:rPr>
            </w:pPr>
            <w:ins w:id="4776" w:author="ONOPTCHENKO Xavier" w:date="2019-10-14T13:38:00Z">
              <w:r>
                <w:rPr>
                  <w:rFonts w:ascii="Calibri" w:hAnsi="Calibri"/>
                  <w:color w:val="000000"/>
                  <w:sz w:val="16"/>
                  <w:szCs w:val="16"/>
                  <w:lang w:eastAsia="en-GB"/>
                </w:rPr>
                <w:t>SAN : 400 Go</w:t>
              </w:r>
            </w:ins>
          </w:p>
        </w:tc>
        <w:tc>
          <w:tcPr>
            <w:tcW w:w="1859" w:type="dxa"/>
          </w:tcPr>
          <w:p w14:paraId="5D873299" w14:textId="77777777" w:rsidR="00CF207F" w:rsidRDefault="00CF207F" w:rsidP="00A013EE">
            <w:pPr>
              <w:spacing w:before="0"/>
              <w:jc w:val="left"/>
              <w:cnfStyle w:val="000000000000" w:firstRow="0" w:lastRow="0" w:firstColumn="0" w:lastColumn="0" w:oddVBand="0" w:evenVBand="0" w:oddHBand="0" w:evenHBand="0" w:firstRowFirstColumn="0" w:firstRowLastColumn="0" w:lastRowFirstColumn="0" w:lastRowLastColumn="0"/>
              <w:rPr>
                <w:ins w:id="4777" w:author="ONOPTCHENKO Xavier" w:date="2019-10-14T13:38:00Z"/>
                <w:rFonts w:ascii="Calibri" w:hAnsi="Calibri"/>
                <w:color w:val="000000"/>
                <w:sz w:val="16"/>
                <w:szCs w:val="16"/>
                <w:lang w:eastAsia="en-GB"/>
              </w:rPr>
            </w:pPr>
            <w:ins w:id="4778" w:author="ONOPTCHENKO Xavier" w:date="2019-10-14T13:38:00Z">
              <w:r>
                <w:rPr>
                  <w:rFonts w:ascii="Calibri" w:hAnsi="Calibri"/>
                  <w:color w:val="000000"/>
                  <w:sz w:val="16"/>
                  <w:szCs w:val="16"/>
                  <w:lang w:eastAsia="en-GB"/>
                </w:rPr>
                <w:t>Données Spotfire.</w:t>
              </w:r>
            </w:ins>
          </w:p>
          <w:p w14:paraId="26AD1218" w14:textId="77777777" w:rsidR="00CF207F" w:rsidRPr="00D72D54" w:rsidRDefault="00CF207F" w:rsidP="00A013EE">
            <w:pPr>
              <w:spacing w:before="0"/>
              <w:jc w:val="left"/>
              <w:cnfStyle w:val="000000000000" w:firstRow="0" w:lastRow="0" w:firstColumn="0" w:lastColumn="0" w:oddVBand="0" w:evenVBand="0" w:oddHBand="0" w:evenHBand="0" w:firstRowFirstColumn="0" w:firstRowLastColumn="0" w:lastRowFirstColumn="0" w:lastRowLastColumn="0"/>
              <w:rPr>
                <w:ins w:id="4779" w:author="ONOPTCHENKO Xavier" w:date="2019-10-14T13:38:00Z"/>
                <w:rFonts w:ascii="Calibri" w:hAnsi="Calibri"/>
                <w:color w:val="000000"/>
                <w:sz w:val="16"/>
                <w:szCs w:val="16"/>
                <w:lang w:eastAsia="en-GB"/>
              </w:rPr>
            </w:pPr>
            <w:ins w:id="4780" w:author="ONOPTCHENKO Xavier" w:date="2019-10-14T13:38:00Z">
              <w:r w:rsidRPr="007E7576">
                <w:rPr>
                  <w:rFonts w:ascii="Calibri" w:hAnsi="Calibri"/>
                  <w:b/>
                  <w:color w:val="000000"/>
                  <w:sz w:val="16"/>
                  <w:szCs w:val="16"/>
                  <w:lang w:eastAsia="en-GB"/>
                </w:rPr>
                <w:t>Oracle 19 incompatible</w:t>
              </w:r>
              <w:r>
                <w:rPr>
                  <w:rFonts w:ascii="Calibri" w:hAnsi="Calibri"/>
                  <w:b/>
                  <w:color w:val="000000"/>
                  <w:sz w:val="16"/>
                  <w:szCs w:val="16"/>
                  <w:lang w:eastAsia="en-GB"/>
                </w:rPr>
                <w:t>.</w:t>
              </w:r>
            </w:ins>
          </w:p>
        </w:tc>
      </w:tr>
      <w:tr w:rsidR="00CF207F" w:rsidRPr="002E104C" w14:paraId="607D81C4" w14:textId="77777777" w:rsidTr="00A013EE">
        <w:trPr>
          <w:cnfStyle w:val="000000100000" w:firstRow="0" w:lastRow="0" w:firstColumn="0" w:lastColumn="0" w:oddVBand="0" w:evenVBand="0" w:oddHBand="1" w:evenHBand="0" w:firstRowFirstColumn="0" w:firstRowLastColumn="0" w:lastRowFirstColumn="0" w:lastRowLastColumn="0"/>
          <w:trHeight w:val="301"/>
          <w:ins w:id="4781" w:author="ONOPTCHENKO Xavier" w:date="2019-10-14T13:38:00Z"/>
        </w:trPr>
        <w:tc>
          <w:tcPr>
            <w:cnfStyle w:val="001000000000" w:firstRow="0" w:lastRow="0" w:firstColumn="1" w:lastColumn="0" w:oddVBand="0" w:evenVBand="0" w:oddHBand="0" w:evenHBand="0" w:firstRowFirstColumn="0" w:firstRowLastColumn="0" w:lastRowFirstColumn="0" w:lastRowLastColumn="0"/>
            <w:tcW w:w="1129" w:type="dxa"/>
            <w:noWrap/>
          </w:tcPr>
          <w:p w14:paraId="70CDA74B" w14:textId="353D7631" w:rsidR="00CF207F" w:rsidRPr="00FA7636" w:rsidRDefault="00CF207F">
            <w:pPr>
              <w:spacing w:before="0"/>
              <w:jc w:val="left"/>
              <w:rPr>
                <w:ins w:id="4782" w:author="ONOPTCHENKO Xavier" w:date="2019-10-14T13:38:00Z"/>
                <w:rFonts w:ascii="Calibri" w:hAnsi="Calibri"/>
                <w:color w:val="000000"/>
                <w:sz w:val="16"/>
                <w:szCs w:val="16"/>
                <w:lang w:eastAsia="en-GB"/>
              </w:rPr>
            </w:pPr>
            <w:ins w:id="4783" w:author="ONOPTCHENKO Xavier" w:date="2019-10-14T13:38:00Z">
              <w:r>
                <w:rPr>
                  <w:rFonts w:ascii="Calibri" w:hAnsi="Calibri"/>
                  <w:color w:val="000000"/>
                  <w:sz w:val="16"/>
                  <w:szCs w:val="16"/>
                  <w:lang w:eastAsia="en-GB"/>
                </w:rPr>
                <w:t>Nouveau #</w:t>
              </w:r>
            </w:ins>
            <w:ins w:id="4784" w:author="ONOPTCHENKO Xavier" w:date="2019-10-14T13:39:00Z">
              <w:r>
                <w:rPr>
                  <w:rFonts w:ascii="Calibri" w:hAnsi="Calibri"/>
                  <w:color w:val="000000"/>
                  <w:sz w:val="16"/>
                  <w:szCs w:val="16"/>
                  <w:lang w:eastAsia="en-GB"/>
                </w:rPr>
                <w:t>6</w:t>
              </w:r>
            </w:ins>
          </w:p>
        </w:tc>
        <w:tc>
          <w:tcPr>
            <w:tcW w:w="1428" w:type="dxa"/>
          </w:tcPr>
          <w:p w14:paraId="1C97E78D" w14:textId="77777777" w:rsidR="00CF207F" w:rsidRDefault="00CF207F" w:rsidP="00A013EE">
            <w:pPr>
              <w:spacing w:before="0"/>
              <w:jc w:val="center"/>
              <w:cnfStyle w:val="000000100000" w:firstRow="0" w:lastRow="0" w:firstColumn="0" w:lastColumn="0" w:oddVBand="0" w:evenVBand="0" w:oddHBand="1" w:evenHBand="0" w:firstRowFirstColumn="0" w:firstRowLastColumn="0" w:lastRowFirstColumn="0" w:lastRowLastColumn="0"/>
              <w:rPr>
                <w:ins w:id="4785" w:author="ONOPTCHENKO Xavier" w:date="2019-10-14T13:38:00Z"/>
                <w:rFonts w:ascii="Calibri" w:hAnsi="Calibri"/>
                <w:color w:val="000000"/>
                <w:sz w:val="16"/>
                <w:szCs w:val="16"/>
                <w:lang w:eastAsia="en-GB"/>
              </w:rPr>
            </w:pPr>
            <w:ins w:id="4786" w:author="ONOPTCHENKO Xavier" w:date="2019-10-14T13:38:00Z">
              <w:r>
                <w:rPr>
                  <w:rFonts w:ascii="Calibri" w:hAnsi="Calibri"/>
                  <w:color w:val="000000"/>
                  <w:sz w:val="16"/>
                  <w:szCs w:val="16"/>
                  <w:lang w:eastAsia="en-GB"/>
                </w:rPr>
                <w:t>AP10792</w:t>
              </w:r>
            </w:ins>
          </w:p>
        </w:tc>
        <w:tc>
          <w:tcPr>
            <w:tcW w:w="1782" w:type="dxa"/>
          </w:tcPr>
          <w:p w14:paraId="0A9AD714" w14:textId="77777777" w:rsidR="00CF207F" w:rsidRDefault="00CF207F" w:rsidP="00A013EE">
            <w:pPr>
              <w:spacing w:before="0"/>
              <w:jc w:val="center"/>
              <w:cnfStyle w:val="000000100000" w:firstRow="0" w:lastRow="0" w:firstColumn="0" w:lastColumn="0" w:oddVBand="0" w:evenVBand="0" w:oddHBand="1" w:evenHBand="0" w:firstRowFirstColumn="0" w:firstRowLastColumn="0" w:lastRowFirstColumn="0" w:lastRowLastColumn="0"/>
              <w:rPr>
                <w:ins w:id="4787" w:author="ONOPTCHENKO Xavier" w:date="2019-10-14T13:38:00Z"/>
                <w:rFonts w:ascii="Calibri" w:hAnsi="Calibri"/>
                <w:color w:val="000000"/>
                <w:sz w:val="16"/>
                <w:szCs w:val="16"/>
                <w:lang w:eastAsia="en-GB"/>
              </w:rPr>
            </w:pPr>
            <w:ins w:id="4788" w:author="ONOPTCHENKO Xavier" w:date="2019-10-14T13:38:00Z">
              <w:r>
                <w:rPr>
                  <w:rFonts w:ascii="Calibri" w:hAnsi="Calibri"/>
                  <w:color w:val="000000"/>
                  <w:sz w:val="16"/>
                  <w:szCs w:val="16"/>
                  <w:lang w:eastAsia="en-GB"/>
                </w:rPr>
                <w:t>ESB</w:t>
              </w:r>
            </w:ins>
          </w:p>
        </w:tc>
        <w:tc>
          <w:tcPr>
            <w:tcW w:w="1275" w:type="dxa"/>
            <w:noWrap/>
          </w:tcPr>
          <w:p w14:paraId="7139DF59" w14:textId="7108C286" w:rsidR="00CF207F" w:rsidRPr="00FA7636" w:rsidRDefault="00CF207F" w:rsidP="00A013EE">
            <w:pPr>
              <w:spacing w:before="0"/>
              <w:jc w:val="center"/>
              <w:cnfStyle w:val="000000100000" w:firstRow="0" w:lastRow="0" w:firstColumn="0" w:lastColumn="0" w:oddVBand="0" w:evenVBand="0" w:oddHBand="1" w:evenHBand="0" w:firstRowFirstColumn="0" w:firstRowLastColumn="0" w:lastRowFirstColumn="0" w:lastRowLastColumn="0"/>
              <w:rPr>
                <w:ins w:id="4789" w:author="ONOPTCHENKO Xavier" w:date="2019-10-14T13:38:00Z"/>
                <w:rFonts w:ascii="Calibri" w:hAnsi="Calibri"/>
                <w:color w:val="000000"/>
                <w:sz w:val="16"/>
                <w:szCs w:val="16"/>
                <w:lang w:eastAsia="en-GB"/>
              </w:rPr>
            </w:pPr>
            <w:ins w:id="4790" w:author="ONOPTCHENKO Xavier" w:date="2019-10-14T13:39:00Z">
              <w:r>
                <w:rPr>
                  <w:rFonts w:ascii="Calibri" w:hAnsi="Calibri"/>
                  <w:color w:val="000000"/>
                  <w:sz w:val="16"/>
                  <w:szCs w:val="16"/>
                  <w:lang w:eastAsia="en-GB"/>
                </w:rPr>
                <w:t>Pré-production</w:t>
              </w:r>
            </w:ins>
          </w:p>
        </w:tc>
        <w:tc>
          <w:tcPr>
            <w:tcW w:w="850" w:type="dxa"/>
            <w:noWrap/>
          </w:tcPr>
          <w:p w14:paraId="543A454E" w14:textId="77777777" w:rsidR="00CF207F" w:rsidRPr="00FA7636" w:rsidRDefault="00CF207F" w:rsidP="00A013EE">
            <w:pPr>
              <w:spacing w:before="0"/>
              <w:jc w:val="center"/>
              <w:cnfStyle w:val="000000100000" w:firstRow="0" w:lastRow="0" w:firstColumn="0" w:lastColumn="0" w:oddVBand="0" w:evenVBand="0" w:oddHBand="1" w:evenHBand="0" w:firstRowFirstColumn="0" w:firstRowLastColumn="0" w:lastRowFirstColumn="0" w:lastRowLastColumn="0"/>
              <w:rPr>
                <w:ins w:id="4791" w:author="ONOPTCHENKO Xavier" w:date="2019-10-14T13:38:00Z"/>
                <w:rFonts w:ascii="Calibri" w:hAnsi="Calibri"/>
                <w:color w:val="000000"/>
                <w:sz w:val="16"/>
                <w:szCs w:val="16"/>
                <w:lang w:eastAsia="en-GB"/>
              </w:rPr>
            </w:pPr>
            <w:ins w:id="4792" w:author="ONOPTCHENKO Xavier" w:date="2019-10-14T13:38:00Z">
              <w:r>
                <w:rPr>
                  <w:rFonts w:ascii="Calibri" w:hAnsi="Calibri"/>
                  <w:color w:val="000000"/>
                  <w:sz w:val="16"/>
                  <w:szCs w:val="16"/>
                  <w:lang w:eastAsia="en-GB"/>
                </w:rPr>
                <w:t>D</w:t>
              </w:r>
            </w:ins>
          </w:p>
        </w:tc>
        <w:tc>
          <w:tcPr>
            <w:tcW w:w="851" w:type="dxa"/>
            <w:noWrap/>
          </w:tcPr>
          <w:p w14:paraId="5A81916F" w14:textId="77777777" w:rsidR="00CF207F" w:rsidRPr="00FA7636" w:rsidRDefault="00CF207F" w:rsidP="00A013EE">
            <w:pPr>
              <w:spacing w:before="0"/>
              <w:jc w:val="center"/>
              <w:cnfStyle w:val="000000100000" w:firstRow="0" w:lastRow="0" w:firstColumn="0" w:lastColumn="0" w:oddVBand="0" w:evenVBand="0" w:oddHBand="1" w:evenHBand="0" w:firstRowFirstColumn="0" w:firstRowLastColumn="0" w:lastRowFirstColumn="0" w:lastRowLastColumn="0"/>
              <w:rPr>
                <w:ins w:id="4793" w:author="ONOPTCHENKO Xavier" w:date="2019-10-14T13:38:00Z"/>
                <w:rFonts w:ascii="Calibri" w:hAnsi="Calibri"/>
                <w:color w:val="000000"/>
                <w:sz w:val="16"/>
                <w:szCs w:val="16"/>
                <w:lang w:eastAsia="en-GB"/>
              </w:rPr>
            </w:pPr>
            <w:ins w:id="4794" w:author="ONOPTCHENKO Xavier" w:date="2019-10-14T13:38:00Z">
              <w:r>
                <w:rPr>
                  <w:rFonts w:ascii="Calibri" w:hAnsi="Calibri"/>
                  <w:color w:val="000000"/>
                  <w:sz w:val="16"/>
                  <w:szCs w:val="16"/>
                  <w:lang w:eastAsia="en-GB"/>
                </w:rPr>
                <w:t>RHEL 7.6</w:t>
              </w:r>
            </w:ins>
          </w:p>
        </w:tc>
        <w:tc>
          <w:tcPr>
            <w:tcW w:w="567" w:type="dxa"/>
            <w:noWrap/>
          </w:tcPr>
          <w:p w14:paraId="37B52FD5" w14:textId="77777777" w:rsidR="00CF207F" w:rsidRPr="00FA7636" w:rsidRDefault="00CF207F" w:rsidP="00A013EE">
            <w:pPr>
              <w:spacing w:before="0"/>
              <w:jc w:val="center"/>
              <w:cnfStyle w:val="000000100000" w:firstRow="0" w:lastRow="0" w:firstColumn="0" w:lastColumn="0" w:oddVBand="0" w:evenVBand="0" w:oddHBand="1" w:evenHBand="0" w:firstRowFirstColumn="0" w:firstRowLastColumn="0" w:lastRowFirstColumn="0" w:lastRowLastColumn="0"/>
              <w:rPr>
                <w:ins w:id="4795" w:author="ONOPTCHENKO Xavier" w:date="2019-10-14T13:38:00Z"/>
                <w:rFonts w:ascii="Calibri" w:hAnsi="Calibri"/>
                <w:color w:val="000000"/>
                <w:sz w:val="16"/>
                <w:szCs w:val="16"/>
                <w:lang w:eastAsia="en-GB"/>
              </w:rPr>
            </w:pPr>
            <w:ins w:id="4796" w:author="ONOPTCHENKO Xavier" w:date="2019-10-14T13:38:00Z">
              <w:r>
                <w:rPr>
                  <w:rFonts w:ascii="Calibri" w:hAnsi="Calibri"/>
                  <w:color w:val="000000"/>
                  <w:sz w:val="16"/>
                  <w:szCs w:val="16"/>
                  <w:lang w:eastAsia="en-GB"/>
                </w:rPr>
                <w:t>B</w:t>
              </w:r>
            </w:ins>
          </w:p>
        </w:tc>
        <w:tc>
          <w:tcPr>
            <w:tcW w:w="481" w:type="dxa"/>
            <w:noWrap/>
          </w:tcPr>
          <w:p w14:paraId="3CF8D66C" w14:textId="77777777" w:rsidR="00CF207F" w:rsidRPr="00FA7636" w:rsidRDefault="00CF207F" w:rsidP="00A013EE">
            <w:pPr>
              <w:spacing w:before="0"/>
              <w:jc w:val="right"/>
              <w:cnfStyle w:val="000000100000" w:firstRow="0" w:lastRow="0" w:firstColumn="0" w:lastColumn="0" w:oddVBand="0" w:evenVBand="0" w:oddHBand="1" w:evenHBand="0" w:firstRowFirstColumn="0" w:firstRowLastColumn="0" w:lastRowFirstColumn="0" w:lastRowLastColumn="0"/>
              <w:rPr>
                <w:ins w:id="4797" w:author="ONOPTCHENKO Xavier" w:date="2019-10-14T13:38:00Z"/>
                <w:rFonts w:ascii="Calibri" w:hAnsi="Calibri"/>
                <w:color w:val="000000"/>
                <w:sz w:val="16"/>
                <w:szCs w:val="16"/>
                <w:lang w:eastAsia="en-GB"/>
              </w:rPr>
            </w:pPr>
            <w:ins w:id="4798" w:author="ONOPTCHENKO Xavier" w:date="2019-10-14T13:38:00Z">
              <w:r>
                <w:rPr>
                  <w:rFonts w:ascii="Calibri" w:hAnsi="Calibri"/>
                  <w:color w:val="000000"/>
                  <w:sz w:val="16"/>
                  <w:szCs w:val="16"/>
                  <w:lang w:eastAsia="en-GB"/>
                </w:rPr>
                <w:t>4</w:t>
              </w:r>
            </w:ins>
          </w:p>
        </w:tc>
        <w:tc>
          <w:tcPr>
            <w:tcW w:w="653" w:type="dxa"/>
            <w:noWrap/>
          </w:tcPr>
          <w:p w14:paraId="3146B11F" w14:textId="77777777" w:rsidR="00CF207F" w:rsidRPr="00FA7636" w:rsidRDefault="00CF207F" w:rsidP="00A013EE">
            <w:pPr>
              <w:spacing w:before="0"/>
              <w:jc w:val="right"/>
              <w:cnfStyle w:val="000000100000" w:firstRow="0" w:lastRow="0" w:firstColumn="0" w:lastColumn="0" w:oddVBand="0" w:evenVBand="0" w:oddHBand="1" w:evenHBand="0" w:firstRowFirstColumn="0" w:firstRowLastColumn="0" w:lastRowFirstColumn="0" w:lastRowLastColumn="0"/>
              <w:rPr>
                <w:ins w:id="4799" w:author="ONOPTCHENKO Xavier" w:date="2019-10-14T13:38:00Z"/>
                <w:rFonts w:ascii="Calibri" w:hAnsi="Calibri"/>
                <w:color w:val="000000"/>
                <w:sz w:val="16"/>
                <w:szCs w:val="16"/>
                <w:lang w:eastAsia="en-GB"/>
              </w:rPr>
            </w:pPr>
            <w:ins w:id="4800" w:author="ONOPTCHENKO Xavier" w:date="2019-10-14T13:38:00Z">
              <w:r>
                <w:rPr>
                  <w:rFonts w:ascii="Calibri" w:hAnsi="Calibri"/>
                  <w:color w:val="000000"/>
                  <w:sz w:val="16"/>
                  <w:szCs w:val="16"/>
                  <w:lang w:eastAsia="en-GB"/>
                </w:rPr>
                <w:t>8 Go</w:t>
              </w:r>
            </w:ins>
          </w:p>
        </w:tc>
        <w:tc>
          <w:tcPr>
            <w:tcW w:w="663" w:type="dxa"/>
            <w:noWrap/>
          </w:tcPr>
          <w:p w14:paraId="0005BB79" w14:textId="77777777" w:rsidR="00CF207F" w:rsidRPr="00FA7636" w:rsidRDefault="00CF207F" w:rsidP="00A013EE">
            <w:pPr>
              <w:spacing w:before="0"/>
              <w:jc w:val="center"/>
              <w:cnfStyle w:val="000000100000" w:firstRow="0" w:lastRow="0" w:firstColumn="0" w:lastColumn="0" w:oddVBand="0" w:evenVBand="0" w:oddHBand="1" w:evenHBand="0" w:firstRowFirstColumn="0" w:firstRowLastColumn="0" w:lastRowFirstColumn="0" w:lastRowLastColumn="0"/>
              <w:rPr>
                <w:ins w:id="4801" w:author="ONOPTCHENKO Xavier" w:date="2019-10-14T13:38:00Z"/>
                <w:rFonts w:ascii="Calibri" w:hAnsi="Calibri"/>
                <w:color w:val="000000"/>
                <w:sz w:val="16"/>
                <w:szCs w:val="16"/>
                <w:lang w:eastAsia="en-GB"/>
              </w:rPr>
            </w:pPr>
            <w:ins w:id="4802" w:author="ONOPTCHENKO Xavier" w:date="2019-10-14T13:38:00Z">
              <w:r>
                <w:rPr>
                  <w:rFonts w:ascii="Calibri" w:hAnsi="Calibri"/>
                  <w:color w:val="000000"/>
                  <w:sz w:val="16"/>
                  <w:szCs w:val="16"/>
                  <w:lang w:eastAsia="en-GB"/>
                </w:rPr>
                <w:t>L2-LE</w:t>
              </w:r>
            </w:ins>
          </w:p>
        </w:tc>
        <w:tc>
          <w:tcPr>
            <w:tcW w:w="1322" w:type="dxa"/>
          </w:tcPr>
          <w:p w14:paraId="76F5AFD3" w14:textId="77777777" w:rsidR="00CF207F" w:rsidRPr="00D65F21" w:rsidRDefault="00CF207F" w:rsidP="00A013EE">
            <w:pPr>
              <w:spacing w:before="0"/>
              <w:jc w:val="left"/>
              <w:cnfStyle w:val="000000100000" w:firstRow="0" w:lastRow="0" w:firstColumn="0" w:lastColumn="0" w:oddVBand="0" w:evenVBand="0" w:oddHBand="1" w:evenHBand="0" w:firstRowFirstColumn="0" w:firstRowLastColumn="0" w:lastRowFirstColumn="0" w:lastRowLastColumn="0"/>
              <w:rPr>
                <w:ins w:id="4803" w:author="ONOPTCHENKO Xavier" w:date="2019-10-14T13:38:00Z"/>
                <w:rFonts w:ascii="Calibri" w:hAnsi="Calibri"/>
                <w:color w:val="000000"/>
                <w:sz w:val="16"/>
                <w:szCs w:val="16"/>
                <w:lang w:val="en-GB" w:eastAsia="en-GB"/>
              </w:rPr>
            </w:pPr>
            <w:ins w:id="4804" w:author="ONOPTCHENKO Xavier" w:date="2019-10-14T13:38:00Z">
              <w:r>
                <w:rPr>
                  <w:rFonts w:ascii="Calibri" w:hAnsi="Calibri"/>
                  <w:color w:val="000000"/>
                  <w:sz w:val="16"/>
                  <w:szCs w:val="16"/>
                  <w:lang w:eastAsia="en-GB"/>
                </w:rPr>
                <w:t>Oracle 12.1.0.2</w:t>
              </w:r>
            </w:ins>
          </w:p>
        </w:tc>
        <w:tc>
          <w:tcPr>
            <w:tcW w:w="1134" w:type="dxa"/>
            <w:noWrap/>
          </w:tcPr>
          <w:p w14:paraId="4A672B90" w14:textId="77777777" w:rsidR="00CF207F" w:rsidRDefault="00CF207F" w:rsidP="00A013EE">
            <w:pPr>
              <w:spacing w:before="0"/>
              <w:jc w:val="right"/>
              <w:cnfStyle w:val="000000100000" w:firstRow="0" w:lastRow="0" w:firstColumn="0" w:lastColumn="0" w:oddVBand="0" w:evenVBand="0" w:oddHBand="1" w:evenHBand="0" w:firstRowFirstColumn="0" w:firstRowLastColumn="0" w:lastRowFirstColumn="0" w:lastRowLastColumn="0"/>
              <w:rPr>
                <w:ins w:id="4805" w:author="ONOPTCHENKO Xavier" w:date="2019-10-14T13:38:00Z"/>
                <w:rFonts w:ascii="Calibri" w:hAnsi="Calibri"/>
                <w:color w:val="000000"/>
                <w:sz w:val="16"/>
                <w:szCs w:val="16"/>
                <w:lang w:val="en-GB" w:eastAsia="en-GB"/>
              </w:rPr>
            </w:pPr>
            <w:ins w:id="4806" w:author="ONOPTCHENKO Xavier" w:date="2019-10-14T13:38:00Z">
              <w:r>
                <w:rPr>
                  <w:rFonts w:ascii="Calibri" w:hAnsi="Calibri"/>
                  <w:color w:val="000000"/>
                  <w:sz w:val="16"/>
                  <w:szCs w:val="16"/>
                  <w:lang w:eastAsia="en-GB"/>
                </w:rPr>
                <w:t>SAN : 400 Go</w:t>
              </w:r>
            </w:ins>
          </w:p>
        </w:tc>
        <w:tc>
          <w:tcPr>
            <w:tcW w:w="1859" w:type="dxa"/>
          </w:tcPr>
          <w:p w14:paraId="72FF08F4" w14:textId="77777777" w:rsidR="00CF207F" w:rsidRDefault="00CF207F" w:rsidP="00A013EE">
            <w:pPr>
              <w:spacing w:before="0"/>
              <w:jc w:val="left"/>
              <w:cnfStyle w:val="000000100000" w:firstRow="0" w:lastRow="0" w:firstColumn="0" w:lastColumn="0" w:oddVBand="0" w:evenVBand="0" w:oddHBand="1" w:evenHBand="0" w:firstRowFirstColumn="0" w:firstRowLastColumn="0" w:lastRowFirstColumn="0" w:lastRowLastColumn="0"/>
              <w:rPr>
                <w:ins w:id="4807" w:author="ONOPTCHENKO Xavier" w:date="2019-10-14T13:38:00Z"/>
                <w:rFonts w:ascii="Calibri" w:hAnsi="Calibri"/>
                <w:color w:val="000000"/>
                <w:sz w:val="16"/>
                <w:szCs w:val="16"/>
                <w:lang w:eastAsia="en-GB"/>
              </w:rPr>
            </w:pPr>
            <w:ins w:id="4808" w:author="ONOPTCHENKO Xavier" w:date="2019-10-14T13:38:00Z">
              <w:r>
                <w:rPr>
                  <w:rFonts w:ascii="Calibri" w:hAnsi="Calibri"/>
                  <w:color w:val="000000"/>
                  <w:sz w:val="16"/>
                  <w:szCs w:val="16"/>
                  <w:lang w:eastAsia="en-GB"/>
                </w:rPr>
                <w:t>Données Spotfire.</w:t>
              </w:r>
            </w:ins>
          </w:p>
          <w:p w14:paraId="3D076A15" w14:textId="77777777" w:rsidR="00CF207F" w:rsidRPr="002E104C" w:rsidRDefault="00CF207F" w:rsidP="00A013EE">
            <w:pPr>
              <w:spacing w:before="0"/>
              <w:jc w:val="left"/>
              <w:cnfStyle w:val="000000100000" w:firstRow="0" w:lastRow="0" w:firstColumn="0" w:lastColumn="0" w:oddVBand="0" w:evenVBand="0" w:oddHBand="1" w:evenHBand="0" w:firstRowFirstColumn="0" w:firstRowLastColumn="0" w:lastRowFirstColumn="0" w:lastRowLastColumn="0"/>
              <w:rPr>
                <w:ins w:id="4809" w:author="ONOPTCHENKO Xavier" w:date="2019-10-14T13:38:00Z"/>
                <w:rFonts w:ascii="Calibri" w:hAnsi="Calibri"/>
                <w:color w:val="000000"/>
                <w:sz w:val="16"/>
                <w:szCs w:val="16"/>
                <w:lang w:eastAsia="en-GB"/>
              </w:rPr>
            </w:pPr>
            <w:ins w:id="4810" w:author="ONOPTCHENKO Xavier" w:date="2019-10-14T13:38:00Z">
              <w:r w:rsidRPr="00C26741">
                <w:rPr>
                  <w:rFonts w:ascii="Calibri" w:hAnsi="Calibri"/>
                  <w:b/>
                  <w:color w:val="000000"/>
                  <w:sz w:val="16"/>
                  <w:szCs w:val="16"/>
                  <w:lang w:eastAsia="en-GB"/>
                </w:rPr>
                <w:t>Oracle 19 incompatible</w:t>
              </w:r>
              <w:r>
                <w:rPr>
                  <w:rFonts w:ascii="Calibri" w:hAnsi="Calibri"/>
                  <w:b/>
                  <w:color w:val="000000"/>
                  <w:sz w:val="16"/>
                  <w:szCs w:val="16"/>
                  <w:lang w:eastAsia="en-GB"/>
                </w:rPr>
                <w:t>.</w:t>
              </w:r>
            </w:ins>
          </w:p>
        </w:tc>
      </w:tr>
      <w:tr w:rsidR="00451E64" w:rsidRPr="002E104C" w14:paraId="10C3FEBF" w14:textId="77777777" w:rsidTr="00A013EE">
        <w:trPr>
          <w:trHeight w:val="301"/>
          <w:ins w:id="4811" w:author="ONOPTCHENKO Xavier" w:date="2019-10-14T13:39:00Z"/>
        </w:trPr>
        <w:tc>
          <w:tcPr>
            <w:cnfStyle w:val="001000000000" w:firstRow="0" w:lastRow="0" w:firstColumn="1" w:lastColumn="0" w:oddVBand="0" w:evenVBand="0" w:oddHBand="0" w:evenHBand="0" w:firstRowFirstColumn="0" w:firstRowLastColumn="0" w:lastRowFirstColumn="0" w:lastRowLastColumn="0"/>
            <w:tcW w:w="1129" w:type="dxa"/>
            <w:noWrap/>
          </w:tcPr>
          <w:p w14:paraId="721B21EA" w14:textId="61B388E6" w:rsidR="00451E64" w:rsidRDefault="00451E64">
            <w:pPr>
              <w:spacing w:before="0"/>
              <w:jc w:val="left"/>
              <w:rPr>
                <w:ins w:id="4812" w:author="ONOPTCHENKO Xavier" w:date="2019-10-14T13:39:00Z"/>
                <w:rFonts w:ascii="Calibri" w:hAnsi="Calibri"/>
                <w:color w:val="000000"/>
                <w:sz w:val="16"/>
                <w:szCs w:val="16"/>
                <w:lang w:eastAsia="en-GB"/>
              </w:rPr>
            </w:pPr>
            <w:ins w:id="4813" w:author="ONOPTCHENKO Xavier" w:date="2019-10-14T13:39:00Z">
              <w:r>
                <w:rPr>
                  <w:rFonts w:ascii="Calibri" w:hAnsi="Calibri"/>
                  <w:color w:val="000000"/>
                  <w:sz w:val="16"/>
                  <w:szCs w:val="16"/>
                  <w:lang w:eastAsia="en-GB"/>
                </w:rPr>
                <w:t>Nouveau #7</w:t>
              </w:r>
            </w:ins>
          </w:p>
        </w:tc>
        <w:tc>
          <w:tcPr>
            <w:tcW w:w="1428" w:type="dxa"/>
          </w:tcPr>
          <w:p w14:paraId="15F10C1D" w14:textId="28BC6F2B"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4814" w:author="ONOPTCHENKO Xavier" w:date="2019-10-14T13:39:00Z"/>
                <w:rFonts w:ascii="Calibri" w:hAnsi="Calibri"/>
                <w:color w:val="000000"/>
                <w:sz w:val="16"/>
                <w:szCs w:val="16"/>
                <w:lang w:eastAsia="en-GB"/>
              </w:rPr>
            </w:pPr>
            <w:ins w:id="4815" w:author="ONOPTCHENKO Xavier" w:date="2019-10-14T13:40:00Z">
              <w:r w:rsidRPr="007E7576">
                <w:rPr>
                  <w:rFonts w:ascii="Calibri" w:hAnsi="Calibri"/>
                  <w:b/>
                  <w:color w:val="000000"/>
                  <w:sz w:val="16"/>
                  <w:szCs w:val="16"/>
                  <w:lang w:eastAsia="en-GB"/>
                </w:rPr>
                <w:t>Nouveau</w:t>
              </w:r>
            </w:ins>
          </w:p>
        </w:tc>
        <w:tc>
          <w:tcPr>
            <w:tcW w:w="1782" w:type="dxa"/>
          </w:tcPr>
          <w:p w14:paraId="5B6A82FC" w14:textId="6001958B"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4816" w:author="ONOPTCHENKO Xavier" w:date="2019-10-14T13:39:00Z"/>
                <w:rFonts w:ascii="Calibri" w:hAnsi="Calibri"/>
                <w:color w:val="000000"/>
                <w:sz w:val="16"/>
                <w:szCs w:val="16"/>
                <w:lang w:eastAsia="en-GB"/>
              </w:rPr>
            </w:pPr>
            <w:ins w:id="4817" w:author="ONOPTCHENKO Xavier" w:date="2019-10-14T13:40:00Z">
              <w:r>
                <w:rPr>
                  <w:rFonts w:ascii="Calibri" w:hAnsi="Calibri"/>
                  <w:color w:val="000000"/>
                  <w:sz w:val="16"/>
                  <w:szCs w:val="16"/>
                  <w:lang w:eastAsia="en-GB"/>
                </w:rPr>
                <w:t>ESB Administration et Suivi</w:t>
              </w:r>
            </w:ins>
          </w:p>
        </w:tc>
        <w:tc>
          <w:tcPr>
            <w:tcW w:w="1275" w:type="dxa"/>
            <w:noWrap/>
          </w:tcPr>
          <w:p w14:paraId="202FDE35" w14:textId="07E01005"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4818" w:author="ONOPTCHENKO Xavier" w:date="2019-10-14T13:39:00Z"/>
                <w:rFonts w:ascii="Calibri" w:hAnsi="Calibri"/>
                <w:color w:val="000000"/>
                <w:sz w:val="16"/>
                <w:szCs w:val="16"/>
                <w:lang w:eastAsia="en-GB"/>
              </w:rPr>
            </w:pPr>
            <w:ins w:id="4819" w:author="ONOPTCHENKO Xavier" w:date="2019-10-14T13:39:00Z">
              <w:r>
                <w:rPr>
                  <w:rFonts w:ascii="Calibri" w:hAnsi="Calibri"/>
                  <w:color w:val="000000"/>
                  <w:sz w:val="16"/>
                  <w:szCs w:val="16"/>
                  <w:lang w:eastAsia="en-GB"/>
                </w:rPr>
                <w:t>Qualification</w:t>
              </w:r>
            </w:ins>
          </w:p>
        </w:tc>
        <w:tc>
          <w:tcPr>
            <w:tcW w:w="850" w:type="dxa"/>
            <w:noWrap/>
          </w:tcPr>
          <w:p w14:paraId="676C56DE" w14:textId="1324C6A4"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4820" w:author="ONOPTCHENKO Xavier" w:date="2019-10-14T13:39:00Z"/>
                <w:rFonts w:ascii="Calibri" w:hAnsi="Calibri"/>
                <w:color w:val="000000"/>
                <w:sz w:val="16"/>
                <w:szCs w:val="16"/>
                <w:lang w:eastAsia="en-GB"/>
              </w:rPr>
            </w:pPr>
            <w:ins w:id="4821" w:author="ONOPTCHENKO Xavier" w:date="2019-10-14T13:40:00Z">
              <w:r>
                <w:rPr>
                  <w:rFonts w:ascii="Calibri" w:hAnsi="Calibri"/>
                  <w:color w:val="000000"/>
                  <w:sz w:val="16"/>
                  <w:szCs w:val="16"/>
                  <w:lang w:eastAsia="en-GB"/>
                </w:rPr>
                <w:t>P/A</w:t>
              </w:r>
            </w:ins>
          </w:p>
        </w:tc>
        <w:tc>
          <w:tcPr>
            <w:tcW w:w="851" w:type="dxa"/>
            <w:noWrap/>
          </w:tcPr>
          <w:p w14:paraId="424D64A8" w14:textId="4A2A467F"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4822" w:author="ONOPTCHENKO Xavier" w:date="2019-10-14T13:39:00Z"/>
                <w:rFonts w:ascii="Calibri" w:hAnsi="Calibri"/>
                <w:color w:val="000000"/>
                <w:sz w:val="16"/>
                <w:szCs w:val="16"/>
                <w:lang w:eastAsia="en-GB"/>
              </w:rPr>
            </w:pPr>
            <w:ins w:id="4823" w:author="ONOPTCHENKO Xavier" w:date="2019-10-14T13:40:00Z">
              <w:r>
                <w:rPr>
                  <w:rFonts w:ascii="Calibri" w:hAnsi="Calibri"/>
                  <w:color w:val="000000"/>
                  <w:sz w:val="16"/>
                  <w:szCs w:val="16"/>
                  <w:lang w:eastAsia="en-GB"/>
                </w:rPr>
                <w:t>Windows 2016</w:t>
              </w:r>
            </w:ins>
          </w:p>
        </w:tc>
        <w:tc>
          <w:tcPr>
            <w:tcW w:w="567" w:type="dxa"/>
            <w:noWrap/>
          </w:tcPr>
          <w:p w14:paraId="2E1B4AFD" w14:textId="29C7591F"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4824" w:author="ONOPTCHENKO Xavier" w:date="2019-10-14T13:39:00Z"/>
                <w:rFonts w:ascii="Calibri" w:hAnsi="Calibri"/>
                <w:color w:val="000000"/>
                <w:sz w:val="16"/>
                <w:szCs w:val="16"/>
                <w:lang w:eastAsia="en-GB"/>
              </w:rPr>
            </w:pPr>
            <w:ins w:id="4825" w:author="ONOPTCHENKO Xavier" w:date="2019-10-14T13:40:00Z">
              <w:r>
                <w:rPr>
                  <w:rFonts w:ascii="Calibri" w:hAnsi="Calibri"/>
                  <w:color w:val="000000"/>
                  <w:sz w:val="16"/>
                  <w:szCs w:val="16"/>
                  <w:lang w:eastAsia="en-GB"/>
                </w:rPr>
                <w:t>B</w:t>
              </w:r>
            </w:ins>
          </w:p>
        </w:tc>
        <w:tc>
          <w:tcPr>
            <w:tcW w:w="481" w:type="dxa"/>
            <w:noWrap/>
          </w:tcPr>
          <w:p w14:paraId="68188A19" w14:textId="29BE1C9D" w:rsidR="00451E64" w:rsidRDefault="00451E64" w:rsidP="00451E64">
            <w:pPr>
              <w:spacing w:before="0"/>
              <w:jc w:val="right"/>
              <w:cnfStyle w:val="000000000000" w:firstRow="0" w:lastRow="0" w:firstColumn="0" w:lastColumn="0" w:oddVBand="0" w:evenVBand="0" w:oddHBand="0" w:evenHBand="0" w:firstRowFirstColumn="0" w:firstRowLastColumn="0" w:lastRowFirstColumn="0" w:lastRowLastColumn="0"/>
              <w:rPr>
                <w:ins w:id="4826" w:author="ONOPTCHENKO Xavier" w:date="2019-10-14T13:39:00Z"/>
                <w:rFonts w:ascii="Calibri" w:hAnsi="Calibri"/>
                <w:color w:val="000000"/>
                <w:sz w:val="16"/>
                <w:szCs w:val="16"/>
                <w:lang w:eastAsia="en-GB"/>
              </w:rPr>
            </w:pPr>
            <w:ins w:id="4827" w:author="ONOPTCHENKO Xavier" w:date="2019-10-14T13:41:00Z">
              <w:r>
                <w:rPr>
                  <w:rFonts w:ascii="Calibri" w:hAnsi="Calibri"/>
                  <w:color w:val="000000"/>
                  <w:sz w:val="16"/>
                  <w:szCs w:val="16"/>
                  <w:lang w:eastAsia="en-GB"/>
                </w:rPr>
                <w:t>4</w:t>
              </w:r>
            </w:ins>
          </w:p>
        </w:tc>
        <w:tc>
          <w:tcPr>
            <w:tcW w:w="653" w:type="dxa"/>
            <w:noWrap/>
          </w:tcPr>
          <w:p w14:paraId="1076D825" w14:textId="1AF65194" w:rsidR="00451E64" w:rsidRDefault="005D5C6E" w:rsidP="00451E64">
            <w:pPr>
              <w:spacing w:before="0"/>
              <w:jc w:val="right"/>
              <w:cnfStyle w:val="000000000000" w:firstRow="0" w:lastRow="0" w:firstColumn="0" w:lastColumn="0" w:oddVBand="0" w:evenVBand="0" w:oddHBand="0" w:evenHBand="0" w:firstRowFirstColumn="0" w:firstRowLastColumn="0" w:lastRowFirstColumn="0" w:lastRowLastColumn="0"/>
              <w:rPr>
                <w:ins w:id="4828" w:author="ONOPTCHENKO Xavier" w:date="2019-10-14T13:39:00Z"/>
                <w:rFonts w:ascii="Calibri" w:hAnsi="Calibri"/>
                <w:color w:val="000000"/>
                <w:sz w:val="16"/>
                <w:szCs w:val="16"/>
                <w:lang w:eastAsia="en-GB"/>
              </w:rPr>
            </w:pPr>
            <w:ins w:id="4829" w:author="ONOPTCHENKO Xavier" w:date="2019-10-21T14:52:00Z">
              <w:r>
                <w:rPr>
                  <w:rFonts w:ascii="Calibri" w:hAnsi="Calibri"/>
                  <w:color w:val="000000"/>
                  <w:sz w:val="16"/>
                  <w:szCs w:val="16"/>
                  <w:lang w:eastAsia="en-GB"/>
                </w:rPr>
                <w:t>32</w:t>
              </w:r>
            </w:ins>
            <w:ins w:id="4830" w:author="ONOPTCHENKO Xavier" w:date="2019-10-14T13:41:00Z">
              <w:r w:rsidR="00451E64">
                <w:rPr>
                  <w:rFonts w:ascii="Calibri" w:hAnsi="Calibri"/>
                  <w:color w:val="000000"/>
                  <w:sz w:val="16"/>
                  <w:szCs w:val="16"/>
                  <w:lang w:eastAsia="en-GB"/>
                </w:rPr>
                <w:t xml:space="preserve"> Go</w:t>
              </w:r>
            </w:ins>
          </w:p>
        </w:tc>
        <w:tc>
          <w:tcPr>
            <w:tcW w:w="663" w:type="dxa"/>
            <w:noWrap/>
          </w:tcPr>
          <w:p w14:paraId="3A4ECEF8" w14:textId="68812B01"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4831" w:author="ONOPTCHENKO Xavier" w:date="2019-10-14T13:39:00Z"/>
                <w:rFonts w:ascii="Calibri" w:hAnsi="Calibri"/>
                <w:color w:val="000000"/>
                <w:sz w:val="16"/>
                <w:szCs w:val="16"/>
                <w:lang w:eastAsia="en-GB"/>
              </w:rPr>
            </w:pPr>
            <w:ins w:id="4832" w:author="ONOPTCHENKO Xavier" w:date="2019-10-14T13:42:00Z">
              <w:r>
                <w:rPr>
                  <w:rFonts w:ascii="Calibri" w:hAnsi="Calibri"/>
                  <w:color w:val="000000"/>
                  <w:sz w:val="16"/>
                  <w:szCs w:val="16"/>
                  <w:lang w:eastAsia="en-GB"/>
                </w:rPr>
                <w:t>L1-RW</w:t>
              </w:r>
            </w:ins>
          </w:p>
        </w:tc>
        <w:tc>
          <w:tcPr>
            <w:tcW w:w="1322" w:type="dxa"/>
          </w:tcPr>
          <w:p w14:paraId="7C66DD87" w14:textId="081E45B5" w:rsidR="00451E64"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4833" w:author="ONOPTCHENKO Xavier" w:date="2019-10-14T13:39:00Z"/>
                <w:rFonts w:ascii="Calibri" w:hAnsi="Calibri"/>
                <w:color w:val="000000"/>
                <w:sz w:val="16"/>
                <w:szCs w:val="16"/>
                <w:lang w:eastAsia="en-GB"/>
              </w:rPr>
            </w:pPr>
            <w:ins w:id="4834" w:author="ONOPTCHENKO Xavier" w:date="2019-10-14T13:42:00Z">
              <w:r>
                <w:rPr>
                  <w:rFonts w:ascii="Calibri" w:hAnsi="Calibri"/>
                  <w:color w:val="000000"/>
                  <w:sz w:val="16"/>
                  <w:szCs w:val="16"/>
                  <w:lang w:eastAsia="en-GB"/>
                </w:rPr>
                <w:t>IIS 10.0</w:t>
              </w:r>
            </w:ins>
          </w:p>
        </w:tc>
        <w:tc>
          <w:tcPr>
            <w:tcW w:w="1134" w:type="dxa"/>
            <w:noWrap/>
          </w:tcPr>
          <w:p w14:paraId="114D714B" w14:textId="405AB4E3" w:rsidR="00451E64" w:rsidRDefault="00451E64">
            <w:pPr>
              <w:spacing w:before="0"/>
              <w:jc w:val="right"/>
              <w:cnfStyle w:val="000000000000" w:firstRow="0" w:lastRow="0" w:firstColumn="0" w:lastColumn="0" w:oddVBand="0" w:evenVBand="0" w:oddHBand="0" w:evenHBand="0" w:firstRowFirstColumn="0" w:firstRowLastColumn="0" w:lastRowFirstColumn="0" w:lastRowLastColumn="0"/>
              <w:rPr>
                <w:ins w:id="4835" w:author="ONOPTCHENKO Xavier" w:date="2019-10-14T13:39:00Z"/>
                <w:rFonts w:ascii="Calibri" w:hAnsi="Calibri"/>
                <w:color w:val="000000"/>
                <w:sz w:val="16"/>
                <w:szCs w:val="16"/>
                <w:lang w:eastAsia="en-GB"/>
              </w:rPr>
            </w:pPr>
            <w:ins w:id="4836" w:author="ONOPTCHENKO Xavier" w:date="2019-10-14T13:43:00Z">
              <w:r>
                <w:rPr>
                  <w:rFonts w:ascii="Calibri" w:hAnsi="Calibri"/>
                  <w:color w:val="000000"/>
                  <w:sz w:val="16"/>
                  <w:szCs w:val="16"/>
                  <w:lang w:eastAsia="en-GB"/>
                </w:rPr>
                <w:t xml:space="preserve">SAN : </w:t>
              </w:r>
            </w:ins>
            <w:ins w:id="4837" w:author="ONOPTCHENKO Xavier" w:date="2019-10-14T13:45:00Z">
              <w:r>
                <w:rPr>
                  <w:rFonts w:ascii="Calibri" w:hAnsi="Calibri"/>
                  <w:color w:val="000000"/>
                  <w:sz w:val="16"/>
                  <w:szCs w:val="16"/>
                  <w:lang w:eastAsia="en-GB"/>
                </w:rPr>
                <w:t>5</w:t>
              </w:r>
            </w:ins>
            <w:ins w:id="4838" w:author="ONOPTCHENKO Xavier" w:date="2019-10-14T13:43:00Z">
              <w:r>
                <w:rPr>
                  <w:rFonts w:ascii="Calibri" w:hAnsi="Calibri"/>
                  <w:color w:val="000000"/>
                  <w:sz w:val="16"/>
                  <w:szCs w:val="16"/>
                  <w:lang w:eastAsia="en-GB"/>
                </w:rPr>
                <w:t>0 Go</w:t>
              </w:r>
            </w:ins>
          </w:p>
        </w:tc>
        <w:tc>
          <w:tcPr>
            <w:tcW w:w="1859" w:type="dxa"/>
          </w:tcPr>
          <w:p w14:paraId="62FFF76D" w14:textId="5ACC7B32" w:rsidR="00451E64"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4839" w:author="ONOPTCHENKO Xavier" w:date="2019-10-14T13:39:00Z"/>
                <w:rFonts w:ascii="Calibri" w:hAnsi="Calibri"/>
                <w:color w:val="000000"/>
                <w:sz w:val="16"/>
                <w:szCs w:val="16"/>
                <w:lang w:eastAsia="en-GB"/>
              </w:rPr>
            </w:pPr>
            <w:ins w:id="4840" w:author="ONOPTCHENKO Xavier" w:date="2019-10-14T13:45:00Z">
              <w:r>
                <w:rPr>
                  <w:rFonts w:ascii="Calibri" w:hAnsi="Calibri"/>
                  <w:color w:val="000000"/>
                  <w:sz w:val="16"/>
                  <w:szCs w:val="16"/>
                  <w:lang w:eastAsia="en-GB"/>
                </w:rPr>
                <w:t>Spotfire</w:t>
              </w:r>
            </w:ins>
          </w:p>
        </w:tc>
      </w:tr>
      <w:tr w:rsidR="00451E64" w:rsidRPr="002E104C" w14:paraId="0AF52E8D" w14:textId="77777777" w:rsidTr="00A013EE">
        <w:trPr>
          <w:cnfStyle w:val="000000100000" w:firstRow="0" w:lastRow="0" w:firstColumn="0" w:lastColumn="0" w:oddVBand="0" w:evenVBand="0" w:oddHBand="1" w:evenHBand="0" w:firstRowFirstColumn="0" w:firstRowLastColumn="0" w:lastRowFirstColumn="0" w:lastRowLastColumn="0"/>
          <w:trHeight w:val="301"/>
          <w:ins w:id="4841" w:author="ONOPTCHENKO Xavier" w:date="2019-10-14T13:39:00Z"/>
        </w:trPr>
        <w:tc>
          <w:tcPr>
            <w:cnfStyle w:val="001000000000" w:firstRow="0" w:lastRow="0" w:firstColumn="1" w:lastColumn="0" w:oddVBand="0" w:evenVBand="0" w:oddHBand="0" w:evenHBand="0" w:firstRowFirstColumn="0" w:firstRowLastColumn="0" w:lastRowFirstColumn="0" w:lastRowLastColumn="0"/>
            <w:tcW w:w="1129" w:type="dxa"/>
            <w:noWrap/>
          </w:tcPr>
          <w:p w14:paraId="4C27BFBA" w14:textId="35A8FEC5" w:rsidR="00451E64" w:rsidRDefault="00451E64">
            <w:pPr>
              <w:spacing w:before="0"/>
              <w:jc w:val="left"/>
              <w:rPr>
                <w:ins w:id="4842" w:author="ONOPTCHENKO Xavier" w:date="2019-10-14T13:39:00Z"/>
                <w:rFonts w:ascii="Calibri" w:hAnsi="Calibri"/>
                <w:color w:val="000000"/>
                <w:sz w:val="16"/>
                <w:szCs w:val="16"/>
                <w:lang w:eastAsia="en-GB"/>
              </w:rPr>
            </w:pPr>
            <w:ins w:id="4843" w:author="ONOPTCHENKO Xavier" w:date="2019-10-14T13:39:00Z">
              <w:r>
                <w:rPr>
                  <w:rFonts w:ascii="Calibri" w:hAnsi="Calibri"/>
                  <w:color w:val="000000"/>
                  <w:sz w:val="16"/>
                  <w:szCs w:val="16"/>
                  <w:lang w:eastAsia="en-GB"/>
                </w:rPr>
                <w:t>Nouveau #8</w:t>
              </w:r>
            </w:ins>
          </w:p>
        </w:tc>
        <w:tc>
          <w:tcPr>
            <w:tcW w:w="1428" w:type="dxa"/>
          </w:tcPr>
          <w:p w14:paraId="2BF32CF8" w14:textId="37D2D5EE" w:rsidR="00451E64"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4844" w:author="ONOPTCHENKO Xavier" w:date="2019-10-14T13:39:00Z"/>
                <w:rFonts w:ascii="Calibri" w:hAnsi="Calibri"/>
                <w:color w:val="000000"/>
                <w:sz w:val="16"/>
                <w:szCs w:val="16"/>
                <w:lang w:eastAsia="en-GB"/>
              </w:rPr>
            </w:pPr>
            <w:ins w:id="4845" w:author="ONOPTCHENKO Xavier" w:date="2019-10-14T13:40:00Z">
              <w:r w:rsidRPr="007E7576">
                <w:rPr>
                  <w:rFonts w:ascii="Calibri" w:hAnsi="Calibri"/>
                  <w:color w:val="000000"/>
                  <w:sz w:val="16"/>
                  <w:szCs w:val="16"/>
                  <w:lang w:eastAsia="en-GB"/>
                </w:rPr>
                <w:t>A</w:t>
              </w:r>
              <w:r>
                <w:rPr>
                  <w:rFonts w:ascii="Calibri" w:hAnsi="Calibri"/>
                  <w:color w:val="000000"/>
                  <w:sz w:val="16"/>
                  <w:szCs w:val="16"/>
                  <w:lang w:eastAsia="en-GB"/>
                </w:rPr>
                <w:t>P10792</w:t>
              </w:r>
            </w:ins>
          </w:p>
        </w:tc>
        <w:tc>
          <w:tcPr>
            <w:tcW w:w="1782" w:type="dxa"/>
          </w:tcPr>
          <w:p w14:paraId="2B10FD3D" w14:textId="2E65DC89" w:rsidR="00451E64"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4846" w:author="ONOPTCHENKO Xavier" w:date="2019-10-14T13:39:00Z"/>
                <w:rFonts w:ascii="Calibri" w:hAnsi="Calibri"/>
                <w:color w:val="000000"/>
                <w:sz w:val="16"/>
                <w:szCs w:val="16"/>
                <w:lang w:eastAsia="en-GB"/>
              </w:rPr>
            </w:pPr>
            <w:ins w:id="4847" w:author="ONOPTCHENKO Xavier" w:date="2019-10-14T13:40:00Z">
              <w:r>
                <w:rPr>
                  <w:rFonts w:ascii="Calibri" w:hAnsi="Calibri"/>
                  <w:color w:val="000000"/>
                  <w:sz w:val="16"/>
                  <w:szCs w:val="16"/>
                  <w:lang w:eastAsia="en-GB"/>
                </w:rPr>
                <w:t>ESB</w:t>
              </w:r>
            </w:ins>
          </w:p>
        </w:tc>
        <w:tc>
          <w:tcPr>
            <w:tcW w:w="1275" w:type="dxa"/>
            <w:noWrap/>
          </w:tcPr>
          <w:p w14:paraId="45CFCA27" w14:textId="18B776FA" w:rsidR="00451E64"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4848" w:author="ONOPTCHENKO Xavier" w:date="2019-10-14T13:39:00Z"/>
                <w:rFonts w:ascii="Calibri" w:hAnsi="Calibri"/>
                <w:color w:val="000000"/>
                <w:sz w:val="16"/>
                <w:szCs w:val="16"/>
                <w:lang w:eastAsia="en-GB"/>
              </w:rPr>
            </w:pPr>
            <w:ins w:id="4849" w:author="ONOPTCHENKO Xavier" w:date="2019-10-14T13:39:00Z">
              <w:r>
                <w:rPr>
                  <w:rFonts w:ascii="Calibri" w:hAnsi="Calibri"/>
                  <w:color w:val="000000"/>
                  <w:sz w:val="16"/>
                  <w:szCs w:val="16"/>
                  <w:lang w:eastAsia="en-GB"/>
                </w:rPr>
                <w:t>Qualification</w:t>
              </w:r>
            </w:ins>
          </w:p>
        </w:tc>
        <w:tc>
          <w:tcPr>
            <w:tcW w:w="850" w:type="dxa"/>
            <w:noWrap/>
          </w:tcPr>
          <w:p w14:paraId="4F8B0E76" w14:textId="04E52D1E" w:rsidR="00451E64"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4850" w:author="ONOPTCHENKO Xavier" w:date="2019-10-14T13:39:00Z"/>
                <w:rFonts w:ascii="Calibri" w:hAnsi="Calibri"/>
                <w:color w:val="000000"/>
                <w:sz w:val="16"/>
                <w:szCs w:val="16"/>
                <w:lang w:eastAsia="en-GB"/>
              </w:rPr>
            </w:pPr>
            <w:ins w:id="4851" w:author="ONOPTCHENKO Xavier" w:date="2019-10-14T13:40:00Z">
              <w:r>
                <w:rPr>
                  <w:rFonts w:ascii="Calibri" w:hAnsi="Calibri"/>
                  <w:color w:val="000000"/>
                  <w:sz w:val="16"/>
                  <w:szCs w:val="16"/>
                  <w:lang w:eastAsia="en-GB"/>
                </w:rPr>
                <w:t>D</w:t>
              </w:r>
            </w:ins>
          </w:p>
        </w:tc>
        <w:tc>
          <w:tcPr>
            <w:tcW w:w="851" w:type="dxa"/>
            <w:noWrap/>
          </w:tcPr>
          <w:p w14:paraId="24B6ABF8" w14:textId="52DF493B" w:rsidR="00451E64"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4852" w:author="ONOPTCHENKO Xavier" w:date="2019-10-14T13:39:00Z"/>
                <w:rFonts w:ascii="Calibri" w:hAnsi="Calibri"/>
                <w:color w:val="000000"/>
                <w:sz w:val="16"/>
                <w:szCs w:val="16"/>
                <w:lang w:eastAsia="en-GB"/>
              </w:rPr>
            </w:pPr>
            <w:ins w:id="4853" w:author="ONOPTCHENKO Xavier" w:date="2019-10-14T13:40:00Z">
              <w:r>
                <w:rPr>
                  <w:rFonts w:ascii="Calibri" w:hAnsi="Calibri"/>
                  <w:color w:val="000000"/>
                  <w:sz w:val="16"/>
                  <w:szCs w:val="16"/>
                  <w:lang w:eastAsia="en-GB"/>
                </w:rPr>
                <w:t>RHEL 7.6</w:t>
              </w:r>
            </w:ins>
          </w:p>
        </w:tc>
        <w:tc>
          <w:tcPr>
            <w:tcW w:w="567" w:type="dxa"/>
            <w:noWrap/>
          </w:tcPr>
          <w:p w14:paraId="0EF0208A" w14:textId="1FB3216C" w:rsidR="00451E64"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4854" w:author="ONOPTCHENKO Xavier" w:date="2019-10-14T13:39:00Z"/>
                <w:rFonts w:ascii="Calibri" w:hAnsi="Calibri"/>
                <w:color w:val="000000"/>
                <w:sz w:val="16"/>
                <w:szCs w:val="16"/>
                <w:lang w:eastAsia="en-GB"/>
              </w:rPr>
            </w:pPr>
            <w:ins w:id="4855" w:author="ONOPTCHENKO Xavier" w:date="2019-10-14T13:40:00Z">
              <w:r>
                <w:rPr>
                  <w:rFonts w:ascii="Calibri" w:hAnsi="Calibri"/>
                  <w:color w:val="000000"/>
                  <w:sz w:val="16"/>
                  <w:szCs w:val="16"/>
                  <w:lang w:eastAsia="en-GB"/>
                </w:rPr>
                <w:t>B</w:t>
              </w:r>
            </w:ins>
          </w:p>
        </w:tc>
        <w:tc>
          <w:tcPr>
            <w:tcW w:w="481" w:type="dxa"/>
            <w:noWrap/>
          </w:tcPr>
          <w:p w14:paraId="2D1D00A3" w14:textId="576F60DE" w:rsidR="00451E64" w:rsidRDefault="00451E64" w:rsidP="00451E64">
            <w:pPr>
              <w:spacing w:before="0"/>
              <w:jc w:val="right"/>
              <w:cnfStyle w:val="000000100000" w:firstRow="0" w:lastRow="0" w:firstColumn="0" w:lastColumn="0" w:oddVBand="0" w:evenVBand="0" w:oddHBand="1" w:evenHBand="0" w:firstRowFirstColumn="0" w:firstRowLastColumn="0" w:lastRowFirstColumn="0" w:lastRowLastColumn="0"/>
              <w:rPr>
                <w:ins w:id="4856" w:author="ONOPTCHENKO Xavier" w:date="2019-10-14T13:39:00Z"/>
                <w:rFonts w:ascii="Calibri" w:hAnsi="Calibri"/>
                <w:color w:val="000000"/>
                <w:sz w:val="16"/>
                <w:szCs w:val="16"/>
                <w:lang w:eastAsia="en-GB"/>
              </w:rPr>
            </w:pPr>
            <w:ins w:id="4857" w:author="ONOPTCHENKO Xavier" w:date="2019-10-14T13:41:00Z">
              <w:r>
                <w:rPr>
                  <w:rFonts w:ascii="Calibri" w:hAnsi="Calibri"/>
                  <w:color w:val="000000"/>
                  <w:sz w:val="16"/>
                  <w:szCs w:val="16"/>
                  <w:lang w:eastAsia="en-GB"/>
                </w:rPr>
                <w:t>2</w:t>
              </w:r>
            </w:ins>
          </w:p>
        </w:tc>
        <w:tc>
          <w:tcPr>
            <w:tcW w:w="653" w:type="dxa"/>
            <w:noWrap/>
          </w:tcPr>
          <w:p w14:paraId="4CAE3106" w14:textId="50C0320D" w:rsidR="00451E64" w:rsidRDefault="00451E64" w:rsidP="00451E64">
            <w:pPr>
              <w:spacing w:before="0"/>
              <w:jc w:val="right"/>
              <w:cnfStyle w:val="000000100000" w:firstRow="0" w:lastRow="0" w:firstColumn="0" w:lastColumn="0" w:oddVBand="0" w:evenVBand="0" w:oddHBand="1" w:evenHBand="0" w:firstRowFirstColumn="0" w:firstRowLastColumn="0" w:lastRowFirstColumn="0" w:lastRowLastColumn="0"/>
              <w:rPr>
                <w:ins w:id="4858" w:author="ONOPTCHENKO Xavier" w:date="2019-10-14T13:39:00Z"/>
                <w:rFonts w:ascii="Calibri" w:hAnsi="Calibri"/>
                <w:color w:val="000000"/>
                <w:sz w:val="16"/>
                <w:szCs w:val="16"/>
                <w:lang w:eastAsia="en-GB"/>
              </w:rPr>
            </w:pPr>
            <w:ins w:id="4859" w:author="ONOPTCHENKO Xavier" w:date="2019-10-14T13:41:00Z">
              <w:r>
                <w:rPr>
                  <w:rFonts w:ascii="Calibri" w:hAnsi="Calibri"/>
                  <w:color w:val="000000"/>
                  <w:sz w:val="16"/>
                  <w:szCs w:val="16"/>
                  <w:lang w:eastAsia="en-GB"/>
                </w:rPr>
                <w:t>8 Go</w:t>
              </w:r>
            </w:ins>
          </w:p>
        </w:tc>
        <w:tc>
          <w:tcPr>
            <w:tcW w:w="663" w:type="dxa"/>
            <w:noWrap/>
          </w:tcPr>
          <w:p w14:paraId="519B9BC7" w14:textId="3E5BA3A0" w:rsidR="00451E64"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4860" w:author="ONOPTCHENKO Xavier" w:date="2019-10-14T13:39:00Z"/>
                <w:rFonts w:ascii="Calibri" w:hAnsi="Calibri"/>
                <w:color w:val="000000"/>
                <w:sz w:val="16"/>
                <w:szCs w:val="16"/>
                <w:lang w:eastAsia="en-GB"/>
              </w:rPr>
            </w:pPr>
            <w:ins w:id="4861" w:author="ONOPTCHENKO Xavier" w:date="2019-10-14T13:42:00Z">
              <w:r>
                <w:rPr>
                  <w:rFonts w:ascii="Calibri" w:hAnsi="Calibri"/>
                  <w:color w:val="000000"/>
                  <w:sz w:val="16"/>
                  <w:szCs w:val="16"/>
                  <w:lang w:eastAsia="en-GB"/>
                </w:rPr>
                <w:t>L2-LE</w:t>
              </w:r>
            </w:ins>
          </w:p>
        </w:tc>
        <w:tc>
          <w:tcPr>
            <w:tcW w:w="1322" w:type="dxa"/>
          </w:tcPr>
          <w:p w14:paraId="59B41103" w14:textId="0C64E5E2" w:rsidR="00451E64" w:rsidRDefault="00451E64" w:rsidP="00451E64">
            <w:pPr>
              <w:spacing w:before="0"/>
              <w:jc w:val="left"/>
              <w:cnfStyle w:val="000000100000" w:firstRow="0" w:lastRow="0" w:firstColumn="0" w:lastColumn="0" w:oddVBand="0" w:evenVBand="0" w:oddHBand="1" w:evenHBand="0" w:firstRowFirstColumn="0" w:firstRowLastColumn="0" w:lastRowFirstColumn="0" w:lastRowLastColumn="0"/>
              <w:rPr>
                <w:ins w:id="4862" w:author="ONOPTCHENKO Xavier" w:date="2019-10-14T13:39:00Z"/>
                <w:rFonts w:ascii="Calibri" w:hAnsi="Calibri"/>
                <w:color w:val="000000"/>
                <w:sz w:val="16"/>
                <w:szCs w:val="16"/>
                <w:lang w:eastAsia="en-GB"/>
              </w:rPr>
            </w:pPr>
            <w:ins w:id="4863" w:author="ONOPTCHENKO Xavier" w:date="2019-10-14T13:42:00Z">
              <w:r>
                <w:rPr>
                  <w:rFonts w:ascii="Calibri" w:hAnsi="Calibri"/>
                  <w:color w:val="000000"/>
                  <w:sz w:val="16"/>
                  <w:szCs w:val="16"/>
                  <w:lang w:eastAsia="en-GB"/>
                </w:rPr>
                <w:t>Oracle 12.1.0.2</w:t>
              </w:r>
            </w:ins>
          </w:p>
        </w:tc>
        <w:tc>
          <w:tcPr>
            <w:tcW w:w="1134" w:type="dxa"/>
            <w:noWrap/>
          </w:tcPr>
          <w:p w14:paraId="6BFD7342" w14:textId="5662F233" w:rsidR="00451E64" w:rsidRDefault="00451E64">
            <w:pPr>
              <w:spacing w:before="0"/>
              <w:jc w:val="right"/>
              <w:cnfStyle w:val="000000100000" w:firstRow="0" w:lastRow="0" w:firstColumn="0" w:lastColumn="0" w:oddVBand="0" w:evenVBand="0" w:oddHBand="1" w:evenHBand="0" w:firstRowFirstColumn="0" w:firstRowLastColumn="0" w:lastRowFirstColumn="0" w:lastRowLastColumn="0"/>
              <w:rPr>
                <w:ins w:id="4864" w:author="ONOPTCHENKO Xavier" w:date="2019-10-14T13:39:00Z"/>
                <w:rFonts w:ascii="Calibri" w:hAnsi="Calibri"/>
                <w:color w:val="000000"/>
                <w:sz w:val="16"/>
                <w:szCs w:val="16"/>
                <w:lang w:eastAsia="en-GB"/>
              </w:rPr>
            </w:pPr>
            <w:ins w:id="4865" w:author="ONOPTCHENKO Xavier" w:date="2019-10-14T13:43:00Z">
              <w:r>
                <w:rPr>
                  <w:rFonts w:ascii="Calibri" w:hAnsi="Calibri"/>
                  <w:color w:val="000000"/>
                  <w:sz w:val="16"/>
                  <w:szCs w:val="16"/>
                  <w:lang w:eastAsia="en-GB"/>
                </w:rPr>
                <w:t xml:space="preserve">SAN : </w:t>
              </w:r>
            </w:ins>
            <w:ins w:id="4866" w:author="ONOPTCHENKO Xavier" w:date="2019-10-14T13:45:00Z">
              <w:r>
                <w:rPr>
                  <w:rFonts w:ascii="Calibri" w:hAnsi="Calibri"/>
                  <w:color w:val="000000"/>
                  <w:sz w:val="16"/>
                  <w:szCs w:val="16"/>
                  <w:lang w:eastAsia="en-GB"/>
                </w:rPr>
                <w:t>2</w:t>
              </w:r>
            </w:ins>
            <w:ins w:id="4867" w:author="ONOPTCHENKO Xavier" w:date="2019-10-14T13:43:00Z">
              <w:r>
                <w:rPr>
                  <w:rFonts w:ascii="Calibri" w:hAnsi="Calibri"/>
                  <w:color w:val="000000"/>
                  <w:sz w:val="16"/>
                  <w:szCs w:val="16"/>
                  <w:lang w:eastAsia="en-GB"/>
                </w:rPr>
                <w:t>00 Go</w:t>
              </w:r>
            </w:ins>
          </w:p>
        </w:tc>
        <w:tc>
          <w:tcPr>
            <w:tcW w:w="1859" w:type="dxa"/>
          </w:tcPr>
          <w:p w14:paraId="719F1EFA" w14:textId="77777777" w:rsidR="00451E64" w:rsidRDefault="00451E64" w:rsidP="00451E64">
            <w:pPr>
              <w:spacing w:before="0"/>
              <w:jc w:val="left"/>
              <w:cnfStyle w:val="000000100000" w:firstRow="0" w:lastRow="0" w:firstColumn="0" w:lastColumn="0" w:oddVBand="0" w:evenVBand="0" w:oddHBand="1" w:evenHBand="0" w:firstRowFirstColumn="0" w:firstRowLastColumn="0" w:lastRowFirstColumn="0" w:lastRowLastColumn="0"/>
              <w:rPr>
                <w:ins w:id="4868" w:author="ONOPTCHENKO Xavier" w:date="2019-10-14T13:45:00Z"/>
                <w:rFonts w:ascii="Calibri" w:hAnsi="Calibri"/>
                <w:color w:val="000000"/>
                <w:sz w:val="16"/>
                <w:szCs w:val="16"/>
                <w:lang w:eastAsia="en-GB"/>
              </w:rPr>
            </w:pPr>
            <w:ins w:id="4869" w:author="ONOPTCHENKO Xavier" w:date="2019-10-14T13:45:00Z">
              <w:r>
                <w:rPr>
                  <w:rFonts w:ascii="Calibri" w:hAnsi="Calibri"/>
                  <w:color w:val="000000"/>
                  <w:sz w:val="16"/>
                  <w:szCs w:val="16"/>
                  <w:lang w:eastAsia="en-GB"/>
                </w:rPr>
                <w:t>Données Spotfire.</w:t>
              </w:r>
            </w:ins>
          </w:p>
          <w:p w14:paraId="753B9CA4" w14:textId="007459A8" w:rsidR="00451E64" w:rsidRDefault="00451E64" w:rsidP="00451E64">
            <w:pPr>
              <w:spacing w:before="0"/>
              <w:jc w:val="left"/>
              <w:cnfStyle w:val="000000100000" w:firstRow="0" w:lastRow="0" w:firstColumn="0" w:lastColumn="0" w:oddVBand="0" w:evenVBand="0" w:oddHBand="1" w:evenHBand="0" w:firstRowFirstColumn="0" w:firstRowLastColumn="0" w:lastRowFirstColumn="0" w:lastRowLastColumn="0"/>
              <w:rPr>
                <w:ins w:id="4870" w:author="ONOPTCHENKO Xavier" w:date="2019-10-14T13:39:00Z"/>
                <w:rFonts w:ascii="Calibri" w:hAnsi="Calibri"/>
                <w:color w:val="000000"/>
                <w:sz w:val="16"/>
                <w:szCs w:val="16"/>
                <w:lang w:eastAsia="en-GB"/>
              </w:rPr>
            </w:pPr>
            <w:ins w:id="4871" w:author="ONOPTCHENKO Xavier" w:date="2019-10-14T13:45:00Z">
              <w:r w:rsidRPr="007E7576">
                <w:rPr>
                  <w:rFonts w:ascii="Calibri" w:hAnsi="Calibri"/>
                  <w:b/>
                  <w:color w:val="000000"/>
                  <w:sz w:val="16"/>
                  <w:szCs w:val="16"/>
                  <w:lang w:eastAsia="en-GB"/>
                </w:rPr>
                <w:t>Oracle 19 incompatible</w:t>
              </w:r>
              <w:r>
                <w:rPr>
                  <w:rFonts w:ascii="Calibri" w:hAnsi="Calibri"/>
                  <w:b/>
                  <w:color w:val="000000"/>
                  <w:sz w:val="16"/>
                  <w:szCs w:val="16"/>
                  <w:lang w:eastAsia="en-GB"/>
                </w:rPr>
                <w:t>.</w:t>
              </w:r>
            </w:ins>
          </w:p>
        </w:tc>
      </w:tr>
      <w:tr w:rsidR="00451E64" w:rsidRPr="002E104C" w14:paraId="259841F9" w14:textId="77777777" w:rsidTr="00A013EE">
        <w:trPr>
          <w:trHeight w:val="301"/>
          <w:ins w:id="4872" w:author="ONOPTCHENKO Xavier" w:date="2019-10-14T13:39:00Z"/>
        </w:trPr>
        <w:tc>
          <w:tcPr>
            <w:cnfStyle w:val="001000000000" w:firstRow="0" w:lastRow="0" w:firstColumn="1" w:lastColumn="0" w:oddVBand="0" w:evenVBand="0" w:oddHBand="0" w:evenHBand="0" w:firstRowFirstColumn="0" w:firstRowLastColumn="0" w:lastRowFirstColumn="0" w:lastRowLastColumn="0"/>
            <w:tcW w:w="1129" w:type="dxa"/>
            <w:noWrap/>
          </w:tcPr>
          <w:p w14:paraId="7CA56B57" w14:textId="4E4D335F" w:rsidR="00451E64" w:rsidRDefault="00451E64">
            <w:pPr>
              <w:spacing w:before="0"/>
              <w:jc w:val="left"/>
              <w:rPr>
                <w:ins w:id="4873" w:author="ONOPTCHENKO Xavier" w:date="2019-10-14T13:39:00Z"/>
                <w:rFonts w:ascii="Calibri" w:hAnsi="Calibri"/>
                <w:color w:val="000000"/>
                <w:sz w:val="16"/>
                <w:szCs w:val="16"/>
                <w:lang w:eastAsia="en-GB"/>
              </w:rPr>
            </w:pPr>
            <w:ins w:id="4874" w:author="ONOPTCHENKO Xavier" w:date="2019-10-14T13:39:00Z">
              <w:r>
                <w:rPr>
                  <w:rFonts w:ascii="Calibri" w:hAnsi="Calibri"/>
                  <w:color w:val="000000"/>
                  <w:sz w:val="16"/>
                  <w:szCs w:val="16"/>
                  <w:lang w:eastAsia="en-GB"/>
                </w:rPr>
                <w:t>Nouveau #9</w:t>
              </w:r>
            </w:ins>
          </w:p>
        </w:tc>
        <w:tc>
          <w:tcPr>
            <w:tcW w:w="1428" w:type="dxa"/>
          </w:tcPr>
          <w:p w14:paraId="7113F1DF" w14:textId="14CA3BC7"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4875" w:author="ONOPTCHENKO Xavier" w:date="2019-10-14T13:39:00Z"/>
                <w:rFonts w:ascii="Calibri" w:hAnsi="Calibri"/>
                <w:color w:val="000000"/>
                <w:sz w:val="16"/>
                <w:szCs w:val="16"/>
                <w:lang w:eastAsia="en-GB"/>
              </w:rPr>
            </w:pPr>
            <w:ins w:id="4876" w:author="ONOPTCHENKO Xavier" w:date="2019-10-14T13:40:00Z">
              <w:r>
                <w:rPr>
                  <w:rFonts w:ascii="Calibri" w:hAnsi="Calibri"/>
                  <w:color w:val="000000"/>
                  <w:sz w:val="16"/>
                  <w:szCs w:val="16"/>
                  <w:lang w:eastAsia="en-GB"/>
                </w:rPr>
                <w:t>AP10792</w:t>
              </w:r>
            </w:ins>
          </w:p>
        </w:tc>
        <w:tc>
          <w:tcPr>
            <w:tcW w:w="1782" w:type="dxa"/>
          </w:tcPr>
          <w:p w14:paraId="2532EF39" w14:textId="2D640A20"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4877" w:author="ONOPTCHENKO Xavier" w:date="2019-10-14T13:39:00Z"/>
                <w:rFonts w:ascii="Calibri" w:hAnsi="Calibri"/>
                <w:color w:val="000000"/>
                <w:sz w:val="16"/>
                <w:szCs w:val="16"/>
                <w:lang w:eastAsia="en-GB"/>
              </w:rPr>
            </w:pPr>
            <w:ins w:id="4878" w:author="ONOPTCHENKO Xavier" w:date="2019-10-14T13:40:00Z">
              <w:r>
                <w:rPr>
                  <w:rFonts w:ascii="Calibri" w:hAnsi="Calibri"/>
                  <w:color w:val="000000"/>
                  <w:sz w:val="16"/>
                  <w:szCs w:val="16"/>
                  <w:lang w:eastAsia="en-GB"/>
                </w:rPr>
                <w:t>ESB</w:t>
              </w:r>
            </w:ins>
          </w:p>
        </w:tc>
        <w:tc>
          <w:tcPr>
            <w:tcW w:w="1275" w:type="dxa"/>
            <w:noWrap/>
          </w:tcPr>
          <w:p w14:paraId="2E10373F" w14:textId="288EA078"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4879" w:author="ONOPTCHENKO Xavier" w:date="2019-10-14T13:39:00Z"/>
                <w:rFonts w:ascii="Calibri" w:hAnsi="Calibri"/>
                <w:color w:val="000000"/>
                <w:sz w:val="16"/>
                <w:szCs w:val="16"/>
                <w:lang w:eastAsia="en-GB"/>
              </w:rPr>
            </w:pPr>
            <w:ins w:id="4880" w:author="ONOPTCHENKO Xavier" w:date="2019-10-14T13:39:00Z">
              <w:r>
                <w:rPr>
                  <w:rFonts w:ascii="Calibri" w:hAnsi="Calibri"/>
                  <w:color w:val="000000"/>
                  <w:sz w:val="16"/>
                  <w:szCs w:val="16"/>
                  <w:lang w:eastAsia="en-GB"/>
                </w:rPr>
                <w:t>Qualification</w:t>
              </w:r>
            </w:ins>
          </w:p>
        </w:tc>
        <w:tc>
          <w:tcPr>
            <w:tcW w:w="850" w:type="dxa"/>
            <w:noWrap/>
          </w:tcPr>
          <w:p w14:paraId="3F24480D" w14:textId="67007977"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4881" w:author="ONOPTCHENKO Xavier" w:date="2019-10-14T13:39:00Z"/>
                <w:rFonts w:ascii="Calibri" w:hAnsi="Calibri"/>
                <w:color w:val="000000"/>
                <w:sz w:val="16"/>
                <w:szCs w:val="16"/>
                <w:lang w:eastAsia="en-GB"/>
              </w:rPr>
            </w:pPr>
            <w:ins w:id="4882" w:author="ONOPTCHENKO Xavier" w:date="2019-10-14T13:40:00Z">
              <w:r>
                <w:rPr>
                  <w:rFonts w:ascii="Calibri" w:hAnsi="Calibri"/>
                  <w:color w:val="000000"/>
                  <w:sz w:val="16"/>
                  <w:szCs w:val="16"/>
                  <w:lang w:eastAsia="en-GB"/>
                </w:rPr>
                <w:t>D</w:t>
              </w:r>
            </w:ins>
          </w:p>
        </w:tc>
        <w:tc>
          <w:tcPr>
            <w:tcW w:w="851" w:type="dxa"/>
            <w:noWrap/>
          </w:tcPr>
          <w:p w14:paraId="6DECDE3B" w14:textId="5B094721"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4883" w:author="ONOPTCHENKO Xavier" w:date="2019-10-14T13:39:00Z"/>
                <w:rFonts w:ascii="Calibri" w:hAnsi="Calibri"/>
                <w:color w:val="000000"/>
                <w:sz w:val="16"/>
                <w:szCs w:val="16"/>
                <w:lang w:eastAsia="en-GB"/>
              </w:rPr>
            </w:pPr>
            <w:ins w:id="4884" w:author="ONOPTCHENKO Xavier" w:date="2019-10-14T13:40:00Z">
              <w:r>
                <w:rPr>
                  <w:rFonts w:ascii="Calibri" w:hAnsi="Calibri"/>
                  <w:color w:val="000000"/>
                  <w:sz w:val="16"/>
                  <w:szCs w:val="16"/>
                  <w:lang w:eastAsia="en-GB"/>
                </w:rPr>
                <w:t>RHEL 7.6</w:t>
              </w:r>
            </w:ins>
          </w:p>
        </w:tc>
        <w:tc>
          <w:tcPr>
            <w:tcW w:w="567" w:type="dxa"/>
            <w:noWrap/>
          </w:tcPr>
          <w:p w14:paraId="33167086" w14:textId="53D4482A"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4885" w:author="ONOPTCHENKO Xavier" w:date="2019-10-14T13:39:00Z"/>
                <w:rFonts w:ascii="Calibri" w:hAnsi="Calibri"/>
                <w:color w:val="000000"/>
                <w:sz w:val="16"/>
                <w:szCs w:val="16"/>
                <w:lang w:eastAsia="en-GB"/>
              </w:rPr>
            </w:pPr>
            <w:ins w:id="4886" w:author="ONOPTCHENKO Xavier" w:date="2019-10-14T13:40:00Z">
              <w:r>
                <w:rPr>
                  <w:rFonts w:ascii="Calibri" w:hAnsi="Calibri"/>
                  <w:color w:val="000000"/>
                  <w:sz w:val="16"/>
                  <w:szCs w:val="16"/>
                  <w:lang w:eastAsia="en-GB"/>
                </w:rPr>
                <w:t>B</w:t>
              </w:r>
            </w:ins>
          </w:p>
        </w:tc>
        <w:tc>
          <w:tcPr>
            <w:tcW w:w="481" w:type="dxa"/>
            <w:noWrap/>
          </w:tcPr>
          <w:p w14:paraId="7EE79E84" w14:textId="2C1A5757" w:rsidR="00451E64" w:rsidRDefault="00451E64" w:rsidP="00451E64">
            <w:pPr>
              <w:spacing w:before="0"/>
              <w:jc w:val="right"/>
              <w:cnfStyle w:val="000000000000" w:firstRow="0" w:lastRow="0" w:firstColumn="0" w:lastColumn="0" w:oddVBand="0" w:evenVBand="0" w:oddHBand="0" w:evenHBand="0" w:firstRowFirstColumn="0" w:firstRowLastColumn="0" w:lastRowFirstColumn="0" w:lastRowLastColumn="0"/>
              <w:rPr>
                <w:ins w:id="4887" w:author="ONOPTCHENKO Xavier" w:date="2019-10-14T13:39:00Z"/>
                <w:rFonts w:ascii="Calibri" w:hAnsi="Calibri"/>
                <w:color w:val="000000"/>
                <w:sz w:val="16"/>
                <w:szCs w:val="16"/>
                <w:lang w:eastAsia="en-GB"/>
              </w:rPr>
            </w:pPr>
            <w:ins w:id="4888" w:author="ONOPTCHENKO Xavier" w:date="2019-10-14T13:42:00Z">
              <w:r>
                <w:rPr>
                  <w:rFonts w:ascii="Calibri" w:hAnsi="Calibri"/>
                  <w:color w:val="000000"/>
                  <w:sz w:val="16"/>
                  <w:szCs w:val="16"/>
                  <w:lang w:eastAsia="en-GB"/>
                </w:rPr>
                <w:t>2</w:t>
              </w:r>
            </w:ins>
          </w:p>
        </w:tc>
        <w:tc>
          <w:tcPr>
            <w:tcW w:w="653" w:type="dxa"/>
            <w:noWrap/>
          </w:tcPr>
          <w:p w14:paraId="16B925FE" w14:textId="5F1F138D" w:rsidR="00451E64" w:rsidRDefault="00451E64" w:rsidP="00451E64">
            <w:pPr>
              <w:spacing w:before="0"/>
              <w:jc w:val="right"/>
              <w:cnfStyle w:val="000000000000" w:firstRow="0" w:lastRow="0" w:firstColumn="0" w:lastColumn="0" w:oddVBand="0" w:evenVBand="0" w:oddHBand="0" w:evenHBand="0" w:firstRowFirstColumn="0" w:firstRowLastColumn="0" w:lastRowFirstColumn="0" w:lastRowLastColumn="0"/>
              <w:rPr>
                <w:ins w:id="4889" w:author="ONOPTCHENKO Xavier" w:date="2019-10-14T13:39:00Z"/>
                <w:rFonts w:ascii="Calibri" w:hAnsi="Calibri"/>
                <w:color w:val="000000"/>
                <w:sz w:val="16"/>
                <w:szCs w:val="16"/>
                <w:lang w:eastAsia="en-GB"/>
              </w:rPr>
            </w:pPr>
            <w:ins w:id="4890" w:author="ONOPTCHENKO Xavier" w:date="2019-10-14T13:42:00Z">
              <w:r>
                <w:rPr>
                  <w:rFonts w:ascii="Calibri" w:hAnsi="Calibri"/>
                  <w:color w:val="000000"/>
                  <w:sz w:val="16"/>
                  <w:szCs w:val="16"/>
                  <w:lang w:eastAsia="en-GB"/>
                </w:rPr>
                <w:t>8 Go</w:t>
              </w:r>
            </w:ins>
          </w:p>
        </w:tc>
        <w:tc>
          <w:tcPr>
            <w:tcW w:w="663" w:type="dxa"/>
            <w:noWrap/>
          </w:tcPr>
          <w:p w14:paraId="57F33473" w14:textId="5CA0F7EE"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4891" w:author="ONOPTCHENKO Xavier" w:date="2019-10-14T13:39:00Z"/>
                <w:rFonts w:ascii="Calibri" w:hAnsi="Calibri"/>
                <w:color w:val="000000"/>
                <w:sz w:val="16"/>
                <w:szCs w:val="16"/>
                <w:lang w:eastAsia="en-GB"/>
              </w:rPr>
            </w:pPr>
            <w:ins w:id="4892" w:author="ONOPTCHENKO Xavier" w:date="2019-10-14T13:42:00Z">
              <w:r>
                <w:rPr>
                  <w:rFonts w:ascii="Calibri" w:hAnsi="Calibri"/>
                  <w:color w:val="000000"/>
                  <w:sz w:val="16"/>
                  <w:szCs w:val="16"/>
                  <w:lang w:eastAsia="en-GB"/>
                </w:rPr>
                <w:t>L2-LE</w:t>
              </w:r>
            </w:ins>
          </w:p>
        </w:tc>
        <w:tc>
          <w:tcPr>
            <w:tcW w:w="1322" w:type="dxa"/>
          </w:tcPr>
          <w:p w14:paraId="282FFBF1" w14:textId="15D3BA43" w:rsidR="00451E64"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4893" w:author="ONOPTCHENKO Xavier" w:date="2019-10-14T13:39:00Z"/>
                <w:rFonts w:ascii="Calibri" w:hAnsi="Calibri"/>
                <w:color w:val="000000"/>
                <w:sz w:val="16"/>
                <w:szCs w:val="16"/>
                <w:lang w:eastAsia="en-GB"/>
              </w:rPr>
            </w:pPr>
            <w:ins w:id="4894" w:author="ONOPTCHENKO Xavier" w:date="2019-10-14T13:42:00Z">
              <w:r>
                <w:rPr>
                  <w:rFonts w:ascii="Calibri" w:hAnsi="Calibri"/>
                  <w:color w:val="000000"/>
                  <w:sz w:val="16"/>
                  <w:szCs w:val="16"/>
                  <w:lang w:eastAsia="en-GB"/>
                </w:rPr>
                <w:t>Oracle 12.1.0.2</w:t>
              </w:r>
            </w:ins>
          </w:p>
        </w:tc>
        <w:tc>
          <w:tcPr>
            <w:tcW w:w="1134" w:type="dxa"/>
            <w:noWrap/>
          </w:tcPr>
          <w:p w14:paraId="53E1100F" w14:textId="19E6BDA8" w:rsidR="00451E64" w:rsidRDefault="00451E64">
            <w:pPr>
              <w:spacing w:before="0"/>
              <w:jc w:val="right"/>
              <w:cnfStyle w:val="000000000000" w:firstRow="0" w:lastRow="0" w:firstColumn="0" w:lastColumn="0" w:oddVBand="0" w:evenVBand="0" w:oddHBand="0" w:evenHBand="0" w:firstRowFirstColumn="0" w:firstRowLastColumn="0" w:lastRowFirstColumn="0" w:lastRowLastColumn="0"/>
              <w:rPr>
                <w:ins w:id="4895" w:author="ONOPTCHENKO Xavier" w:date="2019-10-14T13:39:00Z"/>
                <w:rFonts w:ascii="Calibri" w:hAnsi="Calibri"/>
                <w:color w:val="000000"/>
                <w:sz w:val="16"/>
                <w:szCs w:val="16"/>
                <w:lang w:eastAsia="en-GB"/>
              </w:rPr>
            </w:pPr>
            <w:ins w:id="4896" w:author="ONOPTCHENKO Xavier" w:date="2019-10-14T13:43:00Z">
              <w:r>
                <w:rPr>
                  <w:rFonts w:ascii="Calibri" w:hAnsi="Calibri"/>
                  <w:color w:val="000000"/>
                  <w:sz w:val="16"/>
                  <w:szCs w:val="16"/>
                  <w:lang w:eastAsia="en-GB"/>
                </w:rPr>
                <w:t xml:space="preserve">SAN : </w:t>
              </w:r>
            </w:ins>
            <w:ins w:id="4897" w:author="ONOPTCHENKO Xavier" w:date="2019-10-14T13:45:00Z">
              <w:r>
                <w:rPr>
                  <w:rFonts w:ascii="Calibri" w:hAnsi="Calibri"/>
                  <w:color w:val="000000"/>
                  <w:sz w:val="16"/>
                  <w:szCs w:val="16"/>
                  <w:lang w:eastAsia="en-GB"/>
                </w:rPr>
                <w:t>2</w:t>
              </w:r>
            </w:ins>
            <w:ins w:id="4898" w:author="ONOPTCHENKO Xavier" w:date="2019-10-14T13:43:00Z">
              <w:r>
                <w:rPr>
                  <w:rFonts w:ascii="Calibri" w:hAnsi="Calibri"/>
                  <w:color w:val="000000"/>
                  <w:sz w:val="16"/>
                  <w:szCs w:val="16"/>
                  <w:lang w:eastAsia="en-GB"/>
                </w:rPr>
                <w:t>00 Go</w:t>
              </w:r>
            </w:ins>
          </w:p>
        </w:tc>
        <w:tc>
          <w:tcPr>
            <w:tcW w:w="1859" w:type="dxa"/>
          </w:tcPr>
          <w:p w14:paraId="0AA026D3" w14:textId="77777777" w:rsidR="00451E64"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4899" w:author="ONOPTCHENKO Xavier" w:date="2019-10-14T13:45:00Z"/>
                <w:rFonts w:ascii="Calibri" w:hAnsi="Calibri"/>
                <w:color w:val="000000"/>
                <w:sz w:val="16"/>
                <w:szCs w:val="16"/>
                <w:lang w:eastAsia="en-GB"/>
              </w:rPr>
            </w:pPr>
            <w:ins w:id="4900" w:author="ONOPTCHENKO Xavier" w:date="2019-10-14T13:45:00Z">
              <w:r>
                <w:rPr>
                  <w:rFonts w:ascii="Calibri" w:hAnsi="Calibri"/>
                  <w:color w:val="000000"/>
                  <w:sz w:val="16"/>
                  <w:szCs w:val="16"/>
                  <w:lang w:eastAsia="en-GB"/>
                </w:rPr>
                <w:t>Données Spotfire.</w:t>
              </w:r>
            </w:ins>
          </w:p>
          <w:p w14:paraId="7C320289" w14:textId="3CFE273F" w:rsidR="00451E64"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4901" w:author="ONOPTCHENKO Xavier" w:date="2019-10-14T13:39:00Z"/>
                <w:rFonts w:ascii="Calibri" w:hAnsi="Calibri"/>
                <w:color w:val="000000"/>
                <w:sz w:val="16"/>
                <w:szCs w:val="16"/>
                <w:lang w:eastAsia="en-GB"/>
              </w:rPr>
            </w:pPr>
            <w:ins w:id="4902" w:author="ONOPTCHENKO Xavier" w:date="2019-10-14T13:45:00Z">
              <w:r w:rsidRPr="00C26741">
                <w:rPr>
                  <w:rFonts w:ascii="Calibri" w:hAnsi="Calibri"/>
                  <w:b/>
                  <w:color w:val="000000"/>
                  <w:sz w:val="16"/>
                  <w:szCs w:val="16"/>
                  <w:lang w:eastAsia="en-GB"/>
                </w:rPr>
                <w:t>Oracle 19 incompatible</w:t>
              </w:r>
              <w:r>
                <w:rPr>
                  <w:rFonts w:ascii="Calibri" w:hAnsi="Calibri"/>
                  <w:b/>
                  <w:color w:val="000000"/>
                  <w:sz w:val="16"/>
                  <w:szCs w:val="16"/>
                  <w:lang w:eastAsia="en-GB"/>
                </w:rPr>
                <w:t>.</w:t>
              </w:r>
            </w:ins>
          </w:p>
        </w:tc>
      </w:tr>
      <w:tr w:rsidR="00451E64" w:rsidRPr="002E104C" w14:paraId="694D534B" w14:textId="77777777" w:rsidTr="00A013EE">
        <w:trPr>
          <w:cnfStyle w:val="000000100000" w:firstRow="0" w:lastRow="0" w:firstColumn="0" w:lastColumn="0" w:oddVBand="0" w:evenVBand="0" w:oddHBand="1" w:evenHBand="0" w:firstRowFirstColumn="0" w:firstRowLastColumn="0" w:lastRowFirstColumn="0" w:lastRowLastColumn="0"/>
          <w:trHeight w:val="301"/>
          <w:ins w:id="4903" w:author="ONOPTCHENKO Xavier" w:date="2019-10-14T13:39:00Z"/>
        </w:trPr>
        <w:tc>
          <w:tcPr>
            <w:cnfStyle w:val="001000000000" w:firstRow="0" w:lastRow="0" w:firstColumn="1" w:lastColumn="0" w:oddVBand="0" w:evenVBand="0" w:oddHBand="0" w:evenHBand="0" w:firstRowFirstColumn="0" w:firstRowLastColumn="0" w:lastRowFirstColumn="0" w:lastRowLastColumn="0"/>
            <w:tcW w:w="1129" w:type="dxa"/>
            <w:noWrap/>
          </w:tcPr>
          <w:p w14:paraId="21C70A43" w14:textId="2B4C9EEC" w:rsidR="00451E64" w:rsidRDefault="00451E64" w:rsidP="00451E64">
            <w:pPr>
              <w:spacing w:before="0"/>
              <w:jc w:val="left"/>
              <w:rPr>
                <w:ins w:id="4904" w:author="ONOPTCHENKO Xavier" w:date="2019-10-14T13:39:00Z"/>
                <w:rFonts w:ascii="Calibri" w:hAnsi="Calibri"/>
                <w:color w:val="000000"/>
                <w:sz w:val="16"/>
                <w:szCs w:val="16"/>
                <w:lang w:eastAsia="en-GB"/>
              </w:rPr>
            </w:pPr>
            <w:ins w:id="4905" w:author="ONOPTCHENKO Xavier" w:date="2019-10-14T13:39:00Z">
              <w:r>
                <w:rPr>
                  <w:rFonts w:ascii="Calibri" w:hAnsi="Calibri"/>
                  <w:color w:val="000000"/>
                  <w:sz w:val="16"/>
                  <w:szCs w:val="16"/>
                  <w:lang w:eastAsia="en-GB"/>
                </w:rPr>
                <w:t>Nouveau #10</w:t>
              </w:r>
            </w:ins>
          </w:p>
        </w:tc>
        <w:tc>
          <w:tcPr>
            <w:tcW w:w="1428" w:type="dxa"/>
          </w:tcPr>
          <w:p w14:paraId="6BE16967" w14:textId="47AAEDE8" w:rsidR="00451E64"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4906" w:author="ONOPTCHENKO Xavier" w:date="2019-10-14T13:39:00Z"/>
                <w:rFonts w:ascii="Calibri" w:hAnsi="Calibri"/>
                <w:color w:val="000000"/>
                <w:sz w:val="16"/>
                <w:szCs w:val="16"/>
                <w:lang w:eastAsia="en-GB"/>
              </w:rPr>
            </w:pPr>
            <w:ins w:id="4907" w:author="ONOPTCHENKO Xavier" w:date="2019-10-14T13:40:00Z">
              <w:r w:rsidRPr="007E7576">
                <w:rPr>
                  <w:rFonts w:ascii="Calibri" w:hAnsi="Calibri"/>
                  <w:b/>
                  <w:color w:val="000000"/>
                  <w:sz w:val="16"/>
                  <w:szCs w:val="16"/>
                  <w:lang w:eastAsia="en-GB"/>
                </w:rPr>
                <w:t>Nouveau</w:t>
              </w:r>
            </w:ins>
          </w:p>
        </w:tc>
        <w:tc>
          <w:tcPr>
            <w:tcW w:w="1782" w:type="dxa"/>
          </w:tcPr>
          <w:p w14:paraId="4195960B" w14:textId="0375BCD2" w:rsidR="00451E64"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4908" w:author="ONOPTCHENKO Xavier" w:date="2019-10-14T13:39:00Z"/>
                <w:rFonts w:ascii="Calibri" w:hAnsi="Calibri"/>
                <w:color w:val="000000"/>
                <w:sz w:val="16"/>
                <w:szCs w:val="16"/>
                <w:lang w:eastAsia="en-GB"/>
              </w:rPr>
            </w:pPr>
            <w:ins w:id="4909" w:author="ONOPTCHENKO Xavier" w:date="2019-10-14T13:40:00Z">
              <w:r>
                <w:rPr>
                  <w:rFonts w:ascii="Calibri" w:hAnsi="Calibri"/>
                  <w:color w:val="000000"/>
                  <w:sz w:val="16"/>
                  <w:szCs w:val="16"/>
                  <w:lang w:eastAsia="en-GB"/>
                </w:rPr>
                <w:t>ESB Administration et Suivi</w:t>
              </w:r>
            </w:ins>
          </w:p>
        </w:tc>
        <w:tc>
          <w:tcPr>
            <w:tcW w:w="1275" w:type="dxa"/>
            <w:noWrap/>
          </w:tcPr>
          <w:p w14:paraId="22AA0721" w14:textId="75EAA0E1" w:rsidR="00451E64"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4910" w:author="ONOPTCHENKO Xavier" w:date="2019-10-14T13:39:00Z"/>
                <w:rFonts w:ascii="Calibri" w:hAnsi="Calibri"/>
                <w:color w:val="000000"/>
                <w:sz w:val="16"/>
                <w:szCs w:val="16"/>
                <w:lang w:eastAsia="en-GB"/>
              </w:rPr>
            </w:pPr>
            <w:ins w:id="4911" w:author="ONOPTCHENKO Xavier" w:date="2019-10-14T13:39:00Z">
              <w:r>
                <w:rPr>
                  <w:rFonts w:ascii="Calibri" w:hAnsi="Calibri"/>
                  <w:color w:val="000000"/>
                  <w:sz w:val="16"/>
                  <w:szCs w:val="16"/>
                  <w:lang w:eastAsia="en-GB"/>
                </w:rPr>
                <w:t>Intégration</w:t>
              </w:r>
            </w:ins>
          </w:p>
        </w:tc>
        <w:tc>
          <w:tcPr>
            <w:tcW w:w="850" w:type="dxa"/>
            <w:noWrap/>
          </w:tcPr>
          <w:p w14:paraId="6FE03C60" w14:textId="038E57C7" w:rsidR="00451E64"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4912" w:author="ONOPTCHENKO Xavier" w:date="2019-10-14T13:39:00Z"/>
                <w:rFonts w:ascii="Calibri" w:hAnsi="Calibri"/>
                <w:color w:val="000000"/>
                <w:sz w:val="16"/>
                <w:szCs w:val="16"/>
                <w:lang w:eastAsia="en-GB"/>
              </w:rPr>
            </w:pPr>
            <w:ins w:id="4913" w:author="ONOPTCHENKO Xavier" w:date="2019-10-14T13:40:00Z">
              <w:r>
                <w:rPr>
                  <w:rFonts w:ascii="Calibri" w:hAnsi="Calibri"/>
                  <w:color w:val="000000"/>
                  <w:sz w:val="16"/>
                  <w:szCs w:val="16"/>
                  <w:lang w:eastAsia="en-GB"/>
                </w:rPr>
                <w:t>P/A</w:t>
              </w:r>
            </w:ins>
          </w:p>
        </w:tc>
        <w:tc>
          <w:tcPr>
            <w:tcW w:w="851" w:type="dxa"/>
            <w:noWrap/>
          </w:tcPr>
          <w:p w14:paraId="08792258" w14:textId="140954DF" w:rsidR="00451E64"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4914" w:author="ONOPTCHENKO Xavier" w:date="2019-10-14T13:39:00Z"/>
                <w:rFonts w:ascii="Calibri" w:hAnsi="Calibri"/>
                <w:color w:val="000000"/>
                <w:sz w:val="16"/>
                <w:szCs w:val="16"/>
                <w:lang w:eastAsia="en-GB"/>
              </w:rPr>
            </w:pPr>
            <w:ins w:id="4915" w:author="ONOPTCHENKO Xavier" w:date="2019-10-14T13:40:00Z">
              <w:r>
                <w:rPr>
                  <w:rFonts w:ascii="Calibri" w:hAnsi="Calibri"/>
                  <w:color w:val="000000"/>
                  <w:sz w:val="16"/>
                  <w:szCs w:val="16"/>
                  <w:lang w:eastAsia="en-GB"/>
                </w:rPr>
                <w:t>Windows 2016</w:t>
              </w:r>
            </w:ins>
          </w:p>
        </w:tc>
        <w:tc>
          <w:tcPr>
            <w:tcW w:w="567" w:type="dxa"/>
            <w:noWrap/>
          </w:tcPr>
          <w:p w14:paraId="2A273A00" w14:textId="63173836" w:rsidR="00451E64"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4916" w:author="ONOPTCHENKO Xavier" w:date="2019-10-14T13:39:00Z"/>
                <w:rFonts w:ascii="Calibri" w:hAnsi="Calibri"/>
                <w:color w:val="000000"/>
                <w:sz w:val="16"/>
                <w:szCs w:val="16"/>
                <w:lang w:eastAsia="en-GB"/>
              </w:rPr>
            </w:pPr>
            <w:ins w:id="4917" w:author="ONOPTCHENKO Xavier" w:date="2019-10-14T13:40:00Z">
              <w:r>
                <w:rPr>
                  <w:rFonts w:ascii="Calibri" w:hAnsi="Calibri"/>
                  <w:color w:val="000000"/>
                  <w:sz w:val="16"/>
                  <w:szCs w:val="16"/>
                  <w:lang w:eastAsia="en-GB"/>
                </w:rPr>
                <w:t>B</w:t>
              </w:r>
            </w:ins>
          </w:p>
        </w:tc>
        <w:tc>
          <w:tcPr>
            <w:tcW w:w="481" w:type="dxa"/>
            <w:noWrap/>
          </w:tcPr>
          <w:p w14:paraId="3DE8D609" w14:textId="32C5D1B7" w:rsidR="00451E64" w:rsidRDefault="00451E64" w:rsidP="00451E64">
            <w:pPr>
              <w:spacing w:before="0"/>
              <w:jc w:val="right"/>
              <w:cnfStyle w:val="000000100000" w:firstRow="0" w:lastRow="0" w:firstColumn="0" w:lastColumn="0" w:oddVBand="0" w:evenVBand="0" w:oddHBand="1" w:evenHBand="0" w:firstRowFirstColumn="0" w:firstRowLastColumn="0" w:lastRowFirstColumn="0" w:lastRowLastColumn="0"/>
              <w:rPr>
                <w:ins w:id="4918" w:author="ONOPTCHENKO Xavier" w:date="2019-10-14T13:39:00Z"/>
                <w:rFonts w:ascii="Calibri" w:hAnsi="Calibri"/>
                <w:color w:val="000000"/>
                <w:sz w:val="16"/>
                <w:szCs w:val="16"/>
                <w:lang w:eastAsia="en-GB"/>
              </w:rPr>
            </w:pPr>
            <w:ins w:id="4919" w:author="ONOPTCHENKO Xavier" w:date="2019-10-14T13:42:00Z">
              <w:r>
                <w:rPr>
                  <w:rFonts w:ascii="Calibri" w:hAnsi="Calibri"/>
                  <w:color w:val="000000"/>
                  <w:sz w:val="16"/>
                  <w:szCs w:val="16"/>
                  <w:lang w:eastAsia="en-GB"/>
                </w:rPr>
                <w:t>4</w:t>
              </w:r>
            </w:ins>
          </w:p>
        </w:tc>
        <w:tc>
          <w:tcPr>
            <w:tcW w:w="653" w:type="dxa"/>
            <w:noWrap/>
          </w:tcPr>
          <w:p w14:paraId="2867EE6A" w14:textId="6B5FE74F" w:rsidR="00451E64" w:rsidRDefault="005D5C6E" w:rsidP="00451E64">
            <w:pPr>
              <w:spacing w:before="0"/>
              <w:jc w:val="right"/>
              <w:cnfStyle w:val="000000100000" w:firstRow="0" w:lastRow="0" w:firstColumn="0" w:lastColumn="0" w:oddVBand="0" w:evenVBand="0" w:oddHBand="1" w:evenHBand="0" w:firstRowFirstColumn="0" w:firstRowLastColumn="0" w:lastRowFirstColumn="0" w:lastRowLastColumn="0"/>
              <w:rPr>
                <w:ins w:id="4920" w:author="ONOPTCHENKO Xavier" w:date="2019-10-14T13:39:00Z"/>
                <w:rFonts w:ascii="Calibri" w:hAnsi="Calibri"/>
                <w:color w:val="000000"/>
                <w:sz w:val="16"/>
                <w:szCs w:val="16"/>
                <w:lang w:eastAsia="en-GB"/>
              </w:rPr>
            </w:pPr>
            <w:ins w:id="4921" w:author="ONOPTCHENKO Xavier" w:date="2019-10-21T14:52:00Z">
              <w:r>
                <w:rPr>
                  <w:rFonts w:ascii="Calibri" w:hAnsi="Calibri"/>
                  <w:color w:val="000000"/>
                  <w:sz w:val="16"/>
                  <w:szCs w:val="16"/>
                  <w:lang w:eastAsia="en-GB"/>
                </w:rPr>
                <w:t>32</w:t>
              </w:r>
            </w:ins>
            <w:ins w:id="4922" w:author="ONOPTCHENKO Xavier" w:date="2019-10-14T13:42:00Z">
              <w:r w:rsidR="00451E64">
                <w:rPr>
                  <w:rFonts w:ascii="Calibri" w:hAnsi="Calibri"/>
                  <w:color w:val="000000"/>
                  <w:sz w:val="16"/>
                  <w:szCs w:val="16"/>
                  <w:lang w:eastAsia="en-GB"/>
                </w:rPr>
                <w:t xml:space="preserve"> Go</w:t>
              </w:r>
            </w:ins>
          </w:p>
        </w:tc>
        <w:tc>
          <w:tcPr>
            <w:tcW w:w="663" w:type="dxa"/>
            <w:noWrap/>
          </w:tcPr>
          <w:p w14:paraId="36321580" w14:textId="3FD8682E" w:rsidR="00451E64"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4923" w:author="ONOPTCHENKO Xavier" w:date="2019-10-14T13:39:00Z"/>
                <w:rFonts w:ascii="Calibri" w:hAnsi="Calibri"/>
                <w:color w:val="000000"/>
                <w:sz w:val="16"/>
                <w:szCs w:val="16"/>
                <w:lang w:eastAsia="en-GB"/>
              </w:rPr>
            </w:pPr>
            <w:ins w:id="4924" w:author="ONOPTCHENKO Xavier" w:date="2019-10-14T13:42:00Z">
              <w:r>
                <w:rPr>
                  <w:rFonts w:ascii="Calibri" w:hAnsi="Calibri"/>
                  <w:color w:val="000000"/>
                  <w:sz w:val="16"/>
                  <w:szCs w:val="16"/>
                  <w:lang w:eastAsia="en-GB"/>
                </w:rPr>
                <w:t>PAD</w:t>
              </w:r>
            </w:ins>
          </w:p>
        </w:tc>
        <w:tc>
          <w:tcPr>
            <w:tcW w:w="1322" w:type="dxa"/>
          </w:tcPr>
          <w:p w14:paraId="3A6FA3CC" w14:textId="4EBF1B54" w:rsidR="00451E64" w:rsidRDefault="00451E64" w:rsidP="00451E64">
            <w:pPr>
              <w:spacing w:before="0"/>
              <w:jc w:val="left"/>
              <w:cnfStyle w:val="000000100000" w:firstRow="0" w:lastRow="0" w:firstColumn="0" w:lastColumn="0" w:oddVBand="0" w:evenVBand="0" w:oddHBand="1" w:evenHBand="0" w:firstRowFirstColumn="0" w:firstRowLastColumn="0" w:lastRowFirstColumn="0" w:lastRowLastColumn="0"/>
              <w:rPr>
                <w:ins w:id="4925" w:author="ONOPTCHENKO Xavier" w:date="2019-10-14T13:39:00Z"/>
                <w:rFonts w:ascii="Calibri" w:hAnsi="Calibri"/>
                <w:color w:val="000000"/>
                <w:sz w:val="16"/>
                <w:szCs w:val="16"/>
                <w:lang w:eastAsia="en-GB"/>
              </w:rPr>
            </w:pPr>
            <w:ins w:id="4926" w:author="ONOPTCHENKO Xavier" w:date="2019-10-14T13:42:00Z">
              <w:r>
                <w:rPr>
                  <w:rFonts w:ascii="Calibri" w:hAnsi="Calibri"/>
                  <w:color w:val="000000"/>
                  <w:sz w:val="16"/>
                  <w:szCs w:val="16"/>
                  <w:lang w:eastAsia="en-GB"/>
                </w:rPr>
                <w:t>IIS 10.0</w:t>
              </w:r>
            </w:ins>
          </w:p>
        </w:tc>
        <w:tc>
          <w:tcPr>
            <w:tcW w:w="1134" w:type="dxa"/>
            <w:noWrap/>
          </w:tcPr>
          <w:p w14:paraId="67EB89D8" w14:textId="03AF6A3A" w:rsidR="00451E64" w:rsidRDefault="00451E64">
            <w:pPr>
              <w:spacing w:before="0"/>
              <w:jc w:val="right"/>
              <w:cnfStyle w:val="000000100000" w:firstRow="0" w:lastRow="0" w:firstColumn="0" w:lastColumn="0" w:oddVBand="0" w:evenVBand="0" w:oddHBand="1" w:evenHBand="0" w:firstRowFirstColumn="0" w:firstRowLastColumn="0" w:lastRowFirstColumn="0" w:lastRowLastColumn="0"/>
              <w:rPr>
                <w:ins w:id="4927" w:author="ONOPTCHENKO Xavier" w:date="2019-10-14T13:39:00Z"/>
                <w:rFonts w:ascii="Calibri" w:hAnsi="Calibri"/>
                <w:color w:val="000000"/>
                <w:sz w:val="16"/>
                <w:szCs w:val="16"/>
                <w:lang w:eastAsia="en-GB"/>
              </w:rPr>
            </w:pPr>
            <w:ins w:id="4928" w:author="ONOPTCHENKO Xavier" w:date="2019-10-14T13:45:00Z">
              <w:r>
                <w:rPr>
                  <w:rFonts w:ascii="Calibri" w:hAnsi="Calibri"/>
                  <w:color w:val="000000"/>
                  <w:sz w:val="16"/>
                  <w:szCs w:val="16"/>
                  <w:lang w:eastAsia="en-GB"/>
                </w:rPr>
                <w:t>SAN : 50 Go</w:t>
              </w:r>
            </w:ins>
          </w:p>
        </w:tc>
        <w:tc>
          <w:tcPr>
            <w:tcW w:w="1859" w:type="dxa"/>
          </w:tcPr>
          <w:p w14:paraId="52142146" w14:textId="43067BD5" w:rsidR="00451E64" w:rsidRDefault="00451E64" w:rsidP="00451E64">
            <w:pPr>
              <w:spacing w:before="0"/>
              <w:jc w:val="left"/>
              <w:cnfStyle w:val="000000100000" w:firstRow="0" w:lastRow="0" w:firstColumn="0" w:lastColumn="0" w:oddVBand="0" w:evenVBand="0" w:oddHBand="1" w:evenHBand="0" w:firstRowFirstColumn="0" w:firstRowLastColumn="0" w:lastRowFirstColumn="0" w:lastRowLastColumn="0"/>
              <w:rPr>
                <w:ins w:id="4929" w:author="ONOPTCHENKO Xavier" w:date="2019-10-14T13:39:00Z"/>
                <w:rFonts w:ascii="Calibri" w:hAnsi="Calibri"/>
                <w:color w:val="000000"/>
                <w:sz w:val="16"/>
                <w:szCs w:val="16"/>
                <w:lang w:eastAsia="en-GB"/>
              </w:rPr>
            </w:pPr>
            <w:ins w:id="4930" w:author="ONOPTCHENKO Xavier" w:date="2019-10-14T13:45:00Z">
              <w:r>
                <w:rPr>
                  <w:rFonts w:ascii="Calibri" w:hAnsi="Calibri"/>
                  <w:color w:val="000000"/>
                  <w:sz w:val="16"/>
                  <w:szCs w:val="16"/>
                  <w:lang w:eastAsia="en-GB"/>
                </w:rPr>
                <w:t>Spotfire</w:t>
              </w:r>
            </w:ins>
          </w:p>
        </w:tc>
      </w:tr>
      <w:tr w:rsidR="00451E64" w:rsidRPr="002E104C" w14:paraId="7B266482" w14:textId="77777777" w:rsidTr="00A013EE">
        <w:trPr>
          <w:trHeight w:val="301"/>
          <w:ins w:id="4931" w:author="ONOPTCHENKO Xavier" w:date="2019-10-14T13:39:00Z"/>
        </w:trPr>
        <w:tc>
          <w:tcPr>
            <w:cnfStyle w:val="001000000000" w:firstRow="0" w:lastRow="0" w:firstColumn="1" w:lastColumn="0" w:oddVBand="0" w:evenVBand="0" w:oddHBand="0" w:evenHBand="0" w:firstRowFirstColumn="0" w:firstRowLastColumn="0" w:lastRowFirstColumn="0" w:lastRowLastColumn="0"/>
            <w:tcW w:w="1129" w:type="dxa"/>
            <w:noWrap/>
          </w:tcPr>
          <w:p w14:paraId="7D8F6748" w14:textId="3A2280AA" w:rsidR="00451E64" w:rsidRDefault="00451E64" w:rsidP="00451E64">
            <w:pPr>
              <w:spacing w:before="0"/>
              <w:jc w:val="left"/>
              <w:rPr>
                <w:ins w:id="4932" w:author="ONOPTCHENKO Xavier" w:date="2019-10-14T13:39:00Z"/>
                <w:rFonts w:ascii="Calibri" w:hAnsi="Calibri"/>
                <w:color w:val="000000"/>
                <w:sz w:val="16"/>
                <w:szCs w:val="16"/>
                <w:lang w:eastAsia="en-GB"/>
              </w:rPr>
            </w:pPr>
            <w:ins w:id="4933" w:author="ONOPTCHENKO Xavier" w:date="2019-10-14T13:39:00Z">
              <w:r>
                <w:rPr>
                  <w:rFonts w:ascii="Calibri" w:hAnsi="Calibri"/>
                  <w:color w:val="000000"/>
                  <w:sz w:val="16"/>
                  <w:szCs w:val="16"/>
                  <w:lang w:eastAsia="en-GB"/>
                </w:rPr>
                <w:t>Nouveau #11</w:t>
              </w:r>
            </w:ins>
          </w:p>
        </w:tc>
        <w:tc>
          <w:tcPr>
            <w:tcW w:w="1428" w:type="dxa"/>
          </w:tcPr>
          <w:p w14:paraId="017A3523" w14:textId="56D9681B"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4934" w:author="ONOPTCHENKO Xavier" w:date="2019-10-14T13:39:00Z"/>
                <w:rFonts w:ascii="Calibri" w:hAnsi="Calibri"/>
                <w:color w:val="000000"/>
                <w:sz w:val="16"/>
                <w:szCs w:val="16"/>
                <w:lang w:eastAsia="en-GB"/>
              </w:rPr>
            </w:pPr>
            <w:ins w:id="4935" w:author="ONOPTCHENKO Xavier" w:date="2019-10-14T13:40:00Z">
              <w:r w:rsidRPr="007E7576">
                <w:rPr>
                  <w:rFonts w:ascii="Calibri" w:hAnsi="Calibri"/>
                  <w:color w:val="000000"/>
                  <w:sz w:val="16"/>
                  <w:szCs w:val="16"/>
                  <w:lang w:eastAsia="en-GB"/>
                </w:rPr>
                <w:t>A</w:t>
              </w:r>
              <w:r>
                <w:rPr>
                  <w:rFonts w:ascii="Calibri" w:hAnsi="Calibri"/>
                  <w:color w:val="000000"/>
                  <w:sz w:val="16"/>
                  <w:szCs w:val="16"/>
                  <w:lang w:eastAsia="en-GB"/>
                </w:rPr>
                <w:t>P10792</w:t>
              </w:r>
            </w:ins>
          </w:p>
        </w:tc>
        <w:tc>
          <w:tcPr>
            <w:tcW w:w="1782" w:type="dxa"/>
          </w:tcPr>
          <w:p w14:paraId="48553C7B" w14:textId="6D7BA6E7"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4936" w:author="ONOPTCHENKO Xavier" w:date="2019-10-14T13:39:00Z"/>
                <w:rFonts w:ascii="Calibri" w:hAnsi="Calibri"/>
                <w:color w:val="000000"/>
                <w:sz w:val="16"/>
                <w:szCs w:val="16"/>
                <w:lang w:eastAsia="en-GB"/>
              </w:rPr>
            </w:pPr>
            <w:ins w:id="4937" w:author="ONOPTCHENKO Xavier" w:date="2019-10-14T13:40:00Z">
              <w:r>
                <w:rPr>
                  <w:rFonts w:ascii="Calibri" w:hAnsi="Calibri"/>
                  <w:color w:val="000000"/>
                  <w:sz w:val="16"/>
                  <w:szCs w:val="16"/>
                  <w:lang w:eastAsia="en-GB"/>
                </w:rPr>
                <w:t>ESB</w:t>
              </w:r>
            </w:ins>
          </w:p>
        </w:tc>
        <w:tc>
          <w:tcPr>
            <w:tcW w:w="1275" w:type="dxa"/>
            <w:noWrap/>
          </w:tcPr>
          <w:p w14:paraId="08FE2071" w14:textId="1F472D13"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4938" w:author="ONOPTCHENKO Xavier" w:date="2019-10-14T13:39:00Z"/>
                <w:rFonts w:ascii="Calibri" w:hAnsi="Calibri"/>
                <w:color w:val="000000"/>
                <w:sz w:val="16"/>
                <w:szCs w:val="16"/>
                <w:lang w:eastAsia="en-GB"/>
              </w:rPr>
            </w:pPr>
            <w:ins w:id="4939" w:author="ONOPTCHENKO Xavier" w:date="2019-10-14T13:39:00Z">
              <w:r>
                <w:rPr>
                  <w:rFonts w:ascii="Calibri" w:hAnsi="Calibri"/>
                  <w:color w:val="000000"/>
                  <w:sz w:val="16"/>
                  <w:szCs w:val="16"/>
                  <w:lang w:eastAsia="en-GB"/>
                </w:rPr>
                <w:t>Intégration</w:t>
              </w:r>
            </w:ins>
          </w:p>
        </w:tc>
        <w:tc>
          <w:tcPr>
            <w:tcW w:w="850" w:type="dxa"/>
            <w:noWrap/>
          </w:tcPr>
          <w:p w14:paraId="182F4141" w14:textId="06CA2737"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4940" w:author="ONOPTCHENKO Xavier" w:date="2019-10-14T13:39:00Z"/>
                <w:rFonts w:ascii="Calibri" w:hAnsi="Calibri"/>
                <w:color w:val="000000"/>
                <w:sz w:val="16"/>
                <w:szCs w:val="16"/>
                <w:lang w:eastAsia="en-GB"/>
              </w:rPr>
            </w:pPr>
            <w:ins w:id="4941" w:author="ONOPTCHENKO Xavier" w:date="2019-10-14T13:40:00Z">
              <w:r>
                <w:rPr>
                  <w:rFonts w:ascii="Calibri" w:hAnsi="Calibri"/>
                  <w:color w:val="000000"/>
                  <w:sz w:val="16"/>
                  <w:szCs w:val="16"/>
                  <w:lang w:eastAsia="en-GB"/>
                </w:rPr>
                <w:t>D</w:t>
              </w:r>
            </w:ins>
          </w:p>
        </w:tc>
        <w:tc>
          <w:tcPr>
            <w:tcW w:w="851" w:type="dxa"/>
            <w:noWrap/>
          </w:tcPr>
          <w:p w14:paraId="67E728E9" w14:textId="4509A064"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4942" w:author="ONOPTCHENKO Xavier" w:date="2019-10-14T13:39:00Z"/>
                <w:rFonts w:ascii="Calibri" w:hAnsi="Calibri"/>
                <w:color w:val="000000"/>
                <w:sz w:val="16"/>
                <w:szCs w:val="16"/>
                <w:lang w:eastAsia="en-GB"/>
              </w:rPr>
            </w:pPr>
            <w:ins w:id="4943" w:author="ONOPTCHENKO Xavier" w:date="2019-10-14T13:40:00Z">
              <w:r>
                <w:rPr>
                  <w:rFonts w:ascii="Calibri" w:hAnsi="Calibri"/>
                  <w:color w:val="000000"/>
                  <w:sz w:val="16"/>
                  <w:szCs w:val="16"/>
                  <w:lang w:eastAsia="en-GB"/>
                </w:rPr>
                <w:t>RHEL 7.6</w:t>
              </w:r>
            </w:ins>
          </w:p>
        </w:tc>
        <w:tc>
          <w:tcPr>
            <w:tcW w:w="567" w:type="dxa"/>
            <w:noWrap/>
          </w:tcPr>
          <w:p w14:paraId="2A196BBB" w14:textId="65485900"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4944" w:author="ONOPTCHENKO Xavier" w:date="2019-10-14T13:39:00Z"/>
                <w:rFonts w:ascii="Calibri" w:hAnsi="Calibri"/>
                <w:color w:val="000000"/>
                <w:sz w:val="16"/>
                <w:szCs w:val="16"/>
                <w:lang w:eastAsia="en-GB"/>
              </w:rPr>
            </w:pPr>
            <w:ins w:id="4945" w:author="ONOPTCHENKO Xavier" w:date="2019-10-14T13:40:00Z">
              <w:r>
                <w:rPr>
                  <w:rFonts w:ascii="Calibri" w:hAnsi="Calibri"/>
                  <w:color w:val="000000"/>
                  <w:sz w:val="16"/>
                  <w:szCs w:val="16"/>
                  <w:lang w:eastAsia="en-GB"/>
                </w:rPr>
                <w:t>B</w:t>
              </w:r>
            </w:ins>
          </w:p>
        </w:tc>
        <w:tc>
          <w:tcPr>
            <w:tcW w:w="481" w:type="dxa"/>
            <w:noWrap/>
          </w:tcPr>
          <w:p w14:paraId="2C46ACCB" w14:textId="41E611AE" w:rsidR="00451E64" w:rsidRDefault="00451E64" w:rsidP="00451E64">
            <w:pPr>
              <w:spacing w:before="0"/>
              <w:jc w:val="right"/>
              <w:cnfStyle w:val="000000000000" w:firstRow="0" w:lastRow="0" w:firstColumn="0" w:lastColumn="0" w:oddVBand="0" w:evenVBand="0" w:oddHBand="0" w:evenHBand="0" w:firstRowFirstColumn="0" w:firstRowLastColumn="0" w:lastRowFirstColumn="0" w:lastRowLastColumn="0"/>
              <w:rPr>
                <w:ins w:id="4946" w:author="ONOPTCHENKO Xavier" w:date="2019-10-14T13:39:00Z"/>
                <w:rFonts w:ascii="Calibri" w:hAnsi="Calibri"/>
                <w:color w:val="000000"/>
                <w:sz w:val="16"/>
                <w:szCs w:val="16"/>
                <w:lang w:eastAsia="en-GB"/>
              </w:rPr>
            </w:pPr>
            <w:ins w:id="4947" w:author="ONOPTCHENKO Xavier" w:date="2019-10-14T13:42:00Z">
              <w:r>
                <w:rPr>
                  <w:rFonts w:ascii="Calibri" w:hAnsi="Calibri"/>
                  <w:color w:val="000000"/>
                  <w:sz w:val="16"/>
                  <w:szCs w:val="16"/>
                  <w:lang w:eastAsia="en-GB"/>
                </w:rPr>
                <w:t>2</w:t>
              </w:r>
            </w:ins>
          </w:p>
        </w:tc>
        <w:tc>
          <w:tcPr>
            <w:tcW w:w="653" w:type="dxa"/>
            <w:noWrap/>
          </w:tcPr>
          <w:p w14:paraId="2E5FA2A4" w14:textId="7208D867" w:rsidR="00451E64" w:rsidRDefault="00451E64" w:rsidP="00451E64">
            <w:pPr>
              <w:spacing w:before="0"/>
              <w:jc w:val="right"/>
              <w:cnfStyle w:val="000000000000" w:firstRow="0" w:lastRow="0" w:firstColumn="0" w:lastColumn="0" w:oddVBand="0" w:evenVBand="0" w:oddHBand="0" w:evenHBand="0" w:firstRowFirstColumn="0" w:firstRowLastColumn="0" w:lastRowFirstColumn="0" w:lastRowLastColumn="0"/>
              <w:rPr>
                <w:ins w:id="4948" w:author="ONOPTCHENKO Xavier" w:date="2019-10-14T13:39:00Z"/>
                <w:rFonts w:ascii="Calibri" w:hAnsi="Calibri"/>
                <w:color w:val="000000"/>
                <w:sz w:val="16"/>
                <w:szCs w:val="16"/>
                <w:lang w:eastAsia="en-GB"/>
              </w:rPr>
            </w:pPr>
            <w:ins w:id="4949" w:author="ONOPTCHENKO Xavier" w:date="2019-10-14T13:42:00Z">
              <w:r>
                <w:rPr>
                  <w:rFonts w:ascii="Calibri" w:hAnsi="Calibri"/>
                  <w:color w:val="000000"/>
                  <w:sz w:val="16"/>
                  <w:szCs w:val="16"/>
                  <w:lang w:eastAsia="en-GB"/>
                </w:rPr>
                <w:t>8 Go</w:t>
              </w:r>
            </w:ins>
          </w:p>
        </w:tc>
        <w:tc>
          <w:tcPr>
            <w:tcW w:w="663" w:type="dxa"/>
            <w:noWrap/>
          </w:tcPr>
          <w:p w14:paraId="25EF3E94" w14:textId="0CD75CD7"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4950" w:author="ONOPTCHENKO Xavier" w:date="2019-10-14T13:39:00Z"/>
                <w:rFonts w:ascii="Calibri" w:hAnsi="Calibri"/>
                <w:color w:val="000000"/>
                <w:sz w:val="16"/>
                <w:szCs w:val="16"/>
                <w:lang w:eastAsia="en-GB"/>
              </w:rPr>
            </w:pPr>
            <w:ins w:id="4951" w:author="ONOPTCHENKO Xavier" w:date="2019-10-14T13:42:00Z">
              <w:r>
                <w:rPr>
                  <w:rFonts w:ascii="Calibri" w:hAnsi="Calibri"/>
                  <w:color w:val="000000"/>
                  <w:sz w:val="16"/>
                  <w:szCs w:val="16"/>
                  <w:lang w:eastAsia="en-GB"/>
                </w:rPr>
                <w:t>PAD</w:t>
              </w:r>
            </w:ins>
          </w:p>
        </w:tc>
        <w:tc>
          <w:tcPr>
            <w:tcW w:w="1322" w:type="dxa"/>
          </w:tcPr>
          <w:p w14:paraId="664074CD" w14:textId="14883CA9" w:rsidR="00451E64"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4952" w:author="ONOPTCHENKO Xavier" w:date="2019-10-14T13:39:00Z"/>
                <w:rFonts w:ascii="Calibri" w:hAnsi="Calibri"/>
                <w:color w:val="000000"/>
                <w:sz w:val="16"/>
                <w:szCs w:val="16"/>
                <w:lang w:eastAsia="en-GB"/>
              </w:rPr>
            </w:pPr>
            <w:ins w:id="4953" w:author="ONOPTCHENKO Xavier" w:date="2019-10-14T13:42:00Z">
              <w:r>
                <w:rPr>
                  <w:rFonts w:ascii="Calibri" w:hAnsi="Calibri"/>
                  <w:color w:val="000000"/>
                  <w:sz w:val="16"/>
                  <w:szCs w:val="16"/>
                  <w:lang w:eastAsia="en-GB"/>
                </w:rPr>
                <w:t>Oracle 12.1.0.2</w:t>
              </w:r>
            </w:ins>
          </w:p>
        </w:tc>
        <w:tc>
          <w:tcPr>
            <w:tcW w:w="1134" w:type="dxa"/>
            <w:noWrap/>
          </w:tcPr>
          <w:p w14:paraId="51CDCFC9" w14:textId="1095D9FA" w:rsidR="00451E64" w:rsidRDefault="00451E64" w:rsidP="00451E64">
            <w:pPr>
              <w:spacing w:before="0"/>
              <w:jc w:val="right"/>
              <w:cnfStyle w:val="000000000000" w:firstRow="0" w:lastRow="0" w:firstColumn="0" w:lastColumn="0" w:oddVBand="0" w:evenVBand="0" w:oddHBand="0" w:evenHBand="0" w:firstRowFirstColumn="0" w:firstRowLastColumn="0" w:lastRowFirstColumn="0" w:lastRowLastColumn="0"/>
              <w:rPr>
                <w:ins w:id="4954" w:author="ONOPTCHENKO Xavier" w:date="2019-10-14T13:39:00Z"/>
                <w:rFonts w:ascii="Calibri" w:hAnsi="Calibri"/>
                <w:color w:val="000000"/>
                <w:sz w:val="16"/>
                <w:szCs w:val="16"/>
                <w:lang w:eastAsia="en-GB"/>
              </w:rPr>
            </w:pPr>
            <w:ins w:id="4955" w:author="ONOPTCHENKO Xavier" w:date="2019-10-14T13:45:00Z">
              <w:r>
                <w:rPr>
                  <w:rFonts w:ascii="Calibri" w:hAnsi="Calibri"/>
                  <w:color w:val="000000"/>
                  <w:sz w:val="16"/>
                  <w:szCs w:val="16"/>
                  <w:lang w:eastAsia="en-GB"/>
                </w:rPr>
                <w:t>SAN : 200 Go</w:t>
              </w:r>
            </w:ins>
          </w:p>
        </w:tc>
        <w:tc>
          <w:tcPr>
            <w:tcW w:w="1859" w:type="dxa"/>
          </w:tcPr>
          <w:p w14:paraId="6AC96A7A" w14:textId="77777777" w:rsidR="00451E64"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4956" w:author="ONOPTCHENKO Xavier" w:date="2019-10-14T13:45:00Z"/>
                <w:rFonts w:ascii="Calibri" w:hAnsi="Calibri"/>
                <w:color w:val="000000"/>
                <w:sz w:val="16"/>
                <w:szCs w:val="16"/>
                <w:lang w:eastAsia="en-GB"/>
              </w:rPr>
            </w:pPr>
            <w:ins w:id="4957" w:author="ONOPTCHENKO Xavier" w:date="2019-10-14T13:45:00Z">
              <w:r>
                <w:rPr>
                  <w:rFonts w:ascii="Calibri" w:hAnsi="Calibri"/>
                  <w:color w:val="000000"/>
                  <w:sz w:val="16"/>
                  <w:szCs w:val="16"/>
                  <w:lang w:eastAsia="en-GB"/>
                </w:rPr>
                <w:t>Données Spotfire.</w:t>
              </w:r>
            </w:ins>
          </w:p>
          <w:p w14:paraId="5FA940C3" w14:textId="4C06AAD4" w:rsidR="00451E64"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4958" w:author="ONOPTCHENKO Xavier" w:date="2019-10-14T13:39:00Z"/>
                <w:rFonts w:ascii="Calibri" w:hAnsi="Calibri"/>
                <w:color w:val="000000"/>
                <w:sz w:val="16"/>
                <w:szCs w:val="16"/>
                <w:lang w:eastAsia="en-GB"/>
              </w:rPr>
            </w:pPr>
            <w:ins w:id="4959" w:author="ONOPTCHENKO Xavier" w:date="2019-10-14T13:45:00Z">
              <w:r w:rsidRPr="007E7576">
                <w:rPr>
                  <w:rFonts w:ascii="Calibri" w:hAnsi="Calibri"/>
                  <w:b/>
                  <w:color w:val="000000"/>
                  <w:sz w:val="16"/>
                  <w:szCs w:val="16"/>
                  <w:lang w:eastAsia="en-GB"/>
                </w:rPr>
                <w:t>Oracle 19 incompatible</w:t>
              </w:r>
              <w:r>
                <w:rPr>
                  <w:rFonts w:ascii="Calibri" w:hAnsi="Calibri"/>
                  <w:b/>
                  <w:color w:val="000000"/>
                  <w:sz w:val="16"/>
                  <w:szCs w:val="16"/>
                  <w:lang w:eastAsia="en-GB"/>
                </w:rPr>
                <w:t>.</w:t>
              </w:r>
            </w:ins>
          </w:p>
        </w:tc>
      </w:tr>
    </w:tbl>
    <w:p w14:paraId="6A9673A7" w14:textId="77777777" w:rsidR="00CF207F" w:rsidRDefault="00CF207F">
      <w:pPr>
        <w:spacing w:before="240" w:after="120"/>
        <w:rPr>
          <w:ins w:id="4960" w:author="ONOPTCHENKO Xavier" w:date="2019-10-14T13:38:00Z"/>
          <w:b/>
        </w:rPr>
        <w:pPrChange w:id="4961" w:author="ONOPTCHENKO Xavier" w:date="2019-10-14T13:47:00Z">
          <w:pPr>
            <w:spacing w:before="240"/>
          </w:pPr>
        </w:pPrChange>
      </w:pPr>
      <w:ins w:id="4962" w:author="ONOPTCHENKO Xavier" w:date="2019-10-14T13:38:00Z">
        <w:r w:rsidRPr="00335A86">
          <w:rPr>
            <w:b/>
          </w:rPr>
          <w:t>Bases de données :</w:t>
        </w:r>
      </w:ins>
    </w:p>
    <w:tbl>
      <w:tblPr>
        <w:tblStyle w:val="TableauGrille4-Accentuation1"/>
        <w:tblW w:w="12753" w:type="dxa"/>
        <w:tblLook w:val="04A0" w:firstRow="1" w:lastRow="0" w:firstColumn="1" w:lastColumn="0" w:noHBand="0" w:noVBand="1"/>
      </w:tblPr>
      <w:tblGrid>
        <w:gridCol w:w="1129"/>
        <w:gridCol w:w="1367"/>
        <w:gridCol w:w="850"/>
        <w:gridCol w:w="965"/>
        <w:gridCol w:w="1167"/>
        <w:gridCol w:w="1167"/>
        <w:gridCol w:w="1936"/>
        <w:gridCol w:w="4172"/>
        <w:tblGridChange w:id="4963">
          <w:tblGrid>
            <w:gridCol w:w="1129"/>
            <w:gridCol w:w="1367"/>
            <w:gridCol w:w="850"/>
            <w:gridCol w:w="965"/>
            <w:gridCol w:w="1167"/>
            <w:gridCol w:w="1167"/>
            <w:gridCol w:w="1936"/>
            <w:gridCol w:w="4172"/>
          </w:tblGrid>
        </w:tblGridChange>
      </w:tblGrid>
      <w:tr w:rsidR="00CF207F" w:rsidRPr="00D65F21" w14:paraId="3A3B1B2E" w14:textId="77777777" w:rsidTr="00A013EE">
        <w:trPr>
          <w:cnfStyle w:val="100000000000" w:firstRow="1" w:lastRow="0" w:firstColumn="0" w:lastColumn="0" w:oddVBand="0" w:evenVBand="0" w:oddHBand="0" w:evenHBand="0" w:firstRowFirstColumn="0" w:firstRowLastColumn="0" w:lastRowFirstColumn="0" w:lastRowLastColumn="0"/>
          <w:trHeight w:val="450"/>
          <w:ins w:id="4964" w:author="ONOPTCHENKO Xavier" w:date="2019-10-14T13:38:00Z"/>
        </w:trPr>
        <w:tc>
          <w:tcPr>
            <w:cnfStyle w:val="001000000000" w:firstRow="0" w:lastRow="0" w:firstColumn="1" w:lastColumn="0" w:oddVBand="0" w:evenVBand="0" w:oddHBand="0" w:evenHBand="0" w:firstRowFirstColumn="0" w:firstRowLastColumn="0" w:lastRowFirstColumn="0" w:lastRowLastColumn="0"/>
            <w:tcW w:w="1129" w:type="dxa"/>
            <w:hideMark/>
          </w:tcPr>
          <w:p w14:paraId="2B65A725" w14:textId="77777777" w:rsidR="00CF207F" w:rsidRPr="00D65F21" w:rsidRDefault="00CF207F" w:rsidP="00A013EE">
            <w:pPr>
              <w:spacing w:before="0"/>
              <w:jc w:val="left"/>
              <w:rPr>
                <w:ins w:id="4965" w:author="ONOPTCHENKO Xavier" w:date="2019-10-14T13:38:00Z"/>
                <w:rFonts w:ascii="Calibri" w:hAnsi="Calibri"/>
                <w:b w:val="0"/>
                <w:bCs w:val="0"/>
                <w:color w:val="FFFFFF"/>
                <w:sz w:val="16"/>
                <w:szCs w:val="16"/>
                <w:lang w:val="en-GB" w:eastAsia="en-GB"/>
              </w:rPr>
            </w:pPr>
            <w:ins w:id="4966" w:author="ONOPTCHENKO Xavier" w:date="2019-10-14T13:38:00Z">
              <w:r w:rsidRPr="00D65F21">
                <w:rPr>
                  <w:rFonts w:ascii="Calibri" w:hAnsi="Calibri"/>
                  <w:color w:val="FFFFFF"/>
                  <w:sz w:val="16"/>
                  <w:szCs w:val="16"/>
                  <w:lang w:val="en-GB" w:eastAsia="en-GB"/>
                </w:rPr>
                <w:t>Serveur</w:t>
              </w:r>
            </w:ins>
          </w:p>
        </w:tc>
        <w:tc>
          <w:tcPr>
            <w:tcW w:w="1367" w:type="dxa"/>
            <w:hideMark/>
          </w:tcPr>
          <w:p w14:paraId="75C9FCB9" w14:textId="77777777" w:rsidR="00CF207F" w:rsidRPr="00D65F21" w:rsidRDefault="00CF207F" w:rsidP="00A013EE">
            <w:pPr>
              <w:spacing w:before="0"/>
              <w:jc w:val="center"/>
              <w:cnfStyle w:val="100000000000" w:firstRow="1" w:lastRow="0" w:firstColumn="0" w:lastColumn="0" w:oddVBand="0" w:evenVBand="0" w:oddHBand="0" w:evenHBand="0" w:firstRowFirstColumn="0" w:firstRowLastColumn="0" w:lastRowFirstColumn="0" w:lastRowLastColumn="0"/>
              <w:rPr>
                <w:ins w:id="4967" w:author="ONOPTCHENKO Xavier" w:date="2019-10-14T13:38:00Z"/>
                <w:rFonts w:ascii="Calibri" w:hAnsi="Calibri"/>
                <w:b w:val="0"/>
                <w:bCs w:val="0"/>
                <w:color w:val="FFFFFF"/>
                <w:sz w:val="16"/>
                <w:szCs w:val="16"/>
                <w:lang w:val="en-GB" w:eastAsia="en-GB"/>
              </w:rPr>
            </w:pPr>
            <w:ins w:id="4968" w:author="ONOPTCHENKO Xavier" w:date="2019-10-14T13:38:00Z">
              <w:r w:rsidRPr="00D65F21">
                <w:rPr>
                  <w:rFonts w:ascii="Calibri" w:hAnsi="Calibri"/>
                  <w:color w:val="FFFFFF"/>
                  <w:sz w:val="16"/>
                  <w:szCs w:val="16"/>
                  <w:lang w:val="en-GB" w:eastAsia="en-GB"/>
                </w:rPr>
                <w:t>Environnement</w:t>
              </w:r>
            </w:ins>
          </w:p>
        </w:tc>
        <w:tc>
          <w:tcPr>
            <w:tcW w:w="850" w:type="dxa"/>
            <w:hideMark/>
          </w:tcPr>
          <w:p w14:paraId="60F12D95" w14:textId="77777777" w:rsidR="00CF207F" w:rsidRPr="00D65F21" w:rsidRDefault="00CF207F" w:rsidP="00A013EE">
            <w:pPr>
              <w:spacing w:before="0"/>
              <w:jc w:val="center"/>
              <w:cnfStyle w:val="100000000000" w:firstRow="1" w:lastRow="0" w:firstColumn="0" w:lastColumn="0" w:oddVBand="0" w:evenVBand="0" w:oddHBand="0" w:evenHBand="0" w:firstRowFirstColumn="0" w:firstRowLastColumn="0" w:lastRowFirstColumn="0" w:lastRowLastColumn="0"/>
              <w:rPr>
                <w:ins w:id="4969" w:author="ONOPTCHENKO Xavier" w:date="2019-10-14T13:38:00Z"/>
                <w:rFonts w:ascii="Calibri" w:hAnsi="Calibri"/>
                <w:b w:val="0"/>
                <w:bCs w:val="0"/>
                <w:color w:val="FFFFFF"/>
                <w:sz w:val="16"/>
                <w:szCs w:val="16"/>
                <w:lang w:val="en-GB" w:eastAsia="en-GB"/>
              </w:rPr>
            </w:pPr>
            <w:ins w:id="4970" w:author="ONOPTCHENKO Xavier" w:date="2019-10-14T13:38:00Z">
              <w:r>
                <w:rPr>
                  <w:rFonts w:ascii="Calibri" w:hAnsi="Calibri"/>
                  <w:color w:val="FFFFFF"/>
                  <w:sz w:val="16"/>
                  <w:szCs w:val="16"/>
                  <w:lang w:val="en-GB" w:eastAsia="en-GB"/>
                </w:rPr>
                <w:t>Version</w:t>
              </w:r>
            </w:ins>
          </w:p>
        </w:tc>
        <w:tc>
          <w:tcPr>
            <w:tcW w:w="965" w:type="dxa"/>
            <w:hideMark/>
          </w:tcPr>
          <w:p w14:paraId="1F6E8805" w14:textId="77777777" w:rsidR="00CF207F" w:rsidRPr="00D65F21" w:rsidRDefault="00CF207F" w:rsidP="00A013EE">
            <w:pPr>
              <w:spacing w:before="0"/>
              <w:jc w:val="center"/>
              <w:cnfStyle w:val="100000000000" w:firstRow="1" w:lastRow="0" w:firstColumn="0" w:lastColumn="0" w:oddVBand="0" w:evenVBand="0" w:oddHBand="0" w:evenHBand="0" w:firstRowFirstColumn="0" w:firstRowLastColumn="0" w:lastRowFirstColumn="0" w:lastRowLastColumn="0"/>
              <w:rPr>
                <w:ins w:id="4971" w:author="ONOPTCHENKO Xavier" w:date="2019-10-14T13:38:00Z"/>
                <w:rFonts w:ascii="Calibri" w:hAnsi="Calibri"/>
                <w:b w:val="0"/>
                <w:bCs w:val="0"/>
                <w:color w:val="FFFFFF"/>
                <w:sz w:val="16"/>
                <w:szCs w:val="16"/>
                <w:lang w:val="en-GB" w:eastAsia="en-GB"/>
              </w:rPr>
            </w:pPr>
            <w:ins w:id="4972" w:author="ONOPTCHENKO Xavier" w:date="2019-10-14T13:38:00Z">
              <w:r>
                <w:rPr>
                  <w:rFonts w:ascii="Calibri" w:hAnsi="Calibri"/>
                  <w:color w:val="FFFFFF"/>
                  <w:sz w:val="16"/>
                  <w:szCs w:val="16"/>
                  <w:lang w:val="en-GB" w:eastAsia="en-GB"/>
                </w:rPr>
                <w:t>Volumétrie</w:t>
              </w:r>
            </w:ins>
          </w:p>
        </w:tc>
        <w:tc>
          <w:tcPr>
            <w:tcW w:w="1167" w:type="dxa"/>
          </w:tcPr>
          <w:p w14:paraId="6E64E7F4" w14:textId="77777777" w:rsidR="00CF207F" w:rsidRPr="00D65F21" w:rsidRDefault="00CF207F" w:rsidP="00A013EE">
            <w:pPr>
              <w:spacing w:before="0"/>
              <w:jc w:val="center"/>
              <w:cnfStyle w:val="100000000000" w:firstRow="1" w:lastRow="0" w:firstColumn="0" w:lastColumn="0" w:oddVBand="0" w:evenVBand="0" w:oddHBand="0" w:evenHBand="0" w:firstRowFirstColumn="0" w:firstRowLastColumn="0" w:lastRowFirstColumn="0" w:lastRowLastColumn="0"/>
              <w:rPr>
                <w:ins w:id="4973" w:author="ONOPTCHENKO Xavier" w:date="2019-10-14T13:38:00Z"/>
                <w:rFonts w:ascii="Calibri" w:hAnsi="Calibri"/>
                <w:color w:val="FFFFFF"/>
                <w:sz w:val="16"/>
                <w:szCs w:val="16"/>
                <w:lang w:val="en-GB" w:eastAsia="en-GB"/>
              </w:rPr>
            </w:pPr>
            <w:ins w:id="4974" w:author="ONOPTCHENKO Xavier" w:date="2019-10-14T13:38:00Z">
              <w:r>
                <w:rPr>
                  <w:rFonts w:ascii="Calibri" w:hAnsi="Calibri"/>
                  <w:color w:val="FFFFFF"/>
                  <w:sz w:val="16"/>
                  <w:szCs w:val="16"/>
                  <w:lang w:val="en-GB" w:eastAsia="en-GB"/>
                </w:rPr>
                <w:t>Template</w:t>
              </w:r>
            </w:ins>
          </w:p>
        </w:tc>
        <w:tc>
          <w:tcPr>
            <w:tcW w:w="1167" w:type="dxa"/>
            <w:hideMark/>
          </w:tcPr>
          <w:p w14:paraId="30236810" w14:textId="77777777" w:rsidR="00CF207F" w:rsidRPr="00D65F21" w:rsidRDefault="00CF207F" w:rsidP="00A013EE">
            <w:pPr>
              <w:spacing w:before="0"/>
              <w:jc w:val="center"/>
              <w:cnfStyle w:val="100000000000" w:firstRow="1" w:lastRow="0" w:firstColumn="0" w:lastColumn="0" w:oddVBand="0" w:evenVBand="0" w:oddHBand="0" w:evenHBand="0" w:firstRowFirstColumn="0" w:firstRowLastColumn="0" w:lastRowFirstColumn="0" w:lastRowLastColumn="0"/>
              <w:rPr>
                <w:ins w:id="4975" w:author="ONOPTCHENKO Xavier" w:date="2019-10-14T13:38:00Z"/>
                <w:rFonts w:ascii="Calibri" w:hAnsi="Calibri"/>
                <w:b w:val="0"/>
                <w:bCs w:val="0"/>
                <w:color w:val="FFFFFF"/>
                <w:sz w:val="16"/>
                <w:szCs w:val="16"/>
                <w:lang w:val="en-GB" w:eastAsia="en-GB"/>
              </w:rPr>
            </w:pPr>
            <w:ins w:id="4976" w:author="ONOPTCHENKO Xavier" w:date="2019-10-14T13:38:00Z">
              <w:r w:rsidRPr="00D65F21">
                <w:rPr>
                  <w:rFonts w:ascii="Calibri" w:hAnsi="Calibri"/>
                  <w:color w:val="FFFFFF"/>
                  <w:sz w:val="16"/>
                  <w:szCs w:val="16"/>
                  <w:lang w:val="en-GB" w:eastAsia="en-GB"/>
                </w:rPr>
                <w:t>Zone réseau</w:t>
              </w:r>
            </w:ins>
          </w:p>
        </w:tc>
        <w:tc>
          <w:tcPr>
            <w:tcW w:w="1936" w:type="dxa"/>
            <w:hideMark/>
          </w:tcPr>
          <w:p w14:paraId="595C015B" w14:textId="77777777" w:rsidR="00CF207F" w:rsidRPr="00D65F21" w:rsidRDefault="00CF207F" w:rsidP="00A013EE">
            <w:pPr>
              <w:spacing w:before="0"/>
              <w:jc w:val="left"/>
              <w:cnfStyle w:val="100000000000" w:firstRow="1" w:lastRow="0" w:firstColumn="0" w:lastColumn="0" w:oddVBand="0" w:evenVBand="0" w:oddHBand="0" w:evenHBand="0" w:firstRowFirstColumn="0" w:firstRowLastColumn="0" w:lastRowFirstColumn="0" w:lastRowLastColumn="0"/>
              <w:rPr>
                <w:ins w:id="4977" w:author="ONOPTCHENKO Xavier" w:date="2019-10-14T13:38:00Z"/>
                <w:rFonts w:ascii="Calibri" w:hAnsi="Calibri"/>
                <w:b w:val="0"/>
                <w:bCs w:val="0"/>
                <w:color w:val="FFFFFF"/>
                <w:sz w:val="16"/>
                <w:szCs w:val="16"/>
                <w:lang w:val="en-GB" w:eastAsia="en-GB"/>
              </w:rPr>
            </w:pPr>
            <w:ins w:id="4978" w:author="ONOPTCHENKO Xavier" w:date="2019-10-14T13:38:00Z">
              <w:r>
                <w:rPr>
                  <w:rFonts w:ascii="Calibri" w:hAnsi="Calibri"/>
                  <w:color w:val="FFFFFF"/>
                  <w:sz w:val="16"/>
                  <w:szCs w:val="16"/>
                  <w:lang w:val="en-GB" w:eastAsia="en-GB"/>
                </w:rPr>
                <w:t>Options</w:t>
              </w:r>
            </w:ins>
          </w:p>
        </w:tc>
        <w:tc>
          <w:tcPr>
            <w:tcW w:w="4172" w:type="dxa"/>
          </w:tcPr>
          <w:p w14:paraId="39ACEE34" w14:textId="77777777" w:rsidR="00CF207F" w:rsidRPr="00D65F21" w:rsidRDefault="00CF207F" w:rsidP="00A013EE">
            <w:pPr>
              <w:spacing w:before="0"/>
              <w:jc w:val="left"/>
              <w:cnfStyle w:val="100000000000" w:firstRow="1" w:lastRow="0" w:firstColumn="0" w:lastColumn="0" w:oddVBand="0" w:evenVBand="0" w:oddHBand="0" w:evenHBand="0" w:firstRowFirstColumn="0" w:firstRowLastColumn="0" w:lastRowFirstColumn="0" w:lastRowLastColumn="0"/>
              <w:rPr>
                <w:ins w:id="4979" w:author="ONOPTCHENKO Xavier" w:date="2019-10-14T13:38:00Z"/>
                <w:rFonts w:ascii="Calibri" w:hAnsi="Calibri"/>
                <w:b w:val="0"/>
                <w:bCs w:val="0"/>
                <w:color w:val="FFFFFF"/>
                <w:sz w:val="16"/>
                <w:szCs w:val="16"/>
                <w:lang w:val="en-GB" w:eastAsia="en-GB"/>
              </w:rPr>
            </w:pPr>
            <w:ins w:id="4980" w:author="ONOPTCHENKO Xavier" w:date="2019-10-14T13:38:00Z">
              <w:r>
                <w:rPr>
                  <w:rFonts w:ascii="Calibri" w:hAnsi="Calibri"/>
                  <w:color w:val="FFFFFF"/>
                  <w:sz w:val="16"/>
                  <w:szCs w:val="16"/>
                  <w:lang w:val="en-GB" w:eastAsia="en-GB"/>
                </w:rPr>
                <w:t>Commentaires</w:t>
              </w:r>
            </w:ins>
          </w:p>
        </w:tc>
      </w:tr>
      <w:tr w:rsidR="00CF207F" w:rsidRPr="00D65F21" w14:paraId="4ED6930B" w14:textId="77777777" w:rsidTr="00A013EE">
        <w:trPr>
          <w:cnfStyle w:val="000000100000" w:firstRow="0" w:lastRow="0" w:firstColumn="0" w:lastColumn="0" w:oddVBand="0" w:evenVBand="0" w:oddHBand="1" w:evenHBand="0" w:firstRowFirstColumn="0" w:firstRowLastColumn="0" w:lastRowFirstColumn="0" w:lastRowLastColumn="0"/>
          <w:trHeight w:val="300"/>
          <w:ins w:id="4981" w:author="ONOPTCHENKO Xavier" w:date="2019-10-14T13:38:00Z"/>
        </w:trPr>
        <w:tc>
          <w:tcPr>
            <w:cnfStyle w:val="001000000000" w:firstRow="0" w:lastRow="0" w:firstColumn="1" w:lastColumn="0" w:oddVBand="0" w:evenVBand="0" w:oddHBand="0" w:evenHBand="0" w:firstRowFirstColumn="0" w:firstRowLastColumn="0" w:lastRowFirstColumn="0" w:lastRowLastColumn="0"/>
            <w:tcW w:w="1129" w:type="dxa"/>
            <w:noWrap/>
          </w:tcPr>
          <w:p w14:paraId="088E88D5" w14:textId="31BF61EA" w:rsidR="00CF207F" w:rsidRDefault="00CF207F" w:rsidP="00A013EE">
            <w:pPr>
              <w:spacing w:before="0"/>
              <w:jc w:val="left"/>
              <w:rPr>
                <w:ins w:id="4982" w:author="ONOPTCHENKO Xavier" w:date="2019-10-14T13:38:00Z"/>
                <w:rFonts w:ascii="Calibri" w:hAnsi="Calibri"/>
                <w:color w:val="000000"/>
                <w:sz w:val="16"/>
                <w:szCs w:val="16"/>
                <w:lang w:eastAsia="en-GB"/>
              </w:rPr>
            </w:pPr>
            <w:ins w:id="4983" w:author="ONOPTCHENKO Xavier" w:date="2019-10-14T13:38:00Z">
              <w:r>
                <w:rPr>
                  <w:rFonts w:ascii="Calibri" w:hAnsi="Calibri"/>
                  <w:color w:val="000000"/>
                  <w:sz w:val="16"/>
                  <w:szCs w:val="16"/>
                  <w:lang w:eastAsia="en-GB"/>
                </w:rPr>
                <w:t>Nouveau #</w:t>
              </w:r>
            </w:ins>
            <w:ins w:id="4984" w:author="ONOPTCHENKO Xavier" w:date="2019-10-14T13:46:00Z">
              <w:r w:rsidR="00451E64">
                <w:rPr>
                  <w:rFonts w:ascii="Calibri" w:hAnsi="Calibri"/>
                  <w:color w:val="000000"/>
                  <w:sz w:val="16"/>
                  <w:szCs w:val="16"/>
                  <w:lang w:eastAsia="en-GB"/>
                </w:rPr>
                <w:t>5</w:t>
              </w:r>
            </w:ins>
          </w:p>
          <w:p w14:paraId="5F24140A" w14:textId="154F15D8" w:rsidR="00CF207F" w:rsidRPr="00FA7636" w:rsidRDefault="00CF207F">
            <w:pPr>
              <w:spacing w:before="0"/>
              <w:jc w:val="left"/>
              <w:rPr>
                <w:ins w:id="4985" w:author="ONOPTCHENKO Xavier" w:date="2019-10-14T13:38:00Z"/>
                <w:rFonts w:ascii="Calibri" w:hAnsi="Calibri"/>
                <w:color w:val="000000"/>
                <w:sz w:val="16"/>
                <w:szCs w:val="16"/>
                <w:lang w:eastAsia="en-GB"/>
              </w:rPr>
            </w:pPr>
            <w:ins w:id="4986" w:author="ONOPTCHENKO Xavier" w:date="2019-10-14T13:38:00Z">
              <w:r>
                <w:rPr>
                  <w:rFonts w:ascii="Calibri" w:hAnsi="Calibri"/>
                  <w:color w:val="000000"/>
                  <w:sz w:val="16"/>
                  <w:szCs w:val="16"/>
                  <w:lang w:eastAsia="en-GB"/>
                </w:rPr>
                <w:t>Nouveau #</w:t>
              </w:r>
            </w:ins>
            <w:ins w:id="4987" w:author="ONOPTCHENKO Xavier" w:date="2019-10-14T13:46:00Z">
              <w:r w:rsidR="00451E64">
                <w:rPr>
                  <w:rFonts w:ascii="Calibri" w:hAnsi="Calibri"/>
                  <w:color w:val="000000"/>
                  <w:sz w:val="16"/>
                  <w:szCs w:val="16"/>
                  <w:lang w:eastAsia="en-GB"/>
                </w:rPr>
                <w:t>6</w:t>
              </w:r>
            </w:ins>
          </w:p>
        </w:tc>
        <w:tc>
          <w:tcPr>
            <w:tcW w:w="1367" w:type="dxa"/>
            <w:noWrap/>
            <w:vAlign w:val="center"/>
          </w:tcPr>
          <w:p w14:paraId="0621BA79" w14:textId="185296A6" w:rsidR="00CF207F" w:rsidRPr="00FA7636" w:rsidRDefault="00451E64">
            <w:pPr>
              <w:spacing w:before="0"/>
              <w:jc w:val="center"/>
              <w:cnfStyle w:val="000000100000" w:firstRow="0" w:lastRow="0" w:firstColumn="0" w:lastColumn="0" w:oddVBand="0" w:evenVBand="0" w:oddHBand="1" w:evenHBand="0" w:firstRowFirstColumn="0" w:firstRowLastColumn="0" w:lastRowFirstColumn="0" w:lastRowLastColumn="0"/>
              <w:rPr>
                <w:ins w:id="4988" w:author="ONOPTCHENKO Xavier" w:date="2019-10-14T13:38:00Z"/>
                <w:rFonts w:ascii="Calibri" w:hAnsi="Calibri"/>
                <w:color w:val="000000"/>
                <w:sz w:val="16"/>
                <w:szCs w:val="16"/>
                <w:lang w:eastAsia="en-GB"/>
              </w:rPr>
            </w:pPr>
            <w:ins w:id="4989" w:author="ONOPTCHENKO Xavier" w:date="2019-10-14T13:46:00Z">
              <w:r>
                <w:rPr>
                  <w:rFonts w:ascii="Calibri" w:hAnsi="Calibri"/>
                  <w:color w:val="000000"/>
                  <w:sz w:val="16"/>
                  <w:szCs w:val="16"/>
                  <w:lang w:eastAsia="en-GB"/>
                </w:rPr>
                <w:t>Pré-p</w:t>
              </w:r>
            </w:ins>
            <w:ins w:id="4990" w:author="ONOPTCHENKO Xavier" w:date="2019-10-14T13:38:00Z">
              <w:r w:rsidR="00CF207F">
                <w:rPr>
                  <w:rFonts w:ascii="Calibri" w:hAnsi="Calibri"/>
                  <w:color w:val="000000"/>
                  <w:sz w:val="16"/>
                  <w:szCs w:val="16"/>
                  <w:lang w:eastAsia="en-GB"/>
                </w:rPr>
                <w:t>roduction</w:t>
              </w:r>
            </w:ins>
          </w:p>
        </w:tc>
        <w:tc>
          <w:tcPr>
            <w:tcW w:w="850" w:type="dxa"/>
            <w:noWrap/>
            <w:vAlign w:val="center"/>
          </w:tcPr>
          <w:p w14:paraId="56FB6A94" w14:textId="228C2F0B" w:rsidR="00CF207F" w:rsidRPr="00FA7636" w:rsidRDefault="00451E64" w:rsidP="00A013EE">
            <w:pPr>
              <w:spacing w:before="0"/>
              <w:jc w:val="center"/>
              <w:cnfStyle w:val="000000100000" w:firstRow="0" w:lastRow="0" w:firstColumn="0" w:lastColumn="0" w:oddVBand="0" w:evenVBand="0" w:oddHBand="1" w:evenHBand="0" w:firstRowFirstColumn="0" w:firstRowLastColumn="0" w:lastRowFirstColumn="0" w:lastRowLastColumn="0"/>
              <w:rPr>
                <w:ins w:id="4991" w:author="ONOPTCHENKO Xavier" w:date="2019-10-14T13:38:00Z"/>
                <w:rFonts w:ascii="Calibri" w:hAnsi="Calibri"/>
                <w:color w:val="000000"/>
                <w:sz w:val="16"/>
                <w:szCs w:val="16"/>
                <w:lang w:eastAsia="en-GB"/>
              </w:rPr>
            </w:pPr>
            <w:ins w:id="4992" w:author="ONOPTCHENKO Xavier" w:date="2019-10-14T13:46:00Z">
              <w:r>
                <w:rPr>
                  <w:rFonts w:ascii="Calibri" w:hAnsi="Calibri"/>
                  <w:color w:val="000000"/>
                  <w:sz w:val="16"/>
                  <w:szCs w:val="16"/>
                  <w:lang w:eastAsia="en-GB"/>
                </w:rPr>
                <w:t>12.1.0.2</w:t>
              </w:r>
            </w:ins>
          </w:p>
        </w:tc>
        <w:tc>
          <w:tcPr>
            <w:tcW w:w="965" w:type="dxa"/>
            <w:noWrap/>
            <w:vAlign w:val="center"/>
          </w:tcPr>
          <w:p w14:paraId="06349991" w14:textId="77777777" w:rsidR="00CF207F" w:rsidRPr="00FA7636" w:rsidRDefault="00CF207F" w:rsidP="00A013EE">
            <w:pPr>
              <w:spacing w:before="0"/>
              <w:jc w:val="center"/>
              <w:cnfStyle w:val="000000100000" w:firstRow="0" w:lastRow="0" w:firstColumn="0" w:lastColumn="0" w:oddVBand="0" w:evenVBand="0" w:oddHBand="1" w:evenHBand="0" w:firstRowFirstColumn="0" w:firstRowLastColumn="0" w:lastRowFirstColumn="0" w:lastRowLastColumn="0"/>
              <w:rPr>
                <w:ins w:id="4993" w:author="ONOPTCHENKO Xavier" w:date="2019-10-14T13:38:00Z"/>
                <w:rFonts w:ascii="Calibri" w:hAnsi="Calibri"/>
                <w:color w:val="000000"/>
                <w:sz w:val="16"/>
                <w:szCs w:val="16"/>
                <w:lang w:eastAsia="en-GB"/>
              </w:rPr>
            </w:pPr>
            <w:ins w:id="4994" w:author="ONOPTCHENKO Xavier" w:date="2019-10-14T13:38:00Z">
              <w:r>
                <w:rPr>
                  <w:rFonts w:ascii="Calibri" w:hAnsi="Calibri"/>
                  <w:color w:val="000000"/>
                  <w:sz w:val="16"/>
                  <w:szCs w:val="16"/>
                  <w:lang w:eastAsia="en-GB"/>
                </w:rPr>
                <w:t>100 Go</w:t>
              </w:r>
            </w:ins>
          </w:p>
        </w:tc>
        <w:tc>
          <w:tcPr>
            <w:tcW w:w="1167" w:type="dxa"/>
            <w:vAlign w:val="center"/>
          </w:tcPr>
          <w:p w14:paraId="2AF41570" w14:textId="77777777" w:rsidR="00CF207F" w:rsidRDefault="00CF207F" w:rsidP="00A013EE">
            <w:pPr>
              <w:spacing w:before="0"/>
              <w:jc w:val="center"/>
              <w:cnfStyle w:val="000000100000" w:firstRow="0" w:lastRow="0" w:firstColumn="0" w:lastColumn="0" w:oddVBand="0" w:evenVBand="0" w:oddHBand="1" w:evenHBand="0" w:firstRowFirstColumn="0" w:firstRowLastColumn="0" w:lastRowFirstColumn="0" w:lastRowLastColumn="0"/>
              <w:rPr>
                <w:ins w:id="4995" w:author="ONOPTCHENKO Xavier" w:date="2019-10-14T13:38:00Z"/>
                <w:rFonts w:ascii="Calibri" w:hAnsi="Calibri"/>
                <w:color w:val="000000"/>
                <w:sz w:val="16"/>
                <w:szCs w:val="16"/>
                <w:lang w:eastAsia="en-GB"/>
              </w:rPr>
            </w:pPr>
            <w:ins w:id="4996" w:author="ONOPTCHENKO Xavier" w:date="2019-10-14T13:38:00Z">
              <w:r>
                <w:rPr>
                  <w:rFonts w:ascii="Calibri" w:hAnsi="Calibri"/>
                  <w:color w:val="000000"/>
                  <w:sz w:val="16"/>
                  <w:szCs w:val="16"/>
                  <w:lang w:eastAsia="en-GB"/>
                </w:rPr>
                <w:t>MEDIUM</w:t>
              </w:r>
            </w:ins>
          </w:p>
        </w:tc>
        <w:tc>
          <w:tcPr>
            <w:tcW w:w="1167" w:type="dxa"/>
            <w:noWrap/>
            <w:vAlign w:val="center"/>
          </w:tcPr>
          <w:p w14:paraId="70E72148" w14:textId="77777777" w:rsidR="00CF207F" w:rsidRPr="00FA7636" w:rsidRDefault="00CF207F" w:rsidP="00A013EE">
            <w:pPr>
              <w:spacing w:before="0"/>
              <w:jc w:val="center"/>
              <w:cnfStyle w:val="000000100000" w:firstRow="0" w:lastRow="0" w:firstColumn="0" w:lastColumn="0" w:oddVBand="0" w:evenVBand="0" w:oddHBand="1" w:evenHBand="0" w:firstRowFirstColumn="0" w:firstRowLastColumn="0" w:lastRowFirstColumn="0" w:lastRowLastColumn="0"/>
              <w:rPr>
                <w:ins w:id="4997" w:author="ONOPTCHENKO Xavier" w:date="2019-10-14T13:38:00Z"/>
                <w:rFonts w:ascii="Calibri" w:hAnsi="Calibri"/>
                <w:color w:val="000000"/>
                <w:sz w:val="16"/>
                <w:szCs w:val="16"/>
                <w:lang w:eastAsia="en-GB"/>
              </w:rPr>
            </w:pPr>
            <w:ins w:id="4998" w:author="ONOPTCHENKO Xavier" w:date="2019-10-14T13:38:00Z">
              <w:r>
                <w:rPr>
                  <w:rFonts w:ascii="Calibri" w:hAnsi="Calibri"/>
                  <w:color w:val="000000"/>
                  <w:sz w:val="16"/>
                  <w:szCs w:val="16"/>
                  <w:lang w:eastAsia="en-GB"/>
                </w:rPr>
                <w:t>L2-LE</w:t>
              </w:r>
            </w:ins>
          </w:p>
        </w:tc>
        <w:tc>
          <w:tcPr>
            <w:tcW w:w="1936" w:type="dxa"/>
            <w:noWrap/>
            <w:vAlign w:val="center"/>
          </w:tcPr>
          <w:p w14:paraId="6DF4BED0" w14:textId="77777777" w:rsidR="00CF207F" w:rsidRDefault="00CF207F" w:rsidP="00A013EE">
            <w:pPr>
              <w:spacing w:before="0"/>
              <w:jc w:val="left"/>
              <w:cnfStyle w:val="000000100000" w:firstRow="0" w:lastRow="0" w:firstColumn="0" w:lastColumn="0" w:oddVBand="0" w:evenVBand="0" w:oddHBand="1" w:evenHBand="0" w:firstRowFirstColumn="0" w:firstRowLastColumn="0" w:lastRowFirstColumn="0" w:lastRowLastColumn="0"/>
              <w:rPr>
                <w:ins w:id="4999" w:author="ONOPTCHENKO Xavier" w:date="2019-10-14T13:38:00Z"/>
                <w:rFonts w:ascii="Calibri" w:hAnsi="Calibri"/>
                <w:color w:val="000000"/>
                <w:sz w:val="16"/>
                <w:szCs w:val="16"/>
                <w:lang w:eastAsia="en-GB"/>
              </w:rPr>
            </w:pPr>
            <w:ins w:id="5000" w:author="ONOPTCHENKO Xavier" w:date="2019-10-14T13:38:00Z">
              <w:r>
                <w:rPr>
                  <w:rFonts w:ascii="Calibri" w:hAnsi="Calibri"/>
                  <w:color w:val="000000"/>
                  <w:sz w:val="16"/>
                  <w:szCs w:val="16"/>
                  <w:lang w:eastAsia="en-GB"/>
                </w:rPr>
                <w:t>Diagnostic pack</w:t>
              </w:r>
            </w:ins>
          </w:p>
          <w:p w14:paraId="614934E9" w14:textId="77777777" w:rsidR="00CF207F" w:rsidRPr="00335A86" w:rsidRDefault="00CF207F" w:rsidP="00A013EE">
            <w:pPr>
              <w:spacing w:before="0"/>
              <w:jc w:val="left"/>
              <w:cnfStyle w:val="000000100000" w:firstRow="0" w:lastRow="0" w:firstColumn="0" w:lastColumn="0" w:oddVBand="0" w:evenVBand="0" w:oddHBand="1" w:evenHBand="0" w:firstRowFirstColumn="0" w:firstRowLastColumn="0" w:lastRowFirstColumn="0" w:lastRowLastColumn="0"/>
              <w:rPr>
                <w:ins w:id="5001" w:author="ONOPTCHENKO Xavier" w:date="2019-10-14T13:38:00Z"/>
                <w:rFonts w:ascii="Calibri" w:hAnsi="Calibri"/>
                <w:color w:val="000000"/>
                <w:sz w:val="16"/>
                <w:szCs w:val="16"/>
                <w:lang w:eastAsia="en-GB"/>
              </w:rPr>
            </w:pPr>
            <w:ins w:id="5002" w:author="ONOPTCHENKO Xavier" w:date="2019-10-14T13:38:00Z">
              <w:r>
                <w:rPr>
                  <w:rFonts w:ascii="Calibri" w:hAnsi="Calibri"/>
                  <w:color w:val="000000"/>
                  <w:sz w:val="16"/>
                  <w:szCs w:val="16"/>
                  <w:lang w:eastAsia="en-GB"/>
                </w:rPr>
                <w:t>Tuning pack</w:t>
              </w:r>
            </w:ins>
          </w:p>
        </w:tc>
        <w:tc>
          <w:tcPr>
            <w:tcW w:w="4172" w:type="dxa"/>
            <w:vAlign w:val="center"/>
          </w:tcPr>
          <w:p w14:paraId="507FB884" w14:textId="77777777" w:rsidR="00CF207F" w:rsidRPr="00FA7636" w:rsidRDefault="00CF207F" w:rsidP="00A013EE">
            <w:pPr>
              <w:spacing w:before="0"/>
              <w:jc w:val="left"/>
              <w:cnfStyle w:val="000000100000" w:firstRow="0" w:lastRow="0" w:firstColumn="0" w:lastColumn="0" w:oddVBand="0" w:evenVBand="0" w:oddHBand="1" w:evenHBand="0" w:firstRowFirstColumn="0" w:firstRowLastColumn="0" w:lastRowFirstColumn="0" w:lastRowLastColumn="0"/>
              <w:rPr>
                <w:ins w:id="5003" w:author="ONOPTCHENKO Xavier" w:date="2019-10-14T13:38:00Z"/>
                <w:rFonts w:ascii="Calibri" w:hAnsi="Calibri"/>
                <w:color w:val="000000"/>
                <w:sz w:val="16"/>
                <w:szCs w:val="16"/>
                <w:lang w:eastAsia="en-GB"/>
              </w:rPr>
            </w:pPr>
            <w:ins w:id="5004" w:author="ONOPTCHENKO Xavier" w:date="2019-10-14T13:38:00Z">
              <w:r>
                <w:rPr>
                  <w:rFonts w:ascii="Calibri" w:hAnsi="Calibri"/>
                  <w:color w:val="000000"/>
                  <w:sz w:val="16"/>
                  <w:szCs w:val="16"/>
                  <w:lang w:eastAsia="en-GB"/>
                </w:rPr>
                <w:t>Dataguard synchrone en mode « maximum availaibility ».</w:t>
              </w:r>
            </w:ins>
          </w:p>
        </w:tc>
      </w:tr>
      <w:tr w:rsidR="00451E64" w:rsidRPr="00D65F21" w14:paraId="472D4A01" w14:textId="77777777" w:rsidTr="00A013EE">
        <w:trPr>
          <w:trHeight w:val="300"/>
          <w:ins w:id="5005" w:author="ONOPTCHENKO Xavier" w:date="2019-10-14T13:46:00Z"/>
        </w:trPr>
        <w:tc>
          <w:tcPr>
            <w:cnfStyle w:val="001000000000" w:firstRow="0" w:lastRow="0" w:firstColumn="1" w:lastColumn="0" w:oddVBand="0" w:evenVBand="0" w:oddHBand="0" w:evenHBand="0" w:firstRowFirstColumn="0" w:firstRowLastColumn="0" w:lastRowFirstColumn="0" w:lastRowLastColumn="0"/>
            <w:tcW w:w="1129" w:type="dxa"/>
            <w:noWrap/>
          </w:tcPr>
          <w:p w14:paraId="21ED3B3E" w14:textId="2C4247CC" w:rsidR="00451E64" w:rsidRDefault="00451E64" w:rsidP="00451E64">
            <w:pPr>
              <w:spacing w:before="0"/>
              <w:jc w:val="left"/>
              <w:rPr>
                <w:ins w:id="5006" w:author="ONOPTCHENKO Xavier" w:date="2019-10-14T13:46:00Z"/>
                <w:rFonts w:ascii="Calibri" w:hAnsi="Calibri"/>
                <w:color w:val="000000"/>
                <w:sz w:val="16"/>
                <w:szCs w:val="16"/>
                <w:lang w:eastAsia="en-GB"/>
              </w:rPr>
            </w:pPr>
            <w:ins w:id="5007" w:author="ONOPTCHENKO Xavier" w:date="2019-10-14T13:46:00Z">
              <w:r>
                <w:rPr>
                  <w:rFonts w:ascii="Calibri" w:hAnsi="Calibri"/>
                  <w:color w:val="000000"/>
                  <w:sz w:val="16"/>
                  <w:szCs w:val="16"/>
                  <w:lang w:eastAsia="en-GB"/>
                </w:rPr>
                <w:t>Nouveau #8</w:t>
              </w:r>
            </w:ins>
          </w:p>
          <w:p w14:paraId="58A2CF66" w14:textId="5342D4EC" w:rsidR="00451E64" w:rsidRDefault="00451E64">
            <w:pPr>
              <w:spacing w:before="0"/>
              <w:jc w:val="left"/>
              <w:rPr>
                <w:ins w:id="5008" w:author="ONOPTCHENKO Xavier" w:date="2019-10-14T13:46:00Z"/>
                <w:rFonts w:ascii="Calibri" w:hAnsi="Calibri"/>
                <w:color w:val="000000"/>
                <w:sz w:val="16"/>
                <w:szCs w:val="16"/>
                <w:lang w:eastAsia="en-GB"/>
              </w:rPr>
            </w:pPr>
            <w:ins w:id="5009" w:author="ONOPTCHENKO Xavier" w:date="2019-10-14T13:46:00Z">
              <w:r>
                <w:rPr>
                  <w:rFonts w:ascii="Calibri" w:hAnsi="Calibri"/>
                  <w:color w:val="000000"/>
                  <w:sz w:val="16"/>
                  <w:szCs w:val="16"/>
                  <w:lang w:eastAsia="en-GB"/>
                </w:rPr>
                <w:t>Nouveau #9</w:t>
              </w:r>
            </w:ins>
          </w:p>
        </w:tc>
        <w:tc>
          <w:tcPr>
            <w:tcW w:w="1367" w:type="dxa"/>
            <w:noWrap/>
            <w:vAlign w:val="center"/>
          </w:tcPr>
          <w:p w14:paraId="78FB51FF" w14:textId="16F474E3" w:rsidR="00451E64" w:rsidRDefault="00451E64" w:rsidP="00A013EE">
            <w:pPr>
              <w:spacing w:before="0"/>
              <w:jc w:val="center"/>
              <w:cnfStyle w:val="000000000000" w:firstRow="0" w:lastRow="0" w:firstColumn="0" w:lastColumn="0" w:oddVBand="0" w:evenVBand="0" w:oddHBand="0" w:evenHBand="0" w:firstRowFirstColumn="0" w:firstRowLastColumn="0" w:lastRowFirstColumn="0" w:lastRowLastColumn="0"/>
              <w:rPr>
                <w:ins w:id="5010" w:author="ONOPTCHENKO Xavier" w:date="2019-10-14T13:46:00Z"/>
                <w:rFonts w:ascii="Calibri" w:hAnsi="Calibri"/>
                <w:color w:val="000000"/>
                <w:sz w:val="16"/>
                <w:szCs w:val="16"/>
                <w:lang w:eastAsia="en-GB"/>
              </w:rPr>
            </w:pPr>
            <w:ins w:id="5011" w:author="ONOPTCHENKO Xavier" w:date="2019-10-14T13:46:00Z">
              <w:r>
                <w:rPr>
                  <w:rFonts w:ascii="Calibri" w:hAnsi="Calibri"/>
                  <w:color w:val="000000"/>
                  <w:sz w:val="16"/>
                  <w:szCs w:val="16"/>
                  <w:lang w:eastAsia="en-GB"/>
                </w:rPr>
                <w:t>Qualification</w:t>
              </w:r>
            </w:ins>
          </w:p>
        </w:tc>
        <w:tc>
          <w:tcPr>
            <w:tcW w:w="850" w:type="dxa"/>
            <w:noWrap/>
            <w:vAlign w:val="center"/>
          </w:tcPr>
          <w:p w14:paraId="5C858A96" w14:textId="5B4E98DE" w:rsidR="00451E64" w:rsidRDefault="00451E64" w:rsidP="00A013EE">
            <w:pPr>
              <w:spacing w:before="0"/>
              <w:jc w:val="center"/>
              <w:cnfStyle w:val="000000000000" w:firstRow="0" w:lastRow="0" w:firstColumn="0" w:lastColumn="0" w:oddVBand="0" w:evenVBand="0" w:oddHBand="0" w:evenHBand="0" w:firstRowFirstColumn="0" w:firstRowLastColumn="0" w:lastRowFirstColumn="0" w:lastRowLastColumn="0"/>
              <w:rPr>
                <w:ins w:id="5012" w:author="ONOPTCHENKO Xavier" w:date="2019-10-14T13:46:00Z"/>
                <w:rFonts w:ascii="Calibri" w:hAnsi="Calibri"/>
                <w:color w:val="000000"/>
                <w:sz w:val="16"/>
                <w:szCs w:val="16"/>
                <w:lang w:eastAsia="en-GB"/>
              </w:rPr>
            </w:pPr>
            <w:ins w:id="5013" w:author="ONOPTCHENKO Xavier" w:date="2019-10-14T13:46:00Z">
              <w:r>
                <w:rPr>
                  <w:rFonts w:ascii="Calibri" w:hAnsi="Calibri"/>
                  <w:color w:val="000000"/>
                  <w:sz w:val="16"/>
                  <w:szCs w:val="16"/>
                  <w:lang w:eastAsia="en-GB"/>
                </w:rPr>
                <w:t>12.1.0.2</w:t>
              </w:r>
            </w:ins>
          </w:p>
        </w:tc>
        <w:tc>
          <w:tcPr>
            <w:tcW w:w="965" w:type="dxa"/>
            <w:noWrap/>
            <w:vAlign w:val="center"/>
          </w:tcPr>
          <w:p w14:paraId="0A228C83" w14:textId="3B51E20E" w:rsidR="00451E64" w:rsidRDefault="00451E64" w:rsidP="00A013EE">
            <w:pPr>
              <w:spacing w:before="0"/>
              <w:jc w:val="center"/>
              <w:cnfStyle w:val="000000000000" w:firstRow="0" w:lastRow="0" w:firstColumn="0" w:lastColumn="0" w:oddVBand="0" w:evenVBand="0" w:oddHBand="0" w:evenHBand="0" w:firstRowFirstColumn="0" w:firstRowLastColumn="0" w:lastRowFirstColumn="0" w:lastRowLastColumn="0"/>
              <w:rPr>
                <w:ins w:id="5014" w:author="ONOPTCHENKO Xavier" w:date="2019-10-14T13:46:00Z"/>
                <w:rFonts w:ascii="Calibri" w:hAnsi="Calibri"/>
                <w:color w:val="000000"/>
                <w:sz w:val="16"/>
                <w:szCs w:val="16"/>
                <w:lang w:eastAsia="en-GB"/>
              </w:rPr>
            </w:pPr>
            <w:ins w:id="5015" w:author="ONOPTCHENKO Xavier" w:date="2019-10-14T13:47:00Z">
              <w:r>
                <w:rPr>
                  <w:rFonts w:ascii="Calibri" w:hAnsi="Calibri"/>
                  <w:color w:val="000000"/>
                  <w:sz w:val="16"/>
                  <w:szCs w:val="16"/>
                  <w:lang w:eastAsia="en-GB"/>
                </w:rPr>
                <w:t>20 Go</w:t>
              </w:r>
            </w:ins>
          </w:p>
        </w:tc>
        <w:tc>
          <w:tcPr>
            <w:tcW w:w="1167" w:type="dxa"/>
            <w:vAlign w:val="center"/>
          </w:tcPr>
          <w:p w14:paraId="6A754645" w14:textId="648E59E8" w:rsidR="00451E64" w:rsidRDefault="00451E64" w:rsidP="00A013EE">
            <w:pPr>
              <w:spacing w:before="0"/>
              <w:jc w:val="center"/>
              <w:cnfStyle w:val="000000000000" w:firstRow="0" w:lastRow="0" w:firstColumn="0" w:lastColumn="0" w:oddVBand="0" w:evenVBand="0" w:oddHBand="0" w:evenHBand="0" w:firstRowFirstColumn="0" w:firstRowLastColumn="0" w:lastRowFirstColumn="0" w:lastRowLastColumn="0"/>
              <w:rPr>
                <w:ins w:id="5016" w:author="ONOPTCHENKO Xavier" w:date="2019-10-14T13:46:00Z"/>
                <w:rFonts w:ascii="Calibri" w:hAnsi="Calibri"/>
                <w:color w:val="000000"/>
                <w:sz w:val="16"/>
                <w:szCs w:val="16"/>
                <w:lang w:eastAsia="en-GB"/>
              </w:rPr>
            </w:pPr>
            <w:ins w:id="5017" w:author="ONOPTCHENKO Xavier" w:date="2019-10-14T13:47:00Z">
              <w:r>
                <w:rPr>
                  <w:rFonts w:ascii="Calibri" w:hAnsi="Calibri"/>
                  <w:color w:val="000000"/>
                  <w:sz w:val="16"/>
                  <w:szCs w:val="16"/>
                  <w:lang w:eastAsia="en-GB"/>
                </w:rPr>
                <w:t>SMALL</w:t>
              </w:r>
            </w:ins>
          </w:p>
        </w:tc>
        <w:tc>
          <w:tcPr>
            <w:tcW w:w="1167" w:type="dxa"/>
            <w:noWrap/>
            <w:vAlign w:val="center"/>
          </w:tcPr>
          <w:p w14:paraId="3015A640" w14:textId="2CFD49A6" w:rsidR="00451E64" w:rsidRDefault="00451E64" w:rsidP="00A013EE">
            <w:pPr>
              <w:spacing w:before="0"/>
              <w:jc w:val="center"/>
              <w:cnfStyle w:val="000000000000" w:firstRow="0" w:lastRow="0" w:firstColumn="0" w:lastColumn="0" w:oddVBand="0" w:evenVBand="0" w:oddHBand="0" w:evenHBand="0" w:firstRowFirstColumn="0" w:firstRowLastColumn="0" w:lastRowFirstColumn="0" w:lastRowLastColumn="0"/>
              <w:rPr>
                <w:ins w:id="5018" w:author="ONOPTCHENKO Xavier" w:date="2019-10-14T13:46:00Z"/>
                <w:rFonts w:ascii="Calibri" w:hAnsi="Calibri"/>
                <w:color w:val="000000"/>
                <w:sz w:val="16"/>
                <w:szCs w:val="16"/>
                <w:lang w:eastAsia="en-GB"/>
              </w:rPr>
            </w:pPr>
            <w:ins w:id="5019" w:author="ONOPTCHENKO Xavier" w:date="2019-10-14T13:47:00Z">
              <w:r>
                <w:rPr>
                  <w:rFonts w:ascii="Calibri" w:hAnsi="Calibri"/>
                  <w:color w:val="000000"/>
                  <w:sz w:val="16"/>
                  <w:szCs w:val="16"/>
                  <w:lang w:eastAsia="en-GB"/>
                </w:rPr>
                <w:t>L2-LE</w:t>
              </w:r>
            </w:ins>
          </w:p>
        </w:tc>
        <w:tc>
          <w:tcPr>
            <w:tcW w:w="1936" w:type="dxa"/>
            <w:noWrap/>
            <w:vAlign w:val="center"/>
          </w:tcPr>
          <w:p w14:paraId="505EE415" w14:textId="77777777" w:rsidR="00451E64"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5020" w:author="ONOPTCHENKO Xavier" w:date="2019-10-14T13:47:00Z"/>
                <w:rFonts w:ascii="Calibri" w:hAnsi="Calibri"/>
                <w:color w:val="000000"/>
                <w:sz w:val="16"/>
                <w:szCs w:val="16"/>
                <w:lang w:eastAsia="en-GB"/>
              </w:rPr>
            </w:pPr>
            <w:ins w:id="5021" w:author="ONOPTCHENKO Xavier" w:date="2019-10-14T13:47:00Z">
              <w:r>
                <w:rPr>
                  <w:rFonts w:ascii="Calibri" w:hAnsi="Calibri"/>
                  <w:color w:val="000000"/>
                  <w:sz w:val="16"/>
                  <w:szCs w:val="16"/>
                  <w:lang w:eastAsia="en-GB"/>
                </w:rPr>
                <w:t>Diagnostic pack</w:t>
              </w:r>
            </w:ins>
          </w:p>
          <w:p w14:paraId="4997AF47" w14:textId="6360E4B3" w:rsidR="00451E64"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5022" w:author="ONOPTCHENKO Xavier" w:date="2019-10-14T13:46:00Z"/>
                <w:rFonts w:ascii="Calibri" w:hAnsi="Calibri"/>
                <w:color w:val="000000"/>
                <w:sz w:val="16"/>
                <w:szCs w:val="16"/>
                <w:lang w:eastAsia="en-GB"/>
              </w:rPr>
            </w:pPr>
            <w:ins w:id="5023" w:author="ONOPTCHENKO Xavier" w:date="2019-10-14T13:47:00Z">
              <w:r>
                <w:rPr>
                  <w:rFonts w:ascii="Calibri" w:hAnsi="Calibri"/>
                  <w:color w:val="000000"/>
                  <w:sz w:val="16"/>
                  <w:szCs w:val="16"/>
                  <w:lang w:eastAsia="en-GB"/>
                </w:rPr>
                <w:t>Tuning pack</w:t>
              </w:r>
            </w:ins>
          </w:p>
        </w:tc>
        <w:tc>
          <w:tcPr>
            <w:tcW w:w="4172" w:type="dxa"/>
            <w:vAlign w:val="center"/>
          </w:tcPr>
          <w:p w14:paraId="5B2C2250" w14:textId="4E242408" w:rsidR="00451E64" w:rsidRDefault="00451E64" w:rsidP="00A013EE">
            <w:pPr>
              <w:spacing w:before="0"/>
              <w:jc w:val="left"/>
              <w:cnfStyle w:val="000000000000" w:firstRow="0" w:lastRow="0" w:firstColumn="0" w:lastColumn="0" w:oddVBand="0" w:evenVBand="0" w:oddHBand="0" w:evenHBand="0" w:firstRowFirstColumn="0" w:firstRowLastColumn="0" w:lastRowFirstColumn="0" w:lastRowLastColumn="0"/>
              <w:rPr>
                <w:ins w:id="5024" w:author="ONOPTCHENKO Xavier" w:date="2019-10-14T13:46:00Z"/>
                <w:rFonts w:ascii="Calibri" w:hAnsi="Calibri"/>
                <w:color w:val="000000"/>
                <w:sz w:val="16"/>
                <w:szCs w:val="16"/>
                <w:lang w:eastAsia="en-GB"/>
              </w:rPr>
            </w:pPr>
            <w:ins w:id="5025" w:author="ONOPTCHENKO Xavier" w:date="2019-10-14T13:47:00Z">
              <w:r>
                <w:rPr>
                  <w:rFonts w:ascii="Calibri" w:hAnsi="Calibri"/>
                  <w:color w:val="000000"/>
                  <w:sz w:val="16"/>
                  <w:szCs w:val="16"/>
                  <w:lang w:eastAsia="en-GB"/>
                </w:rPr>
                <w:t>Dataguard synchrone en mode « maximum availaibility ».</w:t>
              </w:r>
            </w:ins>
          </w:p>
        </w:tc>
      </w:tr>
      <w:tr w:rsidR="00451E64" w:rsidRPr="00D65F21" w14:paraId="595F817C" w14:textId="77777777" w:rsidTr="006F0AA1">
        <w:tblPrEx>
          <w:tblW w:w="12753" w:type="dxa"/>
          <w:tblPrExChange w:id="5026" w:author="ONOPTCHENKO Xavier" w:date="2019-10-14T13:54:00Z">
            <w:tblPrEx>
              <w:tblW w:w="12753" w:type="dxa"/>
            </w:tblPrEx>
          </w:tblPrExChange>
        </w:tblPrEx>
        <w:trPr>
          <w:cnfStyle w:val="000000100000" w:firstRow="0" w:lastRow="0" w:firstColumn="0" w:lastColumn="0" w:oddVBand="0" w:evenVBand="0" w:oddHBand="1" w:evenHBand="0" w:firstRowFirstColumn="0" w:firstRowLastColumn="0" w:lastRowFirstColumn="0" w:lastRowLastColumn="0"/>
          <w:trHeight w:val="300"/>
          <w:ins w:id="5027" w:author="ONOPTCHENKO Xavier" w:date="2019-10-14T13:46:00Z"/>
          <w:trPrChange w:id="5028" w:author="ONOPTCHENKO Xavier" w:date="2019-10-14T13:54:00Z">
            <w:trPr>
              <w:trHeight w:val="300"/>
            </w:trPr>
          </w:trPrChange>
        </w:trPr>
        <w:tc>
          <w:tcPr>
            <w:cnfStyle w:val="001000000000" w:firstRow="0" w:lastRow="0" w:firstColumn="1" w:lastColumn="0" w:oddVBand="0" w:evenVBand="0" w:oddHBand="0" w:evenHBand="0" w:firstRowFirstColumn="0" w:firstRowLastColumn="0" w:lastRowFirstColumn="0" w:lastRowLastColumn="0"/>
            <w:tcW w:w="1129" w:type="dxa"/>
            <w:noWrap/>
            <w:vAlign w:val="center"/>
            <w:tcPrChange w:id="5029" w:author="ONOPTCHENKO Xavier" w:date="2019-10-14T13:54:00Z">
              <w:tcPr>
                <w:tcW w:w="1129" w:type="dxa"/>
                <w:noWrap/>
              </w:tcPr>
            </w:tcPrChange>
          </w:tcPr>
          <w:p w14:paraId="3575C584" w14:textId="2EF546F5" w:rsidR="00451E64" w:rsidRDefault="00451E64">
            <w:pPr>
              <w:spacing w:before="0"/>
              <w:jc w:val="left"/>
              <w:cnfStyle w:val="001000100000" w:firstRow="0" w:lastRow="0" w:firstColumn="1" w:lastColumn="0" w:oddVBand="0" w:evenVBand="0" w:oddHBand="1" w:evenHBand="0" w:firstRowFirstColumn="0" w:firstRowLastColumn="0" w:lastRowFirstColumn="0" w:lastRowLastColumn="0"/>
              <w:rPr>
                <w:ins w:id="5030" w:author="ONOPTCHENKO Xavier" w:date="2019-10-14T13:46:00Z"/>
                <w:rFonts w:ascii="Calibri" w:hAnsi="Calibri"/>
                <w:color w:val="000000"/>
                <w:sz w:val="16"/>
                <w:szCs w:val="16"/>
                <w:lang w:eastAsia="en-GB"/>
              </w:rPr>
            </w:pPr>
            <w:ins w:id="5031" w:author="ONOPTCHENKO Xavier" w:date="2019-10-14T13:46:00Z">
              <w:r>
                <w:rPr>
                  <w:rFonts w:ascii="Calibri" w:hAnsi="Calibri"/>
                  <w:color w:val="000000"/>
                  <w:sz w:val="16"/>
                  <w:szCs w:val="16"/>
                  <w:lang w:eastAsia="en-GB"/>
                </w:rPr>
                <w:t>Nouveau #11</w:t>
              </w:r>
            </w:ins>
          </w:p>
        </w:tc>
        <w:tc>
          <w:tcPr>
            <w:tcW w:w="1367" w:type="dxa"/>
            <w:noWrap/>
            <w:vAlign w:val="center"/>
            <w:tcPrChange w:id="5032" w:author="ONOPTCHENKO Xavier" w:date="2019-10-14T13:54:00Z">
              <w:tcPr>
                <w:tcW w:w="1367" w:type="dxa"/>
                <w:noWrap/>
                <w:vAlign w:val="center"/>
              </w:tcPr>
            </w:tcPrChange>
          </w:tcPr>
          <w:p w14:paraId="02271E31" w14:textId="08D44B71" w:rsidR="00451E64" w:rsidRDefault="00451E64" w:rsidP="00A013EE">
            <w:pPr>
              <w:spacing w:before="0"/>
              <w:jc w:val="center"/>
              <w:cnfStyle w:val="000000100000" w:firstRow="0" w:lastRow="0" w:firstColumn="0" w:lastColumn="0" w:oddVBand="0" w:evenVBand="0" w:oddHBand="1" w:evenHBand="0" w:firstRowFirstColumn="0" w:firstRowLastColumn="0" w:lastRowFirstColumn="0" w:lastRowLastColumn="0"/>
              <w:rPr>
                <w:ins w:id="5033" w:author="ONOPTCHENKO Xavier" w:date="2019-10-14T13:46:00Z"/>
                <w:rFonts w:ascii="Calibri" w:hAnsi="Calibri"/>
                <w:color w:val="000000"/>
                <w:sz w:val="16"/>
                <w:szCs w:val="16"/>
                <w:lang w:eastAsia="en-GB"/>
              </w:rPr>
            </w:pPr>
            <w:ins w:id="5034" w:author="ONOPTCHENKO Xavier" w:date="2019-10-14T13:46:00Z">
              <w:r>
                <w:rPr>
                  <w:rFonts w:ascii="Calibri" w:hAnsi="Calibri"/>
                  <w:color w:val="000000"/>
                  <w:sz w:val="16"/>
                  <w:szCs w:val="16"/>
                  <w:lang w:eastAsia="en-GB"/>
                </w:rPr>
                <w:t>Intégration</w:t>
              </w:r>
            </w:ins>
          </w:p>
        </w:tc>
        <w:tc>
          <w:tcPr>
            <w:tcW w:w="850" w:type="dxa"/>
            <w:noWrap/>
            <w:vAlign w:val="center"/>
            <w:tcPrChange w:id="5035" w:author="ONOPTCHENKO Xavier" w:date="2019-10-14T13:54:00Z">
              <w:tcPr>
                <w:tcW w:w="850" w:type="dxa"/>
                <w:noWrap/>
                <w:vAlign w:val="center"/>
              </w:tcPr>
            </w:tcPrChange>
          </w:tcPr>
          <w:p w14:paraId="31BDEAFC" w14:textId="1CA8CEFE" w:rsidR="00451E64" w:rsidRDefault="00451E64" w:rsidP="00A013EE">
            <w:pPr>
              <w:spacing w:before="0"/>
              <w:jc w:val="center"/>
              <w:cnfStyle w:val="000000100000" w:firstRow="0" w:lastRow="0" w:firstColumn="0" w:lastColumn="0" w:oddVBand="0" w:evenVBand="0" w:oddHBand="1" w:evenHBand="0" w:firstRowFirstColumn="0" w:firstRowLastColumn="0" w:lastRowFirstColumn="0" w:lastRowLastColumn="0"/>
              <w:rPr>
                <w:ins w:id="5036" w:author="ONOPTCHENKO Xavier" w:date="2019-10-14T13:46:00Z"/>
                <w:rFonts w:ascii="Calibri" w:hAnsi="Calibri"/>
                <w:color w:val="000000"/>
                <w:sz w:val="16"/>
                <w:szCs w:val="16"/>
                <w:lang w:eastAsia="en-GB"/>
              </w:rPr>
            </w:pPr>
            <w:ins w:id="5037" w:author="ONOPTCHENKO Xavier" w:date="2019-10-14T13:47:00Z">
              <w:r>
                <w:rPr>
                  <w:rFonts w:ascii="Calibri" w:hAnsi="Calibri"/>
                  <w:color w:val="000000"/>
                  <w:sz w:val="16"/>
                  <w:szCs w:val="16"/>
                  <w:lang w:eastAsia="en-GB"/>
                </w:rPr>
                <w:t>12.1.0.2</w:t>
              </w:r>
            </w:ins>
          </w:p>
        </w:tc>
        <w:tc>
          <w:tcPr>
            <w:tcW w:w="965" w:type="dxa"/>
            <w:noWrap/>
            <w:vAlign w:val="center"/>
            <w:tcPrChange w:id="5038" w:author="ONOPTCHENKO Xavier" w:date="2019-10-14T13:54:00Z">
              <w:tcPr>
                <w:tcW w:w="965" w:type="dxa"/>
                <w:noWrap/>
                <w:vAlign w:val="center"/>
              </w:tcPr>
            </w:tcPrChange>
          </w:tcPr>
          <w:p w14:paraId="5DEC8D54" w14:textId="64C7C79D" w:rsidR="00451E64" w:rsidRDefault="00451E64" w:rsidP="00A013EE">
            <w:pPr>
              <w:spacing w:before="0"/>
              <w:jc w:val="center"/>
              <w:cnfStyle w:val="000000100000" w:firstRow="0" w:lastRow="0" w:firstColumn="0" w:lastColumn="0" w:oddVBand="0" w:evenVBand="0" w:oddHBand="1" w:evenHBand="0" w:firstRowFirstColumn="0" w:firstRowLastColumn="0" w:lastRowFirstColumn="0" w:lastRowLastColumn="0"/>
              <w:rPr>
                <w:ins w:id="5039" w:author="ONOPTCHENKO Xavier" w:date="2019-10-14T13:46:00Z"/>
                <w:rFonts w:ascii="Calibri" w:hAnsi="Calibri"/>
                <w:color w:val="000000"/>
                <w:sz w:val="16"/>
                <w:szCs w:val="16"/>
                <w:lang w:eastAsia="en-GB"/>
              </w:rPr>
            </w:pPr>
            <w:ins w:id="5040" w:author="ONOPTCHENKO Xavier" w:date="2019-10-14T13:47:00Z">
              <w:r>
                <w:rPr>
                  <w:rFonts w:ascii="Calibri" w:hAnsi="Calibri"/>
                  <w:color w:val="000000"/>
                  <w:sz w:val="16"/>
                  <w:szCs w:val="16"/>
                  <w:lang w:eastAsia="en-GB"/>
                </w:rPr>
                <w:t>20 Go</w:t>
              </w:r>
            </w:ins>
          </w:p>
        </w:tc>
        <w:tc>
          <w:tcPr>
            <w:tcW w:w="1167" w:type="dxa"/>
            <w:vAlign w:val="center"/>
            <w:tcPrChange w:id="5041" w:author="ONOPTCHENKO Xavier" w:date="2019-10-14T13:54:00Z">
              <w:tcPr>
                <w:tcW w:w="1167" w:type="dxa"/>
                <w:vAlign w:val="center"/>
              </w:tcPr>
            </w:tcPrChange>
          </w:tcPr>
          <w:p w14:paraId="56F6C0CE" w14:textId="36A486DF" w:rsidR="00451E64" w:rsidRDefault="00451E64" w:rsidP="00A013EE">
            <w:pPr>
              <w:spacing w:before="0"/>
              <w:jc w:val="center"/>
              <w:cnfStyle w:val="000000100000" w:firstRow="0" w:lastRow="0" w:firstColumn="0" w:lastColumn="0" w:oddVBand="0" w:evenVBand="0" w:oddHBand="1" w:evenHBand="0" w:firstRowFirstColumn="0" w:firstRowLastColumn="0" w:lastRowFirstColumn="0" w:lastRowLastColumn="0"/>
              <w:rPr>
                <w:ins w:id="5042" w:author="ONOPTCHENKO Xavier" w:date="2019-10-14T13:46:00Z"/>
                <w:rFonts w:ascii="Calibri" w:hAnsi="Calibri"/>
                <w:color w:val="000000"/>
                <w:sz w:val="16"/>
                <w:szCs w:val="16"/>
                <w:lang w:eastAsia="en-GB"/>
              </w:rPr>
            </w:pPr>
            <w:ins w:id="5043" w:author="ONOPTCHENKO Xavier" w:date="2019-10-14T13:47:00Z">
              <w:r>
                <w:rPr>
                  <w:rFonts w:ascii="Calibri" w:hAnsi="Calibri"/>
                  <w:color w:val="000000"/>
                  <w:sz w:val="16"/>
                  <w:szCs w:val="16"/>
                  <w:lang w:eastAsia="en-GB"/>
                </w:rPr>
                <w:t>SMALL</w:t>
              </w:r>
            </w:ins>
          </w:p>
        </w:tc>
        <w:tc>
          <w:tcPr>
            <w:tcW w:w="1167" w:type="dxa"/>
            <w:noWrap/>
            <w:vAlign w:val="center"/>
            <w:tcPrChange w:id="5044" w:author="ONOPTCHENKO Xavier" w:date="2019-10-14T13:54:00Z">
              <w:tcPr>
                <w:tcW w:w="1167" w:type="dxa"/>
                <w:noWrap/>
                <w:vAlign w:val="center"/>
              </w:tcPr>
            </w:tcPrChange>
          </w:tcPr>
          <w:p w14:paraId="534F9140" w14:textId="781519A4" w:rsidR="00451E64" w:rsidRDefault="00451E64" w:rsidP="00A013EE">
            <w:pPr>
              <w:spacing w:before="0"/>
              <w:jc w:val="center"/>
              <w:cnfStyle w:val="000000100000" w:firstRow="0" w:lastRow="0" w:firstColumn="0" w:lastColumn="0" w:oddVBand="0" w:evenVBand="0" w:oddHBand="1" w:evenHBand="0" w:firstRowFirstColumn="0" w:firstRowLastColumn="0" w:lastRowFirstColumn="0" w:lastRowLastColumn="0"/>
              <w:rPr>
                <w:ins w:id="5045" w:author="ONOPTCHENKO Xavier" w:date="2019-10-14T13:46:00Z"/>
                <w:rFonts w:ascii="Calibri" w:hAnsi="Calibri"/>
                <w:color w:val="000000"/>
                <w:sz w:val="16"/>
                <w:szCs w:val="16"/>
                <w:lang w:eastAsia="en-GB"/>
              </w:rPr>
            </w:pPr>
            <w:ins w:id="5046" w:author="ONOPTCHENKO Xavier" w:date="2019-10-14T13:47:00Z">
              <w:r>
                <w:rPr>
                  <w:rFonts w:ascii="Calibri" w:hAnsi="Calibri"/>
                  <w:color w:val="000000"/>
                  <w:sz w:val="16"/>
                  <w:szCs w:val="16"/>
                  <w:lang w:eastAsia="en-GB"/>
                </w:rPr>
                <w:t>PAD</w:t>
              </w:r>
            </w:ins>
          </w:p>
        </w:tc>
        <w:tc>
          <w:tcPr>
            <w:tcW w:w="1936" w:type="dxa"/>
            <w:noWrap/>
            <w:vAlign w:val="center"/>
            <w:tcPrChange w:id="5047" w:author="ONOPTCHENKO Xavier" w:date="2019-10-14T13:54:00Z">
              <w:tcPr>
                <w:tcW w:w="1936" w:type="dxa"/>
                <w:noWrap/>
                <w:vAlign w:val="center"/>
              </w:tcPr>
            </w:tcPrChange>
          </w:tcPr>
          <w:p w14:paraId="2E842C1A" w14:textId="77777777" w:rsidR="00451E64" w:rsidRDefault="00451E64" w:rsidP="00A013EE">
            <w:pPr>
              <w:spacing w:before="0"/>
              <w:jc w:val="left"/>
              <w:cnfStyle w:val="000000100000" w:firstRow="0" w:lastRow="0" w:firstColumn="0" w:lastColumn="0" w:oddVBand="0" w:evenVBand="0" w:oddHBand="1" w:evenHBand="0" w:firstRowFirstColumn="0" w:firstRowLastColumn="0" w:lastRowFirstColumn="0" w:lastRowLastColumn="0"/>
              <w:rPr>
                <w:ins w:id="5048" w:author="ONOPTCHENKO Xavier" w:date="2019-10-14T13:46:00Z"/>
                <w:rFonts w:ascii="Calibri" w:hAnsi="Calibri"/>
                <w:color w:val="000000"/>
                <w:sz w:val="16"/>
                <w:szCs w:val="16"/>
                <w:lang w:eastAsia="en-GB"/>
              </w:rPr>
            </w:pPr>
          </w:p>
        </w:tc>
        <w:tc>
          <w:tcPr>
            <w:tcW w:w="4172" w:type="dxa"/>
            <w:vAlign w:val="center"/>
            <w:tcPrChange w:id="5049" w:author="ONOPTCHENKO Xavier" w:date="2019-10-14T13:54:00Z">
              <w:tcPr>
                <w:tcW w:w="4172" w:type="dxa"/>
                <w:vAlign w:val="center"/>
              </w:tcPr>
            </w:tcPrChange>
          </w:tcPr>
          <w:p w14:paraId="1F9CB1D8" w14:textId="77777777" w:rsidR="00451E64" w:rsidRDefault="00451E64" w:rsidP="00A013EE">
            <w:pPr>
              <w:spacing w:before="0"/>
              <w:jc w:val="left"/>
              <w:cnfStyle w:val="000000100000" w:firstRow="0" w:lastRow="0" w:firstColumn="0" w:lastColumn="0" w:oddVBand="0" w:evenVBand="0" w:oddHBand="1" w:evenHBand="0" w:firstRowFirstColumn="0" w:firstRowLastColumn="0" w:lastRowFirstColumn="0" w:lastRowLastColumn="0"/>
              <w:rPr>
                <w:ins w:id="5050" w:author="ONOPTCHENKO Xavier" w:date="2019-10-14T13:46:00Z"/>
                <w:rFonts w:ascii="Calibri" w:hAnsi="Calibri"/>
                <w:color w:val="000000"/>
                <w:sz w:val="16"/>
                <w:szCs w:val="16"/>
                <w:lang w:eastAsia="en-GB"/>
              </w:rPr>
            </w:pPr>
          </w:p>
        </w:tc>
      </w:tr>
    </w:tbl>
    <w:p w14:paraId="18D3E6D6" w14:textId="77777777" w:rsidR="00CF207F" w:rsidRPr="007E7576" w:rsidRDefault="00CF207F" w:rsidP="00CF207F">
      <w:pPr>
        <w:pStyle w:val="Titre3"/>
        <w:spacing w:after="120"/>
        <w:rPr>
          <w:ins w:id="5051" w:author="ONOPTCHENKO Xavier" w:date="2019-10-14T13:38:00Z"/>
          <w:lang w:val="en-GB"/>
        </w:rPr>
      </w:pPr>
      <w:ins w:id="5052" w:author="ONOPTCHENKO Xavier" w:date="2019-10-14T13:38:00Z">
        <w:r w:rsidRPr="007E7576">
          <w:rPr>
            <w:lang w:val="en-GB"/>
          </w:rPr>
          <w:t>Technical flows</w:t>
        </w:r>
      </w:ins>
    </w:p>
    <w:tbl>
      <w:tblPr>
        <w:tblStyle w:val="TableauGrille4-Accentuation1"/>
        <w:tblW w:w="13967" w:type="dxa"/>
        <w:tblLook w:val="04A0" w:firstRow="1" w:lastRow="0" w:firstColumn="1" w:lastColumn="0" w:noHBand="0" w:noVBand="1"/>
        <w:tblPrChange w:id="5053" w:author="ONOPTCHENKO Xavier" w:date="2019-10-14T13:52:00Z">
          <w:tblPr>
            <w:tblStyle w:val="TableauGrille4-Accentuation1"/>
            <w:tblW w:w="13994" w:type="dxa"/>
            <w:tblLook w:val="04A0" w:firstRow="1" w:lastRow="0" w:firstColumn="1" w:lastColumn="0" w:noHBand="0" w:noVBand="1"/>
          </w:tblPr>
        </w:tblPrChange>
      </w:tblPr>
      <w:tblGrid>
        <w:gridCol w:w="1321"/>
        <w:gridCol w:w="801"/>
        <w:gridCol w:w="1984"/>
        <w:gridCol w:w="1701"/>
        <w:gridCol w:w="801"/>
        <w:gridCol w:w="2047"/>
        <w:gridCol w:w="1096"/>
        <w:gridCol w:w="1130"/>
        <w:gridCol w:w="874"/>
        <w:gridCol w:w="2212"/>
        <w:tblGridChange w:id="5054">
          <w:tblGrid>
            <w:gridCol w:w="1237"/>
            <w:gridCol w:w="84"/>
            <w:gridCol w:w="714"/>
            <w:gridCol w:w="87"/>
            <w:gridCol w:w="1957"/>
            <w:gridCol w:w="87"/>
            <w:gridCol w:w="1418"/>
            <w:gridCol w:w="87"/>
            <w:gridCol w:w="710"/>
            <w:gridCol w:w="91"/>
            <w:gridCol w:w="1956"/>
            <w:gridCol w:w="91"/>
            <w:gridCol w:w="1005"/>
            <w:gridCol w:w="91"/>
            <w:gridCol w:w="1039"/>
            <w:gridCol w:w="91"/>
            <w:gridCol w:w="1037"/>
            <w:gridCol w:w="91"/>
            <w:gridCol w:w="2121"/>
            <w:gridCol w:w="91"/>
          </w:tblGrid>
        </w:tblGridChange>
      </w:tblGrid>
      <w:tr w:rsidR="00451E64" w:rsidRPr="00D65F21" w14:paraId="45FEA938" w14:textId="77777777" w:rsidTr="00451E64">
        <w:trPr>
          <w:cnfStyle w:val="100000000000" w:firstRow="1" w:lastRow="0" w:firstColumn="0" w:lastColumn="0" w:oddVBand="0" w:evenVBand="0" w:oddHBand="0" w:evenHBand="0" w:firstRowFirstColumn="0" w:firstRowLastColumn="0" w:lastRowFirstColumn="0" w:lastRowLastColumn="0"/>
          <w:trHeight w:val="450"/>
          <w:tblHeader/>
          <w:ins w:id="5055" w:author="ONOPTCHENKO Xavier" w:date="2019-10-14T13:38:00Z"/>
          <w:trPrChange w:id="5056" w:author="ONOPTCHENKO Xavier" w:date="2019-10-14T13:52:00Z">
            <w:trPr>
              <w:gridAfter w:val="0"/>
              <w:trHeight w:val="450"/>
              <w:tblHeader/>
            </w:trPr>
          </w:trPrChange>
        </w:trPr>
        <w:tc>
          <w:tcPr>
            <w:cnfStyle w:val="001000000000" w:firstRow="0" w:lastRow="0" w:firstColumn="1" w:lastColumn="0" w:oddVBand="0" w:evenVBand="0" w:oddHBand="0" w:evenHBand="0" w:firstRowFirstColumn="0" w:firstRowLastColumn="0" w:lastRowFirstColumn="0" w:lastRowLastColumn="0"/>
            <w:tcW w:w="1321" w:type="dxa"/>
            <w:vAlign w:val="center"/>
            <w:tcPrChange w:id="5057" w:author="ONOPTCHENKO Xavier" w:date="2019-10-14T13:52:00Z">
              <w:tcPr>
                <w:tcW w:w="1207" w:type="dxa"/>
                <w:vAlign w:val="center"/>
              </w:tcPr>
            </w:tcPrChange>
          </w:tcPr>
          <w:p w14:paraId="3AA110EA" w14:textId="580E967D" w:rsidR="00451E64" w:rsidRDefault="00451E64">
            <w:pPr>
              <w:spacing w:before="0"/>
              <w:jc w:val="left"/>
              <w:cnfStyle w:val="101000000000" w:firstRow="1" w:lastRow="0" w:firstColumn="1" w:lastColumn="0" w:oddVBand="0" w:evenVBand="0" w:oddHBand="0" w:evenHBand="0" w:firstRowFirstColumn="0" w:firstRowLastColumn="0" w:lastRowFirstColumn="0" w:lastRowLastColumn="0"/>
              <w:rPr>
                <w:ins w:id="5058" w:author="ONOPTCHENKO Xavier" w:date="2019-10-14T13:48:00Z"/>
                <w:rFonts w:ascii="Calibri" w:hAnsi="Calibri"/>
                <w:color w:val="FFFFFF"/>
                <w:sz w:val="16"/>
                <w:szCs w:val="16"/>
                <w:lang w:val="en-GB" w:eastAsia="en-GB"/>
              </w:rPr>
              <w:pPrChange w:id="5059" w:author="ONOPTCHENKO Xavier" w:date="2019-10-14T13:48:00Z">
                <w:pPr>
                  <w:spacing w:before="0"/>
                  <w:jc w:val="center"/>
                  <w:cnfStyle w:val="101000000000" w:firstRow="1" w:lastRow="0" w:firstColumn="1" w:lastColumn="0" w:oddVBand="0" w:evenVBand="0" w:oddHBand="0" w:evenHBand="0" w:firstRowFirstColumn="0" w:firstRowLastColumn="0" w:lastRowFirstColumn="0" w:lastRowLastColumn="0"/>
                </w:pPr>
              </w:pPrChange>
            </w:pPr>
            <w:ins w:id="5060" w:author="ONOPTCHENKO Xavier" w:date="2019-10-14T13:48:00Z">
              <w:r>
                <w:rPr>
                  <w:rFonts w:ascii="Calibri" w:hAnsi="Calibri"/>
                  <w:color w:val="FFFFFF"/>
                  <w:sz w:val="16"/>
                  <w:szCs w:val="16"/>
                  <w:lang w:val="en-GB" w:eastAsia="en-GB"/>
                </w:rPr>
                <w:t>Environnement</w:t>
              </w:r>
            </w:ins>
          </w:p>
        </w:tc>
        <w:tc>
          <w:tcPr>
            <w:tcW w:w="801" w:type="dxa"/>
            <w:vAlign w:val="center"/>
            <w:tcPrChange w:id="5061" w:author="ONOPTCHENKO Xavier" w:date="2019-10-14T13:52:00Z">
              <w:tcPr>
                <w:tcW w:w="781" w:type="dxa"/>
                <w:gridSpan w:val="2"/>
                <w:vAlign w:val="center"/>
              </w:tcPr>
            </w:tcPrChange>
          </w:tcPr>
          <w:p w14:paraId="144B716B" w14:textId="6BBC8757" w:rsidR="00451E64" w:rsidRDefault="00451E64" w:rsidP="00A013EE">
            <w:pPr>
              <w:spacing w:before="0"/>
              <w:jc w:val="center"/>
              <w:cnfStyle w:val="100000000000" w:firstRow="1" w:lastRow="0" w:firstColumn="0" w:lastColumn="0" w:oddVBand="0" w:evenVBand="0" w:oddHBand="0" w:evenHBand="0" w:firstRowFirstColumn="0" w:firstRowLastColumn="0" w:lastRowFirstColumn="0" w:lastRowLastColumn="0"/>
              <w:rPr>
                <w:ins w:id="5062" w:author="ONOPTCHENKO Xavier" w:date="2019-10-14T13:38:00Z"/>
                <w:rFonts w:ascii="Calibri" w:hAnsi="Calibri"/>
                <w:color w:val="FFFFFF"/>
                <w:sz w:val="16"/>
                <w:szCs w:val="16"/>
                <w:lang w:val="en-GB" w:eastAsia="en-GB"/>
              </w:rPr>
            </w:pPr>
            <w:ins w:id="5063" w:author="ONOPTCHENKO Xavier" w:date="2019-10-14T13:38:00Z">
              <w:r>
                <w:rPr>
                  <w:rFonts w:ascii="Calibri" w:hAnsi="Calibri"/>
                  <w:color w:val="FFFFFF"/>
                  <w:sz w:val="16"/>
                  <w:szCs w:val="16"/>
                  <w:lang w:val="en-GB" w:eastAsia="en-GB"/>
                </w:rPr>
                <w:t>Code REFI</w:t>
              </w:r>
            </w:ins>
          </w:p>
        </w:tc>
        <w:tc>
          <w:tcPr>
            <w:tcW w:w="1984" w:type="dxa"/>
            <w:vAlign w:val="center"/>
            <w:hideMark/>
            <w:tcPrChange w:id="5064" w:author="ONOPTCHENKO Xavier" w:date="2019-10-14T13:52:00Z">
              <w:tcPr>
                <w:tcW w:w="2056" w:type="dxa"/>
                <w:gridSpan w:val="2"/>
                <w:vAlign w:val="center"/>
                <w:hideMark/>
              </w:tcPr>
            </w:tcPrChange>
          </w:tcPr>
          <w:p w14:paraId="2D4AC8E6" w14:textId="77777777" w:rsidR="00451E64" w:rsidRPr="00D65F21" w:rsidRDefault="00451E64" w:rsidP="00A013EE">
            <w:pPr>
              <w:spacing w:before="0"/>
              <w:jc w:val="left"/>
              <w:cnfStyle w:val="100000000000" w:firstRow="1" w:lastRow="0" w:firstColumn="0" w:lastColumn="0" w:oddVBand="0" w:evenVBand="0" w:oddHBand="0" w:evenHBand="0" w:firstRowFirstColumn="0" w:firstRowLastColumn="0" w:lastRowFirstColumn="0" w:lastRowLastColumn="0"/>
              <w:rPr>
                <w:ins w:id="5065" w:author="ONOPTCHENKO Xavier" w:date="2019-10-14T13:38:00Z"/>
                <w:rFonts w:ascii="Calibri" w:hAnsi="Calibri"/>
                <w:b w:val="0"/>
                <w:bCs w:val="0"/>
                <w:color w:val="FFFFFF"/>
                <w:sz w:val="16"/>
                <w:szCs w:val="16"/>
                <w:lang w:val="en-GB" w:eastAsia="en-GB"/>
              </w:rPr>
            </w:pPr>
            <w:ins w:id="5066" w:author="ONOPTCHENKO Xavier" w:date="2019-10-14T13:38:00Z">
              <w:r>
                <w:rPr>
                  <w:rFonts w:ascii="Calibri" w:hAnsi="Calibri"/>
                  <w:color w:val="FFFFFF"/>
                  <w:sz w:val="16"/>
                  <w:szCs w:val="16"/>
                  <w:lang w:val="en-GB" w:eastAsia="en-GB"/>
                </w:rPr>
                <w:t>Application source</w:t>
              </w:r>
            </w:ins>
          </w:p>
        </w:tc>
        <w:tc>
          <w:tcPr>
            <w:tcW w:w="1701" w:type="dxa"/>
            <w:vAlign w:val="center"/>
            <w:hideMark/>
            <w:tcPrChange w:id="5067" w:author="ONOPTCHENKO Xavier" w:date="2019-10-14T13:52:00Z">
              <w:tcPr>
                <w:tcW w:w="1513" w:type="dxa"/>
                <w:gridSpan w:val="2"/>
                <w:vAlign w:val="center"/>
                <w:hideMark/>
              </w:tcPr>
            </w:tcPrChange>
          </w:tcPr>
          <w:p w14:paraId="2909EDC8" w14:textId="77777777" w:rsidR="00451E64" w:rsidRPr="00D65F21" w:rsidRDefault="00451E64" w:rsidP="00A013EE">
            <w:pPr>
              <w:spacing w:before="0"/>
              <w:jc w:val="left"/>
              <w:cnfStyle w:val="100000000000" w:firstRow="1" w:lastRow="0" w:firstColumn="0" w:lastColumn="0" w:oddVBand="0" w:evenVBand="0" w:oddHBand="0" w:evenHBand="0" w:firstRowFirstColumn="0" w:firstRowLastColumn="0" w:lastRowFirstColumn="0" w:lastRowLastColumn="0"/>
              <w:rPr>
                <w:ins w:id="5068" w:author="ONOPTCHENKO Xavier" w:date="2019-10-14T13:38:00Z"/>
                <w:rFonts w:ascii="Calibri" w:hAnsi="Calibri"/>
                <w:b w:val="0"/>
                <w:bCs w:val="0"/>
                <w:color w:val="FFFFFF"/>
                <w:sz w:val="16"/>
                <w:szCs w:val="16"/>
                <w:lang w:val="en-GB" w:eastAsia="en-GB"/>
              </w:rPr>
            </w:pPr>
            <w:ins w:id="5069" w:author="ONOPTCHENKO Xavier" w:date="2019-10-14T13:38:00Z">
              <w:r>
                <w:rPr>
                  <w:rFonts w:ascii="Calibri" w:hAnsi="Calibri"/>
                  <w:color w:val="FFFFFF"/>
                  <w:sz w:val="16"/>
                  <w:szCs w:val="16"/>
                  <w:lang w:val="en-GB" w:eastAsia="en-GB"/>
                </w:rPr>
                <w:t>Serveur(s)</w:t>
              </w:r>
            </w:ins>
          </w:p>
        </w:tc>
        <w:tc>
          <w:tcPr>
            <w:tcW w:w="801" w:type="dxa"/>
            <w:vAlign w:val="center"/>
            <w:tcPrChange w:id="5070" w:author="ONOPTCHENKO Xavier" w:date="2019-10-14T13:52:00Z">
              <w:tcPr>
                <w:tcW w:w="781" w:type="dxa"/>
                <w:gridSpan w:val="2"/>
                <w:vAlign w:val="center"/>
              </w:tcPr>
            </w:tcPrChange>
          </w:tcPr>
          <w:p w14:paraId="7CF3DD68" w14:textId="77777777" w:rsidR="00451E64" w:rsidRDefault="00451E64" w:rsidP="00A013EE">
            <w:pPr>
              <w:spacing w:before="0"/>
              <w:jc w:val="center"/>
              <w:cnfStyle w:val="100000000000" w:firstRow="1" w:lastRow="0" w:firstColumn="0" w:lastColumn="0" w:oddVBand="0" w:evenVBand="0" w:oddHBand="0" w:evenHBand="0" w:firstRowFirstColumn="0" w:firstRowLastColumn="0" w:lastRowFirstColumn="0" w:lastRowLastColumn="0"/>
              <w:rPr>
                <w:ins w:id="5071" w:author="ONOPTCHENKO Xavier" w:date="2019-10-14T13:38:00Z"/>
                <w:rFonts w:ascii="Calibri" w:hAnsi="Calibri"/>
                <w:color w:val="FFFFFF"/>
                <w:sz w:val="16"/>
                <w:szCs w:val="16"/>
                <w:lang w:val="en-GB" w:eastAsia="en-GB"/>
              </w:rPr>
            </w:pPr>
            <w:ins w:id="5072" w:author="ONOPTCHENKO Xavier" w:date="2019-10-14T13:38:00Z">
              <w:r>
                <w:rPr>
                  <w:rFonts w:ascii="Calibri" w:hAnsi="Calibri"/>
                  <w:color w:val="FFFFFF"/>
                  <w:sz w:val="16"/>
                  <w:szCs w:val="16"/>
                  <w:lang w:val="en-GB" w:eastAsia="en-GB"/>
                </w:rPr>
                <w:t>Code REFI</w:t>
              </w:r>
            </w:ins>
          </w:p>
        </w:tc>
        <w:tc>
          <w:tcPr>
            <w:tcW w:w="2047" w:type="dxa"/>
            <w:vAlign w:val="center"/>
            <w:hideMark/>
            <w:tcPrChange w:id="5073" w:author="ONOPTCHENKO Xavier" w:date="2019-10-14T13:52:00Z">
              <w:tcPr>
                <w:tcW w:w="2059" w:type="dxa"/>
                <w:gridSpan w:val="2"/>
                <w:vAlign w:val="center"/>
                <w:hideMark/>
              </w:tcPr>
            </w:tcPrChange>
          </w:tcPr>
          <w:p w14:paraId="3281D11F" w14:textId="77777777" w:rsidR="00451E64" w:rsidRPr="00D65F21" w:rsidRDefault="00451E64" w:rsidP="00A013EE">
            <w:pPr>
              <w:spacing w:before="0"/>
              <w:jc w:val="left"/>
              <w:cnfStyle w:val="100000000000" w:firstRow="1" w:lastRow="0" w:firstColumn="0" w:lastColumn="0" w:oddVBand="0" w:evenVBand="0" w:oddHBand="0" w:evenHBand="0" w:firstRowFirstColumn="0" w:firstRowLastColumn="0" w:lastRowFirstColumn="0" w:lastRowLastColumn="0"/>
              <w:rPr>
                <w:ins w:id="5074" w:author="ONOPTCHENKO Xavier" w:date="2019-10-14T13:38:00Z"/>
                <w:rFonts w:ascii="Calibri" w:hAnsi="Calibri"/>
                <w:b w:val="0"/>
                <w:bCs w:val="0"/>
                <w:color w:val="FFFFFF"/>
                <w:sz w:val="16"/>
                <w:szCs w:val="16"/>
                <w:lang w:val="en-GB" w:eastAsia="en-GB"/>
              </w:rPr>
            </w:pPr>
            <w:ins w:id="5075" w:author="ONOPTCHENKO Xavier" w:date="2019-10-14T13:38:00Z">
              <w:r>
                <w:rPr>
                  <w:rFonts w:ascii="Calibri" w:hAnsi="Calibri"/>
                  <w:color w:val="FFFFFF"/>
                  <w:sz w:val="16"/>
                  <w:szCs w:val="16"/>
                  <w:lang w:val="en-GB" w:eastAsia="en-GB"/>
                </w:rPr>
                <w:t>Application cible</w:t>
              </w:r>
            </w:ins>
          </w:p>
        </w:tc>
        <w:tc>
          <w:tcPr>
            <w:tcW w:w="1096" w:type="dxa"/>
            <w:vAlign w:val="center"/>
            <w:hideMark/>
            <w:tcPrChange w:id="5076" w:author="ONOPTCHENKO Xavier" w:date="2019-10-14T13:52:00Z">
              <w:tcPr>
                <w:tcW w:w="1102" w:type="dxa"/>
                <w:gridSpan w:val="2"/>
                <w:vAlign w:val="center"/>
                <w:hideMark/>
              </w:tcPr>
            </w:tcPrChange>
          </w:tcPr>
          <w:p w14:paraId="3940734B" w14:textId="77777777" w:rsidR="00451E64" w:rsidRPr="00D65F21" w:rsidRDefault="00451E64" w:rsidP="00A013EE">
            <w:pPr>
              <w:spacing w:before="0"/>
              <w:jc w:val="left"/>
              <w:cnfStyle w:val="100000000000" w:firstRow="1" w:lastRow="0" w:firstColumn="0" w:lastColumn="0" w:oddVBand="0" w:evenVBand="0" w:oddHBand="0" w:evenHBand="0" w:firstRowFirstColumn="0" w:firstRowLastColumn="0" w:lastRowFirstColumn="0" w:lastRowLastColumn="0"/>
              <w:rPr>
                <w:ins w:id="5077" w:author="ONOPTCHENKO Xavier" w:date="2019-10-14T13:38:00Z"/>
                <w:rFonts w:ascii="Calibri" w:hAnsi="Calibri"/>
                <w:b w:val="0"/>
                <w:bCs w:val="0"/>
                <w:color w:val="FFFFFF"/>
                <w:sz w:val="16"/>
                <w:szCs w:val="16"/>
                <w:lang w:val="en-GB" w:eastAsia="en-GB"/>
              </w:rPr>
            </w:pPr>
            <w:ins w:id="5078" w:author="ONOPTCHENKO Xavier" w:date="2019-10-14T13:38:00Z">
              <w:r>
                <w:rPr>
                  <w:rFonts w:ascii="Calibri" w:hAnsi="Calibri"/>
                  <w:color w:val="FFFFFF"/>
                  <w:sz w:val="16"/>
                  <w:szCs w:val="16"/>
                  <w:lang w:val="en-GB" w:eastAsia="en-GB"/>
                </w:rPr>
                <w:t>Serveur(s)</w:t>
              </w:r>
            </w:ins>
          </w:p>
        </w:tc>
        <w:tc>
          <w:tcPr>
            <w:tcW w:w="1130" w:type="dxa"/>
            <w:vAlign w:val="center"/>
            <w:hideMark/>
            <w:tcPrChange w:id="5079" w:author="ONOPTCHENKO Xavier" w:date="2019-10-14T13:52:00Z">
              <w:tcPr>
                <w:tcW w:w="1136" w:type="dxa"/>
                <w:gridSpan w:val="2"/>
                <w:vAlign w:val="center"/>
                <w:hideMark/>
              </w:tcPr>
            </w:tcPrChange>
          </w:tcPr>
          <w:p w14:paraId="7893E6B3" w14:textId="77777777" w:rsidR="00451E64" w:rsidRPr="00D65F21" w:rsidRDefault="00451E64" w:rsidP="00A013EE">
            <w:pPr>
              <w:spacing w:before="0"/>
              <w:jc w:val="center"/>
              <w:cnfStyle w:val="100000000000" w:firstRow="1" w:lastRow="0" w:firstColumn="0" w:lastColumn="0" w:oddVBand="0" w:evenVBand="0" w:oddHBand="0" w:evenHBand="0" w:firstRowFirstColumn="0" w:firstRowLastColumn="0" w:lastRowFirstColumn="0" w:lastRowLastColumn="0"/>
              <w:rPr>
                <w:ins w:id="5080" w:author="ONOPTCHENKO Xavier" w:date="2019-10-14T13:38:00Z"/>
                <w:rFonts w:ascii="Calibri" w:hAnsi="Calibri"/>
                <w:b w:val="0"/>
                <w:bCs w:val="0"/>
                <w:color w:val="FFFFFF"/>
                <w:sz w:val="16"/>
                <w:szCs w:val="16"/>
                <w:lang w:val="en-GB" w:eastAsia="en-GB"/>
              </w:rPr>
            </w:pPr>
            <w:ins w:id="5081" w:author="ONOPTCHENKO Xavier" w:date="2019-10-14T13:38:00Z">
              <w:r>
                <w:rPr>
                  <w:rFonts w:ascii="Calibri" w:hAnsi="Calibri"/>
                  <w:color w:val="FFFFFF"/>
                  <w:sz w:val="16"/>
                  <w:szCs w:val="16"/>
                  <w:lang w:val="en-GB" w:eastAsia="en-GB"/>
                </w:rPr>
                <w:t>Port</w:t>
              </w:r>
            </w:ins>
          </w:p>
        </w:tc>
        <w:tc>
          <w:tcPr>
            <w:tcW w:w="874" w:type="dxa"/>
            <w:vAlign w:val="center"/>
            <w:hideMark/>
            <w:tcPrChange w:id="5082" w:author="ONOPTCHENKO Xavier" w:date="2019-10-14T13:52:00Z">
              <w:tcPr>
                <w:tcW w:w="1134" w:type="dxa"/>
                <w:gridSpan w:val="2"/>
                <w:vAlign w:val="center"/>
                <w:hideMark/>
              </w:tcPr>
            </w:tcPrChange>
          </w:tcPr>
          <w:p w14:paraId="5D0654CA" w14:textId="77777777" w:rsidR="00451E64" w:rsidRPr="00D65F21" w:rsidRDefault="00451E64" w:rsidP="00A013EE">
            <w:pPr>
              <w:spacing w:before="0"/>
              <w:jc w:val="center"/>
              <w:cnfStyle w:val="100000000000" w:firstRow="1" w:lastRow="0" w:firstColumn="0" w:lastColumn="0" w:oddVBand="0" w:evenVBand="0" w:oddHBand="0" w:evenHBand="0" w:firstRowFirstColumn="0" w:firstRowLastColumn="0" w:lastRowFirstColumn="0" w:lastRowLastColumn="0"/>
              <w:rPr>
                <w:ins w:id="5083" w:author="ONOPTCHENKO Xavier" w:date="2019-10-14T13:38:00Z"/>
                <w:rFonts w:ascii="Calibri" w:hAnsi="Calibri"/>
                <w:b w:val="0"/>
                <w:bCs w:val="0"/>
                <w:color w:val="FFFFFF"/>
                <w:sz w:val="16"/>
                <w:szCs w:val="16"/>
                <w:lang w:val="en-GB" w:eastAsia="en-GB"/>
              </w:rPr>
            </w:pPr>
            <w:ins w:id="5084" w:author="ONOPTCHENKO Xavier" w:date="2019-10-14T13:38:00Z">
              <w:r>
                <w:rPr>
                  <w:rFonts w:ascii="Calibri" w:hAnsi="Calibri"/>
                  <w:color w:val="FFFFFF"/>
                  <w:sz w:val="16"/>
                  <w:szCs w:val="16"/>
                  <w:lang w:val="en-GB" w:eastAsia="en-GB"/>
                </w:rPr>
                <w:t>Protocole</w:t>
              </w:r>
            </w:ins>
          </w:p>
        </w:tc>
        <w:tc>
          <w:tcPr>
            <w:tcW w:w="2212" w:type="dxa"/>
            <w:vAlign w:val="center"/>
            <w:hideMark/>
            <w:tcPrChange w:id="5085" w:author="ONOPTCHENKO Xavier" w:date="2019-10-14T13:52:00Z">
              <w:tcPr>
                <w:tcW w:w="2225" w:type="dxa"/>
                <w:gridSpan w:val="2"/>
                <w:vAlign w:val="center"/>
                <w:hideMark/>
              </w:tcPr>
            </w:tcPrChange>
          </w:tcPr>
          <w:p w14:paraId="56EFBBA6" w14:textId="77777777" w:rsidR="00451E64" w:rsidRPr="00D65F21" w:rsidRDefault="00451E64" w:rsidP="00A013EE">
            <w:pPr>
              <w:spacing w:before="0"/>
              <w:jc w:val="left"/>
              <w:cnfStyle w:val="100000000000" w:firstRow="1" w:lastRow="0" w:firstColumn="0" w:lastColumn="0" w:oddVBand="0" w:evenVBand="0" w:oddHBand="0" w:evenHBand="0" w:firstRowFirstColumn="0" w:firstRowLastColumn="0" w:lastRowFirstColumn="0" w:lastRowLastColumn="0"/>
              <w:rPr>
                <w:ins w:id="5086" w:author="ONOPTCHENKO Xavier" w:date="2019-10-14T13:38:00Z"/>
                <w:rFonts w:ascii="Calibri" w:hAnsi="Calibri"/>
                <w:b w:val="0"/>
                <w:bCs w:val="0"/>
                <w:color w:val="FFFFFF"/>
                <w:sz w:val="16"/>
                <w:szCs w:val="16"/>
                <w:lang w:val="en-GB" w:eastAsia="en-GB"/>
              </w:rPr>
            </w:pPr>
            <w:ins w:id="5087" w:author="ONOPTCHENKO Xavier" w:date="2019-10-14T13:38:00Z">
              <w:r>
                <w:rPr>
                  <w:rFonts w:ascii="Calibri" w:hAnsi="Calibri"/>
                  <w:color w:val="FFFFFF"/>
                  <w:sz w:val="16"/>
                  <w:szCs w:val="16"/>
                  <w:lang w:val="en-GB" w:eastAsia="en-GB"/>
                </w:rPr>
                <w:t>Commentaires</w:t>
              </w:r>
            </w:ins>
          </w:p>
        </w:tc>
      </w:tr>
      <w:tr w:rsidR="00451E64" w:rsidRPr="00D65F21" w14:paraId="4D55B099" w14:textId="77777777" w:rsidTr="006F0AA1">
        <w:trPr>
          <w:cnfStyle w:val="000000100000" w:firstRow="0" w:lastRow="0" w:firstColumn="0" w:lastColumn="0" w:oddVBand="0" w:evenVBand="0" w:oddHBand="1" w:evenHBand="0" w:firstRowFirstColumn="0" w:firstRowLastColumn="0" w:lastRowFirstColumn="0" w:lastRowLastColumn="0"/>
          <w:trHeight w:val="300"/>
          <w:ins w:id="5088" w:author="ONOPTCHENKO Xavier" w:date="2019-10-14T13:38:00Z"/>
          <w:trPrChange w:id="5089" w:author="ONOPTCHENKO Xavier" w:date="2019-10-14T13:54:00Z">
            <w:trPr>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1321" w:type="dxa"/>
            <w:vAlign w:val="center"/>
            <w:tcPrChange w:id="5090" w:author="ONOPTCHENKO Xavier" w:date="2019-10-14T13:54:00Z">
              <w:tcPr>
                <w:tcW w:w="1207" w:type="dxa"/>
                <w:vAlign w:val="center"/>
              </w:tcPr>
            </w:tcPrChange>
          </w:tcPr>
          <w:p w14:paraId="75D113F4" w14:textId="3EA173BA" w:rsidR="00451E64" w:rsidRPr="007E7576" w:rsidRDefault="00451E64">
            <w:pPr>
              <w:spacing w:before="0"/>
              <w:jc w:val="left"/>
              <w:cnfStyle w:val="001000100000" w:firstRow="0" w:lastRow="0" w:firstColumn="1" w:lastColumn="0" w:oddVBand="0" w:evenVBand="0" w:oddHBand="1" w:evenHBand="0" w:firstRowFirstColumn="0" w:firstRowLastColumn="0" w:lastRowFirstColumn="0" w:lastRowLastColumn="0"/>
              <w:rPr>
                <w:ins w:id="5091" w:author="ONOPTCHENKO Xavier" w:date="2019-10-14T13:48:00Z"/>
                <w:rFonts w:ascii="Calibri" w:hAnsi="Calibri"/>
                <w:color w:val="000000"/>
                <w:sz w:val="16"/>
                <w:szCs w:val="16"/>
                <w:lang w:eastAsia="en-GB"/>
              </w:rPr>
              <w:pPrChange w:id="5092" w:author="ONOPTCHENKO Xavier" w:date="2019-10-14T13:54:00Z">
                <w:pPr>
                  <w:spacing w:before="0"/>
                  <w:jc w:val="center"/>
                  <w:cnfStyle w:val="001000100000" w:firstRow="0" w:lastRow="0" w:firstColumn="1" w:lastColumn="0" w:oddVBand="0" w:evenVBand="0" w:oddHBand="1" w:evenHBand="0" w:firstRowFirstColumn="0" w:firstRowLastColumn="0" w:lastRowFirstColumn="0" w:lastRowLastColumn="0"/>
                </w:pPr>
              </w:pPrChange>
            </w:pPr>
            <w:ins w:id="5093" w:author="ONOPTCHENKO Xavier" w:date="2019-10-14T13:48:00Z">
              <w:r>
                <w:rPr>
                  <w:rFonts w:ascii="Calibri" w:hAnsi="Calibri"/>
                  <w:color w:val="000000"/>
                  <w:sz w:val="16"/>
                  <w:szCs w:val="16"/>
                  <w:lang w:eastAsia="en-GB"/>
                </w:rPr>
                <w:t>Pré-production</w:t>
              </w:r>
            </w:ins>
          </w:p>
        </w:tc>
        <w:tc>
          <w:tcPr>
            <w:tcW w:w="801" w:type="dxa"/>
            <w:vAlign w:val="center"/>
            <w:tcPrChange w:id="5094" w:author="ONOPTCHENKO Xavier" w:date="2019-10-14T13:54:00Z">
              <w:tcPr>
                <w:tcW w:w="781" w:type="dxa"/>
                <w:gridSpan w:val="2"/>
                <w:vAlign w:val="center"/>
              </w:tcPr>
            </w:tcPrChange>
          </w:tcPr>
          <w:p w14:paraId="55AEA1FC" w14:textId="5012A1AC" w:rsidR="00451E64" w:rsidRPr="007E7576" w:rsidRDefault="00451E64" w:rsidP="00A013EE">
            <w:pPr>
              <w:spacing w:before="0"/>
              <w:jc w:val="center"/>
              <w:cnfStyle w:val="000000100000" w:firstRow="0" w:lastRow="0" w:firstColumn="0" w:lastColumn="0" w:oddVBand="0" w:evenVBand="0" w:oddHBand="1" w:evenHBand="0" w:firstRowFirstColumn="0" w:firstRowLastColumn="0" w:lastRowFirstColumn="0" w:lastRowLastColumn="0"/>
              <w:rPr>
                <w:ins w:id="5095" w:author="ONOPTCHENKO Xavier" w:date="2019-10-14T13:38:00Z"/>
                <w:rFonts w:ascii="Calibri" w:hAnsi="Calibri"/>
                <w:color w:val="000000"/>
                <w:sz w:val="16"/>
                <w:szCs w:val="16"/>
                <w:lang w:eastAsia="en-GB"/>
              </w:rPr>
            </w:pPr>
            <w:ins w:id="5096" w:author="ONOPTCHENKO Xavier" w:date="2019-10-14T13:38:00Z">
              <w:r w:rsidRPr="007E7576">
                <w:rPr>
                  <w:rFonts w:ascii="Calibri" w:hAnsi="Calibri"/>
                  <w:color w:val="000000"/>
                  <w:sz w:val="16"/>
                  <w:szCs w:val="16"/>
                  <w:lang w:eastAsia="en-GB"/>
                </w:rPr>
                <w:t>AP10792</w:t>
              </w:r>
            </w:ins>
          </w:p>
        </w:tc>
        <w:tc>
          <w:tcPr>
            <w:tcW w:w="1984" w:type="dxa"/>
            <w:noWrap/>
            <w:vAlign w:val="center"/>
            <w:tcPrChange w:id="5097" w:author="ONOPTCHENKO Xavier" w:date="2019-10-14T13:54:00Z">
              <w:tcPr>
                <w:tcW w:w="2056" w:type="dxa"/>
                <w:gridSpan w:val="2"/>
                <w:noWrap/>
                <w:vAlign w:val="center"/>
              </w:tcPr>
            </w:tcPrChange>
          </w:tcPr>
          <w:p w14:paraId="278915D1" w14:textId="77777777" w:rsidR="00451E64" w:rsidRPr="00FA7636" w:rsidRDefault="00451E64" w:rsidP="00A013EE">
            <w:pPr>
              <w:spacing w:before="0"/>
              <w:jc w:val="left"/>
              <w:cnfStyle w:val="000000100000" w:firstRow="0" w:lastRow="0" w:firstColumn="0" w:lastColumn="0" w:oddVBand="0" w:evenVBand="0" w:oddHBand="1" w:evenHBand="0" w:firstRowFirstColumn="0" w:firstRowLastColumn="0" w:lastRowFirstColumn="0" w:lastRowLastColumn="0"/>
              <w:rPr>
                <w:ins w:id="5098" w:author="ONOPTCHENKO Xavier" w:date="2019-10-14T13:38:00Z"/>
                <w:rFonts w:ascii="Calibri" w:hAnsi="Calibri"/>
                <w:color w:val="000000"/>
                <w:sz w:val="16"/>
                <w:szCs w:val="16"/>
                <w:lang w:eastAsia="en-GB"/>
              </w:rPr>
            </w:pPr>
            <w:ins w:id="5099" w:author="ONOPTCHENKO Xavier" w:date="2019-10-14T13:38:00Z">
              <w:r>
                <w:rPr>
                  <w:rFonts w:ascii="Calibri" w:hAnsi="Calibri"/>
                  <w:color w:val="000000"/>
                  <w:sz w:val="16"/>
                  <w:szCs w:val="16"/>
                  <w:lang w:eastAsia="en-GB"/>
                </w:rPr>
                <w:t>ESB</w:t>
              </w:r>
            </w:ins>
          </w:p>
        </w:tc>
        <w:tc>
          <w:tcPr>
            <w:tcW w:w="1701" w:type="dxa"/>
            <w:noWrap/>
            <w:vAlign w:val="center"/>
            <w:tcPrChange w:id="5100" w:author="ONOPTCHENKO Xavier" w:date="2019-10-14T13:54:00Z">
              <w:tcPr>
                <w:tcW w:w="1513" w:type="dxa"/>
                <w:gridSpan w:val="2"/>
                <w:noWrap/>
                <w:vAlign w:val="center"/>
              </w:tcPr>
            </w:tcPrChange>
          </w:tcPr>
          <w:p w14:paraId="1A7CDE3D" w14:textId="6F9EE9DF" w:rsidR="00451E64" w:rsidRDefault="00451E64" w:rsidP="00A013EE">
            <w:pPr>
              <w:spacing w:before="0"/>
              <w:jc w:val="left"/>
              <w:cnfStyle w:val="000000100000" w:firstRow="0" w:lastRow="0" w:firstColumn="0" w:lastColumn="0" w:oddVBand="0" w:evenVBand="0" w:oddHBand="1" w:evenHBand="0" w:firstRowFirstColumn="0" w:firstRowLastColumn="0" w:lastRowFirstColumn="0" w:lastRowLastColumn="0"/>
              <w:rPr>
                <w:ins w:id="5101" w:author="ONOPTCHENKO Xavier" w:date="2019-10-14T13:51:00Z"/>
                <w:rFonts w:ascii="Calibri" w:hAnsi="Calibri"/>
                <w:color w:val="000000"/>
                <w:sz w:val="16"/>
                <w:szCs w:val="16"/>
                <w:lang w:eastAsia="en-GB"/>
              </w:rPr>
            </w:pPr>
            <w:ins w:id="5102" w:author="ONOPTCHENKO Xavier" w:date="2019-10-14T13:51:00Z">
              <w:r>
                <w:rPr>
                  <w:rFonts w:ascii="Calibri" w:hAnsi="Calibri"/>
                  <w:color w:val="000000"/>
                  <w:sz w:val="16"/>
                  <w:szCs w:val="16"/>
                  <w:lang w:eastAsia="en-GB"/>
                </w:rPr>
                <w:t>S</w:t>
              </w:r>
              <w:r w:rsidRPr="00451E64">
                <w:rPr>
                  <w:rFonts w:ascii="Calibri" w:hAnsi="Calibri"/>
                  <w:color w:val="000000"/>
                  <w:sz w:val="16"/>
                  <w:szCs w:val="16"/>
                  <w:lang w:eastAsia="en-GB"/>
                </w:rPr>
                <w:t>00</w:t>
              </w:r>
              <w:r>
                <w:rPr>
                  <w:rFonts w:ascii="Calibri" w:hAnsi="Calibri"/>
                  <w:color w:val="000000"/>
                  <w:sz w:val="16"/>
                  <w:szCs w:val="16"/>
                  <w:lang w:eastAsia="en-GB"/>
                </w:rPr>
                <w:t>VA</w:t>
              </w:r>
              <w:r w:rsidRPr="00451E64">
                <w:rPr>
                  <w:rFonts w:ascii="Calibri" w:hAnsi="Calibri"/>
                  <w:color w:val="000000"/>
                  <w:sz w:val="16"/>
                  <w:szCs w:val="16"/>
                  <w:lang w:eastAsia="en-GB"/>
                </w:rPr>
                <w:t>9939417</w:t>
              </w:r>
            </w:ins>
          </w:p>
          <w:p w14:paraId="710B2045" w14:textId="6BA69C4F" w:rsidR="00451E64" w:rsidRPr="00FA7636" w:rsidRDefault="00451E64">
            <w:pPr>
              <w:spacing w:before="0"/>
              <w:jc w:val="left"/>
              <w:cnfStyle w:val="000000100000" w:firstRow="0" w:lastRow="0" w:firstColumn="0" w:lastColumn="0" w:oddVBand="0" w:evenVBand="0" w:oddHBand="1" w:evenHBand="0" w:firstRowFirstColumn="0" w:firstRowLastColumn="0" w:lastRowFirstColumn="0" w:lastRowLastColumn="0"/>
              <w:rPr>
                <w:ins w:id="5103" w:author="ONOPTCHENKO Xavier" w:date="2019-10-14T13:38:00Z"/>
                <w:rFonts w:ascii="Calibri" w:hAnsi="Calibri"/>
                <w:color w:val="000000"/>
                <w:sz w:val="16"/>
                <w:szCs w:val="16"/>
                <w:lang w:eastAsia="en-GB"/>
              </w:rPr>
            </w:pPr>
            <w:ins w:id="5104" w:author="ONOPTCHENKO Xavier" w:date="2019-10-14T13:51:00Z">
              <w:r>
                <w:rPr>
                  <w:rFonts w:ascii="Calibri" w:hAnsi="Calibri"/>
                  <w:color w:val="000000"/>
                  <w:sz w:val="16"/>
                  <w:szCs w:val="16"/>
                  <w:lang w:eastAsia="en-GB"/>
                </w:rPr>
                <w:t>S</w:t>
              </w:r>
              <w:r w:rsidRPr="00451E64">
                <w:rPr>
                  <w:rFonts w:ascii="Calibri" w:hAnsi="Calibri"/>
                  <w:color w:val="000000"/>
                  <w:sz w:val="16"/>
                  <w:szCs w:val="16"/>
                  <w:lang w:eastAsia="en-GB"/>
                </w:rPr>
                <w:t>00</w:t>
              </w:r>
              <w:r>
                <w:rPr>
                  <w:rFonts w:ascii="Calibri" w:hAnsi="Calibri"/>
                  <w:color w:val="000000"/>
                  <w:sz w:val="16"/>
                  <w:szCs w:val="16"/>
                  <w:lang w:eastAsia="en-GB"/>
                </w:rPr>
                <w:t>VA</w:t>
              </w:r>
              <w:r w:rsidRPr="00451E64">
                <w:rPr>
                  <w:rFonts w:ascii="Calibri" w:hAnsi="Calibri"/>
                  <w:color w:val="000000"/>
                  <w:sz w:val="16"/>
                  <w:szCs w:val="16"/>
                  <w:lang w:eastAsia="en-GB"/>
                </w:rPr>
                <w:t>993941</w:t>
              </w:r>
              <w:r>
                <w:rPr>
                  <w:rFonts w:ascii="Calibri" w:hAnsi="Calibri"/>
                  <w:color w:val="000000"/>
                  <w:sz w:val="16"/>
                  <w:szCs w:val="16"/>
                  <w:lang w:eastAsia="en-GB"/>
                </w:rPr>
                <w:t>8</w:t>
              </w:r>
            </w:ins>
          </w:p>
        </w:tc>
        <w:tc>
          <w:tcPr>
            <w:tcW w:w="801" w:type="dxa"/>
            <w:vAlign w:val="center"/>
            <w:tcPrChange w:id="5105" w:author="ONOPTCHENKO Xavier" w:date="2019-10-14T13:54:00Z">
              <w:tcPr>
                <w:tcW w:w="781" w:type="dxa"/>
                <w:gridSpan w:val="2"/>
                <w:vAlign w:val="center"/>
              </w:tcPr>
            </w:tcPrChange>
          </w:tcPr>
          <w:p w14:paraId="52E1FB2A" w14:textId="77777777" w:rsidR="00451E64" w:rsidRPr="007E7576" w:rsidRDefault="00451E64" w:rsidP="00A013EE">
            <w:pPr>
              <w:spacing w:before="0"/>
              <w:jc w:val="center"/>
              <w:cnfStyle w:val="000000100000" w:firstRow="0" w:lastRow="0" w:firstColumn="0" w:lastColumn="0" w:oddVBand="0" w:evenVBand="0" w:oddHBand="1" w:evenHBand="0" w:firstRowFirstColumn="0" w:firstRowLastColumn="0" w:lastRowFirstColumn="0" w:lastRowLastColumn="0"/>
              <w:rPr>
                <w:ins w:id="5106" w:author="ONOPTCHENKO Xavier" w:date="2019-10-14T13:38:00Z"/>
                <w:rFonts w:ascii="Calibri" w:hAnsi="Calibri"/>
                <w:color w:val="000000"/>
                <w:sz w:val="16"/>
                <w:szCs w:val="16"/>
                <w:lang w:eastAsia="en-GB"/>
              </w:rPr>
            </w:pPr>
            <w:ins w:id="5107" w:author="ONOPTCHENKO Xavier" w:date="2019-10-14T13:38:00Z">
              <w:r w:rsidRPr="007E7576">
                <w:rPr>
                  <w:rFonts w:ascii="Calibri" w:hAnsi="Calibri"/>
                  <w:color w:val="000000"/>
                  <w:sz w:val="16"/>
                  <w:szCs w:val="16"/>
                  <w:lang w:eastAsia="en-GB"/>
                </w:rPr>
                <w:t>Nouveau</w:t>
              </w:r>
            </w:ins>
          </w:p>
        </w:tc>
        <w:tc>
          <w:tcPr>
            <w:tcW w:w="2047" w:type="dxa"/>
            <w:noWrap/>
            <w:vAlign w:val="center"/>
            <w:tcPrChange w:id="5108" w:author="ONOPTCHENKO Xavier" w:date="2019-10-14T13:54:00Z">
              <w:tcPr>
                <w:tcW w:w="2059" w:type="dxa"/>
                <w:gridSpan w:val="2"/>
                <w:noWrap/>
                <w:vAlign w:val="center"/>
              </w:tcPr>
            </w:tcPrChange>
          </w:tcPr>
          <w:p w14:paraId="426D5D17" w14:textId="77777777" w:rsidR="00451E64" w:rsidRPr="007E7576" w:rsidRDefault="00451E64" w:rsidP="00A013EE">
            <w:pPr>
              <w:spacing w:before="0"/>
              <w:jc w:val="left"/>
              <w:cnfStyle w:val="000000100000" w:firstRow="0" w:lastRow="0" w:firstColumn="0" w:lastColumn="0" w:oddVBand="0" w:evenVBand="0" w:oddHBand="1" w:evenHBand="0" w:firstRowFirstColumn="0" w:firstRowLastColumn="0" w:lastRowFirstColumn="0" w:lastRowLastColumn="0"/>
              <w:rPr>
                <w:ins w:id="5109" w:author="ONOPTCHENKO Xavier" w:date="2019-10-14T13:38:00Z"/>
                <w:rFonts w:ascii="Calibri" w:hAnsi="Calibri"/>
                <w:color w:val="000000"/>
                <w:sz w:val="16"/>
                <w:szCs w:val="16"/>
                <w:lang w:eastAsia="en-GB"/>
              </w:rPr>
            </w:pPr>
            <w:ins w:id="5110" w:author="ONOPTCHENKO Xavier" w:date="2019-10-14T13:38:00Z">
              <w:r w:rsidRPr="007E7576">
                <w:rPr>
                  <w:rFonts w:ascii="Calibri" w:hAnsi="Calibri"/>
                  <w:color w:val="000000"/>
                  <w:sz w:val="16"/>
                  <w:szCs w:val="16"/>
                  <w:lang w:eastAsia="en-GB"/>
                </w:rPr>
                <w:t>ESB Administration et suivi</w:t>
              </w:r>
            </w:ins>
          </w:p>
        </w:tc>
        <w:tc>
          <w:tcPr>
            <w:tcW w:w="1096" w:type="dxa"/>
            <w:noWrap/>
            <w:vAlign w:val="center"/>
            <w:tcPrChange w:id="5111" w:author="ONOPTCHENKO Xavier" w:date="2019-10-14T13:54:00Z">
              <w:tcPr>
                <w:tcW w:w="1102" w:type="dxa"/>
                <w:gridSpan w:val="2"/>
                <w:noWrap/>
                <w:vAlign w:val="center"/>
              </w:tcPr>
            </w:tcPrChange>
          </w:tcPr>
          <w:p w14:paraId="7899053B" w14:textId="4D5082EC" w:rsidR="00451E64" w:rsidRDefault="00451E64" w:rsidP="00A013EE">
            <w:pPr>
              <w:spacing w:before="0"/>
              <w:jc w:val="left"/>
              <w:cnfStyle w:val="000000100000" w:firstRow="0" w:lastRow="0" w:firstColumn="0" w:lastColumn="0" w:oddVBand="0" w:evenVBand="0" w:oddHBand="1" w:evenHBand="0" w:firstRowFirstColumn="0" w:firstRowLastColumn="0" w:lastRowFirstColumn="0" w:lastRowLastColumn="0"/>
              <w:rPr>
                <w:ins w:id="5112" w:author="ONOPTCHENKO Xavier" w:date="2019-10-14T13:38:00Z"/>
                <w:rFonts w:ascii="Calibri" w:hAnsi="Calibri"/>
                <w:color w:val="000000"/>
                <w:sz w:val="16"/>
                <w:szCs w:val="16"/>
                <w:lang w:eastAsia="en-GB"/>
              </w:rPr>
            </w:pPr>
            <w:ins w:id="5113" w:author="ONOPTCHENKO Xavier" w:date="2019-10-14T13:38:00Z">
              <w:r>
                <w:rPr>
                  <w:rFonts w:ascii="Calibri" w:hAnsi="Calibri"/>
                  <w:color w:val="000000"/>
                  <w:sz w:val="16"/>
                  <w:szCs w:val="16"/>
                  <w:lang w:eastAsia="en-GB"/>
                </w:rPr>
                <w:t>Nouveau #</w:t>
              </w:r>
            </w:ins>
            <w:ins w:id="5114" w:author="ONOPTCHENKO Xavier" w:date="2019-10-14T13:51:00Z">
              <w:r>
                <w:rPr>
                  <w:rFonts w:ascii="Calibri" w:hAnsi="Calibri"/>
                  <w:color w:val="000000"/>
                  <w:sz w:val="16"/>
                  <w:szCs w:val="16"/>
                  <w:lang w:eastAsia="en-GB"/>
                </w:rPr>
                <w:t>5</w:t>
              </w:r>
            </w:ins>
          </w:p>
          <w:p w14:paraId="216AAC62" w14:textId="0ACD9175" w:rsidR="00451E64" w:rsidRPr="00FA7636" w:rsidRDefault="00451E64">
            <w:pPr>
              <w:spacing w:before="0"/>
              <w:jc w:val="left"/>
              <w:cnfStyle w:val="000000100000" w:firstRow="0" w:lastRow="0" w:firstColumn="0" w:lastColumn="0" w:oddVBand="0" w:evenVBand="0" w:oddHBand="1" w:evenHBand="0" w:firstRowFirstColumn="0" w:firstRowLastColumn="0" w:lastRowFirstColumn="0" w:lastRowLastColumn="0"/>
              <w:rPr>
                <w:ins w:id="5115" w:author="ONOPTCHENKO Xavier" w:date="2019-10-14T13:38:00Z"/>
                <w:rFonts w:ascii="Calibri" w:hAnsi="Calibri"/>
                <w:color w:val="000000"/>
                <w:sz w:val="16"/>
                <w:szCs w:val="16"/>
                <w:lang w:eastAsia="en-GB"/>
              </w:rPr>
            </w:pPr>
            <w:ins w:id="5116" w:author="ONOPTCHENKO Xavier" w:date="2019-10-14T13:38:00Z">
              <w:r>
                <w:rPr>
                  <w:rFonts w:ascii="Calibri" w:hAnsi="Calibri"/>
                  <w:color w:val="000000"/>
                  <w:sz w:val="16"/>
                  <w:szCs w:val="16"/>
                  <w:lang w:eastAsia="en-GB"/>
                </w:rPr>
                <w:t>Nouveau #</w:t>
              </w:r>
            </w:ins>
            <w:ins w:id="5117" w:author="ONOPTCHENKO Xavier" w:date="2019-10-14T13:51:00Z">
              <w:r>
                <w:rPr>
                  <w:rFonts w:ascii="Calibri" w:hAnsi="Calibri"/>
                  <w:color w:val="000000"/>
                  <w:sz w:val="16"/>
                  <w:szCs w:val="16"/>
                  <w:lang w:eastAsia="en-GB"/>
                </w:rPr>
                <w:t>6</w:t>
              </w:r>
            </w:ins>
          </w:p>
        </w:tc>
        <w:tc>
          <w:tcPr>
            <w:tcW w:w="1130" w:type="dxa"/>
            <w:noWrap/>
            <w:vAlign w:val="center"/>
            <w:tcPrChange w:id="5118" w:author="ONOPTCHENKO Xavier" w:date="2019-10-14T13:54:00Z">
              <w:tcPr>
                <w:tcW w:w="1136" w:type="dxa"/>
                <w:gridSpan w:val="2"/>
                <w:noWrap/>
                <w:vAlign w:val="center"/>
              </w:tcPr>
            </w:tcPrChange>
          </w:tcPr>
          <w:p w14:paraId="14640080" w14:textId="77777777" w:rsidR="00451E64" w:rsidRPr="00FA7636" w:rsidRDefault="00451E64" w:rsidP="00A013EE">
            <w:pPr>
              <w:spacing w:before="0"/>
              <w:jc w:val="center"/>
              <w:cnfStyle w:val="000000100000" w:firstRow="0" w:lastRow="0" w:firstColumn="0" w:lastColumn="0" w:oddVBand="0" w:evenVBand="0" w:oddHBand="1" w:evenHBand="0" w:firstRowFirstColumn="0" w:firstRowLastColumn="0" w:lastRowFirstColumn="0" w:lastRowLastColumn="0"/>
              <w:rPr>
                <w:ins w:id="5119" w:author="ONOPTCHENKO Xavier" w:date="2019-10-14T13:38:00Z"/>
                <w:rFonts w:ascii="Calibri" w:hAnsi="Calibri"/>
                <w:color w:val="000000"/>
                <w:sz w:val="16"/>
                <w:szCs w:val="16"/>
                <w:lang w:eastAsia="en-GB"/>
              </w:rPr>
            </w:pPr>
            <w:ins w:id="5120" w:author="ONOPTCHENKO Xavier" w:date="2019-10-14T13:38:00Z">
              <w:r>
                <w:rPr>
                  <w:rFonts w:ascii="Calibri" w:hAnsi="Calibri"/>
                  <w:color w:val="000000"/>
                  <w:sz w:val="16"/>
                  <w:szCs w:val="16"/>
                  <w:lang w:eastAsia="en-GB"/>
                </w:rPr>
                <w:t>1521</w:t>
              </w:r>
            </w:ins>
          </w:p>
        </w:tc>
        <w:tc>
          <w:tcPr>
            <w:tcW w:w="874" w:type="dxa"/>
            <w:noWrap/>
            <w:vAlign w:val="center"/>
            <w:tcPrChange w:id="5121" w:author="ONOPTCHENKO Xavier" w:date="2019-10-14T13:54:00Z">
              <w:tcPr>
                <w:tcW w:w="1134" w:type="dxa"/>
                <w:gridSpan w:val="2"/>
                <w:noWrap/>
                <w:vAlign w:val="center"/>
              </w:tcPr>
            </w:tcPrChange>
          </w:tcPr>
          <w:p w14:paraId="5B73DA42" w14:textId="77777777" w:rsidR="00451E64" w:rsidRPr="00FA7636" w:rsidRDefault="00451E64" w:rsidP="00A013EE">
            <w:pPr>
              <w:spacing w:before="0"/>
              <w:jc w:val="center"/>
              <w:cnfStyle w:val="000000100000" w:firstRow="0" w:lastRow="0" w:firstColumn="0" w:lastColumn="0" w:oddVBand="0" w:evenVBand="0" w:oddHBand="1" w:evenHBand="0" w:firstRowFirstColumn="0" w:firstRowLastColumn="0" w:lastRowFirstColumn="0" w:lastRowLastColumn="0"/>
              <w:rPr>
                <w:ins w:id="5122" w:author="ONOPTCHENKO Xavier" w:date="2019-10-14T13:38:00Z"/>
                <w:rFonts w:ascii="Calibri" w:hAnsi="Calibri"/>
                <w:color w:val="000000"/>
                <w:sz w:val="16"/>
                <w:szCs w:val="16"/>
                <w:lang w:eastAsia="en-GB"/>
              </w:rPr>
            </w:pPr>
            <w:ins w:id="5123" w:author="ONOPTCHENKO Xavier" w:date="2019-10-14T13:38:00Z">
              <w:r>
                <w:rPr>
                  <w:rFonts w:ascii="Calibri" w:hAnsi="Calibri"/>
                  <w:color w:val="000000"/>
                  <w:sz w:val="16"/>
                  <w:szCs w:val="16"/>
                  <w:lang w:eastAsia="en-GB"/>
                </w:rPr>
                <w:t>SQL*NET</w:t>
              </w:r>
            </w:ins>
          </w:p>
        </w:tc>
        <w:tc>
          <w:tcPr>
            <w:tcW w:w="2212" w:type="dxa"/>
            <w:noWrap/>
            <w:vAlign w:val="center"/>
            <w:tcPrChange w:id="5124" w:author="ONOPTCHENKO Xavier" w:date="2019-10-14T13:54:00Z">
              <w:tcPr>
                <w:tcW w:w="2225" w:type="dxa"/>
                <w:gridSpan w:val="2"/>
                <w:noWrap/>
                <w:vAlign w:val="center"/>
              </w:tcPr>
            </w:tcPrChange>
          </w:tcPr>
          <w:p w14:paraId="0688F2D1" w14:textId="77777777" w:rsidR="00451E64" w:rsidRPr="007E7576" w:rsidRDefault="00451E64" w:rsidP="00A013EE">
            <w:pPr>
              <w:spacing w:before="0"/>
              <w:jc w:val="left"/>
              <w:cnfStyle w:val="000000100000" w:firstRow="0" w:lastRow="0" w:firstColumn="0" w:lastColumn="0" w:oddVBand="0" w:evenVBand="0" w:oddHBand="1" w:evenHBand="0" w:firstRowFirstColumn="0" w:firstRowLastColumn="0" w:lastRowFirstColumn="0" w:lastRowLastColumn="0"/>
              <w:rPr>
                <w:ins w:id="5125" w:author="ONOPTCHENKO Xavier" w:date="2019-10-14T13:38:00Z"/>
                <w:rFonts w:ascii="Calibri" w:hAnsi="Calibri"/>
                <w:color w:val="000000"/>
                <w:sz w:val="16"/>
                <w:szCs w:val="16"/>
                <w:lang w:val="fr-FR" w:eastAsia="en-GB"/>
              </w:rPr>
            </w:pPr>
            <w:ins w:id="5126" w:author="ONOPTCHENKO Xavier" w:date="2019-10-14T13:38:00Z">
              <w:r w:rsidRPr="007E7576">
                <w:rPr>
                  <w:rFonts w:ascii="Calibri" w:hAnsi="Calibri"/>
                  <w:color w:val="000000"/>
                  <w:sz w:val="16"/>
                  <w:szCs w:val="16"/>
                  <w:lang w:val="fr-FR" w:eastAsia="en-GB"/>
                </w:rPr>
                <w:t>Accès aux données.</w:t>
              </w:r>
            </w:ins>
          </w:p>
          <w:p w14:paraId="4ED7F16D" w14:textId="77777777" w:rsidR="00451E64" w:rsidRPr="007E7576" w:rsidRDefault="00451E64" w:rsidP="00A013EE">
            <w:pPr>
              <w:spacing w:before="0"/>
              <w:jc w:val="left"/>
              <w:cnfStyle w:val="000000100000" w:firstRow="0" w:lastRow="0" w:firstColumn="0" w:lastColumn="0" w:oddVBand="0" w:evenVBand="0" w:oddHBand="1" w:evenHBand="0" w:firstRowFirstColumn="0" w:firstRowLastColumn="0" w:lastRowFirstColumn="0" w:lastRowLastColumn="0"/>
              <w:rPr>
                <w:ins w:id="5127" w:author="ONOPTCHENKO Xavier" w:date="2019-10-14T13:38:00Z"/>
                <w:rFonts w:ascii="Calibri" w:hAnsi="Calibri"/>
                <w:b/>
                <w:color w:val="000000"/>
                <w:sz w:val="16"/>
                <w:szCs w:val="16"/>
                <w:lang w:val="fr-FR" w:eastAsia="en-GB"/>
              </w:rPr>
            </w:pPr>
            <w:ins w:id="5128" w:author="ONOPTCHENKO Xavier" w:date="2019-10-14T13:38:00Z">
              <w:r w:rsidRPr="007E7576">
                <w:rPr>
                  <w:rFonts w:ascii="Calibri" w:hAnsi="Calibri"/>
                  <w:b/>
                  <w:color w:val="000000"/>
                  <w:sz w:val="16"/>
                  <w:szCs w:val="16"/>
                  <w:lang w:val="fr-FR" w:eastAsia="en-GB"/>
                </w:rPr>
                <w:t>Flux chiffré.</w:t>
              </w:r>
            </w:ins>
          </w:p>
        </w:tc>
      </w:tr>
      <w:tr w:rsidR="00451E64" w:rsidRPr="00D65F21" w14:paraId="749BAE4C" w14:textId="77777777" w:rsidTr="006F0AA1">
        <w:trPr>
          <w:trHeight w:val="300"/>
          <w:ins w:id="5129" w:author="ONOPTCHENKO Xavier" w:date="2019-10-14T13:38:00Z"/>
          <w:trPrChange w:id="5130" w:author="ONOPTCHENKO Xavier" w:date="2019-10-14T13:54:00Z">
            <w:trPr>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1321" w:type="dxa"/>
            <w:vAlign w:val="center"/>
            <w:tcPrChange w:id="5131" w:author="ONOPTCHENKO Xavier" w:date="2019-10-14T13:54:00Z">
              <w:tcPr>
                <w:tcW w:w="1207" w:type="dxa"/>
                <w:vAlign w:val="center"/>
              </w:tcPr>
            </w:tcPrChange>
          </w:tcPr>
          <w:p w14:paraId="613625C8" w14:textId="145C1E36" w:rsidR="00451E64" w:rsidRPr="007E7576" w:rsidRDefault="00451E64">
            <w:pPr>
              <w:spacing w:before="0"/>
              <w:jc w:val="left"/>
              <w:rPr>
                <w:ins w:id="5132" w:author="ONOPTCHENKO Xavier" w:date="2019-10-14T13:48:00Z"/>
                <w:rFonts w:ascii="Calibri" w:hAnsi="Calibri"/>
                <w:color w:val="000000"/>
                <w:sz w:val="16"/>
                <w:szCs w:val="16"/>
                <w:lang w:eastAsia="en-GB"/>
              </w:rPr>
              <w:pPrChange w:id="5133" w:author="ONOPTCHENKO Xavier" w:date="2019-10-14T13:54:00Z">
                <w:pPr>
                  <w:spacing w:before="0"/>
                  <w:jc w:val="center"/>
                </w:pPr>
              </w:pPrChange>
            </w:pPr>
            <w:ins w:id="5134" w:author="ONOPTCHENKO Xavier" w:date="2019-10-14T13:48:00Z">
              <w:r>
                <w:rPr>
                  <w:rFonts w:ascii="Calibri" w:hAnsi="Calibri"/>
                  <w:color w:val="000000"/>
                  <w:sz w:val="16"/>
                  <w:szCs w:val="16"/>
                  <w:lang w:eastAsia="en-GB"/>
                </w:rPr>
                <w:t>Pré-production</w:t>
              </w:r>
            </w:ins>
          </w:p>
        </w:tc>
        <w:tc>
          <w:tcPr>
            <w:tcW w:w="801" w:type="dxa"/>
            <w:vAlign w:val="center"/>
            <w:tcPrChange w:id="5135" w:author="ONOPTCHENKO Xavier" w:date="2019-10-14T13:54:00Z">
              <w:tcPr>
                <w:tcW w:w="781" w:type="dxa"/>
                <w:gridSpan w:val="2"/>
                <w:vAlign w:val="center"/>
              </w:tcPr>
            </w:tcPrChange>
          </w:tcPr>
          <w:p w14:paraId="6B64BACA" w14:textId="70F77AFD" w:rsidR="00451E64" w:rsidRPr="007E7576" w:rsidRDefault="00451E64" w:rsidP="00A013EE">
            <w:pPr>
              <w:spacing w:before="0"/>
              <w:jc w:val="center"/>
              <w:cnfStyle w:val="000000000000" w:firstRow="0" w:lastRow="0" w:firstColumn="0" w:lastColumn="0" w:oddVBand="0" w:evenVBand="0" w:oddHBand="0" w:evenHBand="0" w:firstRowFirstColumn="0" w:firstRowLastColumn="0" w:lastRowFirstColumn="0" w:lastRowLastColumn="0"/>
              <w:rPr>
                <w:ins w:id="5136" w:author="ONOPTCHENKO Xavier" w:date="2019-10-14T13:38:00Z"/>
                <w:rFonts w:ascii="Calibri" w:hAnsi="Calibri"/>
                <w:color w:val="000000"/>
                <w:sz w:val="16"/>
                <w:szCs w:val="16"/>
                <w:lang w:eastAsia="en-GB"/>
              </w:rPr>
            </w:pPr>
            <w:ins w:id="5137" w:author="ONOPTCHENKO Xavier" w:date="2019-10-14T13:38:00Z">
              <w:r w:rsidRPr="007E7576">
                <w:rPr>
                  <w:rFonts w:ascii="Calibri" w:hAnsi="Calibri"/>
                  <w:color w:val="000000"/>
                  <w:sz w:val="16"/>
                  <w:szCs w:val="16"/>
                  <w:lang w:eastAsia="en-GB"/>
                </w:rPr>
                <w:t>Nouveau</w:t>
              </w:r>
            </w:ins>
          </w:p>
        </w:tc>
        <w:tc>
          <w:tcPr>
            <w:tcW w:w="1984" w:type="dxa"/>
            <w:noWrap/>
            <w:vAlign w:val="center"/>
            <w:tcPrChange w:id="5138" w:author="ONOPTCHENKO Xavier" w:date="2019-10-14T13:54:00Z">
              <w:tcPr>
                <w:tcW w:w="2056" w:type="dxa"/>
                <w:gridSpan w:val="2"/>
                <w:noWrap/>
                <w:vAlign w:val="center"/>
              </w:tcPr>
            </w:tcPrChange>
          </w:tcPr>
          <w:p w14:paraId="125ED617" w14:textId="77777777" w:rsidR="00451E64" w:rsidRPr="008C61A0" w:rsidRDefault="00451E64" w:rsidP="00A013EE">
            <w:pPr>
              <w:spacing w:before="0"/>
              <w:jc w:val="left"/>
              <w:cnfStyle w:val="000000000000" w:firstRow="0" w:lastRow="0" w:firstColumn="0" w:lastColumn="0" w:oddVBand="0" w:evenVBand="0" w:oddHBand="0" w:evenHBand="0" w:firstRowFirstColumn="0" w:firstRowLastColumn="0" w:lastRowFirstColumn="0" w:lastRowLastColumn="0"/>
              <w:rPr>
                <w:ins w:id="5139" w:author="ONOPTCHENKO Xavier" w:date="2019-10-14T13:38:00Z"/>
                <w:rFonts w:ascii="Calibri" w:hAnsi="Calibri"/>
                <w:color w:val="000000"/>
                <w:sz w:val="16"/>
                <w:szCs w:val="16"/>
                <w:lang w:eastAsia="en-GB"/>
              </w:rPr>
            </w:pPr>
            <w:ins w:id="5140" w:author="ONOPTCHENKO Xavier" w:date="2019-10-14T13:38:00Z">
              <w:r w:rsidRPr="008C61A0">
                <w:rPr>
                  <w:rFonts w:ascii="Calibri" w:hAnsi="Calibri"/>
                  <w:color w:val="000000"/>
                  <w:sz w:val="16"/>
                  <w:szCs w:val="16"/>
                  <w:lang w:eastAsia="en-GB"/>
                </w:rPr>
                <w:t>ESB Administration et suivi</w:t>
              </w:r>
            </w:ins>
          </w:p>
        </w:tc>
        <w:tc>
          <w:tcPr>
            <w:tcW w:w="1701" w:type="dxa"/>
            <w:noWrap/>
            <w:vAlign w:val="center"/>
            <w:tcPrChange w:id="5141" w:author="ONOPTCHENKO Xavier" w:date="2019-10-14T13:54:00Z">
              <w:tcPr>
                <w:tcW w:w="1513" w:type="dxa"/>
                <w:gridSpan w:val="2"/>
                <w:noWrap/>
                <w:vAlign w:val="center"/>
              </w:tcPr>
            </w:tcPrChange>
          </w:tcPr>
          <w:p w14:paraId="5B47E9D3" w14:textId="4B776993" w:rsidR="00451E64" w:rsidRDefault="00451E64">
            <w:pPr>
              <w:spacing w:before="0"/>
              <w:jc w:val="left"/>
              <w:cnfStyle w:val="000000000000" w:firstRow="0" w:lastRow="0" w:firstColumn="0" w:lastColumn="0" w:oddVBand="0" w:evenVBand="0" w:oddHBand="0" w:evenHBand="0" w:firstRowFirstColumn="0" w:firstRowLastColumn="0" w:lastRowFirstColumn="0" w:lastRowLastColumn="0"/>
              <w:rPr>
                <w:ins w:id="5142" w:author="ONOPTCHENKO Xavier" w:date="2019-10-14T13:38:00Z"/>
                <w:rFonts w:ascii="Calibri" w:hAnsi="Calibri"/>
                <w:color w:val="000000"/>
                <w:sz w:val="16"/>
                <w:szCs w:val="16"/>
                <w:lang w:eastAsia="en-GB"/>
              </w:rPr>
            </w:pPr>
            <w:ins w:id="5143" w:author="ONOPTCHENKO Xavier" w:date="2019-10-14T13:38:00Z">
              <w:r>
                <w:rPr>
                  <w:rFonts w:ascii="Calibri" w:hAnsi="Calibri"/>
                  <w:color w:val="000000"/>
                  <w:sz w:val="16"/>
                  <w:szCs w:val="16"/>
                  <w:lang w:eastAsia="en-GB"/>
                </w:rPr>
                <w:t>Nouveau #</w:t>
              </w:r>
            </w:ins>
            <w:ins w:id="5144" w:author="ONOPTCHENKO Xavier" w:date="2019-10-14T13:51:00Z">
              <w:r>
                <w:rPr>
                  <w:rFonts w:ascii="Calibri" w:hAnsi="Calibri"/>
                  <w:color w:val="000000"/>
                  <w:sz w:val="16"/>
                  <w:szCs w:val="16"/>
                  <w:lang w:eastAsia="en-GB"/>
                </w:rPr>
                <w:t>4</w:t>
              </w:r>
            </w:ins>
          </w:p>
        </w:tc>
        <w:tc>
          <w:tcPr>
            <w:tcW w:w="801" w:type="dxa"/>
            <w:vAlign w:val="center"/>
            <w:tcPrChange w:id="5145" w:author="ONOPTCHENKO Xavier" w:date="2019-10-14T13:54:00Z">
              <w:tcPr>
                <w:tcW w:w="781" w:type="dxa"/>
                <w:gridSpan w:val="2"/>
                <w:vAlign w:val="center"/>
              </w:tcPr>
            </w:tcPrChange>
          </w:tcPr>
          <w:p w14:paraId="70E229B4" w14:textId="77777777" w:rsidR="00451E64" w:rsidRPr="007E7576" w:rsidRDefault="00451E64" w:rsidP="00A013EE">
            <w:pPr>
              <w:spacing w:before="0"/>
              <w:jc w:val="center"/>
              <w:cnfStyle w:val="000000000000" w:firstRow="0" w:lastRow="0" w:firstColumn="0" w:lastColumn="0" w:oddVBand="0" w:evenVBand="0" w:oddHBand="0" w:evenHBand="0" w:firstRowFirstColumn="0" w:firstRowLastColumn="0" w:lastRowFirstColumn="0" w:lastRowLastColumn="0"/>
              <w:rPr>
                <w:ins w:id="5146" w:author="ONOPTCHENKO Xavier" w:date="2019-10-14T13:38:00Z"/>
                <w:rFonts w:ascii="Calibri" w:hAnsi="Calibri"/>
                <w:color w:val="000000"/>
                <w:sz w:val="16"/>
                <w:szCs w:val="16"/>
                <w:lang w:eastAsia="en-GB"/>
              </w:rPr>
            </w:pPr>
            <w:ins w:id="5147" w:author="ONOPTCHENKO Xavier" w:date="2019-10-14T13:38:00Z">
              <w:r w:rsidRPr="007E7576">
                <w:rPr>
                  <w:rFonts w:ascii="Calibri" w:hAnsi="Calibri"/>
                  <w:color w:val="000000"/>
                  <w:sz w:val="16"/>
                  <w:szCs w:val="16"/>
                  <w:lang w:eastAsia="en-GB"/>
                </w:rPr>
                <w:t>Nouveau</w:t>
              </w:r>
            </w:ins>
          </w:p>
        </w:tc>
        <w:tc>
          <w:tcPr>
            <w:tcW w:w="2047" w:type="dxa"/>
            <w:noWrap/>
            <w:vAlign w:val="center"/>
            <w:tcPrChange w:id="5148" w:author="ONOPTCHENKO Xavier" w:date="2019-10-14T13:54:00Z">
              <w:tcPr>
                <w:tcW w:w="2059" w:type="dxa"/>
                <w:gridSpan w:val="2"/>
                <w:noWrap/>
                <w:vAlign w:val="center"/>
              </w:tcPr>
            </w:tcPrChange>
          </w:tcPr>
          <w:p w14:paraId="2F66C75E" w14:textId="77777777" w:rsidR="00451E64" w:rsidRPr="007E7576" w:rsidRDefault="00451E64" w:rsidP="00A013EE">
            <w:pPr>
              <w:spacing w:before="0"/>
              <w:jc w:val="left"/>
              <w:cnfStyle w:val="000000000000" w:firstRow="0" w:lastRow="0" w:firstColumn="0" w:lastColumn="0" w:oddVBand="0" w:evenVBand="0" w:oddHBand="0" w:evenHBand="0" w:firstRowFirstColumn="0" w:firstRowLastColumn="0" w:lastRowFirstColumn="0" w:lastRowLastColumn="0"/>
              <w:rPr>
                <w:ins w:id="5149" w:author="ONOPTCHENKO Xavier" w:date="2019-10-14T13:38:00Z"/>
                <w:rFonts w:ascii="Calibri" w:hAnsi="Calibri"/>
                <w:color w:val="000000"/>
                <w:sz w:val="16"/>
                <w:szCs w:val="16"/>
                <w:lang w:eastAsia="en-GB"/>
              </w:rPr>
            </w:pPr>
            <w:ins w:id="5150" w:author="ONOPTCHENKO Xavier" w:date="2019-10-14T13:38:00Z">
              <w:r w:rsidRPr="007E7576">
                <w:rPr>
                  <w:rFonts w:ascii="Calibri" w:hAnsi="Calibri"/>
                  <w:color w:val="000000"/>
                  <w:sz w:val="16"/>
                  <w:szCs w:val="16"/>
                  <w:lang w:eastAsia="en-GB"/>
                </w:rPr>
                <w:t>ESB Administration et suivi</w:t>
              </w:r>
            </w:ins>
          </w:p>
        </w:tc>
        <w:tc>
          <w:tcPr>
            <w:tcW w:w="1096" w:type="dxa"/>
            <w:noWrap/>
            <w:vAlign w:val="center"/>
            <w:tcPrChange w:id="5151" w:author="ONOPTCHENKO Xavier" w:date="2019-10-14T13:54:00Z">
              <w:tcPr>
                <w:tcW w:w="1102" w:type="dxa"/>
                <w:gridSpan w:val="2"/>
                <w:noWrap/>
                <w:vAlign w:val="center"/>
              </w:tcPr>
            </w:tcPrChange>
          </w:tcPr>
          <w:p w14:paraId="3027385F" w14:textId="77777777" w:rsidR="00451E64"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5152" w:author="ONOPTCHENKO Xavier" w:date="2019-10-14T13:52:00Z"/>
                <w:rFonts w:ascii="Calibri" w:hAnsi="Calibri"/>
                <w:color w:val="000000"/>
                <w:sz w:val="16"/>
                <w:szCs w:val="16"/>
                <w:lang w:eastAsia="en-GB"/>
              </w:rPr>
            </w:pPr>
            <w:ins w:id="5153" w:author="ONOPTCHENKO Xavier" w:date="2019-10-14T13:52:00Z">
              <w:r>
                <w:rPr>
                  <w:rFonts w:ascii="Calibri" w:hAnsi="Calibri"/>
                  <w:color w:val="000000"/>
                  <w:sz w:val="16"/>
                  <w:szCs w:val="16"/>
                  <w:lang w:eastAsia="en-GB"/>
                </w:rPr>
                <w:t>Nouveau #5</w:t>
              </w:r>
            </w:ins>
          </w:p>
          <w:p w14:paraId="02162FFD" w14:textId="6BAA5C11" w:rsidR="00451E64"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5154" w:author="ONOPTCHENKO Xavier" w:date="2019-10-14T13:38:00Z"/>
                <w:rFonts w:ascii="Calibri" w:hAnsi="Calibri"/>
                <w:color w:val="000000"/>
                <w:sz w:val="16"/>
                <w:szCs w:val="16"/>
                <w:lang w:eastAsia="en-GB"/>
              </w:rPr>
            </w:pPr>
            <w:ins w:id="5155" w:author="ONOPTCHENKO Xavier" w:date="2019-10-14T13:52:00Z">
              <w:r>
                <w:rPr>
                  <w:rFonts w:ascii="Calibri" w:hAnsi="Calibri"/>
                  <w:color w:val="000000"/>
                  <w:sz w:val="16"/>
                  <w:szCs w:val="16"/>
                  <w:lang w:eastAsia="en-GB"/>
                </w:rPr>
                <w:t>Nouveau #6</w:t>
              </w:r>
            </w:ins>
          </w:p>
        </w:tc>
        <w:tc>
          <w:tcPr>
            <w:tcW w:w="1130" w:type="dxa"/>
            <w:noWrap/>
            <w:vAlign w:val="center"/>
            <w:tcPrChange w:id="5156" w:author="ONOPTCHENKO Xavier" w:date="2019-10-14T13:54:00Z">
              <w:tcPr>
                <w:tcW w:w="1136" w:type="dxa"/>
                <w:gridSpan w:val="2"/>
                <w:noWrap/>
                <w:vAlign w:val="center"/>
              </w:tcPr>
            </w:tcPrChange>
          </w:tcPr>
          <w:p w14:paraId="283B9F9B" w14:textId="77777777" w:rsidR="00451E64" w:rsidRDefault="00451E64" w:rsidP="00A013EE">
            <w:pPr>
              <w:spacing w:before="0"/>
              <w:jc w:val="center"/>
              <w:cnfStyle w:val="000000000000" w:firstRow="0" w:lastRow="0" w:firstColumn="0" w:lastColumn="0" w:oddVBand="0" w:evenVBand="0" w:oddHBand="0" w:evenHBand="0" w:firstRowFirstColumn="0" w:firstRowLastColumn="0" w:lastRowFirstColumn="0" w:lastRowLastColumn="0"/>
              <w:rPr>
                <w:ins w:id="5157" w:author="ONOPTCHENKO Xavier" w:date="2019-10-14T13:38:00Z"/>
                <w:rFonts w:ascii="Calibri" w:hAnsi="Calibri"/>
                <w:color w:val="000000"/>
                <w:sz w:val="16"/>
                <w:szCs w:val="16"/>
                <w:lang w:eastAsia="en-GB"/>
              </w:rPr>
            </w:pPr>
            <w:ins w:id="5158" w:author="ONOPTCHENKO Xavier" w:date="2019-10-14T13:38:00Z">
              <w:r>
                <w:rPr>
                  <w:rFonts w:ascii="Calibri" w:hAnsi="Calibri"/>
                  <w:color w:val="000000"/>
                  <w:sz w:val="16"/>
                  <w:szCs w:val="16"/>
                  <w:lang w:eastAsia="en-GB"/>
                </w:rPr>
                <w:t>1521</w:t>
              </w:r>
            </w:ins>
          </w:p>
        </w:tc>
        <w:tc>
          <w:tcPr>
            <w:tcW w:w="874" w:type="dxa"/>
            <w:noWrap/>
            <w:vAlign w:val="center"/>
            <w:tcPrChange w:id="5159" w:author="ONOPTCHENKO Xavier" w:date="2019-10-14T13:54:00Z">
              <w:tcPr>
                <w:tcW w:w="1134" w:type="dxa"/>
                <w:gridSpan w:val="2"/>
                <w:noWrap/>
                <w:vAlign w:val="center"/>
              </w:tcPr>
            </w:tcPrChange>
          </w:tcPr>
          <w:p w14:paraId="1266B49C" w14:textId="77777777" w:rsidR="00451E64" w:rsidRDefault="00451E64" w:rsidP="00A013EE">
            <w:pPr>
              <w:spacing w:before="0"/>
              <w:jc w:val="center"/>
              <w:cnfStyle w:val="000000000000" w:firstRow="0" w:lastRow="0" w:firstColumn="0" w:lastColumn="0" w:oddVBand="0" w:evenVBand="0" w:oddHBand="0" w:evenHBand="0" w:firstRowFirstColumn="0" w:firstRowLastColumn="0" w:lastRowFirstColumn="0" w:lastRowLastColumn="0"/>
              <w:rPr>
                <w:ins w:id="5160" w:author="ONOPTCHENKO Xavier" w:date="2019-10-14T13:38:00Z"/>
                <w:rFonts w:ascii="Calibri" w:hAnsi="Calibri"/>
                <w:color w:val="000000"/>
                <w:sz w:val="16"/>
                <w:szCs w:val="16"/>
                <w:lang w:eastAsia="en-GB"/>
              </w:rPr>
            </w:pPr>
            <w:ins w:id="5161" w:author="ONOPTCHENKO Xavier" w:date="2019-10-14T13:38:00Z">
              <w:r>
                <w:rPr>
                  <w:rFonts w:ascii="Calibri" w:hAnsi="Calibri"/>
                  <w:color w:val="000000"/>
                  <w:sz w:val="16"/>
                  <w:szCs w:val="16"/>
                  <w:lang w:eastAsia="en-GB"/>
                </w:rPr>
                <w:t>SQL*NET</w:t>
              </w:r>
            </w:ins>
          </w:p>
        </w:tc>
        <w:tc>
          <w:tcPr>
            <w:tcW w:w="2212" w:type="dxa"/>
            <w:noWrap/>
            <w:vAlign w:val="center"/>
            <w:tcPrChange w:id="5162" w:author="ONOPTCHENKO Xavier" w:date="2019-10-14T13:54:00Z">
              <w:tcPr>
                <w:tcW w:w="2225" w:type="dxa"/>
                <w:gridSpan w:val="2"/>
                <w:noWrap/>
                <w:vAlign w:val="center"/>
              </w:tcPr>
            </w:tcPrChange>
          </w:tcPr>
          <w:p w14:paraId="092B911A" w14:textId="77777777" w:rsidR="00451E64" w:rsidRPr="007E7576" w:rsidRDefault="00451E64" w:rsidP="00A013EE">
            <w:pPr>
              <w:spacing w:before="0"/>
              <w:jc w:val="left"/>
              <w:cnfStyle w:val="000000000000" w:firstRow="0" w:lastRow="0" w:firstColumn="0" w:lastColumn="0" w:oddVBand="0" w:evenVBand="0" w:oddHBand="0" w:evenHBand="0" w:firstRowFirstColumn="0" w:firstRowLastColumn="0" w:lastRowFirstColumn="0" w:lastRowLastColumn="0"/>
              <w:rPr>
                <w:ins w:id="5163" w:author="ONOPTCHENKO Xavier" w:date="2019-10-14T13:38:00Z"/>
                <w:rFonts w:ascii="Calibri" w:hAnsi="Calibri"/>
                <w:color w:val="000000"/>
                <w:sz w:val="16"/>
                <w:szCs w:val="16"/>
                <w:lang w:val="fr-FR" w:eastAsia="en-GB"/>
              </w:rPr>
            </w:pPr>
            <w:ins w:id="5164" w:author="ONOPTCHENKO Xavier" w:date="2019-10-14T13:38:00Z">
              <w:r w:rsidRPr="007E7576">
                <w:rPr>
                  <w:rFonts w:ascii="Calibri" w:hAnsi="Calibri"/>
                  <w:color w:val="000000"/>
                  <w:sz w:val="16"/>
                  <w:szCs w:val="16"/>
                  <w:lang w:val="fr-FR" w:eastAsia="en-GB"/>
                </w:rPr>
                <w:t>Accès aux données.</w:t>
              </w:r>
            </w:ins>
          </w:p>
          <w:p w14:paraId="676A5069" w14:textId="77777777" w:rsidR="00451E64" w:rsidRPr="007E7576" w:rsidRDefault="00451E64" w:rsidP="00A013EE">
            <w:pPr>
              <w:spacing w:before="0"/>
              <w:jc w:val="left"/>
              <w:cnfStyle w:val="000000000000" w:firstRow="0" w:lastRow="0" w:firstColumn="0" w:lastColumn="0" w:oddVBand="0" w:evenVBand="0" w:oddHBand="0" w:evenHBand="0" w:firstRowFirstColumn="0" w:firstRowLastColumn="0" w:lastRowFirstColumn="0" w:lastRowLastColumn="0"/>
              <w:rPr>
                <w:ins w:id="5165" w:author="ONOPTCHENKO Xavier" w:date="2019-10-14T13:38:00Z"/>
                <w:rFonts w:ascii="Calibri" w:hAnsi="Calibri"/>
                <w:color w:val="000000"/>
                <w:sz w:val="16"/>
                <w:szCs w:val="16"/>
                <w:lang w:val="fr-FR" w:eastAsia="en-GB"/>
              </w:rPr>
            </w:pPr>
            <w:ins w:id="5166" w:author="ONOPTCHENKO Xavier" w:date="2019-10-14T13:38:00Z">
              <w:r w:rsidRPr="007E7576">
                <w:rPr>
                  <w:rFonts w:ascii="Calibri" w:hAnsi="Calibri"/>
                  <w:b/>
                  <w:color w:val="000000"/>
                  <w:sz w:val="16"/>
                  <w:szCs w:val="16"/>
                  <w:lang w:val="fr-FR" w:eastAsia="en-GB"/>
                </w:rPr>
                <w:t>Flux chiffré.</w:t>
              </w:r>
            </w:ins>
          </w:p>
        </w:tc>
      </w:tr>
      <w:tr w:rsidR="00451E64" w:rsidRPr="00D65F21" w14:paraId="384910AD" w14:textId="77777777" w:rsidTr="006F0AA1">
        <w:trPr>
          <w:cnfStyle w:val="000000100000" w:firstRow="0" w:lastRow="0" w:firstColumn="0" w:lastColumn="0" w:oddVBand="0" w:evenVBand="0" w:oddHBand="1" w:evenHBand="0" w:firstRowFirstColumn="0" w:firstRowLastColumn="0" w:lastRowFirstColumn="0" w:lastRowLastColumn="0"/>
          <w:trHeight w:val="300"/>
          <w:ins w:id="5167" w:author="ONOPTCHENKO Xavier" w:date="2019-10-14T13:38:00Z"/>
          <w:trPrChange w:id="5168" w:author="ONOPTCHENKO Xavier" w:date="2019-10-14T13:54:00Z">
            <w:trPr>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1321" w:type="dxa"/>
            <w:vAlign w:val="center"/>
            <w:tcPrChange w:id="5169" w:author="ONOPTCHENKO Xavier" w:date="2019-10-14T13:54:00Z">
              <w:tcPr>
                <w:tcW w:w="1207" w:type="dxa"/>
                <w:vAlign w:val="center"/>
              </w:tcPr>
            </w:tcPrChange>
          </w:tcPr>
          <w:p w14:paraId="4079C519" w14:textId="6049F3CD" w:rsidR="00451E64" w:rsidRPr="007E7576" w:rsidRDefault="00451E64">
            <w:pPr>
              <w:spacing w:before="0"/>
              <w:jc w:val="left"/>
              <w:cnfStyle w:val="001000100000" w:firstRow="0" w:lastRow="0" w:firstColumn="1" w:lastColumn="0" w:oddVBand="0" w:evenVBand="0" w:oddHBand="1" w:evenHBand="0" w:firstRowFirstColumn="0" w:firstRowLastColumn="0" w:lastRowFirstColumn="0" w:lastRowLastColumn="0"/>
              <w:rPr>
                <w:ins w:id="5170" w:author="ONOPTCHENKO Xavier" w:date="2019-10-14T13:48:00Z"/>
                <w:rFonts w:ascii="Calibri" w:hAnsi="Calibri"/>
                <w:color w:val="000000"/>
                <w:sz w:val="16"/>
                <w:szCs w:val="16"/>
                <w:lang w:eastAsia="en-GB"/>
              </w:rPr>
              <w:pPrChange w:id="5171" w:author="ONOPTCHENKO Xavier" w:date="2019-10-14T13:54:00Z">
                <w:pPr>
                  <w:spacing w:before="0"/>
                  <w:jc w:val="center"/>
                  <w:cnfStyle w:val="001000100000" w:firstRow="0" w:lastRow="0" w:firstColumn="1" w:lastColumn="0" w:oddVBand="0" w:evenVBand="0" w:oddHBand="1" w:evenHBand="0" w:firstRowFirstColumn="0" w:firstRowLastColumn="0" w:lastRowFirstColumn="0" w:lastRowLastColumn="0"/>
                </w:pPr>
              </w:pPrChange>
            </w:pPr>
            <w:ins w:id="5172" w:author="ONOPTCHENKO Xavier" w:date="2019-10-14T13:48:00Z">
              <w:r>
                <w:rPr>
                  <w:rFonts w:ascii="Calibri" w:hAnsi="Calibri"/>
                  <w:color w:val="000000"/>
                  <w:sz w:val="16"/>
                  <w:szCs w:val="16"/>
                  <w:lang w:eastAsia="en-GB"/>
                </w:rPr>
                <w:t>Pré-production</w:t>
              </w:r>
            </w:ins>
          </w:p>
        </w:tc>
        <w:tc>
          <w:tcPr>
            <w:tcW w:w="801" w:type="dxa"/>
            <w:vAlign w:val="center"/>
            <w:tcPrChange w:id="5173" w:author="ONOPTCHENKO Xavier" w:date="2019-10-14T13:54:00Z">
              <w:tcPr>
                <w:tcW w:w="781" w:type="dxa"/>
                <w:gridSpan w:val="2"/>
                <w:vAlign w:val="center"/>
              </w:tcPr>
            </w:tcPrChange>
          </w:tcPr>
          <w:p w14:paraId="137A97DE" w14:textId="75545CD1" w:rsidR="00451E64" w:rsidRPr="007E7576"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5174" w:author="ONOPTCHENKO Xavier" w:date="2019-10-14T13:38:00Z"/>
                <w:rFonts w:ascii="Calibri" w:hAnsi="Calibri"/>
                <w:color w:val="000000"/>
                <w:sz w:val="16"/>
                <w:szCs w:val="16"/>
                <w:lang w:eastAsia="en-GB"/>
              </w:rPr>
            </w:pPr>
            <w:ins w:id="5175" w:author="ONOPTCHENKO Xavier" w:date="2019-10-14T13:38:00Z">
              <w:r w:rsidRPr="007E7576">
                <w:rPr>
                  <w:rFonts w:ascii="Calibri" w:hAnsi="Calibri"/>
                  <w:color w:val="000000"/>
                  <w:sz w:val="16"/>
                  <w:szCs w:val="16"/>
                  <w:lang w:eastAsia="en-GB"/>
                </w:rPr>
                <w:t>Nouveau</w:t>
              </w:r>
            </w:ins>
          </w:p>
        </w:tc>
        <w:tc>
          <w:tcPr>
            <w:tcW w:w="1984" w:type="dxa"/>
            <w:noWrap/>
            <w:vAlign w:val="center"/>
            <w:tcPrChange w:id="5176" w:author="ONOPTCHENKO Xavier" w:date="2019-10-14T13:54:00Z">
              <w:tcPr>
                <w:tcW w:w="2056" w:type="dxa"/>
                <w:gridSpan w:val="2"/>
                <w:noWrap/>
                <w:vAlign w:val="center"/>
              </w:tcPr>
            </w:tcPrChange>
          </w:tcPr>
          <w:p w14:paraId="6120D5AC" w14:textId="77777777" w:rsidR="00451E64" w:rsidRDefault="00451E64" w:rsidP="00451E64">
            <w:pPr>
              <w:spacing w:before="0"/>
              <w:jc w:val="left"/>
              <w:cnfStyle w:val="000000100000" w:firstRow="0" w:lastRow="0" w:firstColumn="0" w:lastColumn="0" w:oddVBand="0" w:evenVBand="0" w:oddHBand="1" w:evenHBand="0" w:firstRowFirstColumn="0" w:firstRowLastColumn="0" w:lastRowFirstColumn="0" w:lastRowLastColumn="0"/>
              <w:rPr>
                <w:ins w:id="5177" w:author="ONOPTCHENKO Xavier" w:date="2019-10-14T13:38:00Z"/>
                <w:rFonts w:ascii="Calibri" w:hAnsi="Calibri"/>
                <w:color w:val="000000"/>
                <w:sz w:val="16"/>
                <w:szCs w:val="16"/>
                <w:lang w:eastAsia="en-GB"/>
              </w:rPr>
            </w:pPr>
            <w:ins w:id="5178" w:author="ONOPTCHENKO Xavier" w:date="2019-10-14T13:38:00Z">
              <w:r>
                <w:rPr>
                  <w:rFonts w:ascii="Calibri" w:hAnsi="Calibri"/>
                  <w:color w:val="000000"/>
                  <w:sz w:val="16"/>
                  <w:szCs w:val="16"/>
                  <w:lang w:eastAsia="en-GB"/>
                </w:rPr>
                <w:t>ESB Administration et suivi</w:t>
              </w:r>
            </w:ins>
          </w:p>
        </w:tc>
        <w:tc>
          <w:tcPr>
            <w:tcW w:w="1701" w:type="dxa"/>
            <w:noWrap/>
            <w:vAlign w:val="center"/>
            <w:tcPrChange w:id="5179" w:author="ONOPTCHENKO Xavier" w:date="2019-10-14T13:54:00Z">
              <w:tcPr>
                <w:tcW w:w="1513" w:type="dxa"/>
                <w:gridSpan w:val="2"/>
                <w:noWrap/>
                <w:vAlign w:val="center"/>
              </w:tcPr>
            </w:tcPrChange>
          </w:tcPr>
          <w:p w14:paraId="43B1FFE6" w14:textId="77777777" w:rsidR="00451E64" w:rsidRDefault="00451E64" w:rsidP="00451E64">
            <w:pPr>
              <w:spacing w:before="0"/>
              <w:jc w:val="left"/>
              <w:cnfStyle w:val="000000100000" w:firstRow="0" w:lastRow="0" w:firstColumn="0" w:lastColumn="0" w:oddVBand="0" w:evenVBand="0" w:oddHBand="1" w:evenHBand="0" w:firstRowFirstColumn="0" w:firstRowLastColumn="0" w:lastRowFirstColumn="0" w:lastRowLastColumn="0"/>
              <w:rPr>
                <w:ins w:id="5180" w:author="ONOPTCHENKO Xavier" w:date="2019-10-14T13:38:00Z"/>
                <w:rFonts w:ascii="Calibri" w:hAnsi="Calibri"/>
                <w:color w:val="000000"/>
                <w:sz w:val="16"/>
                <w:szCs w:val="16"/>
                <w:lang w:eastAsia="en-GB"/>
              </w:rPr>
            </w:pPr>
            <w:ins w:id="5181" w:author="ONOPTCHENKO Xavier" w:date="2019-10-14T13:38:00Z">
              <w:r>
                <w:rPr>
                  <w:rFonts w:ascii="Calibri" w:hAnsi="Calibri"/>
                  <w:color w:val="000000"/>
                  <w:sz w:val="16"/>
                  <w:szCs w:val="16"/>
                  <w:lang w:eastAsia="en-GB"/>
                </w:rPr>
                <w:t>WAF Spotfire</w:t>
              </w:r>
            </w:ins>
          </w:p>
        </w:tc>
        <w:tc>
          <w:tcPr>
            <w:tcW w:w="801" w:type="dxa"/>
            <w:vAlign w:val="center"/>
            <w:tcPrChange w:id="5182" w:author="ONOPTCHENKO Xavier" w:date="2019-10-14T13:54:00Z">
              <w:tcPr>
                <w:tcW w:w="781" w:type="dxa"/>
                <w:gridSpan w:val="2"/>
                <w:vAlign w:val="center"/>
              </w:tcPr>
            </w:tcPrChange>
          </w:tcPr>
          <w:p w14:paraId="1EB30149" w14:textId="77777777" w:rsidR="00451E64" w:rsidRPr="007E7576"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5183" w:author="ONOPTCHENKO Xavier" w:date="2019-10-14T13:38:00Z"/>
                <w:rFonts w:ascii="Calibri" w:hAnsi="Calibri"/>
                <w:color w:val="000000"/>
                <w:sz w:val="16"/>
                <w:szCs w:val="16"/>
                <w:lang w:eastAsia="en-GB"/>
              </w:rPr>
            </w:pPr>
            <w:ins w:id="5184" w:author="ONOPTCHENKO Xavier" w:date="2019-10-14T13:38:00Z">
              <w:r w:rsidRPr="007E7576">
                <w:rPr>
                  <w:rFonts w:ascii="Calibri" w:hAnsi="Calibri"/>
                  <w:color w:val="000000"/>
                  <w:sz w:val="16"/>
                  <w:szCs w:val="16"/>
                  <w:lang w:eastAsia="en-GB"/>
                </w:rPr>
                <w:t>Nouveau</w:t>
              </w:r>
            </w:ins>
          </w:p>
        </w:tc>
        <w:tc>
          <w:tcPr>
            <w:tcW w:w="2047" w:type="dxa"/>
            <w:noWrap/>
            <w:vAlign w:val="center"/>
            <w:tcPrChange w:id="5185" w:author="ONOPTCHENKO Xavier" w:date="2019-10-14T13:54:00Z">
              <w:tcPr>
                <w:tcW w:w="2059" w:type="dxa"/>
                <w:gridSpan w:val="2"/>
                <w:noWrap/>
                <w:vAlign w:val="center"/>
              </w:tcPr>
            </w:tcPrChange>
          </w:tcPr>
          <w:p w14:paraId="5445021E" w14:textId="77777777" w:rsidR="00451E64" w:rsidRPr="007E7576" w:rsidRDefault="00451E64" w:rsidP="00451E64">
            <w:pPr>
              <w:spacing w:before="0"/>
              <w:jc w:val="left"/>
              <w:cnfStyle w:val="000000100000" w:firstRow="0" w:lastRow="0" w:firstColumn="0" w:lastColumn="0" w:oddVBand="0" w:evenVBand="0" w:oddHBand="1" w:evenHBand="0" w:firstRowFirstColumn="0" w:firstRowLastColumn="0" w:lastRowFirstColumn="0" w:lastRowLastColumn="0"/>
              <w:rPr>
                <w:ins w:id="5186" w:author="ONOPTCHENKO Xavier" w:date="2019-10-14T13:38:00Z"/>
                <w:rFonts w:ascii="Calibri" w:hAnsi="Calibri"/>
                <w:color w:val="000000"/>
                <w:sz w:val="16"/>
                <w:szCs w:val="16"/>
                <w:lang w:val="fr-FR" w:eastAsia="en-GB"/>
              </w:rPr>
            </w:pPr>
            <w:ins w:id="5187" w:author="ONOPTCHENKO Xavier" w:date="2019-10-14T13:38:00Z">
              <w:r w:rsidRPr="007E7576">
                <w:rPr>
                  <w:rFonts w:ascii="Calibri" w:hAnsi="Calibri"/>
                  <w:color w:val="000000"/>
                  <w:sz w:val="16"/>
                  <w:szCs w:val="16"/>
                  <w:lang w:eastAsia="en-GB"/>
                </w:rPr>
                <w:t>ESB Administration et suivi</w:t>
              </w:r>
            </w:ins>
          </w:p>
        </w:tc>
        <w:tc>
          <w:tcPr>
            <w:tcW w:w="1096" w:type="dxa"/>
            <w:noWrap/>
            <w:vAlign w:val="center"/>
            <w:tcPrChange w:id="5188" w:author="ONOPTCHENKO Xavier" w:date="2019-10-14T13:54:00Z">
              <w:tcPr>
                <w:tcW w:w="1102" w:type="dxa"/>
                <w:gridSpan w:val="2"/>
                <w:noWrap/>
                <w:vAlign w:val="center"/>
              </w:tcPr>
            </w:tcPrChange>
          </w:tcPr>
          <w:p w14:paraId="766F265E" w14:textId="7F8900F8" w:rsidR="00451E64" w:rsidRPr="009A7FC5" w:rsidRDefault="00451E64" w:rsidP="00451E64">
            <w:pPr>
              <w:spacing w:before="0"/>
              <w:jc w:val="left"/>
              <w:cnfStyle w:val="000000100000" w:firstRow="0" w:lastRow="0" w:firstColumn="0" w:lastColumn="0" w:oddVBand="0" w:evenVBand="0" w:oddHBand="1" w:evenHBand="0" w:firstRowFirstColumn="0" w:firstRowLastColumn="0" w:lastRowFirstColumn="0" w:lastRowLastColumn="0"/>
              <w:rPr>
                <w:ins w:id="5189" w:author="ONOPTCHENKO Xavier" w:date="2019-10-14T13:38:00Z"/>
                <w:rFonts w:ascii="Calibri" w:hAnsi="Calibri"/>
                <w:color w:val="000000"/>
                <w:sz w:val="16"/>
                <w:szCs w:val="16"/>
                <w:lang w:eastAsia="en-GB"/>
              </w:rPr>
            </w:pPr>
            <w:ins w:id="5190" w:author="ONOPTCHENKO Xavier" w:date="2019-10-14T13:52:00Z">
              <w:r>
                <w:rPr>
                  <w:rFonts w:ascii="Calibri" w:hAnsi="Calibri"/>
                  <w:color w:val="000000"/>
                  <w:sz w:val="16"/>
                  <w:szCs w:val="16"/>
                  <w:lang w:eastAsia="en-GB"/>
                </w:rPr>
                <w:t>Nouveau #4</w:t>
              </w:r>
            </w:ins>
          </w:p>
        </w:tc>
        <w:tc>
          <w:tcPr>
            <w:tcW w:w="1130" w:type="dxa"/>
            <w:noWrap/>
            <w:vAlign w:val="center"/>
            <w:tcPrChange w:id="5191" w:author="ONOPTCHENKO Xavier" w:date="2019-10-14T13:54:00Z">
              <w:tcPr>
                <w:tcW w:w="1136" w:type="dxa"/>
                <w:gridSpan w:val="2"/>
                <w:noWrap/>
                <w:vAlign w:val="center"/>
              </w:tcPr>
            </w:tcPrChange>
          </w:tcPr>
          <w:p w14:paraId="211FCC73" w14:textId="77777777" w:rsidR="00451E64"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5192" w:author="ONOPTCHENKO Xavier" w:date="2019-10-14T13:38:00Z"/>
                <w:rFonts w:ascii="Calibri" w:hAnsi="Calibri"/>
                <w:color w:val="000000"/>
                <w:sz w:val="16"/>
                <w:szCs w:val="16"/>
                <w:lang w:eastAsia="en-GB"/>
              </w:rPr>
            </w:pPr>
            <w:ins w:id="5193" w:author="ONOPTCHENKO Xavier" w:date="2019-10-14T13:38:00Z">
              <w:r>
                <w:rPr>
                  <w:rFonts w:ascii="Calibri" w:hAnsi="Calibri"/>
                  <w:color w:val="000000"/>
                  <w:sz w:val="16"/>
                  <w:szCs w:val="16"/>
                  <w:lang w:eastAsia="en-GB"/>
                </w:rPr>
                <w:t>A determiner</w:t>
              </w:r>
            </w:ins>
          </w:p>
        </w:tc>
        <w:tc>
          <w:tcPr>
            <w:tcW w:w="874" w:type="dxa"/>
            <w:noWrap/>
            <w:vAlign w:val="center"/>
            <w:tcPrChange w:id="5194" w:author="ONOPTCHENKO Xavier" w:date="2019-10-14T13:54:00Z">
              <w:tcPr>
                <w:tcW w:w="1134" w:type="dxa"/>
                <w:gridSpan w:val="2"/>
                <w:noWrap/>
                <w:vAlign w:val="center"/>
              </w:tcPr>
            </w:tcPrChange>
          </w:tcPr>
          <w:p w14:paraId="5BF32B9F" w14:textId="77777777" w:rsidR="00451E64"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5195" w:author="ONOPTCHENKO Xavier" w:date="2019-10-14T13:38:00Z"/>
                <w:rFonts w:ascii="Calibri" w:hAnsi="Calibri"/>
                <w:color w:val="000000"/>
                <w:sz w:val="16"/>
                <w:szCs w:val="16"/>
                <w:lang w:eastAsia="en-GB"/>
              </w:rPr>
            </w:pPr>
            <w:ins w:id="5196" w:author="ONOPTCHENKO Xavier" w:date="2019-10-14T13:38:00Z">
              <w:r>
                <w:rPr>
                  <w:rFonts w:ascii="Calibri" w:hAnsi="Calibri"/>
                  <w:color w:val="000000"/>
                  <w:sz w:val="16"/>
                  <w:szCs w:val="16"/>
                  <w:lang w:eastAsia="en-GB"/>
                </w:rPr>
                <w:t>HTTPS</w:t>
              </w:r>
            </w:ins>
          </w:p>
        </w:tc>
        <w:tc>
          <w:tcPr>
            <w:tcW w:w="2212" w:type="dxa"/>
            <w:noWrap/>
            <w:vAlign w:val="center"/>
            <w:tcPrChange w:id="5197" w:author="ONOPTCHENKO Xavier" w:date="2019-10-14T13:54:00Z">
              <w:tcPr>
                <w:tcW w:w="2225" w:type="dxa"/>
                <w:gridSpan w:val="2"/>
                <w:noWrap/>
                <w:vAlign w:val="center"/>
              </w:tcPr>
            </w:tcPrChange>
          </w:tcPr>
          <w:p w14:paraId="1ADD566B" w14:textId="77777777" w:rsidR="00451E64" w:rsidRPr="007E7576" w:rsidRDefault="00451E64" w:rsidP="00451E64">
            <w:pPr>
              <w:spacing w:before="0"/>
              <w:jc w:val="left"/>
              <w:cnfStyle w:val="000000100000" w:firstRow="0" w:lastRow="0" w:firstColumn="0" w:lastColumn="0" w:oddVBand="0" w:evenVBand="0" w:oddHBand="1" w:evenHBand="0" w:firstRowFirstColumn="0" w:firstRowLastColumn="0" w:lastRowFirstColumn="0" w:lastRowLastColumn="0"/>
              <w:rPr>
                <w:ins w:id="5198" w:author="ONOPTCHENKO Xavier" w:date="2019-10-14T13:38:00Z"/>
                <w:rFonts w:ascii="Calibri" w:hAnsi="Calibri"/>
                <w:color w:val="000000"/>
                <w:sz w:val="16"/>
                <w:szCs w:val="16"/>
                <w:lang w:val="fr-FR" w:eastAsia="en-GB"/>
              </w:rPr>
            </w:pPr>
            <w:ins w:id="5199" w:author="ONOPTCHENKO Xavier" w:date="2019-10-14T13:38:00Z">
              <w:r w:rsidRPr="007E7576">
                <w:rPr>
                  <w:rFonts w:ascii="Calibri" w:hAnsi="Calibri"/>
                  <w:color w:val="000000"/>
                  <w:sz w:val="16"/>
                  <w:szCs w:val="16"/>
                  <w:lang w:val="fr-FR" w:eastAsia="en-GB"/>
                </w:rPr>
                <w:t>Certificat porté par le serveur</w:t>
              </w:r>
            </w:ins>
          </w:p>
        </w:tc>
      </w:tr>
      <w:tr w:rsidR="00451E64" w:rsidRPr="00D65F21" w14:paraId="1DD2102C" w14:textId="77777777" w:rsidTr="006F0AA1">
        <w:trPr>
          <w:trHeight w:val="300"/>
          <w:ins w:id="5200" w:author="ONOPTCHENKO Xavier" w:date="2019-10-14T13:38:00Z"/>
          <w:trPrChange w:id="5201" w:author="ONOPTCHENKO Xavier" w:date="2019-10-14T13:54:00Z">
            <w:trPr>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1321" w:type="dxa"/>
            <w:vAlign w:val="center"/>
            <w:tcPrChange w:id="5202" w:author="ONOPTCHENKO Xavier" w:date="2019-10-14T13:54:00Z">
              <w:tcPr>
                <w:tcW w:w="1207" w:type="dxa"/>
                <w:vAlign w:val="center"/>
              </w:tcPr>
            </w:tcPrChange>
          </w:tcPr>
          <w:p w14:paraId="65FCA99D" w14:textId="101AED52" w:rsidR="00451E64" w:rsidRPr="007E7576" w:rsidRDefault="00451E64">
            <w:pPr>
              <w:spacing w:before="0"/>
              <w:jc w:val="left"/>
              <w:rPr>
                <w:ins w:id="5203" w:author="ONOPTCHENKO Xavier" w:date="2019-10-14T13:48:00Z"/>
                <w:rFonts w:ascii="Calibri" w:hAnsi="Calibri"/>
                <w:color w:val="000000"/>
                <w:sz w:val="16"/>
                <w:szCs w:val="16"/>
                <w:lang w:eastAsia="en-GB"/>
              </w:rPr>
              <w:pPrChange w:id="5204" w:author="ONOPTCHENKO Xavier" w:date="2019-10-14T13:54:00Z">
                <w:pPr>
                  <w:spacing w:before="0"/>
                  <w:jc w:val="center"/>
                </w:pPr>
              </w:pPrChange>
            </w:pPr>
            <w:ins w:id="5205" w:author="ONOPTCHENKO Xavier" w:date="2019-10-14T13:48:00Z">
              <w:r>
                <w:rPr>
                  <w:rFonts w:ascii="Calibri" w:hAnsi="Calibri"/>
                  <w:color w:val="000000"/>
                  <w:sz w:val="16"/>
                  <w:szCs w:val="16"/>
                  <w:lang w:eastAsia="en-GB"/>
                </w:rPr>
                <w:t>Pré-production</w:t>
              </w:r>
            </w:ins>
          </w:p>
        </w:tc>
        <w:tc>
          <w:tcPr>
            <w:tcW w:w="801" w:type="dxa"/>
            <w:vAlign w:val="center"/>
            <w:tcPrChange w:id="5206" w:author="ONOPTCHENKO Xavier" w:date="2019-10-14T13:54:00Z">
              <w:tcPr>
                <w:tcW w:w="781" w:type="dxa"/>
                <w:gridSpan w:val="2"/>
                <w:vAlign w:val="center"/>
              </w:tcPr>
            </w:tcPrChange>
          </w:tcPr>
          <w:p w14:paraId="66119376" w14:textId="1A8B1DA3" w:rsidR="00451E64" w:rsidRPr="007E7576"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5207" w:author="ONOPTCHENKO Xavier" w:date="2019-10-14T13:38:00Z"/>
                <w:rFonts w:ascii="Calibri" w:hAnsi="Calibri"/>
                <w:color w:val="000000"/>
                <w:sz w:val="16"/>
                <w:szCs w:val="16"/>
                <w:lang w:eastAsia="en-GB"/>
              </w:rPr>
            </w:pPr>
            <w:ins w:id="5208" w:author="ONOPTCHENKO Xavier" w:date="2019-10-14T13:38:00Z">
              <w:r w:rsidRPr="007E7576">
                <w:rPr>
                  <w:rFonts w:ascii="Calibri" w:hAnsi="Calibri"/>
                  <w:color w:val="000000"/>
                  <w:sz w:val="16"/>
                  <w:szCs w:val="16"/>
                  <w:lang w:eastAsia="en-GB"/>
                </w:rPr>
                <w:t>Nouveau</w:t>
              </w:r>
            </w:ins>
          </w:p>
        </w:tc>
        <w:tc>
          <w:tcPr>
            <w:tcW w:w="1984" w:type="dxa"/>
            <w:noWrap/>
            <w:vAlign w:val="center"/>
            <w:tcPrChange w:id="5209" w:author="ONOPTCHENKO Xavier" w:date="2019-10-14T13:54:00Z">
              <w:tcPr>
                <w:tcW w:w="2056" w:type="dxa"/>
                <w:gridSpan w:val="2"/>
                <w:noWrap/>
                <w:vAlign w:val="center"/>
              </w:tcPr>
            </w:tcPrChange>
          </w:tcPr>
          <w:p w14:paraId="4B53152C" w14:textId="77777777" w:rsidR="00451E64"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5210" w:author="ONOPTCHENKO Xavier" w:date="2019-10-14T13:38:00Z"/>
                <w:rFonts w:ascii="Calibri" w:hAnsi="Calibri"/>
                <w:color w:val="000000"/>
                <w:sz w:val="16"/>
                <w:szCs w:val="16"/>
                <w:lang w:eastAsia="en-GB"/>
              </w:rPr>
            </w:pPr>
            <w:ins w:id="5211" w:author="ONOPTCHENKO Xavier" w:date="2019-10-14T13:38:00Z">
              <w:r>
                <w:rPr>
                  <w:rFonts w:ascii="Calibri" w:hAnsi="Calibri"/>
                  <w:color w:val="000000"/>
                  <w:sz w:val="16"/>
                  <w:szCs w:val="16"/>
                  <w:lang w:eastAsia="en-GB"/>
                </w:rPr>
                <w:t>ESB Administration et suivi</w:t>
              </w:r>
            </w:ins>
          </w:p>
        </w:tc>
        <w:tc>
          <w:tcPr>
            <w:tcW w:w="1701" w:type="dxa"/>
            <w:noWrap/>
            <w:vAlign w:val="center"/>
            <w:tcPrChange w:id="5212" w:author="ONOPTCHENKO Xavier" w:date="2019-10-14T13:54:00Z">
              <w:tcPr>
                <w:tcW w:w="1513" w:type="dxa"/>
                <w:gridSpan w:val="2"/>
                <w:noWrap/>
                <w:vAlign w:val="center"/>
              </w:tcPr>
            </w:tcPrChange>
          </w:tcPr>
          <w:p w14:paraId="4D6003C3" w14:textId="77777777" w:rsidR="00451E64"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5213" w:author="ONOPTCHENKO Xavier" w:date="2019-10-14T13:38:00Z"/>
                <w:rFonts w:ascii="Calibri" w:hAnsi="Calibri"/>
                <w:color w:val="000000"/>
                <w:sz w:val="16"/>
                <w:szCs w:val="16"/>
                <w:lang w:eastAsia="en-GB"/>
              </w:rPr>
            </w:pPr>
            <w:ins w:id="5214" w:author="ONOPTCHENKO Xavier" w:date="2019-10-14T13:38:00Z">
              <w:r>
                <w:rPr>
                  <w:rFonts w:ascii="Calibri" w:hAnsi="Calibri"/>
                  <w:color w:val="000000"/>
                  <w:sz w:val="16"/>
                  <w:szCs w:val="16"/>
                  <w:lang w:eastAsia="en-GB"/>
                </w:rPr>
                <w:t>WAF Spotfire admin</w:t>
              </w:r>
            </w:ins>
          </w:p>
        </w:tc>
        <w:tc>
          <w:tcPr>
            <w:tcW w:w="801" w:type="dxa"/>
            <w:vAlign w:val="center"/>
            <w:tcPrChange w:id="5215" w:author="ONOPTCHENKO Xavier" w:date="2019-10-14T13:54:00Z">
              <w:tcPr>
                <w:tcW w:w="781" w:type="dxa"/>
                <w:gridSpan w:val="2"/>
                <w:vAlign w:val="center"/>
              </w:tcPr>
            </w:tcPrChange>
          </w:tcPr>
          <w:p w14:paraId="777D3451" w14:textId="77777777" w:rsidR="00451E64" w:rsidRPr="007E7576"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5216" w:author="ONOPTCHENKO Xavier" w:date="2019-10-14T13:38:00Z"/>
                <w:rFonts w:ascii="Calibri" w:hAnsi="Calibri"/>
                <w:color w:val="000000"/>
                <w:sz w:val="16"/>
                <w:szCs w:val="16"/>
                <w:lang w:eastAsia="en-GB"/>
              </w:rPr>
            </w:pPr>
            <w:ins w:id="5217" w:author="ONOPTCHENKO Xavier" w:date="2019-10-14T13:38:00Z">
              <w:r w:rsidRPr="007E7576">
                <w:rPr>
                  <w:rFonts w:ascii="Calibri" w:hAnsi="Calibri"/>
                  <w:color w:val="000000"/>
                  <w:sz w:val="16"/>
                  <w:szCs w:val="16"/>
                  <w:lang w:eastAsia="en-GB"/>
                </w:rPr>
                <w:t>Nouveau</w:t>
              </w:r>
            </w:ins>
          </w:p>
        </w:tc>
        <w:tc>
          <w:tcPr>
            <w:tcW w:w="2047" w:type="dxa"/>
            <w:noWrap/>
            <w:vAlign w:val="center"/>
            <w:tcPrChange w:id="5218" w:author="ONOPTCHENKO Xavier" w:date="2019-10-14T13:54:00Z">
              <w:tcPr>
                <w:tcW w:w="2059" w:type="dxa"/>
                <w:gridSpan w:val="2"/>
                <w:noWrap/>
                <w:vAlign w:val="center"/>
              </w:tcPr>
            </w:tcPrChange>
          </w:tcPr>
          <w:p w14:paraId="194CF785" w14:textId="77777777" w:rsidR="00451E64" w:rsidRPr="007E7576"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5219" w:author="ONOPTCHENKO Xavier" w:date="2019-10-14T13:38:00Z"/>
                <w:rFonts w:ascii="Calibri" w:hAnsi="Calibri"/>
                <w:color w:val="000000"/>
                <w:sz w:val="16"/>
                <w:szCs w:val="16"/>
                <w:lang w:eastAsia="en-GB"/>
              </w:rPr>
            </w:pPr>
            <w:ins w:id="5220" w:author="ONOPTCHENKO Xavier" w:date="2019-10-14T13:38:00Z">
              <w:r w:rsidRPr="007E7576">
                <w:rPr>
                  <w:rFonts w:ascii="Calibri" w:hAnsi="Calibri"/>
                  <w:color w:val="000000"/>
                  <w:sz w:val="16"/>
                  <w:szCs w:val="16"/>
                  <w:lang w:eastAsia="en-GB"/>
                </w:rPr>
                <w:t>ESB Administration et suivi</w:t>
              </w:r>
            </w:ins>
          </w:p>
        </w:tc>
        <w:tc>
          <w:tcPr>
            <w:tcW w:w="1096" w:type="dxa"/>
            <w:noWrap/>
            <w:vAlign w:val="center"/>
            <w:tcPrChange w:id="5221" w:author="ONOPTCHENKO Xavier" w:date="2019-10-14T13:54:00Z">
              <w:tcPr>
                <w:tcW w:w="1102" w:type="dxa"/>
                <w:gridSpan w:val="2"/>
                <w:noWrap/>
                <w:vAlign w:val="center"/>
              </w:tcPr>
            </w:tcPrChange>
          </w:tcPr>
          <w:p w14:paraId="38C078F7" w14:textId="0380C985" w:rsidR="00451E64" w:rsidRPr="00CE0967"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5222" w:author="ONOPTCHENKO Xavier" w:date="2019-10-14T13:38:00Z"/>
                <w:rFonts w:ascii="Calibri" w:hAnsi="Calibri"/>
                <w:color w:val="000000"/>
                <w:sz w:val="16"/>
                <w:szCs w:val="16"/>
                <w:lang w:eastAsia="en-GB"/>
              </w:rPr>
            </w:pPr>
            <w:ins w:id="5223" w:author="ONOPTCHENKO Xavier" w:date="2019-10-14T13:52:00Z">
              <w:r>
                <w:rPr>
                  <w:rFonts w:ascii="Calibri" w:hAnsi="Calibri"/>
                  <w:color w:val="000000"/>
                  <w:sz w:val="16"/>
                  <w:szCs w:val="16"/>
                  <w:lang w:eastAsia="en-GB"/>
                </w:rPr>
                <w:t>Nouveau #4</w:t>
              </w:r>
            </w:ins>
          </w:p>
        </w:tc>
        <w:tc>
          <w:tcPr>
            <w:tcW w:w="1130" w:type="dxa"/>
            <w:noWrap/>
            <w:vAlign w:val="center"/>
            <w:tcPrChange w:id="5224" w:author="ONOPTCHENKO Xavier" w:date="2019-10-14T13:54:00Z">
              <w:tcPr>
                <w:tcW w:w="1136" w:type="dxa"/>
                <w:gridSpan w:val="2"/>
                <w:noWrap/>
                <w:vAlign w:val="center"/>
              </w:tcPr>
            </w:tcPrChange>
          </w:tcPr>
          <w:p w14:paraId="4AED78CB" w14:textId="77777777"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5225" w:author="ONOPTCHENKO Xavier" w:date="2019-10-14T13:38:00Z"/>
                <w:rFonts w:ascii="Calibri" w:hAnsi="Calibri"/>
                <w:color w:val="000000"/>
                <w:sz w:val="16"/>
                <w:szCs w:val="16"/>
                <w:lang w:eastAsia="en-GB"/>
              </w:rPr>
            </w:pPr>
            <w:ins w:id="5226" w:author="ONOPTCHENKO Xavier" w:date="2019-10-14T13:38:00Z">
              <w:r>
                <w:rPr>
                  <w:rFonts w:ascii="Calibri" w:hAnsi="Calibri"/>
                  <w:color w:val="000000"/>
                  <w:sz w:val="16"/>
                  <w:szCs w:val="16"/>
                  <w:lang w:eastAsia="en-GB"/>
                </w:rPr>
                <w:t>A determiner</w:t>
              </w:r>
            </w:ins>
          </w:p>
        </w:tc>
        <w:tc>
          <w:tcPr>
            <w:tcW w:w="874" w:type="dxa"/>
            <w:noWrap/>
            <w:vAlign w:val="center"/>
            <w:tcPrChange w:id="5227" w:author="ONOPTCHENKO Xavier" w:date="2019-10-14T13:54:00Z">
              <w:tcPr>
                <w:tcW w:w="1134" w:type="dxa"/>
                <w:gridSpan w:val="2"/>
                <w:noWrap/>
                <w:vAlign w:val="center"/>
              </w:tcPr>
            </w:tcPrChange>
          </w:tcPr>
          <w:p w14:paraId="133FCE27" w14:textId="77777777"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5228" w:author="ONOPTCHENKO Xavier" w:date="2019-10-14T13:38:00Z"/>
                <w:rFonts w:ascii="Calibri" w:hAnsi="Calibri"/>
                <w:color w:val="000000"/>
                <w:sz w:val="16"/>
                <w:szCs w:val="16"/>
                <w:lang w:eastAsia="en-GB"/>
              </w:rPr>
            </w:pPr>
            <w:ins w:id="5229" w:author="ONOPTCHENKO Xavier" w:date="2019-10-14T13:38:00Z">
              <w:r>
                <w:rPr>
                  <w:rFonts w:ascii="Calibri" w:hAnsi="Calibri"/>
                  <w:color w:val="000000"/>
                  <w:sz w:val="16"/>
                  <w:szCs w:val="16"/>
                  <w:lang w:eastAsia="en-GB"/>
                </w:rPr>
                <w:t>HTTPS</w:t>
              </w:r>
            </w:ins>
          </w:p>
        </w:tc>
        <w:tc>
          <w:tcPr>
            <w:tcW w:w="2212" w:type="dxa"/>
            <w:noWrap/>
            <w:vAlign w:val="center"/>
            <w:tcPrChange w:id="5230" w:author="ONOPTCHENKO Xavier" w:date="2019-10-14T13:54:00Z">
              <w:tcPr>
                <w:tcW w:w="2225" w:type="dxa"/>
                <w:gridSpan w:val="2"/>
                <w:noWrap/>
                <w:vAlign w:val="center"/>
              </w:tcPr>
            </w:tcPrChange>
          </w:tcPr>
          <w:p w14:paraId="11D46FCF" w14:textId="77777777" w:rsidR="00451E64" w:rsidRPr="007E7576"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5231" w:author="ONOPTCHENKO Xavier" w:date="2019-10-14T13:38:00Z"/>
                <w:rFonts w:ascii="Calibri" w:hAnsi="Calibri"/>
                <w:color w:val="000000"/>
                <w:sz w:val="16"/>
                <w:szCs w:val="16"/>
                <w:lang w:val="fr-FR" w:eastAsia="en-GB"/>
              </w:rPr>
            </w:pPr>
            <w:ins w:id="5232" w:author="ONOPTCHENKO Xavier" w:date="2019-10-14T13:38:00Z">
              <w:r w:rsidRPr="00340456">
                <w:rPr>
                  <w:rFonts w:ascii="Calibri" w:hAnsi="Calibri"/>
                  <w:color w:val="000000"/>
                  <w:sz w:val="16"/>
                  <w:szCs w:val="16"/>
                  <w:lang w:val="fr-FR" w:eastAsia="en-GB"/>
                </w:rPr>
                <w:t>Certificat porté par le serveur</w:t>
              </w:r>
            </w:ins>
          </w:p>
        </w:tc>
      </w:tr>
      <w:tr w:rsidR="00451E64" w:rsidRPr="00D65F21" w14:paraId="7B83A80A" w14:textId="77777777" w:rsidTr="006F0AA1">
        <w:tblPrEx>
          <w:tblPrExChange w:id="5233" w:author="ONOPTCHENKO Xavier" w:date="2019-10-14T13:54:00Z">
            <w:tblPrEx>
              <w:tblW w:w="14085" w:type="dxa"/>
            </w:tblPrEx>
          </w:tblPrExChange>
        </w:tblPrEx>
        <w:trPr>
          <w:cnfStyle w:val="000000100000" w:firstRow="0" w:lastRow="0" w:firstColumn="0" w:lastColumn="0" w:oddVBand="0" w:evenVBand="0" w:oddHBand="1" w:evenHBand="0" w:firstRowFirstColumn="0" w:firstRowLastColumn="0" w:lastRowFirstColumn="0" w:lastRowLastColumn="0"/>
          <w:trHeight w:val="300"/>
          <w:ins w:id="5234" w:author="ONOPTCHENKO Xavier" w:date="2019-10-14T13:49:00Z"/>
          <w:trPrChange w:id="5235" w:author="ONOPTCHENKO Xavier" w:date="2019-10-14T13:54:00Z">
            <w:trPr>
              <w:trHeight w:val="300"/>
            </w:trPr>
          </w:trPrChange>
        </w:trPr>
        <w:tc>
          <w:tcPr>
            <w:cnfStyle w:val="001000000000" w:firstRow="0" w:lastRow="0" w:firstColumn="1" w:lastColumn="0" w:oddVBand="0" w:evenVBand="0" w:oddHBand="0" w:evenHBand="0" w:firstRowFirstColumn="0" w:firstRowLastColumn="0" w:lastRowFirstColumn="0" w:lastRowLastColumn="0"/>
            <w:tcW w:w="1321" w:type="dxa"/>
            <w:vAlign w:val="center"/>
            <w:tcPrChange w:id="5236" w:author="ONOPTCHENKO Xavier" w:date="2019-10-14T13:54:00Z">
              <w:tcPr>
                <w:tcW w:w="1321" w:type="dxa"/>
                <w:gridSpan w:val="2"/>
                <w:vAlign w:val="center"/>
              </w:tcPr>
            </w:tcPrChange>
          </w:tcPr>
          <w:p w14:paraId="3B4163F5" w14:textId="2521B6A4" w:rsidR="00451E64" w:rsidRDefault="00451E64">
            <w:pPr>
              <w:spacing w:before="0"/>
              <w:jc w:val="left"/>
              <w:cnfStyle w:val="001000100000" w:firstRow="0" w:lastRow="0" w:firstColumn="1" w:lastColumn="0" w:oddVBand="0" w:evenVBand="0" w:oddHBand="1" w:evenHBand="0" w:firstRowFirstColumn="0" w:firstRowLastColumn="0" w:lastRowFirstColumn="0" w:lastRowLastColumn="0"/>
              <w:rPr>
                <w:ins w:id="5237" w:author="ONOPTCHENKO Xavier" w:date="2019-10-14T13:49:00Z"/>
                <w:rFonts w:ascii="Calibri" w:hAnsi="Calibri"/>
                <w:color w:val="000000"/>
                <w:sz w:val="16"/>
                <w:szCs w:val="16"/>
                <w:lang w:eastAsia="en-GB"/>
              </w:rPr>
            </w:pPr>
            <w:ins w:id="5238" w:author="ONOPTCHENKO Xavier" w:date="2019-10-14T13:49:00Z">
              <w:r>
                <w:rPr>
                  <w:rFonts w:ascii="Calibri" w:hAnsi="Calibri"/>
                  <w:color w:val="000000"/>
                  <w:sz w:val="16"/>
                  <w:szCs w:val="16"/>
                  <w:lang w:eastAsia="en-GB"/>
                </w:rPr>
                <w:t>Qualification</w:t>
              </w:r>
            </w:ins>
          </w:p>
        </w:tc>
        <w:tc>
          <w:tcPr>
            <w:tcW w:w="801" w:type="dxa"/>
            <w:vAlign w:val="center"/>
            <w:tcPrChange w:id="5239" w:author="ONOPTCHENKO Xavier" w:date="2019-10-14T13:54:00Z">
              <w:tcPr>
                <w:tcW w:w="801" w:type="dxa"/>
                <w:gridSpan w:val="2"/>
                <w:vAlign w:val="center"/>
              </w:tcPr>
            </w:tcPrChange>
          </w:tcPr>
          <w:p w14:paraId="56A4727D" w14:textId="304216CA" w:rsidR="00451E64" w:rsidRPr="007E7576"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5240" w:author="ONOPTCHENKO Xavier" w:date="2019-10-14T13:49:00Z"/>
                <w:rFonts w:ascii="Calibri" w:hAnsi="Calibri"/>
                <w:color w:val="000000"/>
                <w:sz w:val="16"/>
                <w:szCs w:val="16"/>
                <w:lang w:eastAsia="en-GB"/>
              </w:rPr>
            </w:pPr>
            <w:ins w:id="5241" w:author="ONOPTCHENKO Xavier" w:date="2019-10-14T13:49:00Z">
              <w:r w:rsidRPr="007E7576">
                <w:rPr>
                  <w:rFonts w:ascii="Calibri" w:hAnsi="Calibri"/>
                  <w:color w:val="000000"/>
                  <w:sz w:val="16"/>
                  <w:szCs w:val="16"/>
                  <w:lang w:eastAsia="en-GB"/>
                </w:rPr>
                <w:t>AP10792</w:t>
              </w:r>
            </w:ins>
          </w:p>
        </w:tc>
        <w:tc>
          <w:tcPr>
            <w:tcW w:w="1984" w:type="dxa"/>
            <w:noWrap/>
            <w:vAlign w:val="center"/>
            <w:tcPrChange w:id="5242" w:author="ONOPTCHENKO Xavier" w:date="2019-10-14T13:54:00Z">
              <w:tcPr>
                <w:tcW w:w="2044" w:type="dxa"/>
                <w:gridSpan w:val="2"/>
                <w:noWrap/>
                <w:vAlign w:val="center"/>
              </w:tcPr>
            </w:tcPrChange>
          </w:tcPr>
          <w:p w14:paraId="7DC8FFFF" w14:textId="4DE81AB9" w:rsidR="00451E64" w:rsidRDefault="00451E64" w:rsidP="00451E64">
            <w:pPr>
              <w:spacing w:before="0"/>
              <w:jc w:val="left"/>
              <w:cnfStyle w:val="000000100000" w:firstRow="0" w:lastRow="0" w:firstColumn="0" w:lastColumn="0" w:oddVBand="0" w:evenVBand="0" w:oddHBand="1" w:evenHBand="0" w:firstRowFirstColumn="0" w:firstRowLastColumn="0" w:lastRowFirstColumn="0" w:lastRowLastColumn="0"/>
              <w:rPr>
                <w:ins w:id="5243" w:author="ONOPTCHENKO Xavier" w:date="2019-10-14T13:49:00Z"/>
                <w:rFonts w:ascii="Calibri" w:hAnsi="Calibri"/>
                <w:color w:val="000000"/>
                <w:sz w:val="16"/>
                <w:szCs w:val="16"/>
                <w:lang w:eastAsia="en-GB"/>
              </w:rPr>
            </w:pPr>
            <w:ins w:id="5244" w:author="ONOPTCHENKO Xavier" w:date="2019-10-14T13:49:00Z">
              <w:r>
                <w:rPr>
                  <w:rFonts w:ascii="Calibri" w:hAnsi="Calibri"/>
                  <w:color w:val="000000"/>
                  <w:sz w:val="16"/>
                  <w:szCs w:val="16"/>
                  <w:lang w:eastAsia="en-GB"/>
                </w:rPr>
                <w:t>ESB</w:t>
              </w:r>
            </w:ins>
          </w:p>
        </w:tc>
        <w:tc>
          <w:tcPr>
            <w:tcW w:w="1701" w:type="dxa"/>
            <w:noWrap/>
            <w:vAlign w:val="center"/>
            <w:tcPrChange w:id="5245" w:author="ONOPTCHENKO Xavier" w:date="2019-10-14T13:54:00Z">
              <w:tcPr>
                <w:tcW w:w="1505" w:type="dxa"/>
                <w:gridSpan w:val="2"/>
                <w:noWrap/>
                <w:vAlign w:val="center"/>
              </w:tcPr>
            </w:tcPrChange>
          </w:tcPr>
          <w:p w14:paraId="10485286" w14:textId="72821B49" w:rsidR="00451E64" w:rsidRDefault="00451E64" w:rsidP="00451E64">
            <w:pPr>
              <w:spacing w:before="0"/>
              <w:jc w:val="left"/>
              <w:cnfStyle w:val="000000100000" w:firstRow="0" w:lastRow="0" w:firstColumn="0" w:lastColumn="0" w:oddVBand="0" w:evenVBand="0" w:oddHBand="1" w:evenHBand="0" w:firstRowFirstColumn="0" w:firstRowLastColumn="0" w:lastRowFirstColumn="0" w:lastRowLastColumn="0"/>
              <w:rPr>
                <w:ins w:id="5246" w:author="ONOPTCHENKO Xavier" w:date="2019-10-14T13:50:00Z"/>
                <w:rFonts w:ascii="Calibri" w:hAnsi="Calibri"/>
                <w:color w:val="000000"/>
                <w:sz w:val="16"/>
                <w:szCs w:val="16"/>
                <w:lang w:eastAsia="en-GB"/>
              </w:rPr>
            </w:pPr>
            <w:ins w:id="5247" w:author="ONOPTCHENKO Xavier" w:date="2019-10-14T13:52:00Z">
              <w:r>
                <w:rPr>
                  <w:rFonts w:ascii="Calibri" w:hAnsi="Calibri"/>
                  <w:color w:val="000000"/>
                  <w:sz w:val="16"/>
                  <w:szCs w:val="16"/>
                  <w:lang w:eastAsia="en-GB"/>
                </w:rPr>
                <w:t>S</w:t>
              </w:r>
            </w:ins>
            <w:ins w:id="5248" w:author="ONOPTCHENKO Xavier" w:date="2019-10-14T13:50:00Z">
              <w:r w:rsidRPr="00451E64">
                <w:rPr>
                  <w:rFonts w:ascii="Calibri" w:hAnsi="Calibri"/>
                  <w:color w:val="000000"/>
                  <w:sz w:val="16"/>
                  <w:szCs w:val="16"/>
                  <w:lang w:eastAsia="en-GB"/>
                </w:rPr>
                <w:t>00</w:t>
              </w:r>
            </w:ins>
            <w:ins w:id="5249" w:author="ONOPTCHENKO Xavier" w:date="2019-10-14T13:52:00Z">
              <w:r>
                <w:rPr>
                  <w:rFonts w:ascii="Calibri" w:hAnsi="Calibri"/>
                  <w:color w:val="000000"/>
                  <w:sz w:val="16"/>
                  <w:szCs w:val="16"/>
                  <w:lang w:eastAsia="en-GB"/>
                </w:rPr>
                <w:t>VA</w:t>
              </w:r>
            </w:ins>
            <w:ins w:id="5250" w:author="ONOPTCHENKO Xavier" w:date="2019-10-14T13:50:00Z">
              <w:r w:rsidRPr="00451E64">
                <w:rPr>
                  <w:rFonts w:ascii="Calibri" w:hAnsi="Calibri"/>
                  <w:color w:val="000000"/>
                  <w:sz w:val="16"/>
                  <w:szCs w:val="16"/>
                  <w:lang w:eastAsia="en-GB"/>
                </w:rPr>
                <w:t>9939410</w:t>
              </w:r>
            </w:ins>
          </w:p>
          <w:p w14:paraId="2311CAA1" w14:textId="5C2C777D" w:rsidR="00451E64" w:rsidRDefault="00451E64">
            <w:pPr>
              <w:spacing w:before="0"/>
              <w:jc w:val="left"/>
              <w:cnfStyle w:val="000000100000" w:firstRow="0" w:lastRow="0" w:firstColumn="0" w:lastColumn="0" w:oddVBand="0" w:evenVBand="0" w:oddHBand="1" w:evenHBand="0" w:firstRowFirstColumn="0" w:firstRowLastColumn="0" w:lastRowFirstColumn="0" w:lastRowLastColumn="0"/>
              <w:rPr>
                <w:ins w:id="5251" w:author="ONOPTCHENKO Xavier" w:date="2019-10-14T13:49:00Z"/>
                <w:rFonts w:ascii="Calibri" w:hAnsi="Calibri"/>
                <w:color w:val="000000"/>
                <w:sz w:val="16"/>
                <w:szCs w:val="16"/>
                <w:lang w:eastAsia="en-GB"/>
              </w:rPr>
            </w:pPr>
            <w:ins w:id="5252" w:author="ONOPTCHENKO Xavier" w:date="2019-10-14T13:52:00Z">
              <w:r>
                <w:rPr>
                  <w:rFonts w:ascii="Calibri" w:hAnsi="Calibri"/>
                  <w:color w:val="000000"/>
                  <w:sz w:val="16"/>
                  <w:szCs w:val="16"/>
                  <w:lang w:eastAsia="en-GB"/>
                </w:rPr>
                <w:t>S</w:t>
              </w:r>
            </w:ins>
            <w:ins w:id="5253" w:author="ONOPTCHENKO Xavier" w:date="2019-10-14T13:50:00Z">
              <w:r w:rsidRPr="00451E64">
                <w:rPr>
                  <w:rFonts w:ascii="Calibri" w:hAnsi="Calibri"/>
                  <w:color w:val="000000"/>
                  <w:sz w:val="16"/>
                  <w:szCs w:val="16"/>
                  <w:lang w:eastAsia="en-GB"/>
                </w:rPr>
                <w:t>00</w:t>
              </w:r>
            </w:ins>
            <w:ins w:id="5254" w:author="ONOPTCHENKO Xavier" w:date="2019-10-14T13:52:00Z">
              <w:r>
                <w:rPr>
                  <w:rFonts w:ascii="Calibri" w:hAnsi="Calibri"/>
                  <w:color w:val="000000"/>
                  <w:sz w:val="16"/>
                  <w:szCs w:val="16"/>
                  <w:lang w:eastAsia="en-GB"/>
                </w:rPr>
                <w:t>VA</w:t>
              </w:r>
            </w:ins>
            <w:ins w:id="5255" w:author="ONOPTCHENKO Xavier" w:date="2019-10-14T13:50:00Z">
              <w:r w:rsidRPr="00451E64">
                <w:rPr>
                  <w:rFonts w:ascii="Calibri" w:hAnsi="Calibri"/>
                  <w:color w:val="000000"/>
                  <w:sz w:val="16"/>
                  <w:szCs w:val="16"/>
                  <w:lang w:eastAsia="en-GB"/>
                </w:rPr>
                <w:t>9939411</w:t>
              </w:r>
            </w:ins>
          </w:p>
        </w:tc>
        <w:tc>
          <w:tcPr>
            <w:tcW w:w="801" w:type="dxa"/>
            <w:vAlign w:val="center"/>
            <w:tcPrChange w:id="5256" w:author="ONOPTCHENKO Xavier" w:date="2019-10-14T13:54:00Z">
              <w:tcPr>
                <w:tcW w:w="801" w:type="dxa"/>
                <w:gridSpan w:val="2"/>
                <w:vAlign w:val="center"/>
              </w:tcPr>
            </w:tcPrChange>
          </w:tcPr>
          <w:p w14:paraId="7C975907" w14:textId="50BEF898" w:rsidR="00451E64" w:rsidRPr="007E7576"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5257" w:author="ONOPTCHENKO Xavier" w:date="2019-10-14T13:49:00Z"/>
                <w:rFonts w:ascii="Calibri" w:hAnsi="Calibri"/>
                <w:color w:val="000000"/>
                <w:sz w:val="16"/>
                <w:szCs w:val="16"/>
                <w:lang w:eastAsia="en-GB"/>
              </w:rPr>
            </w:pPr>
            <w:ins w:id="5258" w:author="ONOPTCHENKO Xavier" w:date="2019-10-14T13:53:00Z">
              <w:r w:rsidRPr="007E7576">
                <w:rPr>
                  <w:rFonts w:ascii="Calibri" w:hAnsi="Calibri"/>
                  <w:color w:val="000000"/>
                  <w:sz w:val="16"/>
                  <w:szCs w:val="16"/>
                  <w:lang w:eastAsia="en-GB"/>
                </w:rPr>
                <w:t>Nouveau</w:t>
              </w:r>
            </w:ins>
          </w:p>
        </w:tc>
        <w:tc>
          <w:tcPr>
            <w:tcW w:w="2047" w:type="dxa"/>
            <w:noWrap/>
            <w:vAlign w:val="center"/>
            <w:tcPrChange w:id="5259" w:author="ONOPTCHENKO Xavier" w:date="2019-10-14T13:54:00Z">
              <w:tcPr>
                <w:tcW w:w="2047" w:type="dxa"/>
                <w:gridSpan w:val="2"/>
                <w:noWrap/>
                <w:vAlign w:val="center"/>
              </w:tcPr>
            </w:tcPrChange>
          </w:tcPr>
          <w:p w14:paraId="553F59E0" w14:textId="4953B829" w:rsidR="00451E64" w:rsidRPr="007E7576" w:rsidRDefault="00451E64" w:rsidP="00451E64">
            <w:pPr>
              <w:spacing w:before="0"/>
              <w:jc w:val="left"/>
              <w:cnfStyle w:val="000000100000" w:firstRow="0" w:lastRow="0" w:firstColumn="0" w:lastColumn="0" w:oddVBand="0" w:evenVBand="0" w:oddHBand="1" w:evenHBand="0" w:firstRowFirstColumn="0" w:firstRowLastColumn="0" w:lastRowFirstColumn="0" w:lastRowLastColumn="0"/>
              <w:rPr>
                <w:ins w:id="5260" w:author="ONOPTCHENKO Xavier" w:date="2019-10-14T13:49:00Z"/>
                <w:rFonts w:ascii="Calibri" w:hAnsi="Calibri"/>
                <w:color w:val="000000"/>
                <w:sz w:val="16"/>
                <w:szCs w:val="16"/>
                <w:lang w:eastAsia="en-GB"/>
              </w:rPr>
            </w:pPr>
            <w:ins w:id="5261" w:author="ONOPTCHENKO Xavier" w:date="2019-10-14T13:53:00Z">
              <w:r w:rsidRPr="007E7576">
                <w:rPr>
                  <w:rFonts w:ascii="Calibri" w:hAnsi="Calibri"/>
                  <w:color w:val="000000"/>
                  <w:sz w:val="16"/>
                  <w:szCs w:val="16"/>
                  <w:lang w:eastAsia="en-GB"/>
                </w:rPr>
                <w:t>ESB Administration et suivi</w:t>
              </w:r>
            </w:ins>
          </w:p>
        </w:tc>
        <w:tc>
          <w:tcPr>
            <w:tcW w:w="1096" w:type="dxa"/>
            <w:noWrap/>
            <w:vAlign w:val="center"/>
            <w:tcPrChange w:id="5262" w:author="ONOPTCHENKO Xavier" w:date="2019-10-14T13:54:00Z">
              <w:tcPr>
                <w:tcW w:w="1096" w:type="dxa"/>
                <w:gridSpan w:val="2"/>
                <w:noWrap/>
                <w:vAlign w:val="center"/>
              </w:tcPr>
            </w:tcPrChange>
          </w:tcPr>
          <w:p w14:paraId="26558725" w14:textId="4EF73DF0" w:rsidR="00451E64" w:rsidRDefault="00451E64" w:rsidP="00451E64">
            <w:pPr>
              <w:spacing w:before="0"/>
              <w:jc w:val="left"/>
              <w:cnfStyle w:val="000000100000" w:firstRow="0" w:lastRow="0" w:firstColumn="0" w:lastColumn="0" w:oddVBand="0" w:evenVBand="0" w:oddHBand="1" w:evenHBand="0" w:firstRowFirstColumn="0" w:firstRowLastColumn="0" w:lastRowFirstColumn="0" w:lastRowLastColumn="0"/>
              <w:rPr>
                <w:ins w:id="5263" w:author="ONOPTCHENKO Xavier" w:date="2019-10-14T13:53:00Z"/>
                <w:rFonts w:ascii="Calibri" w:hAnsi="Calibri"/>
                <w:color w:val="000000"/>
                <w:sz w:val="16"/>
                <w:szCs w:val="16"/>
                <w:lang w:eastAsia="en-GB"/>
              </w:rPr>
            </w:pPr>
            <w:ins w:id="5264" w:author="ONOPTCHENKO Xavier" w:date="2019-10-14T13:53:00Z">
              <w:r>
                <w:rPr>
                  <w:rFonts w:ascii="Calibri" w:hAnsi="Calibri"/>
                  <w:color w:val="000000"/>
                  <w:sz w:val="16"/>
                  <w:szCs w:val="16"/>
                  <w:lang w:eastAsia="en-GB"/>
                </w:rPr>
                <w:t>Nouveau #8</w:t>
              </w:r>
            </w:ins>
          </w:p>
          <w:p w14:paraId="7A67DBC9" w14:textId="4FA477FA" w:rsidR="00451E64" w:rsidRDefault="00451E64">
            <w:pPr>
              <w:spacing w:before="0"/>
              <w:jc w:val="left"/>
              <w:cnfStyle w:val="000000100000" w:firstRow="0" w:lastRow="0" w:firstColumn="0" w:lastColumn="0" w:oddVBand="0" w:evenVBand="0" w:oddHBand="1" w:evenHBand="0" w:firstRowFirstColumn="0" w:firstRowLastColumn="0" w:lastRowFirstColumn="0" w:lastRowLastColumn="0"/>
              <w:rPr>
                <w:ins w:id="5265" w:author="ONOPTCHENKO Xavier" w:date="2019-10-14T13:49:00Z"/>
                <w:rFonts w:ascii="Calibri" w:hAnsi="Calibri"/>
                <w:color w:val="000000"/>
                <w:sz w:val="16"/>
                <w:szCs w:val="16"/>
                <w:lang w:eastAsia="en-GB"/>
              </w:rPr>
            </w:pPr>
            <w:ins w:id="5266" w:author="ONOPTCHENKO Xavier" w:date="2019-10-14T13:53:00Z">
              <w:r>
                <w:rPr>
                  <w:rFonts w:ascii="Calibri" w:hAnsi="Calibri"/>
                  <w:color w:val="000000"/>
                  <w:sz w:val="16"/>
                  <w:szCs w:val="16"/>
                  <w:lang w:eastAsia="en-GB"/>
                </w:rPr>
                <w:t>Nouveau #9</w:t>
              </w:r>
            </w:ins>
          </w:p>
        </w:tc>
        <w:tc>
          <w:tcPr>
            <w:tcW w:w="1130" w:type="dxa"/>
            <w:noWrap/>
            <w:vAlign w:val="center"/>
            <w:tcPrChange w:id="5267" w:author="ONOPTCHENKO Xavier" w:date="2019-10-14T13:54:00Z">
              <w:tcPr>
                <w:tcW w:w="1130" w:type="dxa"/>
                <w:gridSpan w:val="2"/>
                <w:noWrap/>
                <w:vAlign w:val="center"/>
              </w:tcPr>
            </w:tcPrChange>
          </w:tcPr>
          <w:p w14:paraId="7D67A00F" w14:textId="76BE44CD" w:rsidR="00451E64"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5268" w:author="ONOPTCHENKO Xavier" w:date="2019-10-14T13:49:00Z"/>
                <w:rFonts w:ascii="Calibri" w:hAnsi="Calibri"/>
                <w:color w:val="000000"/>
                <w:sz w:val="16"/>
                <w:szCs w:val="16"/>
                <w:lang w:eastAsia="en-GB"/>
              </w:rPr>
            </w:pPr>
            <w:ins w:id="5269" w:author="ONOPTCHENKO Xavier" w:date="2019-10-14T13:53:00Z">
              <w:r>
                <w:rPr>
                  <w:rFonts w:ascii="Calibri" w:hAnsi="Calibri"/>
                  <w:color w:val="000000"/>
                  <w:sz w:val="16"/>
                  <w:szCs w:val="16"/>
                  <w:lang w:eastAsia="en-GB"/>
                </w:rPr>
                <w:t>1521</w:t>
              </w:r>
            </w:ins>
          </w:p>
        </w:tc>
        <w:tc>
          <w:tcPr>
            <w:tcW w:w="874" w:type="dxa"/>
            <w:noWrap/>
            <w:vAlign w:val="center"/>
            <w:tcPrChange w:id="5270" w:author="ONOPTCHENKO Xavier" w:date="2019-10-14T13:54:00Z">
              <w:tcPr>
                <w:tcW w:w="1128" w:type="dxa"/>
                <w:gridSpan w:val="2"/>
                <w:noWrap/>
                <w:vAlign w:val="center"/>
              </w:tcPr>
            </w:tcPrChange>
          </w:tcPr>
          <w:p w14:paraId="0B744AFA" w14:textId="7C625179" w:rsidR="00451E64"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5271" w:author="ONOPTCHENKO Xavier" w:date="2019-10-14T13:49:00Z"/>
                <w:rFonts w:ascii="Calibri" w:hAnsi="Calibri"/>
                <w:color w:val="000000"/>
                <w:sz w:val="16"/>
                <w:szCs w:val="16"/>
                <w:lang w:eastAsia="en-GB"/>
              </w:rPr>
            </w:pPr>
            <w:ins w:id="5272" w:author="ONOPTCHENKO Xavier" w:date="2019-10-14T13:53:00Z">
              <w:r>
                <w:rPr>
                  <w:rFonts w:ascii="Calibri" w:hAnsi="Calibri"/>
                  <w:color w:val="000000"/>
                  <w:sz w:val="16"/>
                  <w:szCs w:val="16"/>
                  <w:lang w:eastAsia="en-GB"/>
                </w:rPr>
                <w:t>SQL*NET</w:t>
              </w:r>
            </w:ins>
          </w:p>
        </w:tc>
        <w:tc>
          <w:tcPr>
            <w:tcW w:w="2212" w:type="dxa"/>
            <w:noWrap/>
            <w:vAlign w:val="center"/>
            <w:tcPrChange w:id="5273" w:author="ONOPTCHENKO Xavier" w:date="2019-10-14T13:54:00Z">
              <w:tcPr>
                <w:tcW w:w="2212" w:type="dxa"/>
                <w:gridSpan w:val="2"/>
                <w:noWrap/>
                <w:vAlign w:val="center"/>
              </w:tcPr>
            </w:tcPrChange>
          </w:tcPr>
          <w:p w14:paraId="62DC8977" w14:textId="77777777" w:rsidR="00451E64" w:rsidRPr="007E7576" w:rsidRDefault="00451E64" w:rsidP="00451E64">
            <w:pPr>
              <w:spacing w:before="0"/>
              <w:jc w:val="left"/>
              <w:cnfStyle w:val="000000100000" w:firstRow="0" w:lastRow="0" w:firstColumn="0" w:lastColumn="0" w:oddVBand="0" w:evenVBand="0" w:oddHBand="1" w:evenHBand="0" w:firstRowFirstColumn="0" w:firstRowLastColumn="0" w:lastRowFirstColumn="0" w:lastRowLastColumn="0"/>
              <w:rPr>
                <w:ins w:id="5274" w:author="ONOPTCHENKO Xavier" w:date="2019-10-14T13:53:00Z"/>
                <w:rFonts w:ascii="Calibri" w:hAnsi="Calibri"/>
                <w:color w:val="000000"/>
                <w:sz w:val="16"/>
                <w:szCs w:val="16"/>
                <w:lang w:val="fr-FR" w:eastAsia="en-GB"/>
              </w:rPr>
            </w:pPr>
            <w:ins w:id="5275" w:author="ONOPTCHENKO Xavier" w:date="2019-10-14T13:53:00Z">
              <w:r w:rsidRPr="007E7576">
                <w:rPr>
                  <w:rFonts w:ascii="Calibri" w:hAnsi="Calibri"/>
                  <w:color w:val="000000"/>
                  <w:sz w:val="16"/>
                  <w:szCs w:val="16"/>
                  <w:lang w:val="fr-FR" w:eastAsia="en-GB"/>
                </w:rPr>
                <w:t>Accès aux données.</w:t>
              </w:r>
            </w:ins>
          </w:p>
          <w:p w14:paraId="076CFF1D" w14:textId="41927378" w:rsidR="00451E64" w:rsidRPr="00451E64" w:rsidRDefault="00451E64" w:rsidP="00451E64">
            <w:pPr>
              <w:spacing w:before="0"/>
              <w:jc w:val="left"/>
              <w:cnfStyle w:val="000000100000" w:firstRow="0" w:lastRow="0" w:firstColumn="0" w:lastColumn="0" w:oddVBand="0" w:evenVBand="0" w:oddHBand="1" w:evenHBand="0" w:firstRowFirstColumn="0" w:firstRowLastColumn="0" w:lastRowFirstColumn="0" w:lastRowLastColumn="0"/>
              <w:rPr>
                <w:ins w:id="5276" w:author="ONOPTCHENKO Xavier" w:date="2019-10-14T13:49:00Z"/>
                <w:rFonts w:ascii="Calibri" w:hAnsi="Calibri"/>
                <w:color w:val="000000"/>
                <w:sz w:val="16"/>
                <w:szCs w:val="16"/>
                <w:lang w:val="fr-FR" w:eastAsia="en-GB"/>
                <w:rPrChange w:id="5277" w:author="ONOPTCHENKO Xavier" w:date="2019-10-14T13:53:00Z">
                  <w:rPr>
                    <w:ins w:id="5278" w:author="ONOPTCHENKO Xavier" w:date="2019-10-14T13:49:00Z"/>
                    <w:rFonts w:ascii="Calibri" w:hAnsi="Calibri"/>
                    <w:color w:val="000000"/>
                    <w:sz w:val="16"/>
                    <w:szCs w:val="16"/>
                    <w:lang w:eastAsia="en-GB"/>
                  </w:rPr>
                </w:rPrChange>
              </w:rPr>
            </w:pPr>
            <w:ins w:id="5279" w:author="ONOPTCHENKO Xavier" w:date="2019-10-14T13:53:00Z">
              <w:r w:rsidRPr="007E7576">
                <w:rPr>
                  <w:rFonts w:ascii="Calibri" w:hAnsi="Calibri"/>
                  <w:b/>
                  <w:color w:val="000000"/>
                  <w:sz w:val="16"/>
                  <w:szCs w:val="16"/>
                  <w:lang w:val="fr-FR" w:eastAsia="en-GB"/>
                </w:rPr>
                <w:t>Flux chiffré.</w:t>
              </w:r>
            </w:ins>
          </w:p>
        </w:tc>
      </w:tr>
      <w:tr w:rsidR="00451E64" w:rsidRPr="00D65F21" w14:paraId="26D9E2E4" w14:textId="77777777" w:rsidTr="006F0AA1">
        <w:tblPrEx>
          <w:tblPrExChange w:id="5280" w:author="ONOPTCHENKO Xavier" w:date="2019-10-14T13:54:00Z">
            <w:tblPrEx>
              <w:tblW w:w="14085" w:type="dxa"/>
            </w:tblPrEx>
          </w:tblPrExChange>
        </w:tblPrEx>
        <w:trPr>
          <w:trHeight w:val="300"/>
          <w:ins w:id="5281" w:author="ONOPTCHENKO Xavier" w:date="2019-10-14T13:49:00Z"/>
          <w:trPrChange w:id="5282" w:author="ONOPTCHENKO Xavier" w:date="2019-10-14T13:54:00Z">
            <w:trPr>
              <w:trHeight w:val="300"/>
            </w:trPr>
          </w:trPrChange>
        </w:trPr>
        <w:tc>
          <w:tcPr>
            <w:cnfStyle w:val="001000000000" w:firstRow="0" w:lastRow="0" w:firstColumn="1" w:lastColumn="0" w:oddVBand="0" w:evenVBand="0" w:oddHBand="0" w:evenHBand="0" w:firstRowFirstColumn="0" w:firstRowLastColumn="0" w:lastRowFirstColumn="0" w:lastRowLastColumn="0"/>
            <w:tcW w:w="1321" w:type="dxa"/>
            <w:vAlign w:val="center"/>
            <w:tcPrChange w:id="5283" w:author="ONOPTCHENKO Xavier" w:date="2019-10-14T13:54:00Z">
              <w:tcPr>
                <w:tcW w:w="1321" w:type="dxa"/>
                <w:gridSpan w:val="2"/>
                <w:vAlign w:val="center"/>
              </w:tcPr>
            </w:tcPrChange>
          </w:tcPr>
          <w:p w14:paraId="0D6088A3" w14:textId="557195FE" w:rsidR="00451E64" w:rsidRDefault="00451E64">
            <w:pPr>
              <w:spacing w:before="0"/>
              <w:jc w:val="left"/>
              <w:rPr>
                <w:ins w:id="5284" w:author="ONOPTCHENKO Xavier" w:date="2019-10-14T13:49:00Z"/>
                <w:rFonts w:ascii="Calibri" w:hAnsi="Calibri"/>
                <w:color w:val="000000"/>
                <w:sz w:val="16"/>
                <w:szCs w:val="16"/>
                <w:lang w:eastAsia="en-GB"/>
              </w:rPr>
            </w:pPr>
            <w:ins w:id="5285" w:author="ONOPTCHENKO Xavier" w:date="2019-10-14T13:49:00Z">
              <w:r>
                <w:rPr>
                  <w:rFonts w:ascii="Calibri" w:hAnsi="Calibri"/>
                  <w:color w:val="000000"/>
                  <w:sz w:val="16"/>
                  <w:szCs w:val="16"/>
                  <w:lang w:eastAsia="en-GB"/>
                </w:rPr>
                <w:t>Qualification</w:t>
              </w:r>
            </w:ins>
          </w:p>
        </w:tc>
        <w:tc>
          <w:tcPr>
            <w:tcW w:w="801" w:type="dxa"/>
            <w:vAlign w:val="center"/>
            <w:tcPrChange w:id="5286" w:author="ONOPTCHENKO Xavier" w:date="2019-10-14T13:54:00Z">
              <w:tcPr>
                <w:tcW w:w="801" w:type="dxa"/>
                <w:gridSpan w:val="2"/>
                <w:vAlign w:val="center"/>
              </w:tcPr>
            </w:tcPrChange>
          </w:tcPr>
          <w:p w14:paraId="4B6681B9" w14:textId="72710C96" w:rsidR="00451E64" w:rsidRPr="007E7576"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5287" w:author="ONOPTCHENKO Xavier" w:date="2019-10-14T13:49:00Z"/>
                <w:rFonts w:ascii="Calibri" w:hAnsi="Calibri"/>
                <w:color w:val="000000"/>
                <w:sz w:val="16"/>
                <w:szCs w:val="16"/>
                <w:lang w:eastAsia="en-GB"/>
              </w:rPr>
            </w:pPr>
            <w:ins w:id="5288" w:author="ONOPTCHENKO Xavier" w:date="2019-10-14T13:49:00Z">
              <w:r w:rsidRPr="007E7576">
                <w:rPr>
                  <w:rFonts w:ascii="Calibri" w:hAnsi="Calibri"/>
                  <w:color w:val="000000"/>
                  <w:sz w:val="16"/>
                  <w:szCs w:val="16"/>
                  <w:lang w:eastAsia="en-GB"/>
                </w:rPr>
                <w:t>Nouveau</w:t>
              </w:r>
            </w:ins>
          </w:p>
        </w:tc>
        <w:tc>
          <w:tcPr>
            <w:tcW w:w="1984" w:type="dxa"/>
            <w:noWrap/>
            <w:vAlign w:val="center"/>
            <w:tcPrChange w:id="5289" w:author="ONOPTCHENKO Xavier" w:date="2019-10-14T13:54:00Z">
              <w:tcPr>
                <w:tcW w:w="2044" w:type="dxa"/>
                <w:gridSpan w:val="2"/>
                <w:noWrap/>
                <w:vAlign w:val="center"/>
              </w:tcPr>
            </w:tcPrChange>
          </w:tcPr>
          <w:p w14:paraId="368B6C00" w14:textId="5C561BD3" w:rsidR="00451E64"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5290" w:author="ONOPTCHENKO Xavier" w:date="2019-10-14T13:49:00Z"/>
                <w:rFonts w:ascii="Calibri" w:hAnsi="Calibri"/>
                <w:color w:val="000000"/>
                <w:sz w:val="16"/>
                <w:szCs w:val="16"/>
                <w:lang w:eastAsia="en-GB"/>
              </w:rPr>
            </w:pPr>
            <w:ins w:id="5291" w:author="ONOPTCHENKO Xavier" w:date="2019-10-14T13:49:00Z">
              <w:r w:rsidRPr="008C61A0">
                <w:rPr>
                  <w:rFonts w:ascii="Calibri" w:hAnsi="Calibri"/>
                  <w:color w:val="000000"/>
                  <w:sz w:val="16"/>
                  <w:szCs w:val="16"/>
                  <w:lang w:eastAsia="en-GB"/>
                </w:rPr>
                <w:t>ESB Administration et suivi</w:t>
              </w:r>
            </w:ins>
          </w:p>
        </w:tc>
        <w:tc>
          <w:tcPr>
            <w:tcW w:w="1701" w:type="dxa"/>
            <w:noWrap/>
            <w:vAlign w:val="center"/>
            <w:tcPrChange w:id="5292" w:author="ONOPTCHENKO Xavier" w:date="2019-10-14T13:54:00Z">
              <w:tcPr>
                <w:tcW w:w="1505" w:type="dxa"/>
                <w:gridSpan w:val="2"/>
                <w:noWrap/>
                <w:vAlign w:val="center"/>
              </w:tcPr>
            </w:tcPrChange>
          </w:tcPr>
          <w:p w14:paraId="1DBB1504" w14:textId="3A662EA3" w:rsidR="00451E64"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5293" w:author="ONOPTCHENKO Xavier" w:date="2019-10-14T13:49:00Z"/>
                <w:rFonts w:ascii="Calibri" w:hAnsi="Calibri"/>
                <w:color w:val="000000"/>
                <w:sz w:val="16"/>
                <w:szCs w:val="16"/>
                <w:lang w:eastAsia="en-GB"/>
              </w:rPr>
            </w:pPr>
            <w:ins w:id="5294" w:author="ONOPTCHENKO Xavier" w:date="2019-10-14T13:53:00Z">
              <w:r>
                <w:rPr>
                  <w:rFonts w:ascii="Calibri" w:hAnsi="Calibri"/>
                  <w:color w:val="000000"/>
                  <w:sz w:val="16"/>
                  <w:szCs w:val="16"/>
                  <w:lang w:eastAsia="en-GB"/>
                </w:rPr>
                <w:t>Nouveau #7</w:t>
              </w:r>
            </w:ins>
          </w:p>
        </w:tc>
        <w:tc>
          <w:tcPr>
            <w:tcW w:w="801" w:type="dxa"/>
            <w:vAlign w:val="center"/>
            <w:tcPrChange w:id="5295" w:author="ONOPTCHENKO Xavier" w:date="2019-10-14T13:54:00Z">
              <w:tcPr>
                <w:tcW w:w="801" w:type="dxa"/>
                <w:gridSpan w:val="2"/>
                <w:vAlign w:val="center"/>
              </w:tcPr>
            </w:tcPrChange>
          </w:tcPr>
          <w:p w14:paraId="2D220C34" w14:textId="2BCCC7AD" w:rsidR="00451E64" w:rsidRPr="007E7576"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5296" w:author="ONOPTCHENKO Xavier" w:date="2019-10-14T13:49:00Z"/>
                <w:rFonts w:ascii="Calibri" w:hAnsi="Calibri"/>
                <w:color w:val="000000"/>
                <w:sz w:val="16"/>
                <w:szCs w:val="16"/>
                <w:lang w:eastAsia="en-GB"/>
              </w:rPr>
            </w:pPr>
            <w:ins w:id="5297" w:author="ONOPTCHENKO Xavier" w:date="2019-10-14T13:53:00Z">
              <w:r w:rsidRPr="007E7576">
                <w:rPr>
                  <w:rFonts w:ascii="Calibri" w:hAnsi="Calibri"/>
                  <w:color w:val="000000"/>
                  <w:sz w:val="16"/>
                  <w:szCs w:val="16"/>
                  <w:lang w:eastAsia="en-GB"/>
                </w:rPr>
                <w:t>Nouveau</w:t>
              </w:r>
            </w:ins>
          </w:p>
        </w:tc>
        <w:tc>
          <w:tcPr>
            <w:tcW w:w="2047" w:type="dxa"/>
            <w:noWrap/>
            <w:vAlign w:val="center"/>
            <w:tcPrChange w:id="5298" w:author="ONOPTCHENKO Xavier" w:date="2019-10-14T13:54:00Z">
              <w:tcPr>
                <w:tcW w:w="2047" w:type="dxa"/>
                <w:gridSpan w:val="2"/>
                <w:noWrap/>
                <w:vAlign w:val="center"/>
              </w:tcPr>
            </w:tcPrChange>
          </w:tcPr>
          <w:p w14:paraId="0E3AE0E3" w14:textId="6A14F5F6" w:rsidR="00451E64" w:rsidRPr="007E7576"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5299" w:author="ONOPTCHENKO Xavier" w:date="2019-10-14T13:49:00Z"/>
                <w:rFonts w:ascii="Calibri" w:hAnsi="Calibri"/>
                <w:color w:val="000000"/>
                <w:sz w:val="16"/>
                <w:szCs w:val="16"/>
                <w:lang w:eastAsia="en-GB"/>
              </w:rPr>
            </w:pPr>
            <w:ins w:id="5300" w:author="ONOPTCHENKO Xavier" w:date="2019-10-14T13:53:00Z">
              <w:r w:rsidRPr="007E7576">
                <w:rPr>
                  <w:rFonts w:ascii="Calibri" w:hAnsi="Calibri"/>
                  <w:color w:val="000000"/>
                  <w:sz w:val="16"/>
                  <w:szCs w:val="16"/>
                  <w:lang w:eastAsia="en-GB"/>
                </w:rPr>
                <w:t>ESB Administration et suivi</w:t>
              </w:r>
            </w:ins>
          </w:p>
        </w:tc>
        <w:tc>
          <w:tcPr>
            <w:tcW w:w="1096" w:type="dxa"/>
            <w:noWrap/>
            <w:vAlign w:val="center"/>
            <w:tcPrChange w:id="5301" w:author="ONOPTCHENKO Xavier" w:date="2019-10-14T13:54:00Z">
              <w:tcPr>
                <w:tcW w:w="1096" w:type="dxa"/>
                <w:gridSpan w:val="2"/>
                <w:noWrap/>
                <w:vAlign w:val="center"/>
              </w:tcPr>
            </w:tcPrChange>
          </w:tcPr>
          <w:p w14:paraId="21E6F3B8" w14:textId="7773A927" w:rsidR="00451E64"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5302" w:author="ONOPTCHENKO Xavier" w:date="2019-10-14T13:53:00Z"/>
                <w:rFonts w:ascii="Calibri" w:hAnsi="Calibri"/>
                <w:color w:val="000000"/>
                <w:sz w:val="16"/>
                <w:szCs w:val="16"/>
                <w:lang w:eastAsia="en-GB"/>
              </w:rPr>
            </w:pPr>
            <w:ins w:id="5303" w:author="ONOPTCHENKO Xavier" w:date="2019-10-14T13:53:00Z">
              <w:r>
                <w:rPr>
                  <w:rFonts w:ascii="Calibri" w:hAnsi="Calibri"/>
                  <w:color w:val="000000"/>
                  <w:sz w:val="16"/>
                  <w:szCs w:val="16"/>
                  <w:lang w:eastAsia="en-GB"/>
                </w:rPr>
                <w:t>Nouveau #8</w:t>
              </w:r>
            </w:ins>
          </w:p>
          <w:p w14:paraId="03D22E93" w14:textId="72B0DDDC" w:rsidR="00451E64" w:rsidRDefault="00451E64">
            <w:pPr>
              <w:spacing w:before="0"/>
              <w:jc w:val="left"/>
              <w:cnfStyle w:val="000000000000" w:firstRow="0" w:lastRow="0" w:firstColumn="0" w:lastColumn="0" w:oddVBand="0" w:evenVBand="0" w:oddHBand="0" w:evenHBand="0" w:firstRowFirstColumn="0" w:firstRowLastColumn="0" w:lastRowFirstColumn="0" w:lastRowLastColumn="0"/>
              <w:rPr>
                <w:ins w:id="5304" w:author="ONOPTCHENKO Xavier" w:date="2019-10-14T13:49:00Z"/>
                <w:rFonts w:ascii="Calibri" w:hAnsi="Calibri"/>
                <w:color w:val="000000"/>
                <w:sz w:val="16"/>
                <w:szCs w:val="16"/>
                <w:lang w:eastAsia="en-GB"/>
              </w:rPr>
            </w:pPr>
            <w:ins w:id="5305" w:author="ONOPTCHENKO Xavier" w:date="2019-10-14T13:53:00Z">
              <w:r>
                <w:rPr>
                  <w:rFonts w:ascii="Calibri" w:hAnsi="Calibri"/>
                  <w:color w:val="000000"/>
                  <w:sz w:val="16"/>
                  <w:szCs w:val="16"/>
                  <w:lang w:eastAsia="en-GB"/>
                </w:rPr>
                <w:t>Nouveau #9</w:t>
              </w:r>
            </w:ins>
          </w:p>
        </w:tc>
        <w:tc>
          <w:tcPr>
            <w:tcW w:w="1130" w:type="dxa"/>
            <w:noWrap/>
            <w:vAlign w:val="center"/>
            <w:tcPrChange w:id="5306" w:author="ONOPTCHENKO Xavier" w:date="2019-10-14T13:54:00Z">
              <w:tcPr>
                <w:tcW w:w="1130" w:type="dxa"/>
                <w:gridSpan w:val="2"/>
                <w:noWrap/>
                <w:vAlign w:val="center"/>
              </w:tcPr>
            </w:tcPrChange>
          </w:tcPr>
          <w:p w14:paraId="3151632B" w14:textId="2A64A93F"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5307" w:author="ONOPTCHENKO Xavier" w:date="2019-10-14T13:49:00Z"/>
                <w:rFonts w:ascii="Calibri" w:hAnsi="Calibri"/>
                <w:color w:val="000000"/>
                <w:sz w:val="16"/>
                <w:szCs w:val="16"/>
                <w:lang w:eastAsia="en-GB"/>
              </w:rPr>
            </w:pPr>
            <w:ins w:id="5308" w:author="ONOPTCHENKO Xavier" w:date="2019-10-14T13:53:00Z">
              <w:r>
                <w:rPr>
                  <w:rFonts w:ascii="Calibri" w:hAnsi="Calibri"/>
                  <w:color w:val="000000"/>
                  <w:sz w:val="16"/>
                  <w:szCs w:val="16"/>
                  <w:lang w:eastAsia="en-GB"/>
                </w:rPr>
                <w:t>1521</w:t>
              </w:r>
            </w:ins>
          </w:p>
        </w:tc>
        <w:tc>
          <w:tcPr>
            <w:tcW w:w="874" w:type="dxa"/>
            <w:noWrap/>
            <w:vAlign w:val="center"/>
            <w:tcPrChange w:id="5309" w:author="ONOPTCHENKO Xavier" w:date="2019-10-14T13:54:00Z">
              <w:tcPr>
                <w:tcW w:w="1128" w:type="dxa"/>
                <w:gridSpan w:val="2"/>
                <w:noWrap/>
                <w:vAlign w:val="center"/>
              </w:tcPr>
            </w:tcPrChange>
          </w:tcPr>
          <w:p w14:paraId="1A563114" w14:textId="72BDA9E1"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5310" w:author="ONOPTCHENKO Xavier" w:date="2019-10-14T13:49:00Z"/>
                <w:rFonts w:ascii="Calibri" w:hAnsi="Calibri"/>
                <w:color w:val="000000"/>
                <w:sz w:val="16"/>
                <w:szCs w:val="16"/>
                <w:lang w:eastAsia="en-GB"/>
              </w:rPr>
            </w:pPr>
            <w:ins w:id="5311" w:author="ONOPTCHENKO Xavier" w:date="2019-10-14T13:53:00Z">
              <w:r>
                <w:rPr>
                  <w:rFonts w:ascii="Calibri" w:hAnsi="Calibri"/>
                  <w:color w:val="000000"/>
                  <w:sz w:val="16"/>
                  <w:szCs w:val="16"/>
                  <w:lang w:eastAsia="en-GB"/>
                </w:rPr>
                <w:t>SQL*NET</w:t>
              </w:r>
            </w:ins>
          </w:p>
        </w:tc>
        <w:tc>
          <w:tcPr>
            <w:tcW w:w="2212" w:type="dxa"/>
            <w:noWrap/>
            <w:vAlign w:val="center"/>
            <w:tcPrChange w:id="5312" w:author="ONOPTCHENKO Xavier" w:date="2019-10-14T13:54:00Z">
              <w:tcPr>
                <w:tcW w:w="2212" w:type="dxa"/>
                <w:gridSpan w:val="2"/>
                <w:noWrap/>
                <w:vAlign w:val="center"/>
              </w:tcPr>
            </w:tcPrChange>
          </w:tcPr>
          <w:p w14:paraId="712B0E54" w14:textId="77777777" w:rsidR="00451E64" w:rsidRPr="007E7576"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5313" w:author="ONOPTCHENKO Xavier" w:date="2019-10-14T13:53:00Z"/>
                <w:rFonts w:ascii="Calibri" w:hAnsi="Calibri"/>
                <w:color w:val="000000"/>
                <w:sz w:val="16"/>
                <w:szCs w:val="16"/>
                <w:lang w:val="fr-FR" w:eastAsia="en-GB"/>
              </w:rPr>
            </w:pPr>
            <w:ins w:id="5314" w:author="ONOPTCHENKO Xavier" w:date="2019-10-14T13:53:00Z">
              <w:r w:rsidRPr="007E7576">
                <w:rPr>
                  <w:rFonts w:ascii="Calibri" w:hAnsi="Calibri"/>
                  <w:color w:val="000000"/>
                  <w:sz w:val="16"/>
                  <w:szCs w:val="16"/>
                  <w:lang w:val="fr-FR" w:eastAsia="en-GB"/>
                </w:rPr>
                <w:t>Accès aux données.</w:t>
              </w:r>
            </w:ins>
          </w:p>
          <w:p w14:paraId="77A5988A" w14:textId="1BD19472" w:rsidR="00451E64" w:rsidRPr="00451E64"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5315" w:author="ONOPTCHENKO Xavier" w:date="2019-10-14T13:49:00Z"/>
                <w:rFonts w:ascii="Calibri" w:hAnsi="Calibri"/>
                <w:color w:val="000000"/>
                <w:sz w:val="16"/>
                <w:szCs w:val="16"/>
                <w:lang w:val="fr-FR" w:eastAsia="en-GB"/>
                <w:rPrChange w:id="5316" w:author="ONOPTCHENKO Xavier" w:date="2019-10-14T13:53:00Z">
                  <w:rPr>
                    <w:ins w:id="5317" w:author="ONOPTCHENKO Xavier" w:date="2019-10-14T13:49:00Z"/>
                    <w:rFonts w:ascii="Calibri" w:hAnsi="Calibri"/>
                    <w:color w:val="000000"/>
                    <w:sz w:val="16"/>
                    <w:szCs w:val="16"/>
                    <w:lang w:eastAsia="en-GB"/>
                  </w:rPr>
                </w:rPrChange>
              </w:rPr>
            </w:pPr>
            <w:ins w:id="5318" w:author="ONOPTCHENKO Xavier" w:date="2019-10-14T13:53:00Z">
              <w:r w:rsidRPr="007E7576">
                <w:rPr>
                  <w:rFonts w:ascii="Calibri" w:hAnsi="Calibri"/>
                  <w:b/>
                  <w:color w:val="000000"/>
                  <w:sz w:val="16"/>
                  <w:szCs w:val="16"/>
                  <w:lang w:val="fr-FR" w:eastAsia="en-GB"/>
                </w:rPr>
                <w:t>Flux chiffré.</w:t>
              </w:r>
            </w:ins>
          </w:p>
        </w:tc>
      </w:tr>
      <w:tr w:rsidR="00451E64" w:rsidRPr="00D65F21" w14:paraId="482209CA" w14:textId="77777777" w:rsidTr="006F0AA1">
        <w:tblPrEx>
          <w:tblPrExChange w:id="5319" w:author="ONOPTCHENKO Xavier" w:date="2019-10-14T13:54:00Z">
            <w:tblPrEx>
              <w:tblW w:w="14085" w:type="dxa"/>
            </w:tblPrEx>
          </w:tblPrExChange>
        </w:tblPrEx>
        <w:trPr>
          <w:cnfStyle w:val="000000100000" w:firstRow="0" w:lastRow="0" w:firstColumn="0" w:lastColumn="0" w:oddVBand="0" w:evenVBand="0" w:oddHBand="1" w:evenHBand="0" w:firstRowFirstColumn="0" w:firstRowLastColumn="0" w:lastRowFirstColumn="0" w:lastRowLastColumn="0"/>
          <w:trHeight w:val="300"/>
          <w:ins w:id="5320" w:author="ONOPTCHENKO Xavier" w:date="2019-10-14T13:49:00Z"/>
          <w:trPrChange w:id="5321" w:author="ONOPTCHENKO Xavier" w:date="2019-10-14T13:54:00Z">
            <w:trPr>
              <w:trHeight w:val="300"/>
            </w:trPr>
          </w:trPrChange>
        </w:trPr>
        <w:tc>
          <w:tcPr>
            <w:cnfStyle w:val="001000000000" w:firstRow="0" w:lastRow="0" w:firstColumn="1" w:lastColumn="0" w:oddVBand="0" w:evenVBand="0" w:oddHBand="0" w:evenHBand="0" w:firstRowFirstColumn="0" w:firstRowLastColumn="0" w:lastRowFirstColumn="0" w:lastRowLastColumn="0"/>
            <w:tcW w:w="1321" w:type="dxa"/>
            <w:vAlign w:val="center"/>
            <w:tcPrChange w:id="5322" w:author="ONOPTCHENKO Xavier" w:date="2019-10-14T13:54:00Z">
              <w:tcPr>
                <w:tcW w:w="1321" w:type="dxa"/>
                <w:gridSpan w:val="2"/>
                <w:vAlign w:val="center"/>
              </w:tcPr>
            </w:tcPrChange>
          </w:tcPr>
          <w:p w14:paraId="4BC98ADB" w14:textId="1FD0F8C0" w:rsidR="00451E64" w:rsidRDefault="00451E64">
            <w:pPr>
              <w:spacing w:before="0"/>
              <w:jc w:val="left"/>
              <w:cnfStyle w:val="001000100000" w:firstRow="0" w:lastRow="0" w:firstColumn="1" w:lastColumn="0" w:oddVBand="0" w:evenVBand="0" w:oddHBand="1" w:evenHBand="0" w:firstRowFirstColumn="0" w:firstRowLastColumn="0" w:lastRowFirstColumn="0" w:lastRowLastColumn="0"/>
              <w:rPr>
                <w:ins w:id="5323" w:author="ONOPTCHENKO Xavier" w:date="2019-10-14T13:49:00Z"/>
                <w:rFonts w:ascii="Calibri" w:hAnsi="Calibri"/>
                <w:color w:val="000000"/>
                <w:sz w:val="16"/>
                <w:szCs w:val="16"/>
                <w:lang w:eastAsia="en-GB"/>
              </w:rPr>
            </w:pPr>
            <w:ins w:id="5324" w:author="ONOPTCHENKO Xavier" w:date="2019-10-14T13:49:00Z">
              <w:r w:rsidRPr="00510DB0">
                <w:rPr>
                  <w:rFonts w:ascii="Calibri" w:hAnsi="Calibri"/>
                  <w:color w:val="000000"/>
                  <w:sz w:val="16"/>
                  <w:szCs w:val="16"/>
                  <w:lang w:eastAsia="en-GB"/>
                </w:rPr>
                <w:t>Qualification</w:t>
              </w:r>
            </w:ins>
          </w:p>
        </w:tc>
        <w:tc>
          <w:tcPr>
            <w:tcW w:w="801" w:type="dxa"/>
            <w:vAlign w:val="center"/>
            <w:tcPrChange w:id="5325" w:author="ONOPTCHENKO Xavier" w:date="2019-10-14T13:54:00Z">
              <w:tcPr>
                <w:tcW w:w="801" w:type="dxa"/>
                <w:gridSpan w:val="2"/>
                <w:vAlign w:val="center"/>
              </w:tcPr>
            </w:tcPrChange>
          </w:tcPr>
          <w:p w14:paraId="0DE0CDED" w14:textId="75FCC216" w:rsidR="00451E64" w:rsidRPr="007E7576"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5326" w:author="ONOPTCHENKO Xavier" w:date="2019-10-14T13:49:00Z"/>
                <w:rFonts w:ascii="Calibri" w:hAnsi="Calibri"/>
                <w:color w:val="000000"/>
                <w:sz w:val="16"/>
                <w:szCs w:val="16"/>
                <w:lang w:eastAsia="en-GB"/>
              </w:rPr>
            </w:pPr>
            <w:ins w:id="5327" w:author="ONOPTCHENKO Xavier" w:date="2019-10-14T13:49:00Z">
              <w:r w:rsidRPr="007E7576">
                <w:rPr>
                  <w:rFonts w:ascii="Calibri" w:hAnsi="Calibri"/>
                  <w:color w:val="000000"/>
                  <w:sz w:val="16"/>
                  <w:szCs w:val="16"/>
                  <w:lang w:eastAsia="en-GB"/>
                </w:rPr>
                <w:t>Nouveau</w:t>
              </w:r>
            </w:ins>
          </w:p>
        </w:tc>
        <w:tc>
          <w:tcPr>
            <w:tcW w:w="1984" w:type="dxa"/>
            <w:noWrap/>
            <w:vAlign w:val="center"/>
            <w:tcPrChange w:id="5328" w:author="ONOPTCHENKO Xavier" w:date="2019-10-14T13:54:00Z">
              <w:tcPr>
                <w:tcW w:w="2044" w:type="dxa"/>
                <w:gridSpan w:val="2"/>
                <w:noWrap/>
                <w:vAlign w:val="center"/>
              </w:tcPr>
            </w:tcPrChange>
          </w:tcPr>
          <w:p w14:paraId="0448B2D3" w14:textId="6E7647B7" w:rsidR="00451E64" w:rsidRDefault="00451E64" w:rsidP="00451E64">
            <w:pPr>
              <w:spacing w:before="0"/>
              <w:jc w:val="left"/>
              <w:cnfStyle w:val="000000100000" w:firstRow="0" w:lastRow="0" w:firstColumn="0" w:lastColumn="0" w:oddVBand="0" w:evenVBand="0" w:oddHBand="1" w:evenHBand="0" w:firstRowFirstColumn="0" w:firstRowLastColumn="0" w:lastRowFirstColumn="0" w:lastRowLastColumn="0"/>
              <w:rPr>
                <w:ins w:id="5329" w:author="ONOPTCHENKO Xavier" w:date="2019-10-14T13:49:00Z"/>
                <w:rFonts w:ascii="Calibri" w:hAnsi="Calibri"/>
                <w:color w:val="000000"/>
                <w:sz w:val="16"/>
                <w:szCs w:val="16"/>
                <w:lang w:eastAsia="en-GB"/>
              </w:rPr>
            </w:pPr>
            <w:ins w:id="5330" w:author="ONOPTCHENKO Xavier" w:date="2019-10-14T13:49:00Z">
              <w:r>
                <w:rPr>
                  <w:rFonts w:ascii="Calibri" w:hAnsi="Calibri"/>
                  <w:color w:val="000000"/>
                  <w:sz w:val="16"/>
                  <w:szCs w:val="16"/>
                  <w:lang w:eastAsia="en-GB"/>
                </w:rPr>
                <w:t>ESB Administration et suivi</w:t>
              </w:r>
            </w:ins>
          </w:p>
        </w:tc>
        <w:tc>
          <w:tcPr>
            <w:tcW w:w="1701" w:type="dxa"/>
            <w:noWrap/>
            <w:vAlign w:val="center"/>
            <w:tcPrChange w:id="5331" w:author="ONOPTCHENKO Xavier" w:date="2019-10-14T13:54:00Z">
              <w:tcPr>
                <w:tcW w:w="1505" w:type="dxa"/>
                <w:gridSpan w:val="2"/>
                <w:noWrap/>
                <w:vAlign w:val="center"/>
              </w:tcPr>
            </w:tcPrChange>
          </w:tcPr>
          <w:p w14:paraId="74010531" w14:textId="0F0B3358" w:rsidR="00451E64" w:rsidRDefault="00451E64" w:rsidP="00451E64">
            <w:pPr>
              <w:spacing w:before="0"/>
              <w:jc w:val="left"/>
              <w:cnfStyle w:val="000000100000" w:firstRow="0" w:lastRow="0" w:firstColumn="0" w:lastColumn="0" w:oddVBand="0" w:evenVBand="0" w:oddHBand="1" w:evenHBand="0" w:firstRowFirstColumn="0" w:firstRowLastColumn="0" w:lastRowFirstColumn="0" w:lastRowLastColumn="0"/>
              <w:rPr>
                <w:ins w:id="5332" w:author="ONOPTCHENKO Xavier" w:date="2019-10-14T13:49:00Z"/>
                <w:rFonts w:ascii="Calibri" w:hAnsi="Calibri"/>
                <w:color w:val="000000"/>
                <w:sz w:val="16"/>
                <w:szCs w:val="16"/>
                <w:lang w:eastAsia="en-GB"/>
              </w:rPr>
            </w:pPr>
            <w:ins w:id="5333" w:author="ONOPTCHENKO Xavier" w:date="2019-10-14T13:54:00Z">
              <w:r>
                <w:rPr>
                  <w:rFonts w:ascii="Calibri" w:hAnsi="Calibri"/>
                  <w:color w:val="000000"/>
                  <w:sz w:val="16"/>
                  <w:szCs w:val="16"/>
                  <w:lang w:eastAsia="en-GB"/>
                </w:rPr>
                <w:t>WAF Spotfire</w:t>
              </w:r>
            </w:ins>
          </w:p>
        </w:tc>
        <w:tc>
          <w:tcPr>
            <w:tcW w:w="801" w:type="dxa"/>
            <w:vAlign w:val="center"/>
            <w:tcPrChange w:id="5334" w:author="ONOPTCHENKO Xavier" w:date="2019-10-14T13:54:00Z">
              <w:tcPr>
                <w:tcW w:w="801" w:type="dxa"/>
                <w:gridSpan w:val="2"/>
                <w:vAlign w:val="center"/>
              </w:tcPr>
            </w:tcPrChange>
          </w:tcPr>
          <w:p w14:paraId="66312002" w14:textId="412CCE76" w:rsidR="00451E64" w:rsidRPr="007E7576"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5335" w:author="ONOPTCHENKO Xavier" w:date="2019-10-14T13:49:00Z"/>
                <w:rFonts w:ascii="Calibri" w:hAnsi="Calibri"/>
                <w:color w:val="000000"/>
                <w:sz w:val="16"/>
                <w:szCs w:val="16"/>
                <w:lang w:eastAsia="en-GB"/>
              </w:rPr>
            </w:pPr>
            <w:ins w:id="5336" w:author="ONOPTCHENKO Xavier" w:date="2019-10-14T13:53:00Z">
              <w:r w:rsidRPr="007E7576">
                <w:rPr>
                  <w:rFonts w:ascii="Calibri" w:hAnsi="Calibri"/>
                  <w:color w:val="000000"/>
                  <w:sz w:val="16"/>
                  <w:szCs w:val="16"/>
                  <w:lang w:eastAsia="en-GB"/>
                </w:rPr>
                <w:t>Nouveau</w:t>
              </w:r>
            </w:ins>
          </w:p>
        </w:tc>
        <w:tc>
          <w:tcPr>
            <w:tcW w:w="2047" w:type="dxa"/>
            <w:noWrap/>
            <w:vAlign w:val="center"/>
            <w:tcPrChange w:id="5337" w:author="ONOPTCHENKO Xavier" w:date="2019-10-14T13:54:00Z">
              <w:tcPr>
                <w:tcW w:w="2047" w:type="dxa"/>
                <w:gridSpan w:val="2"/>
                <w:noWrap/>
                <w:vAlign w:val="center"/>
              </w:tcPr>
            </w:tcPrChange>
          </w:tcPr>
          <w:p w14:paraId="05A5ECA2" w14:textId="6EF95483" w:rsidR="00451E64" w:rsidRPr="007E7576" w:rsidRDefault="00451E64" w:rsidP="00451E64">
            <w:pPr>
              <w:spacing w:before="0"/>
              <w:jc w:val="left"/>
              <w:cnfStyle w:val="000000100000" w:firstRow="0" w:lastRow="0" w:firstColumn="0" w:lastColumn="0" w:oddVBand="0" w:evenVBand="0" w:oddHBand="1" w:evenHBand="0" w:firstRowFirstColumn="0" w:firstRowLastColumn="0" w:lastRowFirstColumn="0" w:lastRowLastColumn="0"/>
              <w:rPr>
                <w:ins w:id="5338" w:author="ONOPTCHENKO Xavier" w:date="2019-10-14T13:49:00Z"/>
                <w:rFonts w:ascii="Calibri" w:hAnsi="Calibri"/>
                <w:color w:val="000000"/>
                <w:sz w:val="16"/>
                <w:szCs w:val="16"/>
                <w:lang w:eastAsia="en-GB"/>
              </w:rPr>
            </w:pPr>
            <w:ins w:id="5339" w:author="ONOPTCHENKO Xavier" w:date="2019-10-14T13:53:00Z">
              <w:r w:rsidRPr="007E7576">
                <w:rPr>
                  <w:rFonts w:ascii="Calibri" w:hAnsi="Calibri"/>
                  <w:color w:val="000000"/>
                  <w:sz w:val="16"/>
                  <w:szCs w:val="16"/>
                  <w:lang w:eastAsia="en-GB"/>
                </w:rPr>
                <w:t>ESB Administration et suivi</w:t>
              </w:r>
            </w:ins>
          </w:p>
        </w:tc>
        <w:tc>
          <w:tcPr>
            <w:tcW w:w="1096" w:type="dxa"/>
            <w:noWrap/>
            <w:vAlign w:val="center"/>
            <w:tcPrChange w:id="5340" w:author="ONOPTCHENKO Xavier" w:date="2019-10-14T13:54:00Z">
              <w:tcPr>
                <w:tcW w:w="1096" w:type="dxa"/>
                <w:gridSpan w:val="2"/>
                <w:noWrap/>
                <w:vAlign w:val="center"/>
              </w:tcPr>
            </w:tcPrChange>
          </w:tcPr>
          <w:p w14:paraId="4973B8A6" w14:textId="531EAFB7" w:rsidR="00451E64" w:rsidRDefault="00451E64" w:rsidP="00451E64">
            <w:pPr>
              <w:spacing w:before="0"/>
              <w:jc w:val="left"/>
              <w:cnfStyle w:val="000000100000" w:firstRow="0" w:lastRow="0" w:firstColumn="0" w:lastColumn="0" w:oddVBand="0" w:evenVBand="0" w:oddHBand="1" w:evenHBand="0" w:firstRowFirstColumn="0" w:firstRowLastColumn="0" w:lastRowFirstColumn="0" w:lastRowLastColumn="0"/>
              <w:rPr>
                <w:ins w:id="5341" w:author="ONOPTCHENKO Xavier" w:date="2019-10-14T13:49:00Z"/>
                <w:rFonts w:ascii="Calibri" w:hAnsi="Calibri"/>
                <w:color w:val="000000"/>
                <w:sz w:val="16"/>
                <w:szCs w:val="16"/>
                <w:lang w:eastAsia="en-GB"/>
              </w:rPr>
            </w:pPr>
            <w:ins w:id="5342" w:author="ONOPTCHENKO Xavier" w:date="2019-10-14T13:53:00Z">
              <w:r>
                <w:rPr>
                  <w:rFonts w:ascii="Calibri" w:hAnsi="Calibri"/>
                  <w:color w:val="000000"/>
                  <w:sz w:val="16"/>
                  <w:szCs w:val="16"/>
                  <w:lang w:eastAsia="en-GB"/>
                </w:rPr>
                <w:t>Nouveau #7</w:t>
              </w:r>
            </w:ins>
          </w:p>
        </w:tc>
        <w:tc>
          <w:tcPr>
            <w:tcW w:w="1130" w:type="dxa"/>
            <w:noWrap/>
            <w:vAlign w:val="center"/>
            <w:tcPrChange w:id="5343" w:author="ONOPTCHENKO Xavier" w:date="2019-10-14T13:54:00Z">
              <w:tcPr>
                <w:tcW w:w="1130" w:type="dxa"/>
                <w:gridSpan w:val="2"/>
                <w:noWrap/>
                <w:vAlign w:val="center"/>
              </w:tcPr>
            </w:tcPrChange>
          </w:tcPr>
          <w:p w14:paraId="777FA22D" w14:textId="787F4012" w:rsidR="00451E64"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5344" w:author="ONOPTCHENKO Xavier" w:date="2019-10-14T13:49:00Z"/>
                <w:rFonts w:ascii="Calibri" w:hAnsi="Calibri"/>
                <w:color w:val="000000"/>
                <w:sz w:val="16"/>
                <w:szCs w:val="16"/>
                <w:lang w:eastAsia="en-GB"/>
              </w:rPr>
            </w:pPr>
            <w:ins w:id="5345" w:author="ONOPTCHENKO Xavier" w:date="2019-10-14T13:53:00Z">
              <w:r>
                <w:rPr>
                  <w:rFonts w:ascii="Calibri" w:hAnsi="Calibri"/>
                  <w:color w:val="000000"/>
                  <w:sz w:val="16"/>
                  <w:szCs w:val="16"/>
                  <w:lang w:eastAsia="en-GB"/>
                </w:rPr>
                <w:t>A determiner</w:t>
              </w:r>
            </w:ins>
          </w:p>
        </w:tc>
        <w:tc>
          <w:tcPr>
            <w:tcW w:w="874" w:type="dxa"/>
            <w:noWrap/>
            <w:vAlign w:val="center"/>
            <w:tcPrChange w:id="5346" w:author="ONOPTCHENKO Xavier" w:date="2019-10-14T13:54:00Z">
              <w:tcPr>
                <w:tcW w:w="1128" w:type="dxa"/>
                <w:gridSpan w:val="2"/>
                <w:noWrap/>
                <w:vAlign w:val="center"/>
              </w:tcPr>
            </w:tcPrChange>
          </w:tcPr>
          <w:p w14:paraId="767D8B6F" w14:textId="44C9F5AA" w:rsidR="00451E64" w:rsidRDefault="00451E64" w:rsidP="00451E64">
            <w:pPr>
              <w:spacing w:before="0"/>
              <w:jc w:val="center"/>
              <w:cnfStyle w:val="000000100000" w:firstRow="0" w:lastRow="0" w:firstColumn="0" w:lastColumn="0" w:oddVBand="0" w:evenVBand="0" w:oddHBand="1" w:evenHBand="0" w:firstRowFirstColumn="0" w:firstRowLastColumn="0" w:lastRowFirstColumn="0" w:lastRowLastColumn="0"/>
              <w:rPr>
                <w:ins w:id="5347" w:author="ONOPTCHENKO Xavier" w:date="2019-10-14T13:49:00Z"/>
                <w:rFonts w:ascii="Calibri" w:hAnsi="Calibri"/>
                <w:color w:val="000000"/>
                <w:sz w:val="16"/>
                <w:szCs w:val="16"/>
                <w:lang w:eastAsia="en-GB"/>
              </w:rPr>
            </w:pPr>
            <w:ins w:id="5348" w:author="ONOPTCHENKO Xavier" w:date="2019-10-14T13:53:00Z">
              <w:r>
                <w:rPr>
                  <w:rFonts w:ascii="Calibri" w:hAnsi="Calibri"/>
                  <w:color w:val="000000"/>
                  <w:sz w:val="16"/>
                  <w:szCs w:val="16"/>
                  <w:lang w:eastAsia="en-GB"/>
                </w:rPr>
                <w:t>HTTPS</w:t>
              </w:r>
            </w:ins>
          </w:p>
        </w:tc>
        <w:tc>
          <w:tcPr>
            <w:tcW w:w="2212" w:type="dxa"/>
            <w:noWrap/>
            <w:vAlign w:val="center"/>
            <w:tcPrChange w:id="5349" w:author="ONOPTCHENKO Xavier" w:date="2019-10-14T13:54:00Z">
              <w:tcPr>
                <w:tcW w:w="2212" w:type="dxa"/>
                <w:gridSpan w:val="2"/>
                <w:noWrap/>
                <w:vAlign w:val="center"/>
              </w:tcPr>
            </w:tcPrChange>
          </w:tcPr>
          <w:p w14:paraId="495B2187" w14:textId="12E24FCE" w:rsidR="00451E64" w:rsidRPr="00451E64" w:rsidRDefault="00451E64" w:rsidP="00451E64">
            <w:pPr>
              <w:spacing w:before="0"/>
              <w:jc w:val="left"/>
              <w:cnfStyle w:val="000000100000" w:firstRow="0" w:lastRow="0" w:firstColumn="0" w:lastColumn="0" w:oddVBand="0" w:evenVBand="0" w:oddHBand="1" w:evenHBand="0" w:firstRowFirstColumn="0" w:firstRowLastColumn="0" w:lastRowFirstColumn="0" w:lastRowLastColumn="0"/>
              <w:rPr>
                <w:ins w:id="5350" w:author="ONOPTCHENKO Xavier" w:date="2019-10-14T13:49:00Z"/>
                <w:rFonts w:ascii="Calibri" w:hAnsi="Calibri"/>
                <w:color w:val="000000"/>
                <w:sz w:val="16"/>
                <w:szCs w:val="16"/>
                <w:lang w:val="fr-FR" w:eastAsia="en-GB"/>
                <w:rPrChange w:id="5351" w:author="ONOPTCHENKO Xavier" w:date="2019-10-14T13:53:00Z">
                  <w:rPr>
                    <w:ins w:id="5352" w:author="ONOPTCHENKO Xavier" w:date="2019-10-14T13:49:00Z"/>
                    <w:rFonts w:ascii="Calibri" w:hAnsi="Calibri"/>
                    <w:color w:val="000000"/>
                    <w:sz w:val="16"/>
                    <w:szCs w:val="16"/>
                    <w:lang w:eastAsia="en-GB"/>
                  </w:rPr>
                </w:rPrChange>
              </w:rPr>
            </w:pPr>
            <w:ins w:id="5353" w:author="ONOPTCHENKO Xavier" w:date="2019-10-14T13:53:00Z">
              <w:r w:rsidRPr="007E7576">
                <w:rPr>
                  <w:rFonts w:ascii="Calibri" w:hAnsi="Calibri"/>
                  <w:color w:val="000000"/>
                  <w:sz w:val="16"/>
                  <w:szCs w:val="16"/>
                  <w:lang w:val="fr-FR" w:eastAsia="en-GB"/>
                </w:rPr>
                <w:t>Certificat porté par le serveur</w:t>
              </w:r>
            </w:ins>
          </w:p>
        </w:tc>
      </w:tr>
      <w:tr w:rsidR="00451E64" w:rsidRPr="00D65F21" w14:paraId="65F13F84" w14:textId="77777777" w:rsidTr="006F0AA1">
        <w:tblPrEx>
          <w:tblPrExChange w:id="5354" w:author="ONOPTCHENKO Xavier" w:date="2019-10-14T13:54:00Z">
            <w:tblPrEx>
              <w:tblW w:w="14085" w:type="dxa"/>
            </w:tblPrEx>
          </w:tblPrExChange>
        </w:tblPrEx>
        <w:trPr>
          <w:trHeight w:val="300"/>
          <w:ins w:id="5355" w:author="ONOPTCHENKO Xavier" w:date="2019-10-14T13:49:00Z"/>
          <w:trPrChange w:id="5356" w:author="ONOPTCHENKO Xavier" w:date="2019-10-14T13:54:00Z">
            <w:trPr>
              <w:trHeight w:val="300"/>
            </w:trPr>
          </w:trPrChange>
        </w:trPr>
        <w:tc>
          <w:tcPr>
            <w:cnfStyle w:val="001000000000" w:firstRow="0" w:lastRow="0" w:firstColumn="1" w:lastColumn="0" w:oddVBand="0" w:evenVBand="0" w:oddHBand="0" w:evenHBand="0" w:firstRowFirstColumn="0" w:firstRowLastColumn="0" w:lastRowFirstColumn="0" w:lastRowLastColumn="0"/>
            <w:tcW w:w="1321" w:type="dxa"/>
            <w:vAlign w:val="center"/>
            <w:tcPrChange w:id="5357" w:author="ONOPTCHENKO Xavier" w:date="2019-10-14T13:54:00Z">
              <w:tcPr>
                <w:tcW w:w="1321" w:type="dxa"/>
                <w:gridSpan w:val="2"/>
                <w:vAlign w:val="center"/>
              </w:tcPr>
            </w:tcPrChange>
          </w:tcPr>
          <w:p w14:paraId="7BBA68BA" w14:textId="3BF13349" w:rsidR="00451E64" w:rsidRDefault="00451E64">
            <w:pPr>
              <w:spacing w:before="0"/>
              <w:jc w:val="left"/>
              <w:rPr>
                <w:ins w:id="5358" w:author="ONOPTCHENKO Xavier" w:date="2019-10-14T13:49:00Z"/>
                <w:rFonts w:ascii="Calibri" w:hAnsi="Calibri"/>
                <w:color w:val="000000"/>
                <w:sz w:val="16"/>
                <w:szCs w:val="16"/>
                <w:lang w:eastAsia="en-GB"/>
              </w:rPr>
            </w:pPr>
            <w:ins w:id="5359" w:author="ONOPTCHENKO Xavier" w:date="2019-10-14T13:49:00Z">
              <w:r w:rsidRPr="00510DB0">
                <w:rPr>
                  <w:rFonts w:ascii="Calibri" w:hAnsi="Calibri"/>
                  <w:color w:val="000000"/>
                  <w:sz w:val="16"/>
                  <w:szCs w:val="16"/>
                  <w:lang w:eastAsia="en-GB"/>
                </w:rPr>
                <w:t>Qualification</w:t>
              </w:r>
            </w:ins>
          </w:p>
        </w:tc>
        <w:tc>
          <w:tcPr>
            <w:tcW w:w="801" w:type="dxa"/>
            <w:vAlign w:val="center"/>
            <w:tcPrChange w:id="5360" w:author="ONOPTCHENKO Xavier" w:date="2019-10-14T13:54:00Z">
              <w:tcPr>
                <w:tcW w:w="801" w:type="dxa"/>
                <w:gridSpan w:val="2"/>
                <w:vAlign w:val="center"/>
              </w:tcPr>
            </w:tcPrChange>
          </w:tcPr>
          <w:p w14:paraId="3950A5C0" w14:textId="7CAEBFE6" w:rsidR="00451E64" w:rsidRPr="007E7576"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5361" w:author="ONOPTCHENKO Xavier" w:date="2019-10-14T13:49:00Z"/>
                <w:rFonts w:ascii="Calibri" w:hAnsi="Calibri"/>
                <w:color w:val="000000"/>
                <w:sz w:val="16"/>
                <w:szCs w:val="16"/>
                <w:lang w:eastAsia="en-GB"/>
              </w:rPr>
            </w:pPr>
            <w:ins w:id="5362" w:author="ONOPTCHENKO Xavier" w:date="2019-10-14T13:49:00Z">
              <w:r w:rsidRPr="007E7576">
                <w:rPr>
                  <w:rFonts w:ascii="Calibri" w:hAnsi="Calibri"/>
                  <w:color w:val="000000"/>
                  <w:sz w:val="16"/>
                  <w:szCs w:val="16"/>
                  <w:lang w:eastAsia="en-GB"/>
                </w:rPr>
                <w:t>Nouveau</w:t>
              </w:r>
            </w:ins>
          </w:p>
        </w:tc>
        <w:tc>
          <w:tcPr>
            <w:tcW w:w="1984" w:type="dxa"/>
            <w:noWrap/>
            <w:vAlign w:val="center"/>
            <w:tcPrChange w:id="5363" w:author="ONOPTCHENKO Xavier" w:date="2019-10-14T13:54:00Z">
              <w:tcPr>
                <w:tcW w:w="2044" w:type="dxa"/>
                <w:gridSpan w:val="2"/>
                <w:noWrap/>
                <w:vAlign w:val="center"/>
              </w:tcPr>
            </w:tcPrChange>
          </w:tcPr>
          <w:p w14:paraId="65F38C17" w14:textId="4AAA1E0F" w:rsidR="00451E64"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5364" w:author="ONOPTCHENKO Xavier" w:date="2019-10-14T13:49:00Z"/>
                <w:rFonts w:ascii="Calibri" w:hAnsi="Calibri"/>
                <w:color w:val="000000"/>
                <w:sz w:val="16"/>
                <w:szCs w:val="16"/>
                <w:lang w:eastAsia="en-GB"/>
              </w:rPr>
            </w:pPr>
            <w:ins w:id="5365" w:author="ONOPTCHENKO Xavier" w:date="2019-10-14T13:49:00Z">
              <w:r>
                <w:rPr>
                  <w:rFonts w:ascii="Calibri" w:hAnsi="Calibri"/>
                  <w:color w:val="000000"/>
                  <w:sz w:val="16"/>
                  <w:szCs w:val="16"/>
                  <w:lang w:eastAsia="en-GB"/>
                </w:rPr>
                <w:t>ESB Administration et suivi</w:t>
              </w:r>
            </w:ins>
          </w:p>
        </w:tc>
        <w:tc>
          <w:tcPr>
            <w:tcW w:w="1701" w:type="dxa"/>
            <w:noWrap/>
            <w:vAlign w:val="center"/>
            <w:tcPrChange w:id="5366" w:author="ONOPTCHENKO Xavier" w:date="2019-10-14T13:54:00Z">
              <w:tcPr>
                <w:tcW w:w="1505" w:type="dxa"/>
                <w:gridSpan w:val="2"/>
                <w:noWrap/>
                <w:vAlign w:val="center"/>
              </w:tcPr>
            </w:tcPrChange>
          </w:tcPr>
          <w:p w14:paraId="4B524A49" w14:textId="3BBD72B0" w:rsidR="00451E64"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5367" w:author="ONOPTCHENKO Xavier" w:date="2019-10-14T13:49:00Z"/>
                <w:rFonts w:ascii="Calibri" w:hAnsi="Calibri"/>
                <w:color w:val="000000"/>
                <w:sz w:val="16"/>
                <w:szCs w:val="16"/>
                <w:lang w:eastAsia="en-GB"/>
              </w:rPr>
            </w:pPr>
            <w:ins w:id="5368" w:author="ONOPTCHENKO Xavier" w:date="2019-10-14T13:54:00Z">
              <w:r>
                <w:rPr>
                  <w:rFonts w:ascii="Calibri" w:hAnsi="Calibri"/>
                  <w:color w:val="000000"/>
                  <w:sz w:val="16"/>
                  <w:szCs w:val="16"/>
                  <w:lang w:eastAsia="en-GB"/>
                </w:rPr>
                <w:t>WAF Spotfire admin</w:t>
              </w:r>
            </w:ins>
          </w:p>
        </w:tc>
        <w:tc>
          <w:tcPr>
            <w:tcW w:w="801" w:type="dxa"/>
            <w:vAlign w:val="center"/>
            <w:tcPrChange w:id="5369" w:author="ONOPTCHENKO Xavier" w:date="2019-10-14T13:54:00Z">
              <w:tcPr>
                <w:tcW w:w="801" w:type="dxa"/>
                <w:gridSpan w:val="2"/>
                <w:vAlign w:val="center"/>
              </w:tcPr>
            </w:tcPrChange>
          </w:tcPr>
          <w:p w14:paraId="2EF8BCFE" w14:textId="6E2C2903" w:rsidR="00451E64" w:rsidRPr="007E7576"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5370" w:author="ONOPTCHENKO Xavier" w:date="2019-10-14T13:49:00Z"/>
                <w:rFonts w:ascii="Calibri" w:hAnsi="Calibri"/>
                <w:color w:val="000000"/>
                <w:sz w:val="16"/>
                <w:szCs w:val="16"/>
                <w:lang w:eastAsia="en-GB"/>
              </w:rPr>
            </w:pPr>
            <w:ins w:id="5371" w:author="ONOPTCHENKO Xavier" w:date="2019-10-14T13:53:00Z">
              <w:r w:rsidRPr="007E7576">
                <w:rPr>
                  <w:rFonts w:ascii="Calibri" w:hAnsi="Calibri"/>
                  <w:color w:val="000000"/>
                  <w:sz w:val="16"/>
                  <w:szCs w:val="16"/>
                  <w:lang w:eastAsia="en-GB"/>
                </w:rPr>
                <w:t>Nouveau</w:t>
              </w:r>
            </w:ins>
          </w:p>
        </w:tc>
        <w:tc>
          <w:tcPr>
            <w:tcW w:w="2047" w:type="dxa"/>
            <w:noWrap/>
            <w:vAlign w:val="center"/>
            <w:tcPrChange w:id="5372" w:author="ONOPTCHENKO Xavier" w:date="2019-10-14T13:54:00Z">
              <w:tcPr>
                <w:tcW w:w="2047" w:type="dxa"/>
                <w:gridSpan w:val="2"/>
                <w:noWrap/>
                <w:vAlign w:val="center"/>
              </w:tcPr>
            </w:tcPrChange>
          </w:tcPr>
          <w:p w14:paraId="17773A63" w14:textId="2F2E4902" w:rsidR="00451E64" w:rsidRPr="007E7576"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5373" w:author="ONOPTCHENKO Xavier" w:date="2019-10-14T13:49:00Z"/>
                <w:rFonts w:ascii="Calibri" w:hAnsi="Calibri"/>
                <w:color w:val="000000"/>
                <w:sz w:val="16"/>
                <w:szCs w:val="16"/>
                <w:lang w:eastAsia="en-GB"/>
              </w:rPr>
            </w:pPr>
            <w:ins w:id="5374" w:author="ONOPTCHENKO Xavier" w:date="2019-10-14T13:53:00Z">
              <w:r w:rsidRPr="007E7576">
                <w:rPr>
                  <w:rFonts w:ascii="Calibri" w:hAnsi="Calibri"/>
                  <w:color w:val="000000"/>
                  <w:sz w:val="16"/>
                  <w:szCs w:val="16"/>
                  <w:lang w:eastAsia="en-GB"/>
                </w:rPr>
                <w:t>ESB Administration et suivi</w:t>
              </w:r>
            </w:ins>
          </w:p>
        </w:tc>
        <w:tc>
          <w:tcPr>
            <w:tcW w:w="1096" w:type="dxa"/>
            <w:noWrap/>
            <w:vAlign w:val="center"/>
            <w:tcPrChange w:id="5375" w:author="ONOPTCHENKO Xavier" w:date="2019-10-14T13:54:00Z">
              <w:tcPr>
                <w:tcW w:w="1096" w:type="dxa"/>
                <w:gridSpan w:val="2"/>
                <w:noWrap/>
                <w:vAlign w:val="center"/>
              </w:tcPr>
            </w:tcPrChange>
          </w:tcPr>
          <w:p w14:paraId="5407A0D6" w14:textId="597B3D71" w:rsidR="00451E64"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5376" w:author="ONOPTCHENKO Xavier" w:date="2019-10-14T13:49:00Z"/>
                <w:rFonts w:ascii="Calibri" w:hAnsi="Calibri"/>
                <w:color w:val="000000"/>
                <w:sz w:val="16"/>
                <w:szCs w:val="16"/>
                <w:lang w:eastAsia="en-GB"/>
              </w:rPr>
            </w:pPr>
            <w:ins w:id="5377" w:author="ONOPTCHENKO Xavier" w:date="2019-10-14T13:54:00Z">
              <w:r>
                <w:rPr>
                  <w:rFonts w:ascii="Calibri" w:hAnsi="Calibri"/>
                  <w:color w:val="000000"/>
                  <w:sz w:val="16"/>
                  <w:szCs w:val="16"/>
                  <w:lang w:eastAsia="en-GB"/>
                </w:rPr>
                <w:t>Nouveau #7</w:t>
              </w:r>
            </w:ins>
          </w:p>
        </w:tc>
        <w:tc>
          <w:tcPr>
            <w:tcW w:w="1130" w:type="dxa"/>
            <w:noWrap/>
            <w:vAlign w:val="center"/>
            <w:tcPrChange w:id="5378" w:author="ONOPTCHENKO Xavier" w:date="2019-10-14T13:54:00Z">
              <w:tcPr>
                <w:tcW w:w="1130" w:type="dxa"/>
                <w:gridSpan w:val="2"/>
                <w:noWrap/>
                <w:vAlign w:val="center"/>
              </w:tcPr>
            </w:tcPrChange>
          </w:tcPr>
          <w:p w14:paraId="43B20669" w14:textId="0F1C4B89"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5379" w:author="ONOPTCHENKO Xavier" w:date="2019-10-14T13:49:00Z"/>
                <w:rFonts w:ascii="Calibri" w:hAnsi="Calibri"/>
                <w:color w:val="000000"/>
                <w:sz w:val="16"/>
                <w:szCs w:val="16"/>
                <w:lang w:eastAsia="en-GB"/>
              </w:rPr>
            </w:pPr>
            <w:ins w:id="5380" w:author="ONOPTCHENKO Xavier" w:date="2019-10-14T13:53:00Z">
              <w:r>
                <w:rPr>
                  <w:rFonts w:ascii="Calibri" w:hAnsi="Calibri"/>
                  <w:color w:val="000000"/>
                  <w:sz w:val="16"/>
                  <w:szCs w:val="16"/>
                  <w:lang w:eastAsia="en-GB"/>
                </w:rPr>
                <w:t>A determiner</w:t>
              </w:r>
            </w:ins>
          </w:p>
        </w:tc>
        <w:tc>
          <w:tcPr>
            <w:tcW w:w="874" w:type="dxa"/>
            <w:noWrap/>
            <w:vAlign w:val="center"/>
            <w:tcPrChange w:id="5381" w:author="ONOPTCHENKO Xavier" w:date="2019-10-14T13:54:00Z">
              <w:tcPr>
                <w:tcW w:w="1128" w:type="dxa"/>
                <w:gridSpan w:val="2"/>
                <w:noWrap/>
                <w:vAlign w:val="center"/>
              </w:tcPr>
            </w:tcPrChange>
          </w:tcPr>
          <w:p w14:paraId="1FACCDBA" w14:textId="4B8A7500" w:rsidR="00451E64" w:rsidRDefault="00451E64" w:rsidP="00451E64">
            <w:pPr>
              <w:spacing w:before="0"/>
              <w:jc w:val="center"/>
              <w:cnfStyle w:val="000000000000" w:firstRow="0" w:lastRow="0" w:firstColumn="0" w:lastColumn="0" w:oddVBand="0" w:evenVBand="0" w:oddHBand="0" w:evenHBand="0" w:firstRowFirstColumn="0" w:firstRowLastColumn="0" w:lastRowFirstColumn="0" w:lastRowLastColumn="0"/>
              <w:rPr>
                <w:ins w:id="5382" w:author="ONOPTCHENKO Xavier" w:date="2019-10-14T13:49:00Z"/>
                <w:rFonts w:ascii="Calibri" w:hAnsi="Calibri"/>
                <w:color w:val="000000"/>
                <w:sz w:val="16"/>
                <w:szCs w:val="16"/>
                <w:lang w:eastAsia="en-GB"/>
              </w:rPr>
            </w:pPr>
            <w:ins w:id="5383" w:author="ONOPTCHENKO Xavier" w:date="2019-10-14T13:53:00Z">
              <w:r>
                <w:rPr>
                  <w:rFonts w:ascii="Calibri" w:hAnsi="Calibri"/>
                  <w:color w:val="000000"/>
                  <w:sz w:val="16"/>
                  <w:szCs w:val="16"/>
                  <w:lang w:eastAsia="en-GB"/>
                </w:rPr>
                <w:t>HTTPS</w:t>
              </w:r>
            </w:ins>
          </w:p>
        </w:tc>
        <w:tc>
          <w:tcPr>
            <w:tcW w:w="2212" w:type="dxa"/>
            <w:noWrap/>
            <w:vAlign w:val="center"/>
            <w:tcPrChange w:id="5384" w:author="ONOPTCHENKO Xavier" w:date="2019-10-14T13:54:00Z">
              <w:tcPr>
                <w:tcW w:w="2212" w:type="dxa"/>
                <w:gridSpan w:val="2"/>
                <w:noWrap/>
                <w:vAlign w:val="center"/>
              </w:tcPr>
            </w:tcPrChange>
          </w:tcPr>
          <w:p w14:paraId="435D1B68" w14:textId="19B75D9D" w:rsidR="00451E64" w:rsidRPr="00451E64" w:rsidRDefault="00451E64" w:rsidP="00451E64">
            <w:pPr>
              <w:spacing w:before="0"/>
              <w:jc w:val="left"/>
              <w:cnfStyle w:val="000000000000" w:firstRow="0" w:lastRow="0" w:firstColumn="0" w:lastColumn="0" w:oddVBand="0" w:evenVBand="0" w:oddHBand="0" w:evenHBand="0" w:firstRowFirstColumn="0" w:firstRowLastColumn="0" w:lastRowFirstColumn="0" w:lastRowLastColumn="0"/>
              <w:rPr>
                <w:ins w:id="5385" w:author="ONOPTCHENKO Xavier" w:date="2019-10-14T13:49:00Z"/>
                <w:rFonts w:ascii="Calibri" w:hAnsi="Calibri"/>
                <w:color w:val="000000"/>
                <w:sz w:val="16"/>
                <w:szCs w:val="16"/>
                <w:lang w:val="fr-FR" w:eastAsia="en-GB"/>
                <w:rPrChange w:id="5386" w:author="ONOPTCHENKO Xavier" w:date="2019-10-14T13:53:00Z">
                  <w:rPr>
                    <w:ins w:id="5387" w:author="ONOPTCHENKO Xavier" w:date="2019-10-14T13:49:00Z"/>
                    <w:rFonts w:ascii="Calibri" w:hAnsi="Calibri"/>
                    <w:color w:val="000000"/>
                    <w:sz w:val="16"/>
                    <w:szCs w:val="16"/>
                    <w:lang w:eastAsia="en-GB"/>
                  </w:rPr>
                </w:rPrChange>
              </w:rPr>
            </w:pPr>
            <w:ins w:id="5388" w:author="ONOPTCHENKO Xavier" w:date="2019-10-14T13:53:00Z">
              <w:r w:rsidRPr="00340456">
                <w:rPr>
                  <w:rFonts w:ascii="Calibri" w:hAnsi="Calibri"/>
                  <w:color w:val="000000"/>
                  <w:sz w:val="16"/>
                  <w:szCs w:val="16"/>
                  <w:lang w:val="fr-FR" w:eastAsia="en-GB"/>
                </w:rPr>
                <w:t>Certificat porté par le serveur</w:t>
              </w:r>
            </w:ins>
          </w:p>
        </w:tc>
      </w:tr>
    </w:tbl>
    <w:p w14:paraId="09FCC526" w14:textId="77777777" w:rsidR="00CF207F" w:rsidRDefault="00CF207F" w:rsidP="004F4F8A">
      <w:pPr>
        <w:rPr>
          <w:ins w:id="5389" w:author="ONOPTCHENKO Xavier" w:date="2019-10-14T13:38:00Z"/>
        </w:rPr>
      </w:pPr>
    </w:p>
    <w:p w14:paraId="20D4E409" w14:textId="77777777" w:rsidR="00CF207F" w:rsidRDefault="00CF207F" w:rsidP="004F4F8A">
      <w:pPr>
        <w:rPr>
          <w:ins w:id="5390" w:author="ONOPTCHENKO Xavier" w:date="2019-10-14T13:38:00Z"/>
        </w:rPr>
        <w:sectPr w:rsidR="00CF207F" w:rsidSect="00CF207F">
          <w:pgSz w:w="16838" w:h="11906" w:orient="landscape"/>
          <w:pgMar w:top="1417" w:right="1417" w:bottom="1417" w:left="1417" w:header="708" w:footer="708" w:gutter="0"/>
          <w:cols w:space="708"/>
          <w:docGrid w:linePitch="360"/>
          <w:sectPrChange w:id="5391" w:author="ONOPTCHENKO Xavier" w:date="2019-10-14T13:38:00Z">
            <w:sectPr w:rsidR="00CF207F" w:rsidSect="00CF207F">
              <w:pgSz w:w="11906" w:h="16838" w:orient="portrait"/>
              <w:pgMar w:top="1417" w:right="1417" w:bottom="1417" w:left="1417" w:header="708" w:footer="708" w:gutter="0"/>
            </w:sectPr>
          </w:sectPrChange>
        </w:sectPr>
      </w:pPr>
    </w:p>
    <w:p w14:paraId="40DC204D" w14:textId="77777777" w:rsidR="006F0AA1" w:rsidRDefault="006F0AA1" w:rsidP="006F0AA1">
      <w:pPr>
        <w:pStyle w:val="Titre3"/>
        <w:spacing w:after="120"/>
        <w:rPr>
          <w:ins w:id="5392" w:author="ONOPTCHENKO Xavier" w:date="2019-10-14T13:55:00Z"/>
        </w:rPr>
      </w:pPr>
      <w:ins w:id="5393" w:author="ONOPTCHENKO Xavier" w:date="2019-10-14T13:55:00Z">
        <w:r>
          <w:t>Décommissionnements</w:t>
        </w:r>
      </w:ins>
    </w:p>
    <w:tbl>
      <w:tblPr>
        <w:tblStyle w:val="TableauGrille4-Accentuation1"/>
        <w:tblW w:w="0" w:type="auto"/>
        <w:tblLook w:val="04A0" w:firstRow="1" w:lastRow="0" w:firstColumn="1" w:lastColumn="0" w:noHBand="0" w:noVBand="1"/>
      </w:tblPr>
      <w:tblGrid>
        <w:gridCol w:w="1284"/>
        <w:gridCol w:w="985"/>
        <w:gridCol w:w="3796"/>
        <w:gridCol w:w="2997"/>
      </w:tblGrid>
      <w:tr w:rsidR="006F0AA1" w14:paraId="5D27DC28" w14:textId="77777777" w:rsidTr="00A013EE">
        <w:trPr>
          <w:cnfStyle w:val="100000000000" w:firstRow="1" w:lastRow="0" w:firstColumn="0" w:lastColumn="0" w:oddVBand="0" w:evenVBand="0" w:oddHBand="0" w:evenHBand="0" w:firstRowFirstColumn="0" w:firstRowLastColumn="0" w:lastRowFirstColumn="0" w:lastRowLastColumn="0"/>
          <w:ins w:id="5394" w:author="ONOPTCHENKO Xavier" w:date="2019-10-14T13:55:00Z"/>
        </w:trPr>
        <w:tc>
          <w:tcPr>
            <w:cnfStyle w:val="001000000000" w:firstRow="0" w:lastRow="0" w:firstColumn="1" w:lastColumn="0" w:oddVBand="0" w:evenVBand="0" w:oddHBand="0" w:evenHBand="0" w:firstRowFirstColumn="0" w:firstRowLastColumn="0" w:lastRowFirstColumn="0" w:lastRowLastColumn="0"/>
            <w:tcW w:w="1284" w:type="dxa"/>
          </w:tcPr>
          <w:p w14:paraId="57CFFEDB" w14:textId="77777777" w:rsidR="006F0AA1" w:rsidRPr="007E7576" w:rsidRDefault="006F0AA1" w:rsidP="00A013EE">
            <w:pPr>
              <w:spacing w:before="60" w:after="60"/>
              <w:rPr>
                <w:ins w:id="5395" w:author="ONOPTCHENKO Xavier" w:date="2019-10-14T13:55:00Z"/>
                <w:rFonts w:ascii="Calibri" w:hAnsi="Calibri" w:cs="Calibri"/>
                <w:sz w:val="16"/>
                <w:szCs w:val="16"/>
                <w:lang w:val="en-GB"/>
              </w:rPr>
            </w:pPr>
            <w:ins w:id="5396" w:author="ONOPTCHENKO Xavier" w:date="2019-10-14T13:55:00Z">
              <w:r>
                <w:rPr>
                  <w:rFonts w:ascii="Calibri" w:hAnsi="Calibri" w:cs="Calibri"/>
                  <w:sz w:val="16"/>
                  <w:szCs w:val="16"/>
                  <w:lang w:val="en-GB"/>
                </w:rPr>
                <w:t>Environnement</w:t>
              </w:r>
            </w:ins>
          </w:p>
        </w:tc>
        <w:tc>
          <w:tcPr>
            <w:tcW w:w="985" w:type="dxa"/>
          </w:tcPr>
          <w:p w14:paraId="617100C2" w14:textId="77777777" w:rsidR="006F0AA1" w:rsidRPr="007E7576" w:rsidRDefault="006F0AA1" w:rsidP="00A013EE">
            <w:pPr>
              <w:spacing w:before="60" w:after="60"/>
              <w:cnfStyle w:val="100000000000" w:firstRow="1" w:lastRow="0" w:firstColumn="0" w:lastColumn="0" w:oddVBand="0" w:evenVBand="0" w:oddHBand="0" w:evenHBand="0" w:firstRowFirstColumn="0" w:firstRowLastColumn="0" w:lastRowFirstColumn="0" w:lastRowLastColumn="0"/>
              <w:rPr>
                <w:ins w:id="5397" w:author="ONOPTCHENKO Xavier" w:date="2019-10-14T13:55:00Z"/>
                <w:rFonts w:ascii="Calibri" w:hAnsi="Calibri" w:cs="Calibri"/>
                <w:sz w:val="16"/>
                <w:szCs w:val="16"/>
                <w:lang w:val="en-GB"/>
              </w:rPr>
            </w:pPr>
            <w:ins w:id="5398" w:author="ONOPTCHENKO Xavier" w:date="2019-10-14T13:55:00Z">
              <w:r w:rsidRPr="007E7576">
                <w:rPr>
                  <w:rFonts w:ascii="Calibri" w:hAnsi="Calibri" w:cs="Calibri"/>
                  <w:sz w:val="16"/>
                  <w:szCs w:val="16"/>
                  <w:lang w:val="en-GB"/>
                </w:rPr>
                <w:t>Type</w:t>
              </w:r>
            </w:ins>
          </w:p>
        </w:tc>
        <w:tc>
          <w:tcPr>
            <w:tcW w:w="3796" w:type="dxa"/>
          </w:tcPr>
          <w:p w14:paraId="4736ED37" w14:textId="77777777" w:rsidR="006F0AA1" w:rsidRPr="007E7576" w:rsidRDefault="006F0AA1" w:rsidP="00A013EE">
            <w:pPr>
              <w:spacing w:before="60" w:after="60"/>
              <w:cnfStyle w:val="100000000000" w:firstRow="1" w:lastRow="0" w:firstColumn="0" w:lastColumn="0" w:oddVBand="0" w:evenVBand="0" w:oddHBand="0" w:evenHBand="0" w:firstRowFirstColumn="0" w:firstRowLastColumn="0" w:lastRowFirstColumn="0" w:lastRowLastColumn="0"/>
              <w:rPr>
                <w:ins w:id="5399" w:author="ONOPTCHENKO Xavier" w:date="2019-10-14T13:55:00Z"/>
                <w:rFonts w:ascii="Calibri" w:hAnsi="Calibri" w:cs="Calibri"/>
                <w:sz w:val="16"/>
                <w:szCs w:val="16"/>
                <w:lang w:val="en-GB"/>
              </w:rPr>
            </w:pPr>
            <w:ins w:id="5400" w:author="ONOPTCHENKO Xavier" w:date="2019-10-14T13:55:00Z">
              <w:r w:rsidRPr="007E7576">
                <w:rPr>
                  <w:rFonts w:ascii="Calibri" w:hAnsi="Calibri" w:cs="Calibri"/>
                  <w:sz w:val="16"/>
                  <w:szCs w:val="16"/>
                  <w:lang w:val="en-GB"/>
                </w:rPr>
                <w:t>Objet</w:t>
              </w:r>
            </w:ins>
          </w:p>
        </w:tc>
        <w:tc>
          <w:tcPr>
            <w:tcW w:w="2997" w:type="dxa"/>
          </w:tcPr>
          <w:p w14:paraId="21372F8C" w14:textId="77777777" w:rsidR="006F0AA1" w:rsidRPr="007E7576" w:rsidRDefault="006F0AA1" w:rsidP="00A013EE">
            <w:pPr>
              <w:spacing w:before="60" w:after="60"/>
              <w:cnfStyle w:val="100000000000" w:firstRow="1" w:lastRow="0" w:firstColumn="0" w:lastColumn="0" w:oddVBand="0" w:evenVBand="0" w:oddHBand="0" w:evenHBand="0" w:firstRowFirstColumn="0" w:firstRowLastColumn="0" w:lastRowFirstColumn="0" w:lastRowLastColumn="0"/>
              <w:rPr>
                <w:ins w:id="5401" w:author="ONOPTCHENKO Xavier" w:date="2019-10-14T13:55:00Z"/>
                <w:rFonts w:ascii="Calibri" w:hAnsi="Calibri" w:cs="Calibri"/>
                <w:sz w:val="16"/>
                <w:szCs w:val="16"/>
                <w:lang w:val="en-GB"/>
              </w:rPr>
            </w:pPr>
            <w:ins w:id="5402" w:author="ONOPTCHENKO Xavier" w:date="2019-10-14T13:55:00Z">
              <w:r w:rsidRPr="007E7576">
                <w:rPr>
                  <w:rFonts w:ascii="Calibri" w:hAnsi="Calibri" w:cs="Calibri"/>
                  <w:sz w:val="16"/>
                  <w:szCs w:val="16"/>
                  <w:lang w:val="en-GB"/>
                </w:rPr>
                <w:t>Commentaire</w:t>
              </w:r>
            </w:ins>
          </w:p>
        </w:tc>
      </w:tr>
      <w:tr w:rsidR="006F0AA1" w14:paraId="4AA069DE" w14:textId="77777777" w:rsidTr="00A013EE">
        <w:trPr>
          <w:cnfStyle w:val="000000100000" w:firstRow="0" w:lastRow="0" w:firstColumn="0" w:lastColumn="0" w:oddVBand="0" w:evenVBand="0" w:oddHBand="1" w:evenHBand="0" w:firstRowFirstColumn="0" w:firstRowLastColumn="0" w:lastRowFirstColumn="0" w:lastRowLastColumn="0"/>
          <w:ins w:id="5403" w:author="ONOPTCHENKO Xavier" w:date="2019-10-14T13:55:00Z"/>
        </w:trPr>
        <w:tc>
          <w:tcPr>
            <w:cnfStyle w:val="001000000000" w:firstRow="0" w:lastRow="0" w:firstColumn="1" w:lastColumn="0" w:oddVBand="0" w:evenVBand="0" w:oddHBand="0" w:evenHBand="0" w:firstRowFirstColumn="0" w:firstRowLastColumn="0" w:lastRowFirstColumn="0" w:lastRowLastColumn="0"/>
            <w:tcW w:w="1284" w:type="dxa"/>
          </w:tcPr>
          <w:p w14:paraId="5D35E39D" w14:textId="77777777" w:rsidR="006F0AA1" w:rsidRPr="007E7576" w:rsidRDefault="006F0AA1" w:rsidP="00A013EE">
            <w:pPr>
              <w:spacing w:before="60" w:after="60"/>
              <w:jc w:val="left"/>
              <w:rPr>
                <w:ins w:id="5404" w:author="ONOPTCHENKO Xavier" w:date="2019-10-14T13:55:00Z"/>
                <w:rFonts w:ascii="Calibri" w:hAnsi="Calibri" w:cs="Calibri"/>
                <w:sz w:val="16"/>
                <w:szCs w:val="16"/>
                <w:lang w:val="en-GB"/>
              </w:rPr>
            </w:pPr>
            <w:ins w:id="5405" w:author="ONOPTCHENKO Xavier" w:date="2019-10-14T13:55:00Z">
              <w:r>
                <w:rPr>
                  <w:rFonts w:ascii="Calibri" w:hAnsi="Calibri" w:cs="Calibri"/>
                  <w:sz w:val="16"/>
                  <w:szCs w:val="16"/>
                  <w:lang w:val="en-GB"/>
                </w:rPr>
                <w:t>Pré-production</w:t>
              </w:r>
            </w:ins>
          </w:p>
        </w:tc>
        <w:tc>
          <w:tcPr>
            <w:tcW w:w="985" w:type="dxa"/>
          </w:tcPr>
          <w:p w14:paraId="7769EC40" w14:textId="77777777" w:rsidR="006F0AA1" w:rsidRPr="007E7576" w:rsidRDefault="006F0AA1" w:rsidP="00A013EE">
            <w:pPr>
              <w:spacing w:before="60" w:after="60"/>
              <w:jc w:val="left"/>
              <w:cnfStyle w:val="000000100000" w:firstRow="0" w:lastRow="0" w:firstColumn="0" w:lastColumn="0" w:oddVBand="0" w:evenVBand="0" w:oddHBand="1" w:evenHBand="0" w:firstRowFirstColumn="0" w:firstRowLastColumn="0" w:lastRowFirstColumn="0" w:lastRowLastColumn="0"/>
              <w:rPr>
                <w:ins w:id="5406" w:author="ONOPTCHENKO Xavier" w:date="2019-10-14T13:55:00Z"/>
                <w:rFonts w:ascii="Calibri" w:hAnsi="Calibri" w:cs="Calibri"/>
                <w:sz w:val="16"/>
                <w:szCs w:val="16"/>
                <w:lang w:val="en-GB"/>
              </w:rPr>
            </w:pPr>
            <w:ins w:id="5407" w:author="ONOPTCHENKO Xavier" w:date="2019-10-14T13:55:00Z">
              <w:r w:rsidRPr="007E7576">
                <w:rPr>
                  <w:rFonts w:ascii="Calibri" w:hAnsi="Calibri" w:cs="Calibri"/>
                  <w:sz w:val="16"/>
                  <w:szCs w:val="16"/>
                  <w:lang w:val="en-GB"/>
                </w:rPr>
                <w:t>Serveur</w:t>
              </w:r>
            </w:ins>
          </w:p>
        </w:tc>
        <w:tc>
          <w:tcPr>
            <w:tcW w:w="3796" w:type="dxa"/>
          </w:tcPr>
          <w:p w14:paraId="35995ADF" w14:textId="77777777" w:rsidR="006F0AA1" w:rsidRPr="007E7576" w:rsidRDefault="006F0AA1" w:rsidP="00A013EE">
            <w:pPr>
              <w:spacing w:before="60" w:after="60"/>
              <w:jc w:val="left"/>
              <w:cnfStyle w:val="000000100000" w:firstRow="0" w:lastRow="0" w:firstColumn="0" w:lastColumn="0" w:oddVBand="0" w:evenVBand="0" w:oddHBand="1" w:evenHBand="0" w:firstRowFirstColumn="0" w:firstRowLastColumn="0" w:lastRowFirstColumn="0" w:lastRowLastColumn="0"/>
              <w:rPr>
                <w:ins w:id="5408" w:author="ONOPTCHENKO Xavier" w:date="2019-10-14T13:55:00Z"/>
                <w:rFonts w:ascii="Calibri" w:hAnsi="Calibri" w:cs="Calibri"/>
                <w:sz w:val="16"/>
                <w:szCs w:val="16"/>
                <w:lang w:val="en-GB"/>
              </w:rPr>
            </w:pPr>
            <w:ins w:id="5409" w:author="ONOPTCHENKO Xavier" w:date="2019-10-14T13:55:00Z">
              <w:r w:rsidRPr="0037419B">
                <w:rPr>
                  <w:rFonts w:ascii="Calibri" w:hAnsi="Calibri" w:cs="Calibri"/>
                  <w:sz w:val="16"/>
                  <w:szCs w:val="16"/>
                  <w:lang w:val="en-GB"/>
                </w:rPr>
                <w:t>S00V09939425</w:t>
              </w:r>
            </w:ins>
          </w:p>
        </w:tc>
        <w:tc>
          <w:tcPr>
            <w:tcW w:w="2997" w:type="dxa"/>
          </w:tcPr>
          <w:p w14:paraId="573FEE28" w14:textId="77777777" w:rsidR="006F0AA1" w:rsidRPr="007E7576" w:rsidRDefault="006F0AA1" w:rsidP="00A013EE">
            <w:pPr>
              <w:spacing w:before="60" w:after="60"/>
              <w:jc w:val="left"/>
              <w:cnfStyle w:val="000000100000" w:firstRow="0" w:lastRow="0" w:firstColumn="0" w:lastColumn="0" w:oddVBand="0" w:evenVBand="0" w:oddHBand="1" w:evenHBand="0" w:firstRowFirstColumn="0" w:firstRowLastColumn="0" w:lastRowFirstColumn="0" w:lastRowLastColumn="0"/>
              <w:rPr>
                <w:ins w:id="5410" w:author="ONOPTCHENKO Xavier" w:date="2019-10-14T13:55:00Z"/>
                <w:rFonts w:ascii="Calibri" w:hAnsi="Calibri" w:cs="Calibri"/>
                <w:sz w:val="16"/>
                <w:szCs w:val="16"/>
                <w:lang w:val="en-GB"/>
              </w:rPr>
            </w:pPr>
            <w:ins w:id="5411" w:author="ONOPTCHENKO Xavier" w:date="2019-10-14T13:55:00Z">
              <w:r w:rsidRPr="007E7576">
                <w:rPr>
                  <w:rFonts w:ascii="Calibri" w:hAnsi="Calibri" w:cs="Calibri"/>
                  <w:sz w:val="16"/>
                  <w:szCs w:val="16"/>
                  <w:lang w:val="en-GB"/>
                </w:rPr>
                <w:t>Ancien serveur Spotfire Windows 2008</w:t>
              </w:r>
            </w:ins>
          </w:p>
        </w:tc>
      </w:tr>
      <w:tr w:rsidR="006F0AA1" w:rsidRPr="008C61A0" w14:paraId="5B7E319E" w14:textId="77777777" w:rsidTr="00A013EE">
        <w:trPr>
          <w:ins w:id="5412" w:author="ONOPTCHENKO Xavier" w:date="2019-10-14T13:55:00Z"/>
        </w:trPr>
        <w:tc>
          <w:tcPr>
            <w:cnfStyle w:val="001000000000" w:firstRow="0" w:lastRow="0" w:firstColumn="1" w:lastColumn="0" w:oddVBand="0" w:evenVBand="0" w:oddHBand="0" w:evenHBand="0" w:firstRowFirstColumn="0" w:firstRowLastColumn="0" w:lastRowFirstColumn="0" w:lastRowLastColumn="0"/>
            <w:tcW w:w="1284" w:type="dxa"/>
          </w:tcPr>
          <w:p w14:paraId="070A54BA" w14:textId="77777777" w:rsidR="006F0AA1" w:rsidRPr="007E7576" w:rsidRDefault="006F0AA1" w:rsidP="00A013EE">
            <w:pPr>
              <w:spacing w:before="60" w:after="60"/>
              <w:jc w:val="left"/>
              <w:rPr>
                <w:ins w:id="5413" w:author="ONOPTCHENKO Xavier" w:date="2019-10-14T13:55:00Z"/>
                <w:rFonts w:ascii="Calibri" w:hAnsi="Calibri" w:cs="Calibri"/>
                <w:sz w:val="16"/>
                <w:szCs w:val="16"/>
                <w:lang w:val="en-GB"/>
              </w:rPr>
            </w:pPr>
            <w:ins w:id="5414" w:author="ONOPTCHENKO Xavier" w:date="2019-10-14T13:55:00Z">
              <w:r>
                <w:rPr>
                  <w:rFonts w:ascii="Calibri" w:hAnsi="Calibri" w:cs="Calibri"/>
                  <w:sz w:val="16"/>
                  <w:szCs w:val="16"/>
                  <w:lang w:val="en-GB"/>
                </w:rPr>
                <w:t>Pré-production</w:t>
              </w:r>
            </w:ins>
          </w:p>
        </w:tc>
        <w:tc>
          <w:tcPr>
            <w:tcW w:w="985" w:type="dxa"/>
          </w:tcPr>
          <w:p w14:paraId="32610657" w14:textId="77777777" w:rsidR="006F0AA1" w:rsidRPr="007E7576" w:rsidRDefault="006F0AA1" w:rsidP="00A013EE">
            <w:pPr>
              <w:spacing w:before="60" w:after="60"/>
              <w:jc w:val="left"/>
              <w:cnfStyle w:val="000000000000" w:firstRow="0" w:lastRow="0" w:firstColumn="0" w:lastColumn="0" w:oddVBand="0" w:evenVBand="0" w:oddHBand="0" w:evenHBand="0" w:firstRowFirstColumn="0" w:firstRowLastColumn="0" w:lastRowFirstColumn="0" w:lastRowLastColumn="0"/>
              <w:rPr>
                <w:ins w:id="5415" w:author="ONOPTCHENKO Xavier" w:date="2019-10-14T13:55:00Z"/>
                <w:rFonts w:ascii="Calibri" w:hAnsi="Calibri" w:cs="Calibri"/>
                <w:sz w:val="16"/>
                <w:szCs w:val="16"/>
                <w:lang w:val="en-GB"/>
              </w:rPr>
            </w:pPr>
            <w:ins w:id="5416" w:author="ONOPTCHENKO Xavier" w:date="2019-10-14T13:55:00Z">
              <w:r w:rsidRPr="007E7576">
                <w:rPr>
                  <w:rFonts w:ascii="Calibri" w:hAnsi="Calibri" w:cs="Calibri"/>
                  <w:sz w:val="16"/>
                  <w:szCs w:val="16"/>
                  <w:lang w:val="en-GB"/>
                </w:rPr>
                <w:t>Flux</w:t>
              </w:r>
            </w:ins>
          </w:p>
        </w:tc>
        <w:tc>
          <w:tcPr>
            <w:tcW w:w="3796" w:type="dxa"/>
          </w:tcPr>
          <w:p w14:paraId="4F3CF5DF" w14:textId="77777777" w:rsidR="006F0AA1" w:rsidRPr="007E7576" w:rsidRDefault="006F0AA1" w:rsidP="00A013EE">
            <w:pPr>
              <w:spacing w:before="60" w:after="60"/>
              <w:jc w:val="left"/>
              <w:cnfStyle w:val="000000000000" w:firstRow="0" w:lastRow="0" w:firstColumn="0" w:lastColumn="0" w:oddVBand="0" w:evenVBand="0" w:oddHBand="0" w:evenHBand="0" w:firstRowFirstColumn="0" w:firstRowLastColumn="0" w:lastRowFirstColumn="0" w:lastRowLastColumn="0"/>
              <w:rPr>
                <w:ins w:id="5417" w:author="ONOPTCHENKO Xavier" w:date="2019-10-14T13:55:00Z"/>
                <w:rFonts w:ascii="Calibri" w:hAnsi="Calibri" w:cs="Calibri"/>
                <w:sz w:val="16"/>
                <w:szCs w:val="16"/>
                <w:lang w:val="en-GB"/>
              </w:rPr>
            </w:pPr>
            <w:ins w:id="5418" w:author="ONOPTCHENKO Xavier" w:date="2019-10-14T13:55:00Z">
              <w:r w:rsidRPr="007E7576">
                <w:rPr>
                  <w:rFonts w:ascii="Calibri" w:hAnsi="Calibri" w:cs="Calibri"/>
                  <w:sz w:val="16"/>
                  <w:szCs w:val="16"/>
                  <w:lang w:val="en-GB"/>
                </w:rPr>
                <w:t xml:space="preserve">WAF Spotfire vers </w:t>
              </w:r>
              <w:r w:rsidRPr="0037419B">
                <w:rPr>
                  <w:rFonts w:ascii="Calibri" w:hAnsi="Calibri" w:cs="Calibri"/>
                  <w:sz w:val="16"/>
                  <w:szCs w:val="16"/>
                  <w:lang w:val="en-GB"/>
                </w:rPr>
                <w:t>S00V09939425</w:t>
              </w:r>
            </w:ins>
          </w:p>
        </w:tc>
        <w:tc>
          <w:tcPr>
            <w:tcW w:w="2997" w:type="dxa"/>
          </w:tcPr>
          <w:p w14:paraId="70B143AD" w14:textId="77777777" w:rsidR="006F0AA1" w:rsidRPr="007E7576" w:rsidRDefault="006F0AA1" w:rsidP="00A013EE">
            <w:pPr>
              <w:spacing w:before="60" w:after="60"/>
              <w:jc w:val="left"/>
              <w:cnfStyle w:val="000000000000" w:firstRow="0" w:lastRow="0" w:firstColumn="0" w:lastColumn="0" w:oddVBand="0" w:evenVBand="0" w:oddHBand="0" w:evenHBand="0" w:firstRowFirstColumn="0" w:firstRowLastColumn="0" w:lastRowFirstColumn="0" w:lastRowLastColumn="0"/>
              <w:rPr>
                <w:ins w:id="5419" w:author="ONOPTCHENKO Xavier" w:date="2019-10-14T13:55:00Z"/>
                <w:rFonts w:ascii="Calibri" w:hAnsi="Calibri" w:cs="Calibri"/>
                <w:sz w:val="16"/>
                <w:szCs w:val="16"/>
                <w:lang w:val="fr-FR"/>
              </w:rPr>
            </w:pPr>
            <w:ins w:id="5420" w:author="ONOPTCHENKO Xavier" w:date="2019-10-14T13:55:00Z">
              <w:r w:rsidRPr="007E7576">
                <w:rPr>
                  <w:rFonts w:ascii="Calibri" w:hAnsi="Calibri" w:cs="Calibri"/>
                  <w:sz w:val="16"/>
                  <w:szCs w:val="16"/>
                  <w:lang w:val="fr-FR"/>
                </w:rPr>
                <w:t>Ancien flux en sortie du WAF</w:t>
              </w:r>
            </w:ins>
          </w:p>
        </w:tc>
      </w:tr>
      <w:tr w:rsidR="006F0AA1" w:rsidRPr="008C61A0" w14:paraId="4D6FED4B" w14:textId="77777777" w:rsidTr="00A013EE">
        <w:trPr>
          <w:cnfStyle w:val="000000100000" w:firstRow="0" w:lastRow="0" w:firstColumn="0" w:lastColumn="0" w:oddVBand="0" w:evenVBand="0" w:oddHBand="1" w:evenHBand="0" w:firstRowFirstColumn="0" w:firstRowLastColumn="0" w:lastRowFirstColumn="0" w:lastRowLastColumn="0"/>
          <w:ins w:id="5421" w:author="ONOPTCHENKO Xavier" w:date="2019-10-14T13:55:00Z"/>
        </w:trPr>
        <w:tc>
          <w:tcPr>
            <w:cnfStyle w:val="001000000000" w:firstRow="0" w:lastRow="0" w:firstColumn="1" w:lastColumn="0" w:oddVBand="0" w:evenVBand="0" w:oddHBand="0" w:evenHBand="0" w:firstRowFirstColumn="0" w:firstRowLastColumn="0" w:lastRowFirstColumn="0" w:lastRowLastColumn="0"/>
            <w:tcW w:w="1284" w:type="dxa"/>
          </w:tcPr>
          <w:p w14:paraId="13425849" w14:textId="77777777" w:rsidR="006F0AA1" w:rsidRPr="007E7576" w:rsidRDefault="006F0AA1" w:rsidP="00A013EE">
            <w:pPr>
              <w:spacing w:before="60" w:after="60"/>
              <w:jc w:val="left"/>
              <w:rPr>
                <w:ins w:id="5422" w:author="ONOPTCHENKO Xavier" w:date="2019-10-14T13:55:00Z"/>
                <w:rFonts w:ascii="Calibri" w:hAnsi="Calibri" w:cs="Calibri"/>
                <w:sz w:val="16"/>
                <w:szCs w:val="16"/>
              </w:rPr>
            </w:pPr>
            <w:ins w:id="5423" w:author="ONOPTCHENKO Xavier" w:date="2019-10-14T13:55:00Z">
              <w:r>
                <w:rPr>
                  <w:rFonts w:ascii="Calibri" w:hAnsi="Calibri" w:cs="Calibri"/>
                  <w:sz w:val="16"/>
                  <w:szCs w:val="16"/>
                  <w:lang w:val="en-GB"/>
                </w:rPr>
                <w:t>Pré-production</w:t>
              </w:r>
            </w:ins>
          </w:p>
        </w:tc>
        <w:tc>
          <w:tcPr>
            <w:tcW w:w="985" w:type="dxa"/>
          </w:tcPr>
          <w:p w14:paraId="7341B2D8" w14:textId="77777777" w:rsidR="006F0AA1" w:rsidRPr="007E7576" w:rsidRDefault="006F0AA1" w:rsidP="00A013EE">
            <w:pPr>
              <w:spacing w:before="60" w:after="60"/>
              <w:jc w:val="left"/>
              <w:cnfStyle w:val="000000100000" w:firstRow="0" w:lastRow="0" w:firstColumn="0" w:lastColumn="0" w:oddVBand="0" w:evenVBand="0" w:oddHBand="1" w:evenHBand="0" w:firstRowFirstColumn="0" w:firstRowLastColumn="0" w:lastRowFirstColumn="0" w:lastRowLastColumn="0"/>
              <w:rPr>
                <w:ins w:id="5424" w:author="ONOPTCHENKO Xavier" w:date="2019-10-14T13:55:00Z"/>
                <w:rFonts w:ascii="Calibri" w:hAnsi="Calibri" w:cs="Calibri"/>
                <w:sz w:val="16"/>
                <w:szCs w:val="16"/>
                <w:lang w:val="fr-FR"/>
              </w:rPr>
            </w:pPr>
            <w:ins w:id="5425" w:author="ONOPTCHENKO Xavier" w:date="2019-10-14T13:55:00Z">
              <w:r w:rsidRPr="007E7576">
                <w:rPr>
                  <w:rFonts w:ascii="Calibri" w:hAnsi="Calibri" w:cs="Calibri"/>
                  <w:sz w:val="16"/>
                  <w:szCs w:val="16"/>
                </w:rPr>
                <w:t>Flux</w:t>
              </w:r>
            </w:ins>
          </w:p>
        </w:tc>
        <w:tc>
          <w:tcPr>
            <w:tcW w:w="3796" w:type="dxa"/>
          </w:tcPr>
          <w:p w14:paraId="3A770FDD" w14:textId="77777777" w:rsidR="006F0AA1" w:rsidRPr="007E7576" w:rsidRDefault="006F0AA1" w:rsidP="00A013EE">
            <w:pPr>
              <w:spacing w:before="60" w:after="60"/>
              <w:jc w:val="left"/>
              <w:cnfStyle w:val="000000100000" w:firstRow="0" w:lastRow="0" w:firstColumn="0" w:lastColumn="0" w:oddVBand="0" w:evenVBand="0" w:oddHBand="1" w:evenHBand="0" w:firstRowFirstColumn="0" w:firstRowLastColumn="0" w:lastRowFirstColumn="0" w:lastRowLastColumn="0"/>
              <w:rPr>
                <w:ins w:id="5426" w:author="ONOPTCHENKO Xavier" w:date="2019-10-14T13:55:00Z"/>
                <w:rFonts w:ascii="Calibri" w:hAnsi="Calibri" w:cs="Calibri"/>
                <w:sz w:val="16"/>
                <w:szCs w:val="16"/>
              </w:rPr>
            </w:pPr>
            <w:ins w:id="5427" w:author="ONOPTCHENKO Xavier" w:date="2019-10-14T13:55:00Z">
              <w:r w:rsidRPr="007E7576">
                <w:rPr>
                  <w:rFonts w:ascii="Calibri" w:hAnsi="Calibri" w:cs="Calibri"/>
                  <w:sz w:val="16"/>
                  <w:szCs w:val="16"/>
                  <w:lang w:val="en-GB"/>
                </w:rPr>
                <w:t xml:space="preserve">WAF Spotfire Admin vers </w:t>
              </w:r>
              <w:r w:rsidRPr="0037419B">
                <w:rPr>
                  <w:rFonts w:ascii="Calibri" w:hAnsi="Calibri" w:cs="Calibri"/>
                  <w:sz w:val="16"/>
                  <w:szCs w:val="16"/>
                  <w:lang w:val="en-GB"/>
                </w:rPr>
                <w:t>S00V09939425</w:t>
              </w:r>
            </w:ins>
          </w:p>
        </w:tc>
        <w:tc>
          <w:tcPr>
            <w:tcW w:w="2997" w:type="dxa"/>
          </w:tcPr>
          <w:p w14:paraId="04A873D2" w14:textId="77777777" w:rsidR="006F0AA1" w:rsidRPr="007E7576" w:rsidRDefault="006F0AA1" w:rsidP="00A013EE">
            <w:pPr>
              <w:spacing w:before="60" w:after="60"/>
              <w:jc w:val="left"/>
              <w:cnfStyle w:val="000000100000" w:firstRow="0" w:lastRow="0" w:firstColumn="0" w:lastColumn="0" w:oddVBand="0" w:evenVBand="0" w:oddHBand="1" w:evenHBand="0" w:firstRowFirstColumn="0" w:firstRowLastColumn="0" w:lastRowFirstColumn="0" w:lastRowLastColumn="0"/>
              <w:rPr>
                <w:ins w:id="5428" w:author="ONOPTCHENKO Xavier" w:date="2019-10-14T13:55:00Z"/>
                <w:rFonts w:ascii="Calibri" w:hAnsi="Calibri" w:cs="Calibri"/>
                <w:sz w:val="16"/>
                <w:szCs w:val="16"/>
                <w:lang w:val="fr-FR"/>
              </w:rPr>
            </w:pPr>
            <w:ins w:id="5429" w:author="ONOPTCHENKO Xavier" w:date="2019-10-14T13:55:00Z">
              <w:r w:rsidRPr="007E7576">
                <w:rPr>
                  <w:rFonts w:ascii="Calibri" w:hAnsi="Calibri" w:cs="Calibri"/>
                  <w:sz w:val="16"/>
                  <w:szCs w:val="16"/>
                  <w:lang w:val="fr-FR"/>
                </w:rPr>
                <w:t>Ancien flux en sortie du WAF</w:t>
              </w:r>
            </w:ins>
          </w:p>
        </w:tc>
      </w:tr>
      <w:tr w:rsidR="006F0AA1" w:rsidRPr="008C61A0" w14:paraId="64569049" w14:textId="77777777" w:rsidTr="00A013EE">
        <w:trPr>
          <w:ins w:id="5430" w:author="ONOPTCHENKO Xavier" w:date="2019-10-14T13:55:00Z"/>
        </w:trPr>
        <w:tc>
          <w:tcPr>
            <w:cnfStyle w:val="001000000000" w:firstRow="0" w:lastRow="0" w:firstColumn="1" w:lastColumn="0" w:oddVBand="0" w:evenVBand="0" w:oddHBand="0" w:evenHBand="0" w:firstRowFirstColumn="0" w:firstRowLastColumn="0" w:lastRowFirstColumn="0" w:lastRowLastColumn="0"/>
            <w:tcW w:w="1284" w:type="dxa"/>
          </w:tcPr>
          <w:p w14:paraId="59EF4451" w14:textId="77777777" w:rsidR="006F0AA1" w:rsidRPr="007E7576" w:rsidRDefault="006F0AA1" w:rsidP="00A013EE">
            <w:pPr>
              <w:spacing w:before="60" w:after="60"/>
              <w:jc w:val="left"/>
              <w:rPr>
                <w:ins w:id="5431" w:author="ONOPTCHENKO Xavier" w:date="2019-10-14T13:55:00Z"/>
                <w:rFonts w:ascii="Calibri" w:hAnsi="Calibri" w:cs="Calibri"/>
                <w:sz w:val="16"/>
                <w:szCs w:val="16"/>
              </w:rPr>
            </w:pPr>
            <w:ins w:id="5432" w:author="ONOPTCHENKO Xavier" w:date="2019-10-14T13:55:00Z">
              <w:r>
                <w:rPr>
                  <w:rFonts w:ascii="Calibri" w:hAnsi="Calibri" w:cs="Calibri"/>
                  <w:sz w:val="16"/>
                  <w:szCs w:val="16"/>
                  <w:lang w:val="en-GB"/>
                </w:rPr>
                <w:t>Pré-production</w:t>
              </w:r>
            </w:ins>
          </w:p>
        </w:tc>
        <w:tc>
          <w:tcPr>
            <w:tcW w:w="985" w:type="dxa"/>
          </w:tcPr>
          <w:p w14:paraId="4B1CAABF" w14:textId="77777777" w:rsidR="006F0AA1" w:rsidRPr="007E7576" w:rsidRDefault="006F0AA1" w:rsidP="00A013EE">
            <w:pPr>
              <w:spacing w:before="60" w:after="60"/>
              <w:jc w:val="left"/>
              <w:cnfStyle w:val="000000000000" w:firstRow="0" w:lastRow="0" w:firstColumn="0" w:lastColumn="0" w:oddVBand="0" w:evenVBand="0" w:oddHBand="0" w:evenHBand="0" w:firstRowFirstColumn="0" w:firstRowLastColumn="0" w:lastRowFirstColumn="0" w:lastRowLastColumn="0"/>
              <w:rPr>
                <w:ins w:id="5433" w:author="ONOPTCHENKO Xavier" w:date="2019-10-14T13:55:00Z"/>
                <w:rFonts w:ascii="Calibri" w:hAnsi="Calibri" w:cs="Calibri"/>
                <w:sz w:val="16"/>
                <w:szCs w:val="16"/>
              </w:rPr>
            </w:pPr>
            <w:ins w:id="5434" w:author="ONOPTCHENKO Xavier" w:date="2019-10-14T13:55:00Z">
              <w:r w:rsidRPr="007E7576">
                <w:rPr>
                  <w:rFonts w:ascii="Calibri" w:hAnsi="Calibri" w:cs="Calibri"/>
                  <w:sz w:val="16"/>
                  <w:szCs w:val="16"/>
                </w:rPr>
                <w:t>Flux</w:t>
              </w:r>
            </w:ins>
          </w:p>
        </w:tc>
        <w:tc>
          <w:tcPr>
            <w:tcW w:w="3796" w:type="dxa"/>
          </w:tcPr>
          <w:p w14:paraId="25CF3AA1" w14:textId="77777777" w:rsidR="006F0AA1" w:rsidRPr="007E7576" w:rsidRDefault="006F0AA1" w:rsidP="00A013EE">
            <w:pPr>
              <w:spacing w:before="60" w:after="60"/>
              <w:jc w:val="left"/>
              <w:cnfStyle w:val="000000000000" w:firstRow="0" w:lastRow="0" w:firstColumn="0" w:lastColumn="0" w:oddVBand="0" w:evenVBand="0" w:oddHBand="0" w:evenHBand="0" w:firstRowFirstColumn="0" w:firstRowLastColumn="0" w:lastRowFirstColumn="0" w:lastRowLastColumn="0"/>
              <w:rPr>
                <w:ins w:id="5435" w:author="ONOPTCHENKO Xavier" w:date="2019-10-14T13:55:00Z"/>
                <w:rFonts w:ascii="Calibri" w:hAnsi="Calibri" w:cs="Calibri"/>
                <w:sz w:val="16"/>
                <w:szCs w:val="16"/>
                <w:lang w:val="fr-FR"/>
              </w:rPr>
            </w:pPr>
            <w:ins w:id="5436" w:author="ONOPTCHENKO Xavier" w:date="2019-10-14T13:55:00Z">
              <w:r w:rsidRPr="0037419B">
                <w:rPr>
                  <w:rFonts w:ascii="Calibri" w:hAnsi="Calibri" w:cs="Calibri"/>
                  <w:sz w:val="16"/>
                  <w:szCs w:val="16"/>
                  <w:lang w:val="fr-FR"/>
                </w:rPr>
                <w:t>S00V09939425</w:t>
              </w:r>
              <w:r w:rsidRPr="007E7576">
                <w:rPr>
                  <w:rFonts w:ascii="Calibri" w:hAnsi="Calibri" w:cs="Calibri"/>
                  <w:sz w:val="16"/>
                  <w:szCs w:val="16"/>
                  <w:lang w:val="fr-FR"/>
                </w:rPr>
                <w:t xml:space="preserve"> vers </w:t>
              </w:r>
              <w:r w:rsidRPr="0037419B">
                <w:rPr>
                  <w:rFonts w:ascii="Calibri" w:hAnsi="Calibri" w:cs="Calibri"/>
                  <w:sz w:val="16"/>
                  <w:szCs w:val="16"/>
                  <w:lang w:val="fr-FR"/>
                </w:rPr>
                <w:t>S00VA9939421</w:t>
              </w:r>
              <w:r w:rsidRPr="007E7576">
                <w:rPr>
                  <w:rFonts w:ascii="Calibri" w:hAnsi="Calibri" w:cs="Calibri"/>
                  <w:sz w:val="16"/>
                  <w:szCs w:val="16"/>
                  <w:lang w:val="fr-FR"/>
                </w:rPr>
                <w:t xml:space="preserve"> et </w:t>
              </w:r>
              <w:r w:rsidRPr="0037419B">
                <w:rPr>
                  <w:rFonts w:ascii="Calibri" w:hAnsi="Calibri" w:cs="Calibri"/>
                  <w:sz w:val="16"/>
                  <w:szCs w:val="16"/>
                  <w:lang w:val="fr-FR"/>
                </w:rPr>
                <w:t>S00VA9939422</w:t>
              </w:r>
            </w:ins>
          </w:p>
        </w:tc>
        <w:tc>
          <w:tcPr>
            <w:tcW w:w="2997" w:type="dxa"/>
          </w:tcPr>
          <w:p w14:paraId="1A08F2C8" w14:textId="77777777" w:rsidR="006F0AA1" w:rsidRPr="007E7576" w:rsidRDefault="006F0AA1" w:rsidP="00A013EE">
            <w:pPr>
              <w:spacing w:before="60" w:after="60"/>
              <w:jc w:val="left"/>
              <w:cnfStyle w:val="000000000000" w:firstRow="0" w:lastRow="0" w:firstColumn="0" w:lastColumn="0" w:oddVBand="0" w:evenVBand="0" w:oddHBand="0" w:evenHBand="0" w:firstRowFirstColumn="0" w:firstRowLastColumn="0" w:lastRowFirstColumn="0" w:lastRowLastColumn="0"/>
              <w:rPr>
                <w:ins w:id="5437" w:author="ONOPTCHENKO Xavier" w:date="2019-10-14T13:55:00Z"/>
                <w:rFonts w:ascii="Calibri" w:hAnsi="Calibri" w:cs="Calibri"/>
                <w:sz w:val="16"/>
                <w:szCs w:val="16"/>
                <w:lang w:val="fr-FR"/>
              </w:rPr>
            </w:pPr>
            <w:ins w:id="5438" w:author="ONOPTCHENKO Xavier" w:date="2019-10-14T13:55:00Z">
              <w:r w:rsidRPr="007E7576">
                <w:rPr>
                  <w:rFonts w:ascii="Calibri" w:hAnsi="Calibri" w:cs="Calibri"/>
                  <w:sz w:val="16"/>
                  <w:szCs w:val="16"/>
                  <w:lang w:val="fr-FR"/>
                </w:rPr>
                <w:t>Ancien flux d’accès aux données</w:t>
              </w:r>
            </w:ins>
          </w:p>
        </w:tc>
      </w:tr>
      <w:tr w:rsidR="006F0AA1" w:rsidRPr="008C61A0" w14:paraId="75B987C7" w14:textId="77777777" w:rsidTr="00A013EE">
        <w:trPr>
          <w:cnfStyle w:val="000000100000" w:firstRow="0" w:lastRow="0" w:firstColumn="0" w:lastColumn="0" w:oddVBand="0" w:evenVBand="0" w:oddHBand="1" w:evenHBand="0" w:firstRowFirstColumn="0" w:firstRowLastColumn="0" w:lastRowFirstColumn="0" w:lastRowLastColumn="0"/>
          <w:ins w:id="5439" w:author="ONOPTCHENKO Xavier" w:date="2019-10-14T13:55:00Z"/>
        </w:trPr>
        <w:tc>
          <w:tcPr>
            <w:cnfStyle w:val="001000000000" w:firstRow="0" w:lastRow="0" w:firstColumn="1" w:lastColumn="0" w:oddVBand="0" w:evenVBand="0" w:oddHBand="0" w:evenHBand="0" w:firstRowFirstColumn="0" w:firstRowLastColumn="0" w:lastRowFirstColumn="0" w:lastRowLastColumn="0"/>
            <w:tcW w:w="1284" w:type="dxa"/>
          </w:tcPr>
          <w:p w14:paraId="67EA321C" w14:textId="77777777" w:rsidR="006F0AA1" w:rsidRPr="007E7576" w:rsidRDefault="006F0AA1" w:rsidP="00A013EE">
            <w:pPr>
              <w:spacing w:before="60" w:after="60"/>
              <w:jc w:val="left"/>
              <w:rPr>
                <w:ins w:id="5440" w:author="ONOPTCHENKO Xavier" w:date="2019-10-14T13:55:00Z"/>
                <w:rFonts w:ascii="Calibri" w:hAnsi="Calibri" w:cs="Calibri"/>
                <w:sz w:val="16"/>
                <w:szCs w:val="16"/>
              </w:rPr>
            </w:pPr>
            <w:ins w:id="5441" w:author="ONOPTCHENKO Xavier" w:date="2019-10-14T13:55:00Z">
              <w:r>
                <w:rPr>
                  <w:rFonts w:ascii="Calibri" w:hAnsi="Calibri" w:cs="Calibri"/>
                  <w:sz w:val="16"/>
                  <w:szCs w:val="16"/>
                  <w:lang w:val="en-GB"/>
                </w:rPr>
                <w:t>Pré-production</w:t>
              </w:r>
            </w:ins>
          </w:p>
        </w:tc>
        <w:tc>
          <w:tcPr>
            <w:tcW w:w="985" w:type="dxa"/>
          </w:tcPr>
          <w:p w14:paraId="1E91441A" w14:textId="77777777" w:rsidR="006F0AA1" w:rsidRPr="007E7576" w:rsidRDefault="006F0AA1" w:rsidP="00A013EE">
            <w:pPr>
              <w:spacing w:before="60" w:after="60"/>
              <w:jc w:val="left"/>
              <w:cnfStyle w:val="000000100000" w:firstRow="0" w:lastRow="0" w:firstColumn="0" w:lastColumn="0" w:oddVBand="0" w:evenVBand="0" w:oddHBand="1" w:evenHBand="0" w:firstRowFirstColumn="0" w:firstRowLastColumn="0" w:lastRowFirstColumn="0" w:lastRowLastColumn="0"/>
              <w:rPr>
                <w:ins w:id="5442" w:author="ONOPTCHENKO Xavier" w:date="2019-10-14T13:55:00Z"/>
                <w:rFonts w:ascii="Calibri" w:hAnsi="Calibri" w:cs="Calibri"/>
                <w:sz w:val="16"/>
                <w:szCs w:val="16"/>
              </w:rPr>
            </w:pPr>
            <w:ins w:id="5443" w:author="ONOPTCHENKO Xavier" w:date="2019-10-14T13:55:00Z">
              <w:r w:rsidRPr="007E7576">
                <w:rPr>
                  <w:rFonts w:ascii="Calibri" w:hAnsi="Calibri" w:cs="Calibri"/>
                  <w:sz w:val="16"/>
                  <w:szCs w:val="16"/>
                </w:rPr>
                <w:t>Schéma</w:t>
              </w:r>
            </w:ins>
          </w:p>
        </w:tc>
        <w:tc>
          <w:tcPr>
            <w:tcW w:w="3796" w:type="dxa"/>
          </w:tcPr>
          <w:p w14:paraId="45EE4A73" w14:textId="77777777" w:rsidR="006F0AA1" w:rsidRPr="007E7576" w:rsidRDefault="006F0AA1" w:rsidP="00A013EE">
            <w:pPr>
              <w:spacing w:before="60" w:after="60"/>
              <w:jc w:val="left"/>
              <w:cnfStyle w:val="000000100000" w:firstRow="0" w:lastRow="0" w:firstColumn="0" w:lastColumn="0" w:oddVBand="0" w:evenVBand="0" w:oddHBand="1" w:evenHBand="0" w:firstRowFirstColumn="0" w:firstRowLastColumn="0" w:lastRowFirstColumn="0" w:lastRowLastColumn="0"/>
              <w:rPr>
                <w:ins w:id="5444" w:author="ONOPTCHENKO Xavier" w:date="2019-10-14T13:55:00Z"/>
                <w:rFonts w:ascii="Calibri" w:hAnsi="Calibri" w:cs="Calibri"/>
                <w:sz w:val="16"/>
                <w:szCs w:val="16"/>
                <w:lang w:val="fr-FR"/>
              </w:rPr>
            </w:pPr>
            <w:ins w:id="5445" w:author="ONOPTCHENKO Xavier" w:date="2019-10-14T13:55:00Z">
              <w:r w:rsidRPr="007E7576">
                <w:rPr>
                  <w:rFonts w:ascii="Calibri" w:hAnsi="Calibri" w:cs="Calibri"/>
                  <w:sz w:val="16"/>
                  <w:szCs w:val="16"/>
                  <w:lang w:val="fr-FR"/>
                </w:rPr>
                <w:t xml:space="preserve">EXP_ESB_TSF dans </w:t>
              </w:r>
              <w:r>
                <w:rPr>
                  <w:rFonts w:ascii="Calibri" w:hAnsi="Calibri" w:cs="Calibri"/>
                  <w:sz w:val="16"/>
                  <w:szCs w:val="16"/>
                  <w:lang w:val="fr-FR"/>
                </w:rPr>
                <w:t>X</w:t>
              </w:r>
              <w:r w:rsidRPr="007E7576">
                <w:rPr>
                  <w:rFonts w:ascii="Calibri" w:hAnsi="Calibri" w:cs="Calibri"/>
                  <w:sz w:val="16"/>
                  <w:szCs w:val="16"/>
                  <w:lang w:val="fr-FR"/>
                </w:rPr>
                <w:t>10792AP10</w:t>
              </w:r>
              <w:r>
                <w:rPr>
                  <w:rFonts w:ascii="Calibri" w:hAnsi="Calibri" w:cs="Calibri"/>
                  <w:sz w:val="16"/>
                  <w:szCs w:val="16"/>
                  <w:lang w:val="fr-FR"/>
                </w:rPr>
                <w:t xml:space="preserve"> (</w:t>
              </w:r>
              <w:r w:rsidRPr="0037419B">
                <w:rPr>
                  <w:rFonts w:ascii="Calibri" w:hAnsi="Calibri" w:cs="Calibri"/>
                  <w:sz w:val="16"/>
                  <w:szCs w:val="16"/>
                  <w:lang w:val="fr-FR"/>
                </w:rPr>
                <w:t>S00VA993942</w:t>
              </w:r>
              <w:r>
                <w:rPr>
                  <w:rFonts w:ascii="Calibri" w:hAnsi="Calibri" w:cs="Calibri"/>
                  <w:sz w:val="16"/>
                  <w:szCs w:val="16"/>
                  <w:lang w:val="fr-FR"/>
                </w:rPr>
                <w:t>1)</w:t>
              </w:r>
              <w:r w:rsidRPr="007E7576">
                <w:rPr>
                  <w:rFonts w:ascii="Calibri" w:hAnsi="Calibri" w:cs="Calibri"/>
                  <w:sz w:val="16"/>
                  <w:szCs w:val="16"/>
                  <w:lang w:val="fr-FR"/>
                </w:rPr>
                <w:t xml:space="preserve"> et </w:t>
              </w:r>
              <w:r>
                <w:rPr>
                  <w:rFonts w:ascii="Calibri" w:hAnsi="Calibri" w:cs="Calibri"/>
                  <w:sz w:val="16"/>
                  <w:szCs w:val="16"/>
                  <w:lang w:val="fr-FR"/>
                </w:rPr>
                <w:t>X</w:t>
              </w:r>
              <w:r w:rsidRPr="007E7576">
                <w:rPr>
                  <w:rFonts w:ascii="Calibri" w:hAnsi="Calibri" w:cs="Calibri"/>
                  <w:sz w:val="16"/>
                  <w:szCs w:val="16"/>
                  <w:lang w:val="fr-FR"/>
                </w:rPr>
                <w:t>10792AS10</w:t>
              </w:r>
              <w:r>
                <w:rPr>
                  <w:rFonts w:ascii="Calibri" w:hAnsi="Calibri" w:cs="Calibri"/>
                  <w:sz w:val="16"/>
                  <w:szCs w:val="16"/>
                  <w:lang w:val="fr-FR"/>
                </w:rPr>
                <w:t xml:space="preserve"> (</w:t>
              </w:r>
              <w:r w:rsidRPr="0037419B">
                <w:rPr>
                  <w:rFonts w:ascii="Calibri" w:hAnsi="Calibri" w:cs="Calibri"/>
                  <w:sz w:val="16"/>
                  <w:szCs w:val="16"/>
                  <w:lang w:val="fr-FR"/>
                </w:rPr>
                <w:t>S00VA9939422</w:t>
              </w:r>
              <w:r>
                <w:rPr>
                  <w:rFonts w:ascii="Calibri" w:hAnsi="Calibri" w:cs="Calibri"/>
                  <w:sz w:val="16"/>
                  <w:szCs w:val="16"/>
                  <w:lang w:val="fr-FR"/>
                </w:rPr>
                <w:t>)</w:t>
              </w:r>
            </w:ins>
          </w:p>
        </w:tc>
        <w:tc>
          <w:tcPr>
            <w:tcW w:w="2997" w:type="dxa"/>
          </w:tcPr>
          <w:p w14:paraId="61AAEFAC" w14:textId="77777777" w:rsidR="006F0AA1" w:rsidRPr="007E7576" w:rsidRDefault="006F0AA1" w:rsidP="00A013EE">
            <w:pPr>
              <w:spacing w:before="60" w:after="60"/>
              <w:jc w:val="left"/>
              <w:cnfStyle w:val="000000100000" w:firstRow="0" w:lastRow="0" w:firstColumn="0" w:lastColumn="0" w:oddVBand="0" w:evenVBand="0" w:oddHBand="1" w:evenHBand="0" w:firstRowFirstColumn="0" w:firstRowLastColumn="0" w:lastRowFirstColumn="0" w:lastRowLastColumn="0"/>
              <w:rPr>
                <w:ins w:id="5446" w:author="ONOPTCHENKO Xavier" w:date="2019-10-14T13:55:00Z"/>
                <w:rFonts w:ascii="Calibri" w:hAnsi="Calibri" w:cs="Calibri"/>
                <w:sz w:val="16"/>
                <w:szCs w:val="16"/>
                <w:lang w:val="fr-FR"/>
              </w:rPr>
            </w:pPr>
            <w:ins w:id="5447" w:author="ONOPTCHENKO Xavier" w:date="2019-10-14T13:55:00Z">
              <w:r w:rsidRPr="007E7576">
                <w:rPr>
                  <w:rFonts w:ascii="Calibri" w:hAnsi="Calibri" w:cs="Calibri"/>
                  <w:sz w:val="16"/>
                  <w:szCs w:val="16"/>
                  <w:lang w:val="fr-FR"/>
                </w:rPr>
                <w:t>Schéma Spotfire dans la base ESB</w:t>
              </w:r>
            </w:ins>
          </w:p>
        </w:tc>
      </w:tr>
      <w:tr w:rsidR="006F0AA1" w:rsidRPr="008C61A0" w14:paraId="38861653" w14:textId="77777777" w:rsidTr="00A013EE">
        <w:trPr>
          <w:ins w:id="5448" w:author="ONOPTCHENKO Xavier" w:date="2019-10-14T13:55:00Z"/>
        </w:trPr>
        <w:tc>
          <w:tcPr>
            <w:cnfStyle w:val="001000000000" w:firstRow="0" w:lastRow="0" w:firstColumn="1" w:lastColumn="0" w:oddVBand="0" w:evenVBand="0" w:oddHBand="0" w:evenHBand="0" w:firstRowFirstColumn="0" w:firstRowLastColumn="0" w:lastRowFirstColumn="0" w:lastRowLastColumn="0"/>
            <w:tcW w:w="1284" w:type="dxa"/>
          </w:tcPr>
          <w:p w14:paraId="699AC584" w14:textId="77777777" w:rsidR="006F0AA1" w:rsidRDefault="006F0AA1" w:rsidP="00A013EE">
            <w:pPr>
              <w:spacing w:before="60" w:after="60"/>
              <w:jc w:val="left"/>
              <w:rPr>
                <w:ins w:id="5449" w:author="ONOPTCHENKO Xavier" w:date="2019-10-14T13:55:00Z"/>
                <w:rFonts w:ascii="Calibri" w:hAnsi="Calibri" w:cs="Calibri"/>
                <w:sz w:val="16"/>
                <w:szCs w:val="16"/>
                <w:lang w:val="en-GB"/>
              </w:rPr>
            </w:pPr>
            <w:ins w:id="5450" w:author="ONOPTCHENKO Xavier" w:date="2019-10-14T13:55:00Z">
              <w:r>
                <w:rPr>
                  <w:rFonts w:ascii="Calibri" w:hAnsi="Calibri" w:cs="Calibri"/>
                  <w:sz w:val="16"/>
                  <w:szCs w:val="16"/>
                  <w:lang w:val="en-GB"/>
                </w:rPr>
                <w:t>Qualification</w:t>
              </w:r>
            </w:ins>
          </w:p>
        </w:tc>
        <w:tc>
          <w:tcPr>
            <w:tcW w:w="985" w:type="dxa"/>
          </w:tcPr>
          <w:p w14:paraId="71984C44" w14:textId="77777777" w:rsidR="006F0AA1" w:rsidRPr="007E7576" w:rsidRDefault="006F0AA1" w:rsidP="00A013EE">
            <w:pPr>
              <w:spacing w:before="60" w:after="60"/>
              <w:jc w:val="left"/>
              <w:cnfStyle w:val="000000000000" w:firstRow="0" w:lastRow="0" w:firstColumn="0" w:lastColumn="0" w:oddVBand="0" w:evenVBand="0" w:oddHBand="0" w:evenHBand="0" w:firstRowFirstColumn="0" w:firstRowLastColumn="0" w:lastRowFirstColumn="0" w:lastRowLastColumn="0"/>
              <w:rPr>
                <w:ins w:id="5451" w:author="ONOPTCHENKO Xavier" w:date="2019-10-14T13:55:00Z"/>
                <w:rFonts w:ascii="Calibri" w:hAnsi="Calibri" w:cs="Calibri"/>
                <w:sz w:val="16"/>
                <w:szCs w:val="16"/>
              </w:rPr>
            </w:pPr>
            <w:ins w:id="5452" w:author="ONOPTCHENKO Xavier" w:date="2019-10-14T13:55:00Z">
              <w:r w:rsidRPr="007E7576">
                <w:rPr>
                  <w:rFonts w:ascii="Calibri" w:hAnsi="Calibri" w:cs="Calibri"/>
                  <w:sz w:val="16"/>
                  <w:szCs w:val="16"/>
                  <w:lang w:val="en-GB"/>
                </w:rPr>
                <w:t>Serveur</w:t>
              </w:r>
            </w:ins>
          </w:p>
        </w:tc>
        <w:tc>
          <w:tcPr>
            <w:tcW w:w="3796" w:type="dxa"/>
          </w:tcPr>
          <w:p w14:paraId="7AB2BB72" w14:textId="77777777" w:rsidR="006F0AA1" w:rsidRPr="007E7576" w:rsidRDefault="006F0AA1" w:rsidP="00A013EE">
            <w:pPr>
              <w:spacing w:before="60" w:after="60"/>
              <w:jc w:val="left"/>
              <w:cnfStyle w:val="000000000000" w:firstRow="0" w:lastRow="0" w:firstColumn="0" w:lastColumn="0" w:oddVBand="0" w:evenVBand="0" w:oddHBand="0" w:evenHBand="0" w:firstRowFirstColumn="0" w:firstRowLastColumn="0" w:lastRowFirstColumn="0" w:lastRowLastColumn="0"/>
              <w:rPr>
                <w:ins w:id="5453" w:author="ONOPTCHENKO Xavier" w:date="2019-10-14T13:55:00Z"/>
                <w:rFonts w:ascii="Calibri" w:hAnsi="Calibri" w:cs="Calibri"/>
                <w:sz w:val="16"/>
                <w:szCs w:val="16"/>
              </w:rPr>
            </w:pPr>
            <w:ins w:id="5454" w:author="ONOPTCHENKO Xavier" w:date="2019-10-14T13:55:00Z">
              <w:r w:rsidRPr="0037419B">
                <w:rPr>
                  <w:rFonts w:ascii="Calibri" w:hAnsi="Calibri" w:cs="Calibri"/>
                  <w:sz w:val="16"/>
                  <w:szCs w:val="16"/>
                </w:rPr>
                <w:t>S00V09939416</w:t>
              </w:r>
            </w:ins>
          </w:p>
        </w:tc>
        <w:tc>
          <w:tcPr>
            <w:tcW w:w="2997" w:type="dxa"/>
          </w:tcPr>
          <w:p w14:paraId="35CDF03D" w14:textId="77777777" w:rsidR="006F0AA1" w:rsidRPr="007E7576" w:rsidRDefault="006F0AA1" w:rsidP="00A013EE">
            <w:pPr>
              <w:spacing w:before="60" w:after="60"/>
              <w:jc w:val="left"/>
              <w:cnfStyle w:val="000000000000" w:firstRow="0" w:lastRow="0" w:firstColumn="0" w:lastColumn="0" w:oddVBand="0" w:evenVBand="0" w:oddHBand="0" w:evenHBand="0" w:firstRowFirstColumn="0" w:firstRowLastColumn="0" w:lastRowFirstColumn="0" w:lastRowLastColumn="0"/>
              <w:rPr>
                <w:ins w:id="5455" w:author="ONOPTCHENKO Xavier" w:date="2019-10-14T13:55:00Z"/>
                <w:rFonts w:ascii="Calibri" w:hAnsi="Calibri" w:cs="Calibri"/>
                <w:sz w:val="16"/>
                <w:szCs w:val="16"/>
              </w:rPr>
            </w:pPr>
            <w:ins w:id="5456" w:author="ONOPTCHENKO Xavier" w:date="2019-10-14T13:55:00Z">
              <w:r w:rsidRPr="007E7576">
                <w:rPr>
                  <w:rFonts w:ascii="Calibri" w:hAnsi="Calibri" w:cs="Calibri"/>
                  <w:sz w:val="16"/>
                  <w:szCs w:val="16"/>
                  <w:lang w:val="en-GB"/>
                </w:rPr>
                <w:t>Ancien serveur Spotfire Windows 2008</w:t>
              </w:r>
            </w:ins>
          </w:p>
        </w:tc>
      </w:tr>
      <w:tr w:rsidR="006F0AA1" w:rsidRPr="008C61A0" w14:paraId="2121F492" w14:textId="77777777" w:rsidTr="00A013EE">
        <w:trPr>
          <w:cnfStyle w:val="000000100000" w:firstRow="0" w:lastRow="0" w:firstColumn="0" w:lastColumn="0" w:oddVBand="0" w:evenVBand="0" w:oddHBand="1" w:evenHBand="0" w:firstRowFirstColumn="0" w:firstRowLastColumn="0" w:lastRowFirstColumn="0" w:lastRowLastColumn="0"/>
          <w:ins w:id="5457" w:author="ONOPTCHENKO Xavier" w:date="2019-10-14T13:55:00Z"/>
        </w:trPr>
        <w:tc>
          <w:tcPr>
            <w:cnfStyle w:val="001000000000" w:firstRow="0" w:lastRow="0" w:firstColumn="1" w:lastColumn="0" w:oddVBand="0" w:evenVBand="0" w:oddHBand="0" w:evenHBand="0" w:firstRowFirstColumn="0" w:firstRowLastColumn="0" w:lastRowFirstColumn="0" w:lastRowLastColumn="0"/>
            <w:tcW w:w="1284" w:type="dxa"/>
          </w:tcPr>
          <w:p w14:paraId="0B13308B" w14:textId="77777777" w:rsidR="006F0AA1" w:rsidRDefault="006F0AA1" w:rsidP="00A013EE">
            <w:pPr>
              <w:spacing w:before="60" w:after="60"/>
              <w:jc w:val="left"/>
              <w:rPr>
                <w:ins w:id="5458" w:author="ONOPTCHENKO Xavier" w:date="2019-10-14T13:55:00Z"/>
                <w:rFonts w:ascii="Calibri" w:hAnsi="Calibri" w:cs="Calibri"/>
                <w:sz w:val="16"/>
                <w:szCs w:val="16"/>
                <w:lang w:val="en-GB"/>
              </w:rPr>
            </w:pPr>
            <w:ins w:id="5459" w:author="ONOPTCHENKO Xavier" w:date="2019-10-14T13:55:00Z">
              <w:r>
                <w:rPr>
                  <w:rFonts w:ascii="Calibri" w:hAnsi="Calibri" w:cs="Calibri"/>
                  <w:sz w:val="16"/>
                  <w:szCs w:val="16"/>
                  <w:lang w:val="en-GB"/>
                </w:rPr>
                <w:t>Qualification</w:t>
              </w:r>
            </w:ins>
          </w:p>
        </w:tc>
        <w:tc>
          <w:tcPr>
            <w:tcW w:w="985" w:type="dxa"/>
          </w:tcPr>
          <w:p w14:paraId="7A39F56C" w14:textId="77777777" w:rsidR="006F0AA1" w:rsidRPr="007E7576" w:rsidRDefault="006F0AA1" w:rsidP="00A013EE">
            <w:pPr>
              <w:spacing w:before="60" w:after="60"/>
              <w:jc w:val="left"/>
              <w:cnfStyle w:val="000000100000" w:firstRow="0" w:lastRow="0" w:firstColumn="0" w:lastColumn="0" w:oddVBand="0" w:evenVBand="0" w:oddHBand="1" w:evenHBand="0" w:firstRowFirstColumn="0" w:firstRowLastColumn="0" w:lastRowFirstColumn="0" w:lastRowLastColumn="0"/>
              <w:rPr>
                <w:ins w:id="5460" w:author="ONOPTCHENKO Xavier" w:date="2019-10-14T13:55:00Z"/>
                <w:rFonts w:ascii="Calibri" w:hAnsi="Calibri" w:cs="Calibri"/>
                <w:sz w:val="16"/>
                <w:szCs w:val="16"/>
              </w:rPr>
            </w:pPr>
            <w:ins w:id="5461" w:author="ONOPTCHENKO Xavier" w:date="2019-10-14T13:55:00Z">
              <w:r w:rsidRPr="007E7576">
                <w:rPr>
                  <w:rFonts w:ascii="Calibri" w:hAnsi="Calibri" w:cs="Calibri"/>
                  <w:sz w:val="16"/>
                  <w:szCs w:val="16"/>
                  <w:lang w:val="en-GB"/>
                </w:rPr>
                <w:t>Flux</w:t>
              </w:r>
            </w:ins>
          </w:p>
        </w:tc>
        <w:tc>
          <w:tcPr>
            <w:tcW w:w="3796" w:type="dxa"/>
          </w:tcPr>
          <w:p w14:paraId="1C892187" w14:textId="77777777" w:rsidR="006F0AA1" w:rsidRPr="007E7576" w:rsidRDefault="006F0AA1" w:rsidP="00A013EE">
            <w:pPr>
              <w:spacing w:before="60" w:after="60"/>
              <w:jc w:val="left"/>
              <w:cnfStyle w:val="000000100000" w:firstRow="0" w:lastRow="0" w:firstColumn="0" w:lastColumn="0" w:oddVBand="0" w:evenVBand="0" w:oddHBand="1" w:evenHBand="0" w:firstRowFirstColumn="0" w:firstRowLastColumn="0" w:lastRowFirstColumn="0" w:lastRowLastColumn="0"/>
              <w:rPr>
                <w:ins w:id="5462" w:author="ONOPTCHENKO Xavier" w:date="2019-10-14T13:55:00Z"/>
                <w:rFonts w:ascii="Calibri" w:hAnsi="Calibri" w:cs="Calibri"/>
                <w:sz w:val="16"/>
                <w:szCs w:val="16"/>
              </w:rPr>
            </w:pPr>
            <w:ins w:id="5463" w:author="ONOPTCHENKO Xavier" w:date="2019-10-14T13:55:00Z">
              <w:r w:rsidRPr="007E7576">
                <w:rPr>
                  <w:rFonts w:ascii="Calibri" w:hAnsi="Calibri" w:cs="Calibri"/>
                  <w:sz w:val="16"/>
                  <w:szCs w:val="16"/>
                  <w:lang w:val="en-GB"/>
                </w:rPr>
                <w:t xml:space="preserve">WAF Spotfire vers </w:t>
              </w:r>
              <w:r w:rsidRPr="0037419B">
                <w:rPr>
                  <w:rFonts w:ascii="Calibri" w:hAnsi="Calibri" w:cs="Calibri"/>
                  <w:sz w:val="16"/>
                  <w:szCs w:val="16"/>
                </w:rPr>
                <w:t>S00V09939416</w:t>
              </w:r>
            </w:ins>
          </w:p>
        </w:tc>
        <w:tc>
          <w:tcPr>
            <w:tcW w:w="2997" w:type="dxa"/>
          </w:tcPr>
          <w:p w14:paraId="53D80418" w14:textId="77777777" w:rsidR="006F0AA1" w:rsidRPr="007E7576" w:rsidRDefault="006F0AA1" w:rsidP="00A013EE">
            <w:pPr>
              <w:spacing w:before="60" w:after="60"/>
              <w:jc w:val="left"/>
              <w:cnfStyle w:val="000000100000" w:firstRow="0" w:lastRow="0" w:firstColumn="0" w:lastColumn="0" w:oddVBand="0" w:evenVBand="0" w:oddHBand="1" w:evenHBand="0" w:firstRowFirstColumn="0" w:firstRowLastColumn="0" w:lastRowFirstColumn="0" w:lastRowLastColumn="0"/>
              <w:rPr>
                <w:ins w:id="5464" w:author="ONOPTCHENKO Xavier" w:date="2019-10-14T13:55:00Z"/>
                <w:rFonts w:ascii="Calibri" w:hAnsi="Calibri" w:cs="Calibri"/>
                <w:sz w:val="16"/>
                <w:szCs w:val="16"/>
                <w:lang w:val="fr-FR"/>
              </w:rPr>
            </w:pPr>
            <w:ins w:id="5465" w:author="ONOPTCHENKO Xavier" w:date="2019-10-14T13:55:00Z">
              <w:r w:rsidRPr="007E7576">
                <w:rPr>
                  <w:rFonts w:ascii="Calibri" w:hAnsi="Calibri" w:cs="Calibri"/>
                  <w:sz w:val="16"/>
                  <w:szCs w:val="16"/>
                  <w:lang w:val="fr-FR"/>
                </w:rPr>
                <w:t>Ancien flux en sortie du WAF</w:t>
              </w:r>
            </w:ins>
          </w:p>
        </w:tc>
      </w:tr>
      <w:tr w:rsidR="006F0AA1" w:rsidRPr="008C61A0" w14:paraId="55F44AE5" w14:textId="77777777" w:rsidTr="00A013EE">
        <w:trPr>
          <w:ins w:id="5466" w:author="ONOPTCHENKO Xavier" w:date="2019-10-14T13:55:00Z"/>
        </w:trPr>
        <w:tc>
          <w:tcPr>
            <w:cnfStyle w:val="001000000000" w:firstRow="0" w:lastRow="0" w:firstColumn="1" w:lastColumn="0" w:oddVBand="0" w:evenVBand="0" w:oddHBand="0" w:evenHBand="0" w:firstRowFirstColumn="0" w:firstRowLastColumn="0" w:lastRowFirstColumn="0" w:lastRowLastColumn="0"/>
            <w:tcW w:w="1284" w:type="dxa"/>
          </w:tcPr>
          <w:p w14:paraId="2EB05570" w14:textId="77777777" w:rsidR="006F0AA1" w:rsidRDefault="006F0AA1" w:rsidP="00A013EE">
            <w:pPr>
              <w:spacing w:before="60" w:after="60"/>
              <w:jc w:val="left"/>
              <w:rPr>
                <w:ins w:id="5467" w:author="ONOPTCHENKO Xavier" w:date="2019-10-14T13:55:00Z"/>
                <w:rFonts w:ascii="Calibri" w:hAnsi="Calibri" w:cs="Calibri"/>
                <w:sz w:val="16"/>
                <w:szCs w:val="16"/>
                <w:lang w:val="en-GB"/>
              </w:rPr>
            </w:pPr>
            <w:ins w:id="5468" w:author="ONOPTCHENKO Xavier" w:date="2019-10-14T13:55:00Z">
              <w:r>
                <w:rPr>
                  <w:rFonts w:ascii="Calibri" w:hAnsi="Calibri" w:cs="Calibri"/>
                  <w:sz w:val="16"/>
                  <w:szCs w:val="16"/>
                  <w:lang w:val="en-GB"/>
                </w:rPr>
                <w:t>Qualification</w:t>
              </w:r>
            </w:ins>
          </w:p>
        </w:tc>
        <w:tc>
          <w:tcPr>
            <w:tcW w:w="985" w:type="dxa"/>
          </w:tcPr>
          <w:p w14:paraId="3DCA7FB5" w14:textId="77777777" w:rsidR="006F0AA1" w:rsidRPr="007E7576" w:rsidRDefault="006F0AA1" w:rsidP="00A013EE">
            <w:pPr>
              <w:spacing w:before="60" w:after="60"/>
              <w:jc w:val="left"/>
              <w:cnfStyle w:val="000000000000" w:firstRow="0" w:lastRow="0" w:firstColumn="0" w:lastColumn="0" w:oddVBand="0" w:evenVBand="0" w:oddHBand="0" w:evenHBand="0" w:firstRowFirstColumn="0" w:firstRowLastColumn="0" w:lastRowFirstColumn="0" w:lastRowLastColumn="0"/>
              <w:rPr>
                <w:ins w:id="5469" w:author="ONOPTCHENKO Xavier" w:date="2019-10-14T13:55:00Z"/>
                <w:rFonts w:ascii="Calibri" w:hAnsi="Calibri" w:cs="Calibri"/>
                <w:sz w:val="16"/>
                <w:szCs w:val="16"/>
              </w:rPr>
            </w:pPr>
            <w:ins w:id="5470" w:author="ONOPTCHENKO Xavier" w:date="2019-10-14T13:55:00Z">
              <w:r w:rsidRPr="007E7576">
                <w:rPr>
                  <w:rFonts w:ascii="Calibri" w:hAnsi="Calibri" w:cs="Calibri"/>
                  <w:sz w:val="16"/>
                  <w:szCs w:val="16"/>
                </w:rPr>
                <w:t>Flux</w:t>
              </w:r>
            </w:ins>
          </w:p>
        </w:tc>
        <w:tc>
          <w:tcPr>
            <w:tcW w:w="3796" w:type="dxa"/>
          </w:tcPr>
          <w:p w14:paraId="1C920A50" w14:textId="77777777" w:rsidR="006F0AA1" w:rsidRPr="007E7576" w:rsidRDefault="006F0AA1" w:rsidP="00A013EE">
            <w:pPr>
              <w:spacing w:before="60" w:after="60"/>
              <w:jc w:val="left"/>
              <w:cnfStyle w:val="000000000000" w:firstRow="0" w:lastRow="0" w:firstColumn="0" w:lastColumn="0" w:oddVBand="0" w:evenVBand="0" w:oddHBand="0" w:evenHBand="0" w:firstRowFirstColumn="0" w:firstRowLastColumn="0" w:lastRowFirstColumn="0" w:lastRowLastColumn="0"/>
              <w:rPr>
                <w:ins w:id="5471" w:author="ONOPTCHENKO Xavier" w:date="2019-10-14T13:55:00Z"/>
                <w:rFonts w:ascii="Calibri" w:hAnsi="Calibri" w:cs="Calibri"/>
                <w:sz w:val="16"/>
                <w:szCs w:val="16"/>
              </w:rPr>
            </w:pPr>
            <w:ins w:id="5472" w:author="ONOPTCHENKO Xavier" w:date="2019-10-14T13:55:00Z">
              <w:r w:rsidRPr="007E7576">
                <w:rPr>
                  <w:rFonts w:ascii="Calibri" w:hAnsi="Calibri" w:cs="Calibri"/>
                  <w:sz w:val="16"/>
                  <w:szCs w:val="16"/>
                  <w:lang w:val="en-GB"/>
                </w:rPr>
                <w:t xml:space="preserve">WAF Spotfire Admin vers </w:t>
              </w:r>
              <w:r w:rsidRPr="0037419B">
                <w:rPr>
                  <w:rFonts w:ascii="Calibri" w:hAnsi="Calibri" w:cs="Calibri"/>
                  <w:sz w:val="16"/>
                  <w:szCs w:val="16"/>
                </w:rPr>
                <w:t>S00V09939416</w:t>
              </w:r>
            </w:ins>
          </w:p>
        </w:tc>
        <w:tc>
          <w:tcPr>
            <w:tcW w:w="2997" w:type="dxa"/>
          </w:tcPr>
          <w:p w14:paraId="29A26473" w14:textId="77777777" w:rsidR="006F0AA1" w:rsidRPr="007E7576" w:rsidRDefault="006F0AA1" w:rsidP="00A013EE">
            <w:pPr>
              <w:spacing w:before="60" w:after="60"/>
              <w:jc w:val="left"/>
              <w:cnfStyle w:val="000000000000" w:firstRow="0" w:lastRow="0" w:firstColumn="0" w:lastColumn="0" w:oddVBand="0" w:evenVBand="0" w:oddHBand="0" w:evenHBand="0" w:firstRowFirstColumn="0" w:firstRowLastColumn="0" w:lastRowFirstColumn="0" w:lastRowLastColumn="0"/>
              <w:rPr>
                <w:ins w:id="5473" w:author="ONOPTCHENKO Xavier" w:date="2019-10-14T13:55:00Z"/>
                <w:rFonts w:ascii="Calibri" w:hAnsi="Calibri" w:cs="Calibri"/>
                <w:sz w:val="16"/>
                <w:szCs w:val="16"/>
                <w:lang w:val="fr-FR"/>
              </w:rPr>
            </w:pPr>
            <w:ins w:id="5474" w:author="ONOPTCHENKO Xavier" w:date="2019-10-14T13:55:00Z">
              <w:r w:rsidRPr="007E7576">
                <w:rPr>
                  <w:rFonts w:ascii="Calibri" w:hAnsi="Calibri" w:cs="Calibri"/>
                  <w:sz w:val="16"/>
                  <w:szCs w:val="16"/>
                  <w:lang w:val="fr-FR"/>
                </w:rPr>
                <w:t>Ancien flux en sortie du WAF</w:t>
              </w:r>
            </w:ins>
          </w:p>
        </w:tc>
      </w:tr>
      <w:tr w:rsidR="006F0AA1" w:rsidRPr="008C61A0" w14:paraId="61CE9CA3" w14:textId="77777777" w:rsidTr="00A013EE">
        <w:trPr>
          <w:cnfStyle w:val="000000100000" w:firstRow="0" w:lastRow="0" w:firstColumn="0" w:lastColumn="0" w:oddVBand="0" w:evenVBand="0" w:oddHBand="1" w:evenHBand="0" w:firstRowFirstColumn="0" w:firstRowLastColumn="0" w:lastRowFirstColumn="0" w:lastRowLastColumn="0"/>
          <w:ins w:id="5475" w:author="ONOPTCHENKO Xavier" w:date="2019-10-14T13:55:00Z"/>
        </w:trPr>
        <w:tc>
          <w:tcPr>
            <w:cnfStyle w:val="001000000000" w:firstRow="0" w:lastRow="0" w:firstColumn="1" w:lastColumn="0" w:oddVBand="0" w:evenVBand="0" w:oddHBand="0" w:evenHBand="0" w:firstRowFirstColumn="0" w:firstRowLastColumn="0" w:lastRowFirstColumn="0" w:lastRowLastColumn="0"/>
            <w:tcW w:w="1284" w:type="dxa"/>
          </w:tcPr>
          <w:p w14:paraId="17EA1919" w14:textId="77777777" w:rsidR="006F0AA1" w:rsidRDefault="006F0AA1" w:rsidP="00A013EE">
            <w:pPr>
              <w:spacing w:before="60" w:after="60"/>
              <w:jc w:val="left"/>
              <w:rPr>
                <w:ins w:id="5476" w:author="ONOPTCHENKO Xavier" w:date="2019-10-14T13:55:00Z"/>
                <w:rFonts w:ascii="Calibri" w:hAnsi="Calibri" w:cs="Calibri"/>
                <w:sz w:val="16"/>
                <w:szCs w:val="16"/>
                <w:lang w:val="en-GB"/>
              </w:rPr>
            </w:pPr>
            <w:ins w:id="5477" w:author="ONOPTCHENKO Xavier" w:date="2019-10-14T13:55:00Z">
              <w:r>
                <w:rPr>
                  <w:rFonts w:ascii="Calibri" w:hAnsi="Calibri" w:cs="Calibri"/>
                  <w:sz w:val="16"/>
                  <w:szCs w:val="16"/>
                  <w:lang w:val="en-GB"/>
                </w:rPr>
                <w:t>Qualification</w:t>
              </w:r>
            </w:ins>
          </w:p>
        </w:tc>
        <w:tc>
          <w:tcPr>
            <w:tcW w:w="985" w:type="dxa"/>
          </w:tcPr>
          <w:p w14:paraId="0AD188C3" w14:textId="77777777" w:rsidR="006F0AA1" w:rsidRPr="007E7576" w:rsidRDefault="006F0AA1" w:rsidP="00A013EE">
            <w:pPr>
              <w:spacing w:before="60" w:after="60"/>
              <w:jc w:val="left"/>
              <w:cnfStyle w:val="000000100000" w:firstRow="0" w:lastRow="0" w:firstColumn="0" w:lastColumn="0" w:oddVBand="0" w:evenVBand="0" w:oddHBand="1" w:evenHBand="0" w:firstRowFirstColumn="0" w:firstRowLastColumn="0" w:lastRowFirstColumn="0" w:lastRowLastColumn="0"/>
              <w:rPr>
                <w:ins w:id="5478" w:author="ONOPTCHENKO Xavier" w:date="2019-10-14T13:55:00Z"/>
                <w:rFonts w:ascii="Calibri" w:hAnsi="Calibri" w:cs="Calibri"/>
                <w:sz w:val="16"/>
                <w:szCs w:val="16"/>
              </w:rPr>
            </w:pPr>
            <w:ins w:id="5479" w:author="ONOPTCHENKO Xavier" w:date="2019-10-14T13:55:00Z">
              <w:r w:rsidRPr="007E7576">
                <w:rPr>
                  <w:rFonts w:ascii="Calibri" w:hAnsi="Calibri" w:cs="Calibri"/>
                  <w:sz w:val="16"/>
                  <w:szCs w:val="16"/>
                </w:rPr>
                <w:t>Flux</w:t>
              </w:r>
            </w:ins>
          </w:p>
        </w:tc>
        <w:tc>
          <w:tcPr>
            <w:tcW w:w="3796" w:type="dxa"/>
          </w:tcPr>
          <w:p w14:paraId="2378488E" w14:textId="77777777" w:rsidR="006F0AA1" w:rsidRPr="007E7576" w:rsidRDefault="006F0AA1" w:rsidP="00A013EE">
            <w:pPr>
              <w:spacing w:before="60" w:after="60"/>
              <w:jc w:val="left"/>
              <w:cnfStyle w:val="000000100000" w:firstRow="0" w:lastRow="0" w:firstColumn="0" w:lastColumn="0" w:oddVBand="0" w:evenVBand="0" w:oddHBand="1" w:evenHBand="0" w:firstRowFirstColumn="0" w:firstRowLastColumn="0" w:lastRowFirstColumn="0" w:lastRowLastColumn="0"/>
              <w:rPr>
                <w:ins w:id="5480" w:author="ONOPTCHENKO Xavier" w:date="2019-10-14T13:55:00Z"/>
                <w:rFonts w:ascii="Calibri" w:hAnsi="Calibri" w:cs="Calibri"/>
                <w:sz w:val="16"/>
                <w:szCs w:val="16"/>
                <w:lang w:val="fr-FR"/>
              </w:rPr>
            </w:pPr>
            <w:ins w:id="5481" w:author="ONOPTCHENKO Xavier" w:date="2019-10-14T13:55:00Z">
              <w:r w:rsidRPr="007E7576">
                <w:rPr>
                  <w:rFonts w:ascii="Calibri" w:hAnsi="Calibri" w:cs="Calibri"/>
                  <w:sz w:val="16"/>
                  <w:szCs w:val="16"/>
                  <w:lang w:val="fr-FR"/>
                </w:rPr>
                <w:t xml:space="preserve">S00V09939416 vers </w:t>
              </w:r>
              <w:r w:rsidRPr="0037419B">
                <w:rPr>
                  <w:rFonts w:ascii="Calibri" w:hAnsi="Calibri" w:cs="Calibri"/>
                  <w:sz w:val="16"/>
                  <w:szCs w:val="16"/>
                </w:rPr>
                <w:t>S00VA9939414</w:t>
              </w:r>
            </w:ins>
          </w:p>
        </w:tc>
        <w:tc>
          <w:tcPr>
            <w:tcW w:w="2997" w:type="dxa"/>
          </w:tcPr>
          <w:p w14:paraId="58842D67" w14:textId="77777777" w:rsidR="006F0AA1" w:rsidRPr="007E7576" w:rsidRDefault="006F0AA1" w:rsidP="00A013EE">
            <w:pPr>
              <w:spacing w:before="60" w:after="60"/>
              <w:jc w:val="left"/>
              <w:cnfStyle w:val="000000100000" w:firstRow="0" w:lastRow="0" w:firstColumn="0" w:lastColumn="0" w:oddVBand="0" w:evenVBand="0" w:oddHBand="1" w:evenHBand="0" w:firstRowFirstColumn="0" w:firstRowLastColumn="0" w:lastRowFirstColumn="0" w:lastRowLastColumn="0"/>
              <w:rPr>
                <w:ins w:id="5482" w:author="ONOPTCHENKO Xavier" w:date="2019-10-14T13:55:00Z"/>
                <w:rFonts w:ascii="Calibri" w:hAnsi="Calibri" w:cs="Calibri"/>
                <w:sz w:val="16"/>
                <w:szCs w:val="16"/>
                <w:lang w:val="fr-FR"/>
              </w:rPr>
            </w:pPr>
            <w:ins w:id="5483" w:author="ONOPTCHENKO Xavier" w:date="2019-10-14T13:55:00Z">
              <w:r w:rsidRPr="007E7576">
                <w:rPr>
                  <w:rFonts w:ascii="Calibri" w:hAnsi="Calibri" w:cs="Calibri"/>
                  <w:sz w:val="16"/>
                  <w:szCs w:val="16"/>
                  <w:lang w:val="fr-FR"/>
                </w:rPr>
                <w:t>Ancien flux d’accès aux données</w:t>
              </w:r>
            </w:ins>
          </w:p>
        </w:tc>
      </w:tr>
      <w:tr w:rsidR="006F0AA1" w:rsidRPr="008C61A0" w14:paraId="7DB70A1F" w14:textId="77777777" w:rsidTr="00A013EE">
        <w:trPr>
          <w:ins w:id="5484" w:author="ONOPTCHENKO Xavier" w:date="2019-10-14T13:55:00Z"/>
        </w:trPr>
        <w:tc>
          <w:tcPr>
            <w:cnfStyle w:val="001000000000" w:firstRow="0" w:lastRow="0" w:firstColumn="1" w:lastColumn="0" w:oddVBand="0" w:evenVBand="0" w:oddHBand="0" w:evenHBand="0" w:firstRowFirstColumn="0" w:firstRowLastColumn="0" w:lastRowFirstColumn="0" w:lastRowLastColumn="0"/>
            <w:tcW w:w="1284" w:type="dxa"/>
          </w:tcPr>
          <w:p w14:paraId="4E5BF959" w14:textId="77777777" w:rsidR="006F0AA1" w:rsidRDefault="006F0AA1" w:rsidP="00A013EE">
            <w:pPr>
              <w:spacing w:before="60" w:after="60"/>
              <w:jc w:val="left"/>
              <w:rPr>
                <w:ins w:id="5485" w:author="ONOPTCHENKO Xavier" w:date="2019-10-14T13:55:00Z"/>
                <w:rFonts w:ascii="Calibri" w:hAnsi="Calibri" w:cs="Calibri"/>
                <w:sz w:val="16"/>
                <w:szCs w:val="16"/>
                <w:lang w:val="en-GB"/>
              </w:rPr>
            </w:pPr>
            <w:ins w:id="5486" w:author="ONOPTCHENKO Xavier" w:date="2019-10-14T13:55:00Z">
              <w:r>
                <w:rPr>
                  <w:rFonts w:ascii="Calibri" w:hAnsi="Calibri" w:cs="Calibri"/>
                  <w:sz w:val="16"/>
                  <w:szCs w:val="16"/>
                  <w:lang w:val="en-GB"/>
                </w:rPr>
                <w:t>Qualification</w:t>
              </w:r>
            </w:ins>
          </w:p>
        </w:tc>
        <w:tc>
          <w:tcPr>
            <w:tcW w:w="985" w:type="dxa"/>
          </w:tcPr>
          <w:p w14:paraId="3979A6E5" w14:textId="77777777" w:rsidR="006F0AA1" w:rsidRPr="007E7576" w:rsidRDefault="006F0AA1" w:rsidP="00A013EE">
            <w:pPr>
              <w:spacing w:before="60" w:after="60"/>
              <w:jc w:val="left"/>
              <w:cnfStyle w:val="000000000000" w:firstRow="0" w:lastRow="0" w:firstColumn="0" w:lastColumn="0" w:oddVBand="0" w:evenVBand="0" w:oddHBand="0" w:evenHBand="0" w:firstRowFirstColumn="0" w:firstRowLastColumn="0" w:lastRowFirstColumn="0" w:lastRowLastColumn="0"/>
              <w:rPr>
                <w:ins w:id="5487" w:author="ONOPTCHENKO Xavier" w:date="2019-10-14T13:55:00Z"/>
                <w:rFonts w:ascii="Calibri" w:hAnsi="Calibri" w:cs="Calibri"/>
                <w:sz w:val="16"/>
                <w:szCs w:val="16"/>
              </w:rPr>
            </w:pPr>
            <w:ins w:id="5488" w:author="ONOPTCHENKO Xavier" w:date="2019-10-14T13:55:00Z">
              <w:r w:rsidRPr="007E7576">
                <w:rPr>
                  <w:rFonts w:ascii="Calibri" w:hAnsi="Calibri" w:cs="Calibri"/>
                  <w:sz w:val="16"/>
                  <w:szCs w:val="16"/>
                </w:rPr>
                <w:t>Schéma</w:t>
              </w:r>
            </w:ins>
          </w:p>
        </w:tc>
        <w:tc>
          <w:tcPr>
            <w:tcW w:w="3796" w:type="dxa"/>
          </w:tcPr>
          <w:p w14:paraId="0B0477AF" w14:textId="77777777" w:rsidR="006F0AA1" w:rsidRPr="007E7576" w:rsidRDefault="006F0AA1" w:rsidP="00A013EE">
            <w:pPr>
              <w:spacing w:before="60" w:after="60"/>
              <w:jc w:val="left"/>
              <w:cnfStyle w:val="000000000000" w:firstRow="0" w:lastRow="0" w:firstColumn="0" w:lastColumn="0" w:oddVBand="0" w:evenVBand="0" w:oddHBand="0" w:evenHBand="0" w:firstRowFirstColumn="0" w:firstRowLastColumn="0" w:lastRowFirstColumn="0" w:lastRowLastColumn="0"/>
              <w:rPr>
                <w:ins w:id="5489" w:author="ONOPTCHENKO Xavier" w:date="2019-10-14T13:55:00Z"/>
                <w:rFonts w:ascii="Calibri" w:hAnsi="Calibri" w:cs="Calibri"/>
                <w:sz w:val="16"/>
                <w:szCs w:val="16"/>
                <w:lang w:val="fr-FR"/>
              </w:rPr>
            </w:pPr>
            <w:ins w:id="5490" w:author="ONOPTCHENKO Xavier" w:date="2019-10-14T13:55:00Z">
              <w:r w:rsidRPr="007E7576">
                <w:rPr>
                  <w:rFonts w:ascii="Calibri" w:hAnsi="Calibri" w:cs="Calibri"/>
                  <w:sz w:val="16"/>
                  <w:szCs w:val="16"/>
                  <w:lang w:val="fr-FR"/>
                </w:rPr>
                <w:t xml:space="preserve">EXP_ESB_TSF dans </w:t>
              </w:r>
              <w:r>
                <w:rPr>
                  <w:rFonts w:ascii="Calibri" w:hAnsi="Calibri" w:cs="Calibri"/>
                  <w:sz w:val="16"/>
                  <w:szCs w:val="16"/>
                  <w:lang w:val="fr-FR"/>
                </w:rPr>
                <w:t>Q</w:t>
              </w:r>
              <w:r w:rsidRPr="007E7576">
                <w:rPr>
                  <w:rFonts w:ascii="Calibri" w:hAnsi="Calibri" w:cs="Calibri"/>
                  <w:sz w:val="16"/>
                  <w:szCs w:val="16"/>
                  <w:lang w:val="fr-FR"/>
                </w:rPr>
                <w:t>10792AP10</w:t>
              </w:r>
              <w:r>
                <w:rPr>
                  <w:rFonts w:ascii="Calibri" w:hAnsi="Calibri" w:cs="Calibri"/>
                  <w:sz w:val="16"/>
                  <w:szCs w:val="16"/>
                  <w:lang w:val="fr-FR"/>
                </w:rPr>
                <w:t xml:space="preserve"> (</w:t>
              </w:r>
              <w:r w:rsidRPr="007E7576">
                <w:rPr>
                  <w:rFonts w:ascii="Calibri" w:hAnsi="Calibri" w:cs="Calibri"/>
                  <w:sz w:val="16"/>
                  <w:szCs w:val="16"/>
                  <w:lang w:val="fr-FR"/>
                </w:rPr>
                <w:t>S00VA9939414</w:t>
              </w:r>
              <w:r>
                <w:rPr>
                  <w:rFonts w:ascii="Calibri" w:hAnsi="Calibri" w:cs="Calibri"/>
                  <w:sz w:val="16"/>
                  <w:szCs w:val="16"/>
                  <w:lang w:val="fr-FR"/>
                </w:rPr>
                <w:t>)</w:t>
              </w:r>
              <w:r w:rsidRPr="007E7576">
                <w:rPr>
                  <w:rFonts w:ascii="Calibri" w:hAnsi="Calibri" w:cs="Calibri"/>
                  <w:sz w:val="16"/>
                  <w:szCs w:val="16"/>
                  <w:lang w:val="fr-FR"/>
                </w:rPr>
                <w:t xml:space="preserve"> et </w:t>
              </w:r>
              <w:r>
                <w:rPr>
                  <w:rFonts w:ascii="Calibri" w:hAnsi="Calibri" w:cs="Calibri"/>
                  <w:sz w:val="16"/>
                  <w:szCs w:val="16"/>
                  <w:lang w:val="fr-FR"/>
                </w:rPr>
                <w:t>Q</w:t>
              </w:r>
              <w:r w:rsidRPr="007E7576">
                <w:rPr>
                  <w:rFonts w:ascii="Calibri" w:hAnsi="Calibri" w:cs="Calibri"/>
                  <w:sz w:val="16"/>
                  <w:szCs w:val="16"/>
                  <w:lang w:val="fr-FR"/>
                </w:rPr>
                <w:t>10792</w:t>
              </w:r>
              <w:r>
                <w:rPr>
                  <w:rFonts w:ascii="Calibri" w:hAnsi="Calibri" w:cs="Calibri"/>
                  <w:sz w:val="16"/>
                  <w:szCs w:val="16"/>
                  <w:lang w:val="fr-FR"/>
                </w:rPr>
                <w:t>BP</w:t>
              </w:r>
              <w:r w:rsidRPr="007E7576">
                <w:rPr>
                  <w:rFonts w:ascii="Calibri" w:hAnsi="Calibri" w:cs="Calibri"/>
                  <w:sz w:val="16"/>
                  <w:szCs w:val="16"/>
                  <w:lang w:val="fr-FR"/>
                </w:rPr>
                <w:t>10</w:t>
              </w:r>
              <w:r>
                <w:rPr>
                  <w:rFonts w:ascii="Calibri" w:hAnsi="Calibri" w:cs="Calibri"/>
                  <w:sz w:val="16"/>
                  <w:szCs w:val="16"/>
                  <w:lang w:val="fr-FR"/>
                </w:rPr>
                <w:t xml:space="preserve"> (</w:t>
              </w:r>
              <w:r w:rsidRPr="007E7576">
                <w:rPr>
                  <w:rFonts w:ascii="Calibri" w:hAnsi="Calibri" w:cs="Calibri"/>
                  <w:sz w:val="16"/>
                  <w:szCs w:val="16"/>
                  <w:lang w:val="fr-FR"/>
                </w:rPr>
                <w:t>S00VA9939414</w:t>
              </w:r>
              <w:r>
                <w:rPr>
                  <w:rFonts w:ascii="Calibri" w:hAnsi="Calibri" w:cs="Calibri"/>
                  <w:sz w:val="16"/>
                  <w:szCs w:val="16"/>
                  <w:lang w:val="fr-FR"/>
                </w:rPr>
                <w:t>)</w:t>
              </w:r>
            </w:ins>
          </w:p>
        </w:tc>
        <w:tc>
          <w:tcPr>
            <w:tcW w:w="2997" w:type="dxa"/>
          </w:tcPr>
          <w:p w14:paraId="45703BE8" w14:textId="77777777" w:rsidR="006F0AA1" w:rsidRPr="007E7576" w:rsidRDefault="006F0AA1" w:rsidP="00A013EE">
            <w:pPr>
              <w:spacing w:before="60" w:after="60"/>
              <w:jc w:val="left"/>
              <w:cnfStyle w:val="000000000000" w:firstRow="0" w:lastRow="0" w:firstColumn="0" w:lastColumn="0" w:oddVBand="0" w:evenVBand="0" w:oddHBand="0" w:evenHBand="0" w:firstRowFirstColumn="0" w:firstRowLastColumn="0" w:lastRowFirstColumn="0" w:lastRowLastColumn="0"/>
              <w:rPr>
                <w:ins w:id="5491" w:author="ONOPTCHENKO Xavier" w:date="2019-10-14T13:55:00Z"/>
                <w:rFonts w:ascii="Calibri" w:hAnsi="Calibri" w:cs="Calibri"/>
                <w:sz w:val="16"/>
                <w:szCs w:val="16"/>
                <w:lang w:val="fr-FR"/>
              </w:rPr>
            </w:pPr>
            <w:ins w:id="5492" w:author="ONOPTCHENKO Xavier" w:date="2019-10-14T13:55:00Z">
              <w:r w:rsidRPr="007E7576">
                <w:rPr>
                  <w:rFonts w:ascii="Calibri" w:hAnsi="Calibri" w:cs="Calibri"/>
                  <w:sz w:val="16"/>
                  <w:szCs w:val="16"/>
                  <w:lang w:val="fr-FR"/>
                </w:rPr>
                <w:t>Schéma Spotfire dans la base ESB</w:t>
              </w:r>
            </w:ins>
          </w:p>
        </w:tc>
      </w:tr>
      <w:tr w:rsidR="006F0AA1" w:rsidRPr="008C61A0" w14:paraId="1C6C74BF" w14:textId="77777777" w:rsidTr="00A013EE">
        <w:trPr>
          <w:cnfStyle w:val="000000100000" w:firstRow="0" w:lastRow="0" w:firstColumn="0" w:lastColumn="0" w:oddVBand="0" w:evenVBand="0" w:oddHBand="1" w:evenHBand="0" w:firstRowFirstColumn="0" w:firstRowLastColumn="0" w:lastRowFirstColumn="0" w:lastRowLastColumn="0"/>
          <w:ins w:id="5493" w:author="ONOPTCHENKO Xavier" w:date="2019-10-14T13:55:00Z"/>
        </w:trPr>
        <w:tc>
          <w:tcPr>
            <w:cnfStyle w:val="001000000000" w:firstRow="0" w:lastRow="0" w:firstColumn="1" w:lastColumn="0" w:oddVBand="0" w:evenVBand="0" w:oddHBand="0" w:evenHBand="0" w:firstRowFirstColumn="0" w:firstRowLastColumn="0" w:lastRowFirstColumn="0" w:lastRowLastColumn="0"/>
            <w:tcW w:w="1284" w:type="dxa"/>
          </w:tcPr>
          <w:p w14:paraId="720C351B" w14:textId="77777777" w:rsidR="006F0AA1" w:rsidRDefault="006F0AA1" w:rsidP="00A013EE">
            <w:pPr>
              <w:spacing w:before="60" w:after="60"/>
              <w:jc w:val="left"/>
              <w:rPr>
                <w:ins w:id="5494" w:author="ONOPTCHENKO Xavier" w:date="2019-10-14T13:55:00Z"/>
                <w:rFonts w:ascii="Calibri" w:hAnsi="Calibri" w:cs="Calibri"/>
                <w:sz w:val="16"/>
                <w:szCs w:val="16"/>
                <w:lang w:val="en-GB"/>
              </w:rPr>
            </w:pPr>
            <w:ins w:id="5495" w:author="ONOPTCHENKO Xavier" w:date="2019-10-14T13:55:00Z">
              <w:r>
                <w:rPr>
                  <w:rFonts w:ascii="Calibri" w:hAnsi="Calibri" w:cs="Calibri"/>
                  <w:sz w:val="16"/>
                  <w:szCs w:val="16"/>
                  <w:lang w:val="en-GB"/>
                </w:rPr>
                <w:t>Développement</w:t>
              </w:r>
            </w:ins>
          </w:p>
        </w:tc>
        <w:tc>
          <w:tcPr>
            <w:tcW w:w="985" w:type="dxa"/>
          </w:tcPr>
          <w:p w14:paraId="595E31BC" w14:textId="77777777" w:rsidR="006F0AA1" w:rsidRPr="007E7576" w:rsidRDefault="006F0AA1" w:rsidP="00A013EE">
            <w:pPr>
              <w:spacing w:before="60" w:after="60"/>
              <w:jc w:val="left"/>
              <w:cnfStyle w:val="000000100000" w:firstRow="0" w:lastRow="0" w:firstColumn="0" w:lastColumn="0" w:oddVBand="0" w:evenVBand="0" w:oddHBand="1" w:evenHBand="0" w:firstRowFirstColumn="0" w:firstRowLastColumn="0" w:lastRowFirstColumn="0" w:lastRowLastColumn="0"/>
              <w:rPr>
                <w:ins w:id="5496" w:author="ONOPTCHENKO Xavier" w:date="2019-10-14T13:55:00Z"/>
                <w:rFonts w:ascii="Calibri" w:hAnsi="Calibri" w:cs="Calibri"/>
                <w:sz w:val="16"/>
                <w:szCs w:val="16"/>
              </w:rPr>
            </w:pPr>
            <w:ins w:id="5497" w:author="ONOPTCHENKO Xavier" w:date="2019-10-14T13:55:00Z">
              <w:r>
                <w:rPr>
                  <w:rFonts w:ascii="Calibri" w:hAnsi="Calibri" w:cs="Calibri"/>
                  <w:sz w:val="16"/>
                  <w:szCs w:val="16"/>
                </w:rPr>
                <w:t>Serveur</w:t>
              </w:r>
            </w:ins>
          </w:p>
        </w:tc>
        <w:tc>
          <w:tcPr>
            <w:tcW w:w="3796" w:type="dxa"/>
          </w:tcPr>
          <w:p w14:paraId="0DA6ECEA" w14:textId="77777777" w:rsidR="006F0AA1" w:rsidRPr="007E7576" w:rsidRDefault="006F0AA1" w:rsidP="00A013EE">
            <w:pPr>
              <w:spacing w:before="60" w:after="60"/>
              <w:jc w:val="left"/>
              <w:cnfStyle w:val="000000100000" w:firstRow="0" w:lastRow="0" w:firstColumn="0" w:lastColumn="0" w:oddVBand="0" w:evenVBand="0" w:oddHBand="1" w:evenHBand="0" w:firstRowFirstColumn="0" w:firstRowLastColumn="0" w:lastRowFirstColumn="0" w:lastRowLastColumn="0"/>
              <w:rPr>
                <w:ins w:id="5498" w:author="ONOPTCHENKO Xavier" w:date="2019-10-14T13:55:00Z"/>
                <w:rFonts w:ascii="Calibri" w:hAnsi="Calibri" w:cs="Calibri"/>
                <w:sz w:val="16"/>
                <w:szCs w:val="16"/>
              </w:rPr>
            </w:pPr>
            <w:ins w:id="5499" w:author="ONOPTCHENKO Xavier" w:date="2019-10-14T13:55:00Z">
              <w:r w:rsidRPr="00802A97">
                <w:rPr>
                  <w:rFonts w:ascii="Calibri" w:hAnsi="Calibri" w:cs="Calibri"/>
                  <w:sz w:val="16"/>
                  <w:szCs w:val="16"/>
                </w:rPr>
                <w:t>S00V09940416</w:t>
              </w:r>
            </w:ins>
          </w:p>
        </w:tc>
        <w:tc>
          <w:tcPr>
            <w:tcW w:w="2997" w:type="dxa"/>
          </w:tcPr>
          <w:p w14:paraId="57DB8AE6" w14:textId="77777777" w:rsidR="006F0AA1" w:rsidRPr="007E7576" w:rsidRDefault="006F0AA1" w:rsidP="00A013EE">
            <w:pPr>
              <w:spacing w:before="60" w:after="60"/>
              <w:jc w:val="left"/>
              <w:cnfStyle w:val="000000100000" w:firstRow="0" w:lastRow="0" w:firstColumn="0" w:lastColumn="0" w:oddVBand="0" w:evenVBand="0" w:oddHBand="1" w:evenHBand="0" w:firstRowFirstColumn="0" w:firstRowLastColumn="0" w:lastRowFirstColumn="0" w:lastRowLastColumn="0"/>
              <w:rPr>
                <w:ins w:id="5500" w:author="ONOPTCHENKO Xavier" w:date="2019-10-14T13:55:00Z"/>
                <w:rFonts w:ascii="Calibri" w:hAnsi="Calibri" w:cs="Calibri"/>
                <w:sz w:val="16"/>
                <w:szCs w:val="16"/>
              </w:rPr>
            </w:pPr>
            <w:ins w:id="5501" w:author="ONOPTCHENKO Xavier" w:date="2019-10-14T13:55:00Z">
              <w:r w:rsidRPr="007E7576">
                <w:rPr>
                  <w:rFonts w:ascii="Calibri" w:hAnsi="Calibri" w:cs="Calibri"/>
                  <w:sz w:val="16"/>
                  <w:szCs w:val="16"/>
                  <w:lang w:val="en-GB"/>
                </w:rPr>
                <w:t>Ancien serveur Spotfire Windows 2008</w:t>
              </w:r>
            </w:ins>
          </w:p>
        </w:tc>
      </w:tr>
    </w:tbl>
    <w:p w14:paraId="04A7ECF5" w14:textId="03385472" w:rsidR="00C440F7" w:rsidRPr="000A3873" w:rsidDel="001953B7" w:rsidRDefault="009B3A92">
      <w:pPr>
        <w:pStyle w:val="BI-Normal"/>
        <w:rPr>
          <w:del w:id="5502" w:author="ONOPTCHENKO Xavier" w:date="2019-10-11T11:27:00Z"/>
          <w:rPrChange w:id="5503" w:author="ONOPTCHENKO Xavier" w:date="2019-10-14T11:35:00Z">
            <w:rPr>
              <w:del w:id="5504" w:author="ONOPTCHENKO Xavier" w:date="2019-10-11T11:27:00Z"/>
              <w:lang w:val="en-GB"/>
            </w:rPr>
          </w:rPrChange>
        </w:rPr>
        <w:pPrChange w:id="5505" w:author="ONOPTCHENKO Xavier" w:date="2019-10-14T11:30:00Z">
          <w:pPr/>
        </w:pPrChange>
      </w:pPr>
      <w:del w:id="5506" w:author="ONOPTCHENKO Xavier" w:date="2019-10-11T11:27:00Z">
        <w:r w:rsidDel="001953B7">
          <w:rPr>
            <w:noProof/>
          </w:rPr>
          <w:drawing>
            <wp:inline distT="0" distB="0" distL="0" distR="0" wp14:anchorId="57BDF927" wp14:editId="228391F0">
              <wp:extent cx="5391150" cy="12668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91150" cy="1266825"/>
                      </a:xfrm>
                      <a:prstGeom prst="rect">
                        <a:avLst/>
                      </a:prstGeom>
                    </pic:spPr>
                  </pic:pic>
                </a:graphicData>
              </a:graphic>
            </wp:inline>
          </w:drawing>
        </w:r>
      </w:del>
    </w:p>
    <w:p w14:paraId="393A38FD" w14:textId="4F2DEF4D" w:rsidR="00DA5B13" w:rsidRPr="000A3873" w:rsidDel="001953B7" w:rsidRDefault="00DA5B13">
      <w:pPr>
        <w:pStyle w:val="BI-Normal"/>
        <w:rPr>
          <w:del w:id="5507" w:author="ONOPTCHENKO Xavier" w:date="2019-10-11T11:27:00Z"/>
          <w:rPrChange w:id="5508" w:author="ONOPTCHENKO Xavier" w:date="2019-10-14T11:35:00Z">
            <w:rPr>
              <w:del w:id="5509" w:author="ONOPTCHENKO Xavier" w:date="2019-10-11T11:27:00Z"/>
              <w:lang w:val="en-GB"/>
            </w:rPr>
          </w:rPrChange>
        </w:rPr>
        <w:pPrChange w:id="5510" w:author="ONOPTCHENKO Xavier" w:date="2019-10-14T11:30:00Z">
          <w:pPr/>
        </w:pPrChange>
      </w:pPr>
    </w:p>
    <w:p w14:paraId="09A90E6A" w14:textId="3042383D" w:rsidR="00F465C2" w:rsidRPr="000A3873" w:rsidDel="001953B7" w:rsidRDefault="00F465C2">
      <w:pPr>
        <w:pStyle w:val="BI-Normal"/>
        <w:rPr>
          <w:del w:id="5511" w:author="ONOPTCHENKO Xavier" w:date="2019-10-11T11:27:00Z"/>
          <w:rPrChange w:id="5512" w:author="ONOPTCHENKO Xavier" w:date="2019-10-14T11:35:00Z">
            <w:rPr>
              <w:del w:id="5513" w:author="ONOPTCHENKO Xavier" w:date="2019-10-11T11:27:00Z"/>
              <w:lang w:val="en-GB"/>
            </w:rPr>
          </w:rPrChange>
        </w:rPr>
        <w:pPrChange w:id="5514" w:author="ONOPTCHENKO Xavier" w:date="2019-10-14T11:30:00Z">
          <w:pPr/>
        </w:pPrChange>
      </w:pPr>
    </w:p>
    <w:p w14:paraId="359ABD71" w14:textId="373FD8EE" w:rsidR="00C96560" w:rsidRPr="00C96560" w:rsidDel="001953B7" w:rsidRDefault="00C96560">
      <w:pPr>
        <w:pStyle w:val="BI-Normal"/>
        <w:rPr>
          <w:del w:id="5515" w:author="ONOPTCHENKO Xavier" w:date="2019-10-11T11:27:00Z"/>
        </w:rPr>
        <w:pPrChange w:id="5516" w:author="ONOPTCHENKO Xavier" w:date="2019-10-14T11:30:00Z">
          <w:pPr/>
        </w:pPrChange>
      </w:pPr>
    </w:p>
    <w:p w14:paraId="2C9A67AB" w14:textId="77777777" w:rsidR="001953B7" w:rsidRPr="000A3873" w:rsidRDefault="0060265E">
      <w:pPr>
        <w:pStyle w:val="BI-Normal"/>
        <w:rPr>
          <w:ins w:id="5517" w:author="ONOPTCHENKO Xavier" w:date="2019-10-11T11:28:00Z"/>
          <w:rPrChange w:id="5518" w:author="ONOPTCHENKO Xavier" w:date="2019-10-14T11:35:00Z">
            <w:rPr>
              <w:ins w:id="5519" w:author="ONOPTCHENKO Xavier" w:date="2019-10-11T11:28:00Z"/>
              <w:lang w:val="en-GB"/>
            </w:rPr>
          </w:rPrChange>
        </w:rPr>
        <w:pPrChange w:id="5520" w:author="ONOPTCHENKO Xavier" w:date="2019-10-14T11:30:00Z">
          <w:pPr>
            <w:pStyle w:val="Titre1"/>
          </w:pPr>
        </w:pPrChange>
      </w:pPr>
      <w:del w:id="5521" w:author="ONOPTCHENKO Xavier" w:date="2019-10-11T11:28:00Z">
        <w:r w:rsidRPr="000A3873" w:rsidDel="001953B7">
          <w:rPr>
            <w:rPrChange w:id="5522" w:author="ONOPTCHENKO Xavier" w:date="2019-10-14T11:35:00Z">
              <w:rPr>
                <w:b w:val="0"/>
                <w:bCs w:val="0"/>
                <w:lang w:val="en-GB"/>
              </w:rPr>
            </w:rPrChange>
          </w:rPr>
          <w:br w:type="page"/>
        </w:r>
      </w:del>
      <w:bookmarkStart w:id="5523" w:name="_Toc520392243"/>
      <w:bookmarkStart w:id="5524" w:name="_Toc520904741"/>
      <w:bookmarkStart w:id="5525" w:name="_Toc437421751"/>
      <w:bookmarkStart w:id="5526" w:name="_Ref445298576"/>
      <w:bookmarkStart w:id="5527" w:name="_Ref445298662"/>
    </w:p>
    <w:p w14:paraId="6B4EB07C" w14:textId="3D4FEF51" w:rsidR="00D260CF" w:rsidRDefault="00D260CF">
      <w:pPr>
        <w:pStyle w:val="Titre1"/>
        <w:rPr>
          <w:ins w:id="5528" w:author="ONOPTCHENKO Xavier" w:date="2019-10-14T14:32:00Z"/>
          <w:lang w:val="en-GB"/>
        </w:rPr>
      </w:pPr>
      <w:bookmarkStart w:id="5529" w:name="_Toc21697956"/>
      <w:r>
        <w:rPr>
          <w:lang w:val="en-GB"/>
        </w:rPr>
        <w:t>Infrastructure</w:t>
      </w:r>
      <w:bookmarkEnd w:id="5523"/>
      <w:bookmarkEnd w:id="5524"/>
      <w:bookmarkEnd w:id="5529"/>
    </w:p>
    <w:p w14:paraId="3E9CD43D" w14:textId="5EC04158" w:rsidR="00F43E16" w:rsidRPr="00537A77" w:rsidRDefault="00F43E16">
      <w:pPr>
        <w:rPr>
          <w:lang w:val="en-GB"/>
        </w:rPr>
        <w:pPrChange w:id="5530" w:author="ONOPTCHENKO Xavier" w:date="2019-10-14T14:32:00Z">
          <w:pPr>
            <w:pStyle w:val="Titre1"/>
          </w:pPr>
        </w:pPrChange>
      </w:pPr>
      <w:ins w:id="5531" w:author="ONOPTCHENKO Xavier" w:date="2019-10-14T14:32:00Z">
        <w:r w:rsidRPr="00CF3332">
          <w:t xml:space="preserve">L’infrastructure de l’application repose sur les différentes offres de service IPS / BP2I. </w:t>
        </w:r>
        <w:r>
          <w:t>Se référer aux documents décrivant les offres.</w:t>
        </w:r>
      </w:ins>
    </w:p>
    <w:p w14:paraId="44D56AF3" w14:textId="6ADCA1BA" w:rsidR="00D260CF" w:rsidDel="00F43E16" w:rsidRDefault="00D260CF" w:rsidP="00D260CF">
      <w:pPr>
        <w:pStyle w:val="Titre2"/>
        <w:rPr>
          <w:del w:id="5532" w:author="ONOPTCHENKO Xavier" w:date="2019-10-14T14:33:00Z"/>
          <w:lang w:val="en-GB"/>
        </w:rPr>
      </w:pPr>
      <w:bookmarkStart w:id="5533" w:name="_Toc520392244"/>
      <w:bookmarkStart w:id="5534" w:name="_Toc520904742"/>
      <w:bookmarkStart w:id="5535" w:name="_Toc21697957"/>
      <w:del w:id="5536" w:author="ONOPTCHENKO Xavier" w:date="2019-10-14T14:33:00Z">
        <w:r w:rsidDel="00F43E16">
          <w:rPr>
            <w:lang w:val="en-GB"/>
          </w:rPr>
          <w:delText>Network &amp; Telecom</w:delText>
        </w:r>
        <w:bookmarkEnd w:id="5533"/>
        <w:bookmarkEnd w:id="5534"/>
        <w:bookmarkEnd w:id="5535"/>
      </w:del>
    </w:p>
    <w:p w14:paraId="4A74C751" w14:textId="13FBCC77" w:rsidR="00D260CF" w:rsidRPr="00115829" w:rsidDel="00F43E16" w:rsidRDefault="00D260CF" w:rsidP="00D260CF">
      <w:pPr>
        <w:rPr>
          <w:del w:id="5537" w:author="ONOPTCHENKO Xavier" w:date="2019-10-14T14:33:00Z"/>
          <w:lang w:val="en-GB"/>
        </w:rPr>
      </w:pPr>
      <w:del w:id="5538" w:author="ONOPTCHENKO Xavier" w:date="2019-10-14T14:33:00Z">
        <w:r w:rsidDel="00F43E16">
          <w:rPr>
            <w:noProof/>
          </w:rPr>
          <w:drawing>
            <wp:inline distT="0" distB="0" distL="0" distR="0" wp14:anchorId="24E3BF6C" wp14:editId="50335D76">
              <wp:extent cx="5760000" cy="511200"/>
              <wp:effectExtent l="0" t="0" r="0" b="3175"/>
              <wp:docPr id="14390" name="Image 1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7D0F3C7F" w14:textId="26F1FEEC" w:rsidR="00D260CF" w:rsidDel="00F43E16" w:rsidRDefault="00D260CF" w:rsidP="00D260CF">
      <w:pPr>
        <w:pStyle w:val="Titre3"/>
        <w:rPr>
          <w:del w:id="5539" w:author="ONOPTCHENKO Xavier" w:date="2019-10-14T14:33:00Z"/>
          <w:lang w:val="en-GB"/>
        </w:rPr>
      </w:pPr>
      <w:bookmarkStart w:id="5540" w:name="_Toc520392245"/>
      <w:bookmarkStart w:id="5541" w:name="_Toc520904743"/>
      <w:bookmarkStart w:id="5542" w:name="_Toc21697958"/>
      <w:del w:id="5543" w:author="ONOPTCHENKO Xavier" w:date="2019-10-14T14:33:00Z">
        <w:r w:rsidDel="00F43E16">
          <w:rPr>
            <w:lang w:val="en-GB"/>
          </w:rPr>
          <w:delText>Layer 1 – Physical</w:delText>
        </w:r>
        <w:bookmarkEnd w:id="5540"/>
        <w:bookmarkEnd w:id="5541"/>
        <w:bookmarkEnd w:id="5542"/>
      </w:del>
    </w:p>
    <w:p w14:paraId="4C90DEAE" w14:textId="005BD5DF" w:rsidR="00D260CF" w:rsidRPr="006F7783" w:rsidDel="00F43E16" w:rsidRDefault="00D260CF" w:rsidP="00D260CF">
      <w:pPr>
        <w:rPr>
          <w:del w:id="5544" w:author="ONOPTCHENKO Xavier" w:date="2019-10-14T14:33:00Z"/>
          <w:lang w:val="en-GB"/>
        </w:rPr>
      </w:pPr>
      <w:del w:id="5545" w:author="ONOPTCHENKO Xavier" w:date="2019-10-14T14:33:00Z">
        <w:r w:rsidDel="00F43E16">
          <w:rPr>
            <w:noProof/>
          </w:rPr>
          <w:drawing>
            <wp:inline distT="0" distB="0" distL="0" distR="0" wp14:anchorId="5D955FCB" wp14:editId="4688C61D">
              <wp:extent cx="5760000" cy="511200"/>
              <wp:effectExtent l="0" t="0" r="0" b="3175"/>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6CBB8D81" w14:textId="54FB04D3" w:rsidR="00D260CF" w:rsidDel="00F43E16" w:rsidRDefault="00D260CF" w:rsidP="00D260CF">
      <w:pPr>
        <w:pStyle w:val="Titre3"/>
        <w:rPr>
          <w:del w:id="5546" w:author="ONOPTCHENKO Xavier" w:date="2019-10-14T14:33:00Z"/>
          <w:lang w:val="en-GB"/>
        </w:rPr>
      </w:pPr>
      <w:bookmarkStart w:id="5547" w:name="_Toc520392246"/>
      <w:bookmarkStart w:id="5548" w:name="_Toc520904744"/>
      <w:bookmarkStart w:id="5549" w:name="_Toc21697959"/>
      <w:del w:id="5550" w:author="ONOPTCHENKO Xavier" w:date="2019-10-14T14:33:00Z">
        <w:r w:rsidDel="00F43E16">
          <w:rPr>
            <w:lang w:val="en-GB"/>
          </w:rPr>
          <w:delText>Layer 2 – Liaison</w:delText>
        </w:r>
        <w:bookmarkEnd w:id="5547"/>
        <w:bookmarkEnd w:id="5548"/>
        <w:bookmarkEnd w:id="5549"/>
      </w:del>
    </w:p>
    <w:p w14:paraId="723074F6" w14:textId="34A9FF53" w:rsidR="00D260CF" w:rsidRPr="00660193" w:rsidDel="00F43E16" w:rsidRDefault="00D260CF" w:rsidP="00D260CF">
      <w:pPr>
        <w:rPr>
          <w:del w:id="5551" w:author="ONOPTCHENKO Xavier" w:date="2019-10-14T14:33:00Z"/>
          <w:lang w:val="en-GB"/>
        </w:rPr>
      </w:pPr>
      <w:del w:id="5552" w:author="ONOPTCHENKO Xavier" w:date="2019-10-14T14:33:00Z">
        <w:r w:rsidDel="00F43E16">
          <w:rPr>
            <w:noProof/>
          </w:rPr>
          <w:drawing>
            <wp:inline distT="0" distB="0" distL="0" distR="0" wp14:anchorId="0825186F" wp14:editId="12272242">
              <wp:extent cx="5760000" cy="511200"/>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4803FF2C" w14:textId="247E35CC" w:rsidR="00D260CF" w:rsidDel="00F43E16" w:rsidRDefault="00D260CF" w:rsidP="00D260CF">
      <w:pPr>
        <w:pStyle w:val="Titre3"/>
        <w:rPr>
          <w:del w:id="5553" w:author="ONOPTCHENKO Xavier" w:date="2019-10-14T14:33:00Z"/>
          <w:lang w:val="en-GB"/>
        </w:rPr>
      </w:pPr>
      <w:bookmarkStart w:id="5554" w:name="_Toc520392247"/>
      <w:bookmarkStart w:id="5555" w:name="_Toc520904745"/>
      <w:bookmarkStart w:id="5556" w:name="_Toc21697960"/>
      <w:del w:id="5557" w:author="ONOPTCHENKO Xavier" w:date="2019-10-14T14:33:00Z">
        <w:r w:rsidDel="00F43E16">
          <w:rPr>
            <w:lang w:val="en-GB"/>
          </w:rPr>
          <w:delText>Layer 3 – Network</w:delText>
        </w:r>
        <w:bookmarkEnd w:id="5554"/>
        <w:bookmarkEnd w:id="5555"/>
        <w:bookmarkEnd w:id="5556"/>
      </w:del>
    </w:p>
    <w:p w14:paraId="5C6113EC" w14:textId="7431A415" w:rsidR="00D260CF" w:rsidRPr="006F7783" w:rsidDel="00F43E16" w:rsidRDefault="00D260CF" w:rsidP="00D260CF">
      <w:pPr>
        <w:rPr>
          <w:del w:id="5558" w:author="ONOPTCHENKO Xavier" w:date="2019-10-14T14:33:00Z"/>
          <w:lang w:val="en-GB"/>
        </w:rPr>
      </w:pPr>
      <w:del w:id="5559" w:author="ONOPTCHENKO Xavier" w:date="2019-10-14T14:33:00Z">
        <w:r w:rsidDel="00F43E16">
          <w:rPr>
            <w:noProof/>
          </w:rPr>
          <w:drawing>
            <wp:inline distT="0" distB="0" distL="0" distR="0" wp14:anchorId="0259FFD8" wp14:editId="51B8A7FB">
              <wp:extent cx="5760000" cy="507600"/>
              <wp:effectExtent l="0" t="0" r="0" b="6985"/>
              <wp:docPr id="14338" name="Image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000" cy="507600"/>
                      </a:xfrm>
                      <a:prstGeom prst="rect">
                        <a:avLst/>
                      </a:prstGeom>
                      <a:noFill/>
                    </pic:spPr>
                  </pic:pic>
                </a:graphicData>
              </a:graphic>
            </wp:inline>
          </w:drawing>
        </w:r>
      </w:del>
    </w:p>
    <w:p w14:paraId="134635E1" w14:textId="08EEFF57" w:rsidR="00D260CF" w:rsidDel="00F43E16" w:rsidRDefault="00D260CF" w:rsidP="00D260CF">
      <w:pPr>
        <w:pStyle w:val="Titre2"/>
        <w:rPr>
          <w:del w:id="5560" w:author="ONOPTCHENKO Xavier" w:date="2019-10-14T14:33:00Z"/>
          <w:lang w:val="en-GB"/>
        </w:rPr>
      </w:pPr>
      <w:bookmarkStart w:id="5561" w:name="_Toc520392248"/>
      <w:bookmarkStart w:id="5562" w:name="_Toc520904746"/>
      <w:bookmarkStart w:id="5563" w:name="_Toc21697961"/>
      <w:del w:id="5564" w:author="ONOPTCHENKO Xavier" w:date="2019-10-14T14:33:00Z">
        <w:r w:rsidDel="00F43E16">
          <w:rPr>
            <w:lang w:val="en-GB"/>
          </w:rPr>
          <w:delText>Hosting</w:delText>
        </w:r>
        <w:bookmarkEnd w:id="5561"/>
        <w:bookmarkEnd w:id="5562"/>
        <w:bookmarkEnd w:id="5563"/>
      </w:del>
    </w:p>
    <w:p w14:paraId="078DB6DC" w14:textId="6DACB27A" w:rsidR="00D260CF" w:rsidRPr="00115829" w:rsidDel="00F43E16" w:rsidRDefault="00D260CF" w:rsidP="00D260CF">
      <w:pPr>
        <w:rPr>
          <w:del w:id="5565" w:author="ONOPTCHENKO Xavier" w:date="2019-10-14T14:33:00Z"/>
          <w:lang w:val="en-GB"/>
        </w:rPr>
      </w:pPr>
      <w:del w:id="5566" w:author="ONOPTCHENKO Xavier" w:date="2019-10-14T14:33:00Z">
        <w:r w:rsidDel="00F43E16">
          <w:rPr>
            <w:noProof/>
          </w:rPr>
          <w:drawing>
            <wp:inline distT="0" distB="0" distL="0" distR="0" wp14:anchorId="34112FF6" wp14:editId="1269D0CE">
              <wp:extent cx="5760000" cy="511200"/>
              <wp:effectExtent l="0" t="0" r="0" b="3175"/>
              <wp:docPr id="14391" name="Image 1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62ACB949" w14:textId="442E32AE" w:rsidR="00D260CF" w:rsidDel="00F43E16" w:rsidRDefault="00D260CF" w:rsidP="00D260CF">
      <w:pPr>
        <w:pStyle w:val="Titre3"/>
        <w:rPr>
          <w:del w:id="5567" w:author="ONOPTCHENKO Xavier" w:date="2019-10-14T14:33:00Z"/>
          <w:lang w:val="en-GB"/>
        </w:rPr>
      </w:pPr>
      <w:bookmarkStart w:id="5568" w:name="_Toc520392249"/>
      <w:bookmarkStart w:id="5569" w:name="_Toc520904747"/>
      <w:bookmarkStart w:id="5570" w:name="_Toc21697962"/>
      <w:del w:id="5571" w:author="ONOPTCHENKO Xavier" w:date="2019-10-14T14:33:00Z">
        <w:r w:rsidDel="00F43E16">
          <w:rPr>
            <w:lang w:val="en-GB"/>
          </w:rPr>
          <w:delText>Internal</w:delText>
        </w:r>
        <w:bookmarkEnd w:id="5568"/>
        <w:bookmarkEnd w:id="5569"/>
        <w:bookmarkEnd w:id="5570"/>
      </w:del>
    </w:p>
    <w:p w14:paraId="174D1B89" w14:textId="7BCA292F" w:rsidR="00D260CF" w:rsidRPr="006F7783" w:rsidDel="00F43E16" w:rsidRDefault="00D260CF" w:rsidP="00D260CF">
      <w:pPr>
        <w:rPr>
          <w:del w:id="5572" w:author="ONOPTCHENKO Xavier" w:date="2019-10-14T14:33:00Z"/>
          <w:lang w:val="en-GB"/>
        </w:rPr>
      </w:pPr>
      <w:del w:id="5573" w:author="ONOPTCHENKO Xavier" w:date="2019-10-14T14:33:00Z">
        <w:r w:rsidDel="00F43E16">
          <w:rPr>
            <w:noProof/>
          </w:rPr>
          <w:drawing>
            <wp:inline distT="0" distB="0" distL="0" distR="0" wp14:anchorId="007C198D" wp14:editId="33ECD7DE">
              <wp:extent cx="5760000" cy="511200"/>
              <wp:effectExtent l="0" t="0" r="0" b="3175"/>
              <wp:docPr id="14358" name="Image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04260D79" w14:textId="6D29BB15" w:rsidR="00D260CF" w:rsidDel="00F43E16" w:rsidRDefault="00D260CF" w:rsidP="00D260CF">
      <w:pPr>
        <w:pStyle w:val="Titre3"/>
        <w:rPr>
          <w:del w:id="5574" w:author="ONOPTCHENKO Xavier" w:date="2019-10-14T14:33:00Z"/>
          <w:lang w:val="en-GB"/>
        </w:rPr>
      </w:pPr>
      <w:bookmarkStart w:id="5575" w:name="_Toc520392250"/>
      <w:bookmarkStart w:id="5576" w:name="_Toc520904748"/>
      <w:bookmarkStart w:id="5577" w:name="_Toc21697963"/>
      <w:del w:id="5578" w:author="ONOPTCHENKO Xavier" w:date="2019-10-14T14:33:00Z">
        <w:r w:rsidDel="00F43E16">
          <w:rPr>
            <w:lang w:val="en-GB"/>
          </w:rPr>
          <w:delText>External</w:delText>
        </w:r>
        <w:bookmarkEnd w:id="5575"/>
        <w:bookmarkEnd w:id="5576"/>
        <w:bookmarkEnd w:id="5577"/>
      </w:del>
    </w:p>
    <w:p w14:paraId="42DF7EFF" w14:textId="728F1286" w:rsidR="00D260CF" w:rsidRPr="007C23F8" w:rsidDel="00F43E16" w:rsidRDefault="00D260CF" w:rsidP="00D260CF">
      <w:pPr>
        <w:rPr>
          <w:del w:id="5579" w:author="ONOPTCHENKO Xavier" w:date="2019-10-14T14:33:00Z"/>
          <w:lang w:val="en-GB"/>
        </w:rPr>
      </w:pPr>
      <w:del w:id="5580" w:author="ONOPTCHENKO Xavier" w:date="2019-10-14T14:33:00Z">
        <w:r w:rsidDel="00F43E16">
          <w:rPr>
            <w:noProof/>
          </w:rPr>
          <w:drawing>
            <wp:inline distT="0" distB="0" distL="0" distR="0" wp14:anchorId="2022287B" wp14:editId="5977CAF0">
              <wp:extent cx="5760000" cy="507600"/>
              <wp:effectExtent l="0" t="0" r="0" b="6985"/>
              <wp:docPr id="14364" name="Image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000" cy="507600"/>
                      </a:xfrm>
                      <a:prstGeom prst="rect">
                        <a:avLst/>
                      </a:prstGeom>
                      <a:noFill/>
                    </pic:spPr>
                  </pic:pic>
                </a:graphicData>
              </a:graphic>
            </wp:inline>
          </w:drawing>
        </w:r>
      </w:del>
    </w:p>
    <w:p w14:paraId="1317E4A4" w14:textId="08BBA629" w:rsidR="00D260CF" w:rsidDel="00F43E16" w:rsidRDefault="00D260CF" w:rsidP="00D260CF">
      <w:pPr>
        <w:pStyle w:val="Titre2"/>
        <w:rPr>
          <w:del w:id="5581" w:author="ONOPTCHENKO Xavier" w:date="2019-10-14T14:33:00Z"/>
          <w:lang w:val="en-GB"/>
        </w:rPr>
      </w:pPr>
      <w:bookmarkStart w:id="5582" w:name="_Toc520392251"/>
      <w:bookmarkStart w:id="5583" w:name="_Toc520904749"/>
      <w:bookmarkStart w:id="5584" w:name="_Toc21697964"/>
      <w:del w:id="5585" w:author="ONOPTCHENKO Xavier" w:date="2019-10-14T14:33:00Z">
        <w:r w:rsidDel="00F43E16">
          <w:rPr>
            <w:lang w:val="en-GB"/>
          </w:rPr>
          <w:delText xml:space="preserve">Infrastructure </w:delText>
        </w:r>
        <w:r w:rsidRPr="009D1E64" w:rsidDel="00F43E16">
          <w:rPr>
            <w:lang w:val="en-GB"/>
          </w:rPr>
          <w:delText>devices</w:delText>
        </w:r>
        <w:bookmarkEnd w:id="5582"/>
        <w:bookmarkEnd w:id="5583"/>
        <w:bookmarkEnd w:id="5584"/>
      </w:del>
    </w:p>
    <w:p w14:paraId="16AB1F8D" w14:textId="16E3ED3F" w:rsidR="00D260CF" w:rsidRPr="00115829" w:rsidDel="00F43E16" w:rsidRDefault="00D260CF" w:rsidP="00D260CF">
      <w:pPr>
        <w:rPr>
          <w:del w:id="5586" w:author="ONOPTCHENKO Xavier" w:date="2019-10-14T14:33:00Z"/>
          <w:lang w:val="en-GB"/>
        </w:rPr>
      </w:pPr>
      <w:del w:id="5587" w:author="ONOPTCHENKO Xavier" w:date="2019-10-14T14:33:00Z">
        <w:r w:rsidDel="00F43E16">
          <w:rPr>
            <w:noProof/>
          </w:rPr>
          <w:drawing>
            <wp:inline distT="0" distB="0" distL="0" distR="0" wp14:anchorId="63B14FFC" wp14:editId="24566332">
              <wp:extent cx="5760000" cy="511200"/>
              <wp:effectExtent l="0" t="0" r="0" b="3175"/>
              <wp:docPr id="14392" name="Image 1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3DE63200" w14:textId="654DA242" w:rsidR="00D260CF" w:rsidDel="00F43E16" w:rsidRDefault="00D260CF" w:rsidP="00D260CF">
      <w:pPr>
        <w:pStyle w:val="Titre3"/>
        <w:rPr>
          <w:del w:id="5588" w:author="ONOPTCHENKO Xavier" w:date="2019-10-14T14:33:00Z"/>
          <w:lang w:val="en-GB"/>
        </w:rPr>
      </w:pPr>
      <w:bookmarkStart w:id="5589" w:name="_Toc520392252"/>
      <w:bookmarkStart w:id="5590" w:name="_Toc520904750"/>
      <w:bookmarkStart w:id="5591" w:name="_Toc21697965"/>
      <w:del w:id="5592" w:author="ONOPTCHENKO Xavier" w:date="2019-10-14T14:33:00Z">
        <w:r w:rsidDel="00F43E16">
          <w:rPr>
            <w:lang w:val="en-GB"/>
          </w:rPr>
          <w:delText>Servers</w:delText>
        </w:r>
        <w:bookmarkEnd w:id="5589"/>
        <w:bookmarkEnd w:id="5590"/>
        <w:bookmarkEnd w:id="5591"/>
      </w:del>
    </w:p>
    <w:p w14:paraId="4318F24E" w14:textId="75F4438C" w:rsidR="00D260CF" w:rsidDel="00F43E16" w:rsidRDefault="00D260CF" w:rsidP="00D260CF">
      <w:pPr>
        <w:rPr>
          <w:del w:id="5593" w:author="ONOPTCHENKO Xavier" w:date="2019-10-14T14:33:00Z"/>
          <w:lang w:val="en-GB"/>
        </w:rPr>
      </w:pPr>
      <w:del w:id="5594" w:author="ONOPTCHENKO Xavier" w:date="2019-10-14T14:33:00Z">
        <w:r w:rsidDel="00F43E16">
          <w:rPr>
            <w:noProof/>
          </w:rPr>
          <w:drawing>
            <wp:inline distT="0" distB="0" distL="0" distR="0" wp14:anchorId="2128372E" wp14:editId="1ED9942A">
              <wp:extent cx="5760000" cy="511200"/>
              <wp:effectExtent l="0" t="0" r="0" b="3175"/>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2F147F0A" w14:textId="57D4988D" w:rsidR="00D260CF" w:rsidDel="00F43E16" w:rsidRDefault="00D260CF" w:rsidP="00D260CF">
      <w:pPr>
        <w:pStyle w:val="Titre3"/>
        <w:rPr>
          <w:del w:id="5595" w:author="ONOPTCHENKO Xavier" w:date="2019-10-14T14:33:00Z"/>
          <w:lang w:val="en-GB"/>
        </w:rPr>
      </w:pPr>
      <w:bookmarkStart w:id="5596" w:name="_Toc520392253"/>
      <w:bookmarkStart w:id="5597" w:name="_Toc520904751"/>
      <w:bookmarkStart w:id="5598" w:name="_Toc21697966"/>
      <w:del w:id="5599" w:author="ONOPTCHENKO Xavier" w:date="2019-10-14T14:33:00Z">
        <w:r w:rsidDel="00F43E16">
          <w:rPr>
            <w:lang w:val="en-GB"/>
          </w:rPr>
          <w:delText>Network storage</w:delText>
        </w:r>
        <w:bookmarkEnd w:id="5596"/>
        <w:bookmarkEnd w:id="5597"/>
        <w:bookmarkEnd w:id="5598"/>
      </w:del>
    </w:p>
    <w:p w14:paraId="405A8144" w14:textId="3B6BEE4B" w:rsidR="00D260CF" w:rsidRPr="00812D75" w:rsidDel="00F43E16" w:rsidRDefault="00D260CF" w:rsidP="00D260CF">
      <w:pPr>
        <w:rPr>
          <w:del w:id="5600" w:author="ONOPTCHENKO Xavier" w:date="2019-10-14T14:33:00Z"/>
          <w:lang w:val="en-GB"/>
        </w:rPr>
      </w:pPr>
      <w:del w:id="5601" w:author="ONOPTCHENKO Xavier" w:date="2019-10-14T14:33:00Z">
        <w:r w:rsidDel="00F43E16">
          <w:rPr>
            <w:noProof/>
          </w:rPr>
          <w:drawing>
            <wp:inline distT="0" distB="0" distL="0" distR="0" wp14:anchorId="1C15C86E" wp14:editId="0AB6EE25">
              <wp:extent cx="5760000" cy="511200"/>
              <wp:effectExtent l="0" t="0" r="0" b="31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6B1DF75A" w14:textId="07CE8C0B" w:rsidR="00D260CF" w:rsidDel="00F43E16" w:rsidRDefault="00D260CF" w:rsidP="00D260CF">
      <w:pPr>
        <w:pStyle w:val="Titre3"/>
        <w:rPr>
          <w:del w:id="5602" w:author="ONOPTCHENKO Xavier" w:date="2019-10-14T14:33:00Z"/>
          <w:lang w:val="en-GB"/>
        </w:rPr>
      </w:pPr>
      <w:bookmarkStart w:id="5603" w:name="_Toc520392254"/>
      <w:bookmarkStart w:id="5604" w:name="_Toc520904752"/>
      <w:bookmarkStart w:id="5605" w:name="_Toc21697967"/>
      <w:del w:id="5606" w:author="ONOPTCHENKO Xavier" w:date="2019-10-14T14:33:00Z">
        <w:r w:rsidDel="00F43E16">
          <w:rPr>
            <w:lang w:val="en-GB"/>
          </w:rPr>
          <w:delText>Network devices</w:delText>
        </w:r>
        <w:bookmarkEnd w:id="5603"/>
        <w:bookmarkEnd w:id="5604"/>
        <w:bookmarkEnd w:id="5605"/>
      </w:del>
    </w:p>
    <w:p w14:paraId="77A715E1" w14:textId="3FD2B47E" w:rsidR="00D260CF" w:rsidRPr="005773B8" w:rsidDel="00F43E16" w:rsidRDefault="00D260CF" w:rsidP="00D260CF">
      <w:pPr>
        <w:rPr>
          <w:del w:id="5607" w:author="ONOPTCHENKO Xavier" w:date="2019-10-14T14:33:00Z"/>
          <w:lang w:val="en-GB"/>
        </w:rPr>
      </w:pPr>
      <w:del w:id="5608" w:author="ONOPTCHENKO Xavier" w:date="2019-10-14T14:33:00Z">
        <w:r w:rsidDel="00F43E16">
          <w:rPr>
            <w:noProof/>
          </w:rPr>
          <w:drawing>
            <wp:inline distT="0" distB="0" distL="0" distR="0" wp14:anchorId="26DAAE2D" wp14:editId="2E58B8AF">
              <wp:extent cx="5760000" cy="511200"/>
              <wp:effectExtent l="0" t="0" r="0"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5FFF3F04" w14:textId="0315CB7D" w:rsidR="00D260CF" w:rsidDel="00F43E16" w:rsidRDefault="00D260CF" w:rsidP="00D260CF">
      <w:pPr>
        <w:pStyle w:val="Titre3"/>
        <w:rPr>
          <w:del w:id="5609" w:author="ONOPTCHENKO Xavier" w:date="2019-10-14T14:33:00Z"/>
          <w:lang w:val="en-GB"/>
        </w:rPr>
      </w:pPr>
      <w:bookmarkStart w:id="5610" w:name="_Toc520392255"/>
      <w:bookmarkStart w:id="5611" w:name="_Toc520904753"/>
      <w:bookmarkStart w:id="5612" w:name="_Toc21697968"/>
      <w:del w:id="5613" w:author="ONOPTCHENKO Xavier" w:date="2019-10-14T14:33:00Z">
        <w:r w:rsidDel="00F43E16">
          <w:rPr>
            <w:lang w:val="en-GB"/>
          </w:rPr>
          <w:delText>Network services devices</w:delText>
        </w:r>
        <w:bookmarkEnd w:id="5610"/>
        <w:bookmarkEnd w:id="5611"/>
        <w:bookmarkEnd w:id="5612"/>
      </w:del>
    </w:p>
    <w:p w14:paraId="5E21540B" w14:textId="7F6B7F7F" w:rsidR="00D260CF" w:rsidRPr="00812D75" w:rsidDel="00F43E16" w:rsidRDefault="00D260CF" w:rsidP="00D260CF">
      <w:pPr>
        <w:rPr>
          <w:del w:id="5614" w:author="ONOPTCHENKO Xavier" w:date="2019-10-14T14:33:00Z"/>
          <w:lang w:val="en-GB"/>
        </w:rPr>
      </w:pPr>
      <w:del w:id="5615" w:author="ONOPTCHENKO Xavier" w:date="2019-10-14T14:33:00Z">
        <w:r w:rsidDel="00F43E16">
          <w:rPr>
            <w:noProof/>
          </w:rPr>
          <w:drawing>
            <wp:inline distT="0" distB="0" distL="0" distR="0" wp14:anchorId="1CB1DE3A" wp14:editId="6EA729F0">
              <wp:extent cx="5760000" cy="511200"/>
              <wp:effectExtent l="0" t="0" r="0" b="31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3FA210CC" w14:textId="4BA97B15" w:rsidR="00D260CF" w:rsidDel="00F43E16" w:rsidRDefault="00D260CF" w:rsidP="00D260CF">
      <w:pPr>
        <w:pStyle w:val="Titre3"/>
        <w:rPr>
          <w:del w:id="5616" w:author="ONOPTCHENKO Xavier" w:date="2019-10-14T14:33:00Z"/>
          <w:lang w:val="en-GB"/>
        </w:rPr>
      </w:pPr>
      <w:bookmarkStart w:id="5617" w:name="_Toc520392256"/>
      <w:bookmarkStart w:id="5618" w:name="_Toc520904754"/>
      <w:bookmarkStart w:id="5619" w:name="_Toc21697969"/>
      <w:del w:id="5620" w:author="ONOPTCHENKO Xavier" w:date="2019-10-14T14:33:00Z">
        <w:r w:rsidDel="00F43E16">
          <w:rPr>
            <w:lang w:val="en-GB"/>
          </w:rPr>
          <w:delText>Security devices</w:delText>
        </w:r>
        <w:bookmarkEnd w:id="5617"/>
        <w:bookmarkEnd w:id="5618"/>
        <w:bookmarkEnd w:id="5619"/>
      </w:del>
    </w:p>
    <w:p w14:paraId="476B440A" w14:textId="41B8B1D1" w:rsidR="00D260CF" w:rsidRPr="00812D75" w:rsidDel="00F43E16" w:rsidRDefault="00D260CF" w:rsidP="00D260CF">
      <w:pPr>
        <w:rPr>
          <w:del w:id="5621" w:author="ONOPTCHENKO Xavier" w:date="2019-10-14T14:33:00Z"/>
          <w:lang w:val="en-GB"/>
        </w:rPr>
      </w:pPr>
      <w:del w:id="5622" w:author="ONOPTCHENKO Xavier" w:date="2019-10-14T14:33:00Z">
        <w:r w:rsidDel="00F43E16">
          <w:rPr>
            <w:noProof/>
          </w:rPr>
          <w:drawing>
            <wp:inline distT="0" distB="0" distL="0" distR="0" wp14:anchorId="1E00D859" wp14:editId="21788110">
              <wp:extent cx="5760000" cy="511200"/>
              <wp:effectExtent l="0" t="0" r="0" b="31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791E1CFB" w14:textId="552F5906" w:rsidR="00D260CF" w:rsidDel="00F43E16" w:rsidRDefault="00D260CF" w:rsidP="00D260CF">
      <w:pPr>
        <w:pStyle w:val="Titre3"/>
        <w:rPr>
          <w:del w:id="5623" w:author="ONOPTCHENKO Xavier" w:date="2019-10-14T14:33:00Z"/>
          <w:lang w:val="en-GB"/>
        </w:rPr>
      </w:pPr>
      <w:bookmarkStart w:id="5624" w:name="_Toc520392257"/>
      <w:bookmarkStart w:id="5625" w:name="_Toc520904755"/>
      <w:bookmarkStart w:id="5626" w:name="_Toc21697970"/>
      <w:del w:id="5627" w:author="ONOPTCHENKO Xavier" w:date="2019-10-14T14:33:00Z">
        <w:r w:rsidDel="00F43E16">
          <w:rPr>
            <w:lang w:val="en-GB"/>
          </w:rPr>
          <w:delText>Others</w:delText>
        </w:r>
        <w:bookmarkEnd w:id="5624"/>
        <w:bookmarkEnd w:id="5625"/>
        <w:bookmarkEnd w:id="5626"/>
      </w:del>
    </w:p>
    <w:p w14:paraId="134AB1DD" w14:textId="3B6F652B" w:rsidR="00D260CF" w:rsidRPr="00F8459C" w:rsidDel="00F43E16" w:rsidRDefault="00D260CF" w:rsidP="00D260CF">
      <w:pPr>
        <w:rPr>
          <w:del w:id="5628" w:author="ONOPTCHENKO Xavier" w:date="2019-10-14T14:33:00Z"/>
          <w:lang w:val="en-GB"/>
        </w:rPr>
      </w:pPr>
      <w:del w:id="5629" w:author="ONOPTCHENKO Xavier" w:date="2019-10-14T14:33:00Z">
        <w:r w:rsidDel="00F43E16">
          <w:rPr>
            <w:noProof/>
          </w:rPr>
          <w:drawing>
            <wp:inline distT="0" distB="0" distL="0" distR="0" wp14:anchorId="26FBF52B" wp14:editId="2AF9287F">
              <wp:extent cx="5760000" cy="511200"/>
              <wp:effectExtent l="0" t="0" r="0" b="317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33961552" w14:textId="23083D4A" w:rsidR="00D260CF" w:rsidDel="00F43E16" w:rsidRDefault="00D260CF" w:rsidP="00D260CF">
      <w:pPr>
        <w:pStyle w:val="Titre2"/>
        <w:rPr>
          <w:del w:id="5630" w:author="ONOPTCHENKO Xavier" w:date="2019-10-14T14:33:00Z"/>
          <w:lang w:val="en-GB"/>
        </w:rPr>
      </w:pPr>
      <w:bookmarkStart w:id="5631" w:name="_Toc520392258"/>
      <w:bookmarkStart w:id="5632" w:name="_Toc520904756"/>
      <w:bookmarkStart w:id="5633" w:name="_Toc21697971"/>
      <w:del w:id="5634" w:author="ONOPTCHENKO Xavier" w:date="2019-10-14T14:33:00Z">
        <w:r w:rsidDel="00F43E16">
          <w:rPr>
            <w:lang w:val="en-GB"/>
          </w:rPr>
          <w:delText>Production solution</w:delText>
        </w:r>
        <w:bookmarkEnd w:id="5631"/>
        <w:bookmarkEnd w:id="5632"/>
        <w:bookmarkEnd w:id="5633"/>
      </w:del>
    </w:p>
    <w:p w14:paraId="1FBCC0CF" w14:textId="58F55371" w:rsidR="00D260CF" w:rsidDel="00F43E16" w:rsidRDefault="00D260CF" w:rsidP="00D260CF">
      <w:pPr>
        <w:pStyle w:val="Titre3"/>
        <w:rPr>
          <w:del w:id="5635" w:author="ONOPTCHENKO Xavier" w:date="2019-10-14T14:33:00Z"/>
          <w:lang w:val="en-GB"/>
        </w:rPr>
      </w:pPr>
      <w:bookmarkStart w:id="5636" w:name="_Toc520392259"/>
      <w:bookmarkStart w:id="5637" w:name="_Toc520904757"/>
      <w:bookmarkStart w:id="5638" w:name="_Toc21697972"/>
      <w:del w:id="5639" w:author="ONOPTCHENKO Xavier" w:date="2019-10-14T14:33:00Z">
        <w:r w:rsidDel="00F43E16">
          <w:rPr>
            <w:lang w:val="en-GB"/>
          </w:rPr>
          <w:delText>Service management</w:delText>
        </w:r>
        <w:bookmarkEnd w:id="5636"/>
        <w:bookmarkEnd w:id="5637"/>
        <w:bookmarkEnd w:id="5638"/>
      </w:del>
    </w:p>
    <w:p w14:paraId="273D8CC2" w14:textId="7AD003BE" w:rsidR="00D260CF" w:rsidRPr="003918F8" w:rsidDel="00F43E16" w:rsidRDefault="00D260CF" w:rsidP="00D260CF">
      <w:pPr>
        <w:rPr>
          <w:del w:id="5640" w:author="ONOPTCHENKO Xavier" w:date="2019-10-14T14:33:00Z"/>
          <w:lang w:val="en-GB"/>
        </w:rPr>
      </w:pPr>
      <w:del w:id="5641" w:author="ONOPTCHENKO Xavier" w:date="2019-10-14T14:33:00Z">
        <w:r w:rsidDel="00F43E16">
          <w:rPr>
            <w:noProof/>
          </w:rPr>
          <w:drawing>
            <wp:inline distT="0" distB="0" distL="0" distR="0" wp14:anchorId="33935A9E" wp14:editId="37082801">
              <wp:extent cx="5760000" cy="511200"/>
              <wp:effectExtent l="0" t="0" r="0" b="3175"/>
              <wp:docPr id="14386" name="Image 1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7F4DB3DB" w14:textId="50F56CE9" w:rsidR="00D260CF" w:rsidDel="00F43E16" w:rsidRDefault="00D260CF" w:rsidP="00D260CF">
      <w:pPr>
        <w:pStyle w:val="Titre3"/>
        <w:rPr>
          <w:del w:id="5642" w:author="ONOPTCHENKO Xavier" w:date="2019-10-14T14:33:00Z"/>
          <w:lang w:val="en-GB"/>
        </w:rPr>
      </w:pPr>
      <w:bookmarkStart w:id="5643" w:name="_Toc520392260"/>
      <w:bookmarkStart w:id="5644" w:name="_Toc520904758"/>
      <w:bookmarkStart w:id="5645" w:name="_Toc21697973"/>
      <w:del w:id="5646" w:author="ONOPTCHENKO Xavier" w:date="2019-10-14T14:33:00Z">
        <w:r w:rsidDel="00F43E16">
          <w:rPr>
            <w:lang w:val="en-GB"/>
          </w:rPr>
          <w:delText>Asset management</w:delText>
        </w:r>
        <w:bookmarkEnd w:id="5643"/>
        <w:bookmarkEnd w:id="5644"/>
        <w:bookmarkEnd w:id="5645"/>
      </w:del>
    </w:p>
    <w:p w14:paraId="62F9E067" w14:textId="2F64AF1C" w:rsidR="00D260CF" w:rsidRPr="003D1023" w:rsidDel="00F43E16" w:rsidRDefault="00D260CF" w:rsidP="00D260CF">
      <w:pPr>
        <w:rPr>
          <w:del w:id="5647" w:author="ONOPTCHENKO Xavier" w:date="2019-10-14T14:33:00Z"/>
          <w:lang w:val="en-GB"/>
        </w:rPr>
      </w:pPr>
      <w:del w:id="5648" w:author="ONOPTCHENKO Xavier" w:date="2019-10-14T14:33:00Z">
        <w:r w:rsidDel="00F43E16">
          <w:rPr>
            <w:noProof/>
          </w:rPr>
          <w:drawing>
            <wp:inline distT="0" distB="0" distL="0" distR="0" wp14:anchorId="4EF38894" wp14:editId="6FCB63EA">
              <wp:extent cx="5760000" cy="511200"/>
              <wp:effectExtent l="0" t="0" r="0" b="31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2722B566" w14:textId="74E7AA26" w:rsidR="00D260CF" w:rsidDel="00F43E16" w:rsidRDefault="00D260CF" w:rsidP="00D260CF">
      <w:pPr>
        <w:pStyle w:val="Titre3"/>
        <w:rPr>
          <w:del w:id="5649" w:author="ONOPTCHENKO Xavier" w:date="2019-10-14T14:33:00Z"/>
          <w:lang w:val="en-GB"/>
        </w:rPr>
      </w:pPr>
      <w:bookmarkStart w:id="5650" w:name="_Toc520392261"/>
      <w:bookmarkStart w:id="5651" w:name="_Toc520904759"/>
      <w:bookmarkStart w:id="5652" w:name="_Toc21697974"/>
      <w:del w:id="5653" w:author="ONOPTCHENKO Xavier" w:date="2019-10-14T14:33:00Z">
        <w:r w:rsidDel="00F43E16">
          <w:rPr>
            <w:lang w:val="en-GB"/>
          </w:rPr>
          <w:delText>Licensing management</w:delText>
        </w:r>
        <w:bookmarkEnd w:id="5650"/>
        <w:bookmarkEnd w:id="5651"/>
        <w:bookmarkEnd w:id="5652"/>
      </w:del>
    </w:p>
    <w:p w14:paraId="7995C5B2" w14:textId="551F2691" w:rsidR="00D260CF" w:rsidRPr="00EA2197" w:rsidDel="00F43E16" w:rsidRDefault="00D260CF" w:rsidP="00D260CF">
      <w:pPr>
        <w:rPr>
          <w:del w:id="5654" w:author="ONOPTCHENKO Xavier" w:date="2019-10-14T14:33:00Z"/>
          <w:lang w:val="en-GB"/>
        </w:rPr>
      </w:pPr>
      <w:del w:id="5655" w:author="ONOPTCHENKO Xavier" w:date="2019-10-14T14:33:00Z">
        <w:r w:rsidDel="00F43E16">
          <w:rPr>
            <w:noProof/>
          </w:rPr>
          <w:drawing>
            <wp:inline distT="0" distB="0" distL="0" distR="0" wp14:anchorId="68C4F327" wp14:editId="66B115C7">
              <wp:extent cx="5760000" cy="507600"/>
              <wp:effectExtent l="0" t="0" r="0" b="698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000" cy="507600"/>
                      </a:xfrm>
                      <a:prstGeom prst="rect">
                        <a:avLst/>
                      </a:prstGeom>
                      <a:noFill/>
                    </pic:spPr>
                  </pic:pic>
                </a:graphicData>
              </a:graphic>
            </wp:inline>
          </w:drawing>
        </w:r>
      </w:del>
    </w:p>
    <w:p w14:paraId="01CE2DFC" w14:textId="58FA1898" w:rsidR="00D260CF" w:rsidDel="00F43E16" w:rsidRDefault="00D260CF" w:rsidP="00D260CF">
      <w:pPr>
        <w:pStyle w:val="Titre3"/>
        <w:rPr>
          <w:del w:id="5656" w:author="ONOPTCHENKO Xavier" w:date="2019-10-14T14:33:00Z"/>
          <w:lang w:val="en-GB"/>
        </w:rPr>
      </w:pPr>
      <w:bookmarkStart w:id="5657" w:name="_Toc520392262"/>
      <w:bookmarkStart w:id="5658" w:name="_Toc520904760"/>
      <w:bookmarkStart w:id="5659" w:name="_Toc21697975"/>
      <w:del w:id="5660" w:author="ONOPTCHENKO Xavier" w:date="2019-10-14T14:33:00Z">
        <w:r w:rsidDel="00F43E16">
          <w:rPr>
            <w:lang w:val="en-GB"/>
          </w:rPr>
          <w:delText>Discovery</w:delText>
        </w:r>
        <w:r w:rsidRPr="00900EDB" w:rsidDel="00F43E16">
          <w:rPr>
            <w:lang w:val="en-GB"/>
          </w:rPr>
          <w:delText xml:space="preserve"> </w:delText>
        </w:r>
        <w:r w:rsidDel="00F43E16">
          <w:rPr>
            <w:lang w:val="en-GB"/>
          </w:rPr>
          <w:delText>management</w:delText>
        </w:r>
        <w:bookmarkEnd w:id="5657"/>
        <w:bookmarkEnd w:id="5658"/>
        <w:bookmarkEnd w:id="5659"/>
      </w:del>
    </w:p>
    <w:p w14:paraId="5DC6DAD0" w14:textId="70A262CB" w:rsidR="00D260CF" w:rsidRPr="003D1023" w:rsidDel="00F43E16" w:rsidRDefault="00D260CF" w:rsidP="00D260CF">
      <w:pPr>
        <w:rPr>
          <w:del w:id="5661" w:author="ONOPTCHENKO Xavier" w:date="2019-10-14T14:33:00Z"/>
          <w:lang w:val="en-GB"/>
        </w:rPr>
      </w:pPr>
      <w:del w:id="5662" w:author="ONOPTCHENKO Xavier" w:date="2019-10-14T14:33:00Z">
        <w:r w:rsidDel="00F43E16">
          <w:rPr>
            <w:noProof/>
          </w:rPr>
          <w:drawing>
            <wp:inline distT="0" distB="0" distL="0" distR="0" wp14:anchorId="329D61BD" wp14:editId="5ABB5F75">
              <wp:extent cx="5760000" cy="511200"/>
              <wp:effectExtent l="0" t="0" r="0" b="317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30C5353B" w14:textId="007E4D97" w:rsidR="00D260CF" w:rsidDel="00F43E16" w:rsidRDefault="00D260CF" w:rsidP="00D260CF">
      <w:pPr>
        <w:pStyle w:val="Titre3"/>
        <w:rPr>
          <w:del w:id="5663" w:author="ONOPTCHENKO Xavier" w:date="2019-10-14T14:33:00Z"/>
          <w:lang w:val="en-GB"/>
        </w:rPr>
      </w:pPr>
      <w:bookmarkStart w:id="5664" w:name="_Toc520392263"/>
      <w:bookmarkStart w:id="5665" w:name="_Toc520904761"/>
      <w:bookmarkStart w:id="5666" w:name="_Toc21697976"/>
      <w:del w:id="5667" w:author="ONOPTCHENKO Xavier" w:date="2019-10-14T14:33:00Z">
        <w:r w:rsidDel="00F43E16">
          <w:rPr>
            <w:lang w:val="en-GB"/>
          </w:rPr>
          <w:delText>Packaging</w:delText>
        </w:r>
        <w:r w:rsidRPr="00900EDB" w:rsidDel="00F43E16">
          <w:rPr>
            <w:lang w:val="en-GB"/>
          </w:rPr>
          <w:delText xml:space="preserve"> </w:delText>
        </w:r>
        <w:r w:rsidDel="00F43E16">
          <w:rPr>
            <w:lang w:val="en-GB"/>
          </w:rPr>
          <w:delText>management</w:delText>
        </w:r>
        <w:bookmarkEnd w:id="5664"/>
        <w:bookmarkEnd w:id="5665"/>
        <w:bookmarkEnd w:id="5666"/>
      </w:del>
    </w:p>
    <w:p w14:paraId="1897F6D9" w14:textId="17824620" w:rsidR="00D260CF" w:rsidRPr="005C4E7D" w:rsidDel="00F43E16" w:rsidRDefault="00D260CF" w:rsidP="00D260CF">
      <w:pPr>
        <w:rPr>
          <w:del w:id="5668" w:author="ONOPTCHENKO Xavier" w:date="2019-10-14T14:33:00Z"/>
          <w:lang w:val="en-GB"/>
        </w:rPr>
      </w:pPr>
      <w:del w:id="5669" w:author="ONOPTCHENKO Xavier" w:date="2019-10-14T14:33:00Z">
        <w:r w:rsidDel="00F43E16">
          <w:rPr>
            <w:noProof/>
          </w:rPr>
          <w:drawing>
            <wp:inline distT="0" distB="0" distL="0" distR="0" wp14:anchorId="6149F680" wp14:editId="6D827506">
              <wp:extent cx="5760000" cy="507600"/>
              <wp:effectExtent l="0" t="0" r="0" b="6985"/>
              <wp:docPr id="14382" name="Image 1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000" cy="507600"/>
                      </a:xfrm>
                      <a:prstGeom prst="rect">
                        <a:avLst/>
                      </a:prstGeom>
                      <a:noFill/>
                    </pic:spPr>
                  </pic:pic>
                </a:graphicData>
              </a:graphic>
            </wp:inline>
          </w:drawing>
        </w:r>
      </w:del>
    </w:p>
    <w:p w14:paraId="18E59137" w14:textId="090294E5" w:rsidR="00D260CF" w:rsidDel="00F43E16" w:rsidRDefault="00D260CF" w:rsidP="00D260CF">
      <w:pPr>
        <w:pStyle w:val="Titre3"/>
        <w:rPr>
          <w:del w:id="5670" w:author="ONOPTCHENKO Xavier" w:date="2019-10-14T14:33:00Z"/>
          <w:lang w:val="en-GB"/>
        </w:rPr>
      </w:pPr>
      <w:bookmarkStart w:id="5671" w:name="_Toc520392264"/>
      <w:bookmarkStart w:id="5672" w:name="_Toc520904762"/>
      <w:bookmarkStart w:id="5673" w:name="_Toc21697977"/>
      <w:del w:id="5674" w:author="ONOPTCHENKO Xavier" w:date="2019-10-14T14:33:00Z">
        <w:r w:rsidDel="00F43E16">
          <w:rPr>
            <w:lang w:val="en-GB"/>
          </w:rPr>
          <w:delText>Software update management</w:delText>
        </w:r>
        <w:bookmarkEnd w:id="5671"/>
        <w:bookmarkEnd w:id="5672"/>
        <w:bookmarkEnd w:id="5673"/>
      </w:del>
    </w:p>
    <w:p w14:paraId="3A00AF2A" w14:textId="3C8D4CEF" w:rsidR="00D260CF" w:rsidDel="00F43E16" w:rsidRDefault="00D260CF" w:rsidP="00D260CF">
      <w:pPr>
        <w:rPr>
          <w:del w:id="5675" w:author="ONOPTCHENKO Xavier" w:date="2019-10-14T14:33:00Z"/>
          <w:lang w:val="en-GB"/>
        </w:rPr>
      </w:pPr>
      <w:del w:id="5676" w:author="ONOPTCHENKO Xavier" w:date="2019-10-14T14:33:00Z">
        <w:r w:rsidDel="00F43E16">
          <w:rPr>
            <w:noProof/>
          </w:rPr>
          <w:drawing>
            <wp:inline distT="0" distB="0" distL="0" distR="0" wp14:anchorId="40D04FEE" wp14:editId="129734E8">
              <wp:extent cx="5760000" cy="511200"/>
              <wp:effectExtent l="0" t="0" r="0" b="3175"/>
              <wp:docPr id="14383" name="Image 1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474CC356" w14:textId="6EC9DEED" w:rsidR="00D260CF" w:rsidDel="00F43E16" w:rsidRDefault="00D260CF" w:rsidP="00D260CF">
      <w:pPr>
        <w:pStyle w:val="Titre3"/>
        <w:rPr>
          <w:del w:id="5677" w:author="ONOPTCHENKO Xavier" w:date="2019-10-14T14:33:00Z"/>
          <w:lang w:val="en-GB"/>
        </w:rPr>
      </w:pPr>
      <w:bookmarkStart w:id="5678" w:name="_Toc520392265"/>
      <w:bookmarkStart w:id="5679" w:name="_Toc520904763"/>
      <w:bookmarkStart w:id="5680" w:name="_Toc21697978"/>
      <w:del w:id="5681" w:author="ONOPTCHENKO Xavier" w:date="2019-10-14T14:33:00Z">
        <w:r w:rsidRPr="00017C40" w:rsidDel="00F43E16">
          <w:rPr>
            <w:lang w:val="en-GB"/>
          </w:rPr>
          <w:delText>Backup / restore management</w:delText>
        </w:r>
        <w:bookmarkEnd w:id="5678"/>
        <w:bookmarkEnd w:id="5679"/>
        <w:bookmarkEnd w:id="5680"/>
      </w:del>
    </w:p>
    <w:p w14:paraId="66EE955A" w14:textId="68ED2A94" w:rsidR="00D260CF" w:rsidRPr="005C4E7D" w:rsidDel="00F43E16" w:rsidRDefault="00D260CF" w:rsidP="00D260CF">
      <w:pPr>
        <w:rPr>
          <w:del w:id="5682" w:author="ONOPTCHENKO Xavier" w:date="2019-10-14T14:33:00Z"/>
          <w:lang w:val="en-GB"/>
        </w:rPr>
      </w:pPr>
      <w:del w:id="5683" w:author="ONOPTCHENKO Xavier" w:date="2019-10-14T14:33:00Z">
        <w:r w:rsidDel="00F43E16">
          <w:rPr>
            <w:noProof/>
          </w:rPr>
          <w:drawing>
            <wp:inline distT="0" distB="0" distL="0" distR="0" wp14:anchorId="4DD55AC8" wp14:editId="0D0894D5">
              <wp:extent cx="5760000" cy="507600"/>
              <wp:effectExtent l="0" t="0" r="0" b="6985"/>
              <wp:docPr id="14384" name="Image 1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000" cy="507600"/>
                      </a:xfrm>
                      <a:prstGeom prst="rect">
                        <a:avLst/>
                      </a:prstGeom>
                      <a:noFill/>
                    </pic:spPr>
                  </pic:pic>
                </a:graphicData>
              </a:graphic>
            </wp:inline>
          </w:drawing>
        </w:r>
      </w:del>
    </w:p>
    <w:p w14:paraId="69E4991A" w14:textId="23E844FD" w:rsidR="00D260CF" w:rsidDel="00F43E16" w:rsidRDefault="00D260CF" w:rsidP="00D260CF">
      <w:pPr>
        <w:pStyle w:val="Titre3"/>
        <w:rPr>
          <w:del w:id="5684" w:author="ONOPTCHENKO Xavier" w:date="2019-10-14T14:33:00Z"/>
          <w:lang w:val="en-GB"/>
        </w:rPr>
      </w:pPr>
      <w:bookmarkStart w:id="5685" w:name="_Toc520392266"/>
      <w:bookmarkStart w:id="5686" w:name="_Toc520904764"/>
      <w:bookmarkStart w:id="5687" w:name="_Toc21697979"/>
      <w:del w:id="5688" w:author="ONOPTCHENKO Xavier" w:date="2019-10-14T14:33:00Z">
        <w:r w:rsidDel="00F43E16">
          <w:rPr>
            <w:lang w:val="en-GB"/>
          </w:rPr>
          <w:delText>Monitoring management</w:delText>
        </w:r>
        <w:bookmarkEnd w:id="5685"/>
        <w:bookmarkEnd w:id="5686"/>
        <w:bookmarkEnd w:id="5687"/>
      </w:del>
    </w:p>
    <w:p w14:paraId="01D25A82" w14:textId="2CB72FB3" w:rsidR="00D260CF" w:rsidRPr="00DE4EA2" w:rsidDel="00F43E16" w:rsidRDefault="00D260CF" w:rsidP="00D260CF">
      <w:pPr>
        <w:rPr>
          <w:del w:id="5689" w:author="ONOPTCHENKO Xavier" w:date="2019-10-14T14:33:00Z"/>
          <w:lang w:val="en-GB"/>
        </w:rPr>
      </w:pPr>
      <w:del w:id="5690" w:author="ONOPTCHENKO Xavier" w:date="2019-10-14T14:33:00Z">
        <w:r w:rsidDel="00F43E16">
          <w:rPr>
            <w:noProof/>
          </w:rPr>
          <w:drawing>
            <wp:inline distT="0" distB="0" distL="0" distR="0" wp14:anchorId="1D42719E" wp14:editId="190D83C2">
              <wp:extent cx="5760000" cy="547200"/>
              <wp:effectExtent l="0" t="0" r="0" b="5715"/>
              <wp:docPr id="14385" name="Image 1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000" cy="547200"/>
                      </a:xfrm>
                      <a:prstGeom prst="rect">
                        <a:avLst/>
                      </a:prstGeom>
                      <a:noFill/>
                    </pic:spPr>
                  </pic:pic>
                </a:graphicData>
              </a:graphic>
            </wp:inline>
          </w:drawing>
        </w:r>
      </w:del>
    </w:p>
    <w:p w14:paraId="7DE6DB74" w14:textId="5255ACE7" w:rsidR="00D260CF" w:rsidRPr="00DE4EA2" w:rsidDel="00F43E16" w:rsidRDefault="00D260CF" w:rsidP="00D260CF">
      <w:pPr>
        <w:pStyle w:val="Titre3"/>
        <w:rPr>
          <w:del w:id="5691" w:author="ONOPTCHENKO Xavier" w:date="2019-10-14T14:33:00Z"/>
          <w:lang w:val="en-GB"/>
        </w:rPr>
      </w:pPr>
      <w:bookmarkStart w:id="5692" w:name="_Toc520392267"/>
      <w:bookmarkStart w:id="5693" w:name="_Toc520904765"/>
      <w:bookmarkStart w:id="5694" w:name="_Toc21697980"/>
      <w:del w:id="5695" w:author="ONOPTCHENKO Xavier" w:date="2019-10-14T14:33:00Z">
        <w:r w:rsidRPr="00DE4EA2" w:rsidDel="00F43E16">
          <w:rPr>
            <w:lang w:val="en-GB"/>
          </w:rPr>
          <w:delText>Logs management</w:delText>
        </w:r>
        <w:bookmarkEnd w:id="5692"/>
        <w:bookmarkEnd w:id="5693"/>
        <w:bookmarkEnd w:id="5694"/>
      </w:del>
    </w:p>
    <w:p w14:paraId="1C7DF41F" w14:textId="4963DD3E" w:rsidR="00D260CF" w:rsidRPr="003701F8" w:rsidDel="00F43E16" w:rsidRDefault="00D260CF" w:rsidP="00D260CF">
      <w:pPr>
        <w:rPr>
          <w:del w:id="5696" w:author="ONOPTCHENKO Xavier" w:date="2019-10-14T14:33:00Z"/>
          <w:lang w:val="en-GB"/>
        </w:rPr>
      </w:pPr>
      <w:del w:id="5697" w:author="ONOPTCHENKO Xavier" w:date="2019-10-14T14:33:00Z">
        <w:r w:rsidDel="00F43E16">
          <w:rPr>
            <w:noProof/>
          </w:rPr>
          <w:drawing>
            <wp:inline distT="0" distB="0" distL="0" distR="0" wp14:anchorId="36845649" wp14:editId="0DEEF9D3">
              <wp:extent cx="5760000" cy="511200"/>
              <wp:effectExtent l="0" t="0" r="0" b="3175"/>
              <wp:docPr id="14368" name="Image 1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270B00EF" w14:textId="4404EFB2" w:rsidR="00D260CF" w:rsidDel="00F43E16" w:rsidRDefault="00D260CF" w:rsidP="00D260CF">
      <w:pPr>
        <w:pStyle w:val="Titre3"/>
        <w:rPr>
          <w:del w:id="5698" w:author="ONOPTCHENKO Xavier" w:date="2019-10-14T14:33:00Z"/>
          <w:lang w:val="en-GB"/>
        </w:rPr>
      </w:pPr>
      <w:bookmarkStart w:id="5699" w:name="_Toc520392268"/>
      <w:bookmarkStart w:id="5700" w:name="_Toc520904766"/>
      <w:bookmarkStart w:id="5701" w:name="_Toc21697981"/>
      <w:del w:id="5702" w:author="ONOPTCHENKO Xavier" w:date="2019-10-14T14:33:00Z">
        <w:r w:rsidDel="00F43E16">
          <w:rPr>
            <w:lang w:val="en-GB"/>
          </w:rPr>
          <w:delText>Change management</w:delText>
        </w:r>
        <w:bookmarkEnd w:id="5699"/>
        <w:bookmarkEnd w:id="5700"/>
        <w:bookmarkEnd w:id="5701"/>
      </w:del>
    </w:p>
    <w:p w14:paraId="6C2FA916" w14:textId="4D49CD7D" w:rsidR="00D260CF" w:rsidRPr="00601B81" w:rsidDel="00F43E16" w:rsidRDefault="00D260CF" w:rsidP="00D260CF">
      <w:pPr>
        <w:rPr>
          <w:del w:id="5703" w:author="ONOPTCHENKO Xavier" w:date="2019-10-14T14:33:00Z"/>
          <w:lang w:val="en-GB"/>
        </w:rPr>
      </w:pPr>
      <w:del w:id="5704" w:author="ONOPTCHENKO Xavier" w:date="2019-10-14T14:33:00Z">
        <w:r w:rsidDel="00F43E16">
          <w:rPr>
            <w:noProof/>
          </w:rPr>
          <w:drawing>
            <wp:inline distT="0" distB="0" distL="0" distR="0" wp14:anchorId="23F2DC2F" wp14:editId="36F5CA52">
              <wp:extent cx="6186805" cy="544346"/>
              <wp:effectExtent l="0" t="0" r="4445" b="8255"/>
              <wp:docPr id="14369" name="Image 1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237635" cy="548818"/>
                      </a:xfrm>
                      <a:prstGeom prst="rect">
                        <a:avLst/>
                      </a:prstGeom>
                      <a:noFill/>
                    </pic:spPr>
                  </pic:pic>
                </a:graphicData>
              </a:graphic>
            </wp:inline>
          </w:drawing>
        </w:r>
      </w:del>
    </w:p>
    <w:p w14:paraId="7B76B024" w14:textId="4B37CD9C" w:rsidR="00D260CF" w:rsidDel="00F43E16" w:rsidRDefault="00D260CF" w:rsidP="00D260CF">
      <w:pPr>
        <w:pStyle w:val="Titre2"/>
        <w:rPr>
          <w:del w:id="5705" w:author="ONOPTCHENKO Xavier" w:date="2019-10-14T14:33:00Z"/>
          <w:lang w:val="en-GB"/>
        </w:rPr>
      </w:pPr>
      <w:bookmarkStart w:id="5706" w:name="_Toc520392269"/>
      <w:bookmarkStart w:id="5707" w:name="_Toc520904767"/>
      <w:bookmarkStart w:id="5708" w:name="_Toc21697982"/>
      <w:del w:id="5709" w:author="ONOPTCHENKO Xavier" w:date="2019-10-14T14:33:00Z">
        <w:r w:rsidDel="00F43E16">
          <w:rPr>
            <w:lang w:val="en-GB"/>
          </w:rPr>
          <w:delText>Services / Applications</w:delText>
        </w:r>
        <w:bookmarkEnd w:id="5706"/>
        <w:bookmarkEnd w:id="5707"/>
        <w:bookmarkEnd w:id="5708"/>
      </w:del>
    </w:p>
    <w:p w14:paraId="13505EB9" w14:textId="7B905B6D" w:rsidR="00D260CF" w:rsidRPr="00115829" w:rsidDel="00F43E16" w:rsidRDefault="00D260CF" w:rsidP="00D260CF">
      <w:pPr>
        <w:rPr>
          <w:del w:id="5710" w:author="ONOPTCHENKO Xavier" w:date="2019-10-14T14:33:00Z"/>
          <w:lang w:val="en-GB"/>
        </w:rPr>
      </w:pPr>
      <w:del w:id="5711" w:author="ONOPTCHENKO Xavier" w:date="2019-10-14T14:33:00Z">
        <w:r w:rsidDel="00F43E16">
          <w:rPr>
            <w:noProof/>
          </w:rPr>
          <w:drawing>
            <wp:inline distT="0" distB="0" distL="0" distR="0" wp14:anchorId="0E5F7E10" wp14:editId="0073F03A">
              <wp:extent cx="5760000" cy="511200"/>
              <wp:effectExtent l="0" t="0" r="0" b="3175"/>
              <wp:docPr id="14393" name="Image 1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0D4EAC9D" w14:textId="168A9403" w:rsidR="00D260CF" w:rsidDel="00F43E16" w:rsidRDefault="00D260CF" w:rsidP="00D260CF">
      <w:pPr>
        <w:pStyle w:val="Titre3"/>
        <w:rPr>
          <w:del w:id="5712" w:author="ONOPTCHENKO Xavier" w:date="2019-10-14T14:33:00Z"/>
          <w:lang w:val="en-GB"/>
        </w:rPr>
      </w:pPr>
      <w:bookmarkStart w:id="5713" w:name="_Toc520392270"/>
      <w:bookmarkStart w:id="5714" w:name="_Toc520904768"/>
      <w:bookmarkStart w:id="5715" w:name="_Toc21697983"/>
      <w:del w:id="5716" w:author="ONOPTCHENKO Xavier" w:date="2019-10-14T14:33:00Z">
        <w:r w:rsidDel="00F43E16">
          <w:rPr>
            <w:lang w:val="en-GB"/>
          </w:rPr>
          <w:delText>Network Services</w:delText>
        </w:r>
        <w:bookmarkEnd w:id="5713"/>
        <w:bookmarkEnd w:id="5714"/>
        <w:bookmarkEnd w:id="5715"/>
      </w:del>
    </w:p>
    <w:p w14:paraId="1E40A880" w14:textId="6A3EC521" w:rsidR="00D260CF" w:rsidRPr="006F7783" w:rsidDel="00F43E16" w:rsidRDefault="00D260CF" w:rsidP="00D260CF">
      <w:pPr>
        <w:rPr>
          <w:del w:id="5717" w:author="ONOPTCHENKO Xavier" w:date="2019-10-14T14:33:00Z"/>
          <w:lang w:val="en-GB"/>
        </w:rPr>
      </w:pPr>
      <w:del w:id="5718" w:author="ONOPTCHENKO Xavier" w:date="2019-10-14T14:33:00Z">
        <w:r w:rsidDel="00F43E16">
          <w:rPr>
            <w:noProof/>
          </w:rPr>
          <w:drawing>
            <wp:inline distT="0" distB="0" distL="0" distR="0" wp14:anchorId="7AD38E53" wp14:editId="2107FB45">
              <wp:extent cx="5760000" cy="511200"/>
              <wp:effectExtent l="0" t="0" r="0" b="3175"/>
              <wp:docPr id="14370" name="Image 1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318D0972" w14:textId="4211F318" w:rsidR="00D260CF" w:rsidDel="00F43E16" w:rsidRDefault="00D260CF" w:rsidP="00D260CF">
      <w:pPr>
        <w:pStyle w:val="Titre3"/>
        <w:rPr>
          <w:del w:id="5719" w:author="ONOPTCHENKO Xavier" w:date="2019-10-14T14:33:00Z"/>
          <w:lang w:val="en-GB"/>
        </w:rPr>
      </w:pPr>
      <w:bookmarkStart w:id="5720" w:name="_Toc520392271"/>
      <w:bookmarkStart w:id="5721" w:name="_Toc520904769"/>
      <w:bookmarkStart w:id="5722" w:name="_Toc21697984"/>
      <w:del w:id="5723" w:author="ONOPTCHENKO Xavier" w:date="2019-10-14T14:33:00Z">
        <w:r w:rsidDel="00F43E16">
          <w:rPr>
            <w:lang w:val="en-GB"/>
          </w:rPr>
          <w:delText>Directory services</w:delText>
        </w:r>
        <w:bookmarkEnd w:id="5720"/>
        <w:bookmarkEnd w:id="5721"/>
        <w:bookmarkEnd w:id="5722"/>
      </w:del>
    </w:p>
    <w:p w14:paraId="0AB0372E" w14:textId="273B366B" w:rsidR="00D260CF" w:rsidRPr="004F5D8F" w:rsidDel="00F43E16" w:rsidRDefault="00D260CF" w:rsidP="00D260CF">
      <w:pPr>
        <w:rPr>
          <w:del w:id="5724" w:author="ONOPTCHENKO Xavier" w:date="2019-10-14T14:33:00Z"/>
          <w:lang w:val="en-GB"/>
        </w:rPr>
      </w:pPr>
      <w:del w:id="5725" w:author="ONOPTCHENKO Xavier" w:date="2019-10-14T14:33:00Z">
        <w:r w:rsidDel="00F43E16">
          <w:rPr>
            <w:noProof/>
          </w:rPr>
          <w:drawing>
            <wp:inline distT="0" distB="0" distL="0" distR="0" wp14:anchorId="4A3F417C" wp14:editId="77C00D75">
              <wp:extent cx="5760000" cy="745200"/>
              <wp:effectExtent l="0" t="0" r="0" b="0"/>
              <wp:docPr id="14374" name="Image 1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000" cy="745200"/>
                      </a:xfrm>
                      <a:prstGeom prst="rect">
                        <a:avLst/>
                      </a:prstGeom>
                      <a:noFill/>
                    </pic:spPr>
                  </pic:pic>
                </a:graphicData>
              </a:graphic>
            </wp:inline>
          </w:drawing>
        </w:r>
      </w:del>
    </w:p>
    <w:p w14:paraId="25418E3E" w14:textId="761BFAA0" w:rsidR="00D260CF" w:rsidRPr="00E50540" w:rsidDel="00F43E16" w:rsidRDefault="00D260CF" w:rsidP="00D260CF">
      <w:pPr>
        <w:pStyle w:val="Titre3"/>
        <w:rPr>
          <w:del w:id="5726" w:author="ONOPTCHENKO Xavier" w:date="2019-10-14T14:33:00Z"/>
        </w:rPr>
      </w:pPr>
      <w:bookmarkStart w:id="5727" w:name="_Toc520392272"/>
      <w:bookmarkStart w:id="5728" w:name="_Toc520904770"/>
      <w:bookmarkStart w:id="5729" w:name="_Toc21697985"/>
      <w:del w:id="5730" w:author="ONOPTCHENKO Xavier" w:date="2019-10-14T14:33:00Z">
        <w:r w:rsidDel="00F43E16">
          <w:delText>Asynchronous</w:delText>
        </w:r>
        <w:r w:rsidRPr="00E50540" w:rsidDel="00F43E16">
          <w:delText xml:space="preserve"> communications services</w:delText>
        </w:r>
        <w:bookmarkEnd w:id="5727"/>
        <w:bookmarkEnd w:id="5728"/>
        <w:bookmarkEnd w:id="5729"/>
      </w:del>
    </w:p>
    <w:p w14:paraId="5EFAB2A5" w14:textId="30CCC905" w:rsidR="00D260CF" w:rsidRPr="00F320F1" w:rsidDel="00F43E16" w:rsidRDefault="00D260CF" w:rsidP="00D260CF">
      <w:pPr>
        <w:rPr>
          <w:del w:id="5731" w:author="ONOPTCHENKO Xavier" w:date="2019-10-14T14:33:00Z"/>
          <w:lang w:val="en-GB"/>
        </w:rPr>
      </w:pPr>
      <w:del w:id="5732" w:author="ONOPTCHENKO Xavier" w:date="2019-10-14T14:33:00Z">
        <w:r w:rsidDel="00F43E16">
          <w:rPr>
            <w:noProof/>
          </w:rPr>
          <w:drawing>
            <wp:inline distT="0" distB="0" distL="0" distR="0" wp14:anchorId="1DD1326C" wp14:editId="7D8828E1">
              <wp:extent cx="5760000" cy="511200"/>
              <wp:effectExtent l="0" t="0" r="0" b="3175"/>
              <wp:docPr id="14378" name="Image 1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52A440C7" w14:textId="20CD725B" w:rsidR="00D260CF" w:rsidRPr="009063CE" w:rsidDel="00F43E16" w:rsidRDefault="00D260CF" w:rsidP="00D260CF">
      <w:pPr>
        <w:pStyle w:val="Titre3"/>
        <w:rPr>
          <w:del w:id="5733" w:author="ONOPTCHENKO Xavier" w:date="2019-10-14T14:33:00Z"/>
          <w:lang w:val="en-GB"/>
        </w:rPr>
      </w:pPr>
      <w:bookmarkStart w:id="5734" w:name="_Toc520392273"/>
      <w:bookmarkStart w:id="5735" w:name="_Toc520904771"/>
      <w:bookmarkStart w:id="5736" w:name="_Toc21697986"/>
      <w:del w:id="5737" w:author="ONOPTCHENKO Xavier" w:date="2019-10-14T14:33:00Z">
        <w:r w:rsidDel="00F43E16">
          <w:rPr>
            <w:lang w:val="en-GB"/>
          </w:rPr>
          <w:delText>Synchronous</w:delText>
        </w:r>
        <w:r w:rsidRPr="009063CE" w:rsidDel="00F43E16">
          <w:delText xml:space="preserve"> </w:delText>
        </w:r>
        <w:r w:rsidRPr="00E50540" w:rsidDel="00F43E16">
          <w:delText>communications services</w:delText>
        </w:r>
        <w:bookmarkEnd w:id="5734"/>
        <w:bookmarkEnd w:id="5735"/>
        <w:bookmarkEnd w:id="5736"/>
      </w:del>
    </w:p>
    <w:p w14:paraId="0255EE29" w14:textId="77CA4C67" w:rsidR="00D260CF" w:rsidDel="00F43E16" w:rsidRDefault="00D260CF" w:rsidP="00D260CF">
      <w:pPr>
        <w:rPr>
          <w:del w:id="5738" w:author="ONOPTCHENKO Xavier" w:date="2019-10-14T14:33:00Z"/>
          <w:lang w:val="en-GB"/>
        </w:rPr>
      </w:pPr>
      <w:del w:id="5739" w:author="ONOPTCHENKO Xavier" w:date="2019-10-14T14:33:00Z">
        <w:r w:rsidDel="00F43E16">
          <w:rPr>
            <w:noProof/>
          </w:rPr>
          <w:drawing>
            <wp:inline distT="0" distB="0" distL="0" distR="0" wp14:anchorId="6B954329" wp14:editId="583E6CCF">
              <wp:extent cx="5760000" cy="511200"/>
              <wp:effectExtent l="0" t="0" r="0" b="3175"/>
              <wp:docPr id="14381" name="Image 1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359E4288" w14:textId="66106CA4" w:rsidR="00D260CF" w:rsidDel="00F43E16" w:rsidRDefault="00D260CF" w:rsidP="00D260CF">
      <w:pPr>
        <w:pStyle w:val="Titre3"/>
        <w:rPr>
          <w:del w:id="5740" w:author="ONOPTCHENKO Xavier" w:date="2019-10-14T14:33:00Z"/>
          <w:lang w:val="en-GB"/>
        </w:rPr>
      </w:pPr>
      <w:bookmarkStart w:id="5741" w:name="_Toc520392274"/>
      <w:bookmarkStart w:id="5742" w:name="_Toc520904772"/>
      <w:bookmarkStart w:id="5743" w:name="_Toc21697987"/>
      <w:del w:id="5744" w:author="ONOPTCHENKO Xavier" w:date="2019-10-14T14:33:00Z">
        <w:r w:rsidDel="00F43E16">
          <w:rPr>
            <w:lang w:val="en-GB"/>
          </w:rPr>
          <w:delText>Files services</w:delText>
        </w:r>
        <w:bookmarkEnd w:id="5741"/>
        <w:bookmarkEnd w:id="5742"/>
        <w:bookmarkEnd w:id="5743"/>
      </w:del>
    </w:p>
    <w:p w14:paraId="136B389F" w14:textId="403F7762" w:rsidR="00D260CF" w:rsidRPr="00E910D3" w:rsidDel="00F43E16" w:rsidRDefault="00D260CF" w:rsidP="00D260CF">
      <w:pPr>
        <w:rPr>
          <w:del w:id="5745" w:author="ONOPTCHENKO Xavier" w:date="2019-10-14T14:33:00Z"/>
          <w:lang w:val="en-GB"/>
        </w:rPr>
      </w:pPr>
      <w:del w:id="5746" w:author="ONOPTCHENKO Xavier" w:date="2019-10-14T14:33:00Z">
        <w:r w:rsidDel="00F43E16">
          <w:rPr>
            <w:noProof/>
          </w:rPr>
          <w:drawing>
            <wp:inline distT="0" distB="0" distL="0" distR="0" wp14:anchorId="6DE13735" wp14:editId="740FEFAD">
              <wp:extent cx="5760000" cy="511200"/>
              <wp:effectExtent l="0" t="0" r="0" b="3175"/>
              <wp:docPr id="14380" name="Image 14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1367F4BF" w14:textId="243A82F0" w:rsidR="00D260CF" w:rsidDel="00F43E16" w:rsidRDefault="00D260CF" w:rsidP="00D260CF">
      <w:pPr>
        <w:pStyle w:val="Titre3"/>
        <w:rPr>
          <w:del w:id="5747" w:author="ONOPTCHENKO Xavier" w:date="2019-10-14T14:33:00Z"/>
          <w:lang w:val="en-GB"/>
        </w:rPr>
      </w:pPr>
      <w:bookmarkStart w:id="5748" w:name="_Toc520392275"/>
      <w:bookmarkStart w:id="5749" w:name="_Toc520904773"/>
      <w:bookmarkStart w:id="5750" w:name="_Toc21697988"/>
      <w:del w:id="5751" w:author="ONOPTCHENKO Xavier" w:date="2019-10-14T14:33:00Z">
        <w:r w:rsidDel="00F43E16">
          <w:rPr>
            <w:lang w:val="en-GB"/>
          </w:rPr>
          <w:delText>Print services</w:delText>
        </w:r>
        <w:bookmarkEnd w:id="5748"/>
        <w:bookmarkEnd w:id="5749"/>
        <w:bookmarkEnd w:id="5750"/>
      </w:del>
    </w:p>
    <w:p w14:paraId="1624F3B8" w14:textId="1AE7C575" w:rsidR="00D260CF" w:rsidDel="00F43E16" w:rsidRDefault="00D260CF" w:rsidP="00D260CF">
      <w:pPr>
        <w:rPr>
          <w:del w:id="5752" w:author="ONOPTCHENKO Xavier" w:date="2019-10-14T14:33:00Z"/>
          <w:lang w:val="en-GB"/>
        </w:rPr>
      </w:pPr>
      <w:del w:id="5753" w:author="ONOPTCHENKO Xavier" w:date="2019-10-14T14:33:00Z">
        <w:r w:rsidDel="00F43E16">
          <w:rPr>
            <w:noProof/>
          </w:rPr>
          <w:drawing>
            <wp:inline distT="0" distB="0" distL="0" distR="0" wp14:anchorId="226AB0C4" wp14:editId="720C1ED9">
              <wp:extent cx="5760000" cy="511200"/>
              <wp:effectExtent l="0" t="0" r="0" b="3175"/>
              <wp:docPr id="14389" name="Image 1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22A69364" w14:textId="73874F9B" w:rsidR="00D260CF" w:rsidRPr="005773B8" w:rsidDel="00F43E16" w:rsidRDefault="00D260CF" w:rsidP="00D260CF">
      <w:pPr>
        <w:pStyle w:val="Titre2"/>
        <w:rPr>
          <w:del w:id="5754" w:author="ONOPTCHENKO Xavier" w:date="2019-10-14T14:33:00Z"/>
          <w:lang w:val="en-GB"/>
        </w:rPr>
      </w:pPr>
      <w:bookmarkStart w:id="5755" w:name="_Toc520392276"/>
      <w:bookmarkStart w:id="5756" w:name="_Toc520904774"/>
      <w:bookmarkStart w:id="5757" w:name="_Toc21697989"/>
      <w:del w:id="5758" w:author="ONOPTCHENKO Xavier" w:date="2019-10-14T14:33:00Z">
        <w:r w:rsidDel="00F43E16">
          <w:rPr>
            <w:lang w:val="en-GB"/>
          </w:rPr>
          <w:delText>Users workspace</w:delText>
        </w:r>
        <w:bookmarkEnd w:id="5755"/>
        <w:bookmarkEnd w:id="5756"/>
        <w:bookmarkEnd w:id="5757"/>
      </w:del>
    </w:p>
    <w:p w14:paraId="6B7129FC" w14:textId="54DEE641" w:rsidR="00D260CF" w:rsidRPr="008074EF" w:rsidDel="00F43E16" w:rsidRDefault="00D260CF" w:rsidP="00D260CF">
      <w:pPr>
        <w:pStyle w:val="Titre3"/>
        <w:rPr>
          <w:del w:id="5759" w:author="ONOPTCHENKO Xavier" w:date="2019-10-14T14:33:00Z"/>
          <w:lang w:val="en-GB"/>
        </w:rPr>
      </w:pPr>
      <w:bookmarkStart w:id="5760" w:name="_Toc520392277"/>
      <w:bookmarkStart w:id="5761" w:name="_Toc520904775"/>
      <w:bookmarkStart w:id="5762" w:name="_Toc21697990"/>
      <w:del w:id="5763" w:author="ONOPTCHENKO Xavier" w:date="2019-10-14T14:33:00Z">
        <w:r w:rsidDel="00F43E16">
          <w:rPr>
            <w:lang w:val="en-GB"/>
          </w:rPr>
          <w:delText>Personal devices</w:delText>
        </w:r>
        <w:bookmarkEnd w:id="5760"/>
        <w:bookmarkEnd w:id="5761"/>
        <w:bookmarkEnd w:id="5762"/>
      </w:del>
    </w:p>
    <w:p w14:paraId="6F648D66" w14:textId="27D23954" w:rsidR="00D260CF" w:rsidDel="00F43E16" w:rsidRDefault="00D260CF" w:rsidP="00D260CF">
      <w:pPr>
        <w:rPr>
          <w:del w:id="5764" w:author="ONOPTCHENKO Xavier" w:date="2019-10-14T14:33:00Z"/>
          <w:lang w:val="en-GB"/>
        </w:rPr>
      </w:pPr>
      <w:del w:id="5765" w:author="ONOPTCHENKO Xavier" w:date="2019-10-14T14:33:00Z">
        <w:r w:rsidDel="00F43E16">
          <w:rPr>
            <w:noProof/>
          </w:rPr>
          <w:drawing>
            <wp:inline distT="0" distB="0" distL="0" distR="0" wp14:anchorId="56086E41" wp14:editId="1C7AA488">
              <wp:extent cx="5760000" cy="511200"/>
              <wp:effectExtent l="0" t="0" r="0" b="3175"/>
              <wp:docPr id="14394" name="Image 14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7F916EC6" w14:textId="17C8A40A" w:rsidR="00D260CF" w:rsidRPr="008074EF" w:rsidDel="00F43E16" w:rsidRDefault="00D260CF" w:rsidP="00D260CF">
      <w:pPr>
        <w:pStyle w:val="Titre3"/>
        <w:rPr>
          <w:del w:id="5766" w:author="ONOPTCHENKO Xavier" w:date="2019-10-14T14:33:00Z"/>
          <w:lang w:val="en-GB"/>
        </w:rPr>
      </w:pPr>
      <w:bookmarkStart w:id="5767" w:name="_Toc520392278"/>
      <w:bookmarkStart w:id="5768" w:name="_Toc520904776"/>
      <w:bookmarkStart w:id="5769" w:name="_Toc21697991"/>
      <w:del w:id="5770" w:author="ONOPTCHENKO Xavier" w:date="2019-10-14T14:33:00Z">
        <w:r w:rsidDel="00F43E16">
          <w:rPr>
            <w:lang w:val="en-GB"/>
          </w:rPr>
          <w:delText>Shared devices</w:delText>
        </w:r>
        <w:bookmarkEnd w:id="5767"/>
        <w:bookmarkEnd w:id="5768"/>
        <w:bookmarkEnd w:id="5769"/>
      </w:del>
    </w:p>
    <w:p w14:paraId="0953915A" w14:textId="59E12B26" w:rsidR="00D260CF" w:rsidDel="00F43E16" w:rsidRDefault="00D260CF" w:rsidP="00D260CF">
      <w:pPr>
        <w:spacing w:before="0" w:after="160" w:line="259" w:lineRule="auto"/>
        <w:jc w:val="left"/>
        <w:rPr>
          <w:del w:id="5771" w:author="ONOPTCHENKO Xavier" w:date="2019-10-14T14:33:00Z"/>
          <w:lang w:val="en-GB"/>
        </w:rPr>
      </w:pPr>
      <w:del w:id="5772" w:author="ONOPTCHENKO Xavier" w:date="2019-10-14T14:33:00Z">
        <w:r w:rsidDel="00F43E16">
          <w:rPr>
            <w:noProof/>
          </w:rPr>
          <w:drawing>
            <wp:inline distT="0" distB="0" distL="0" distR="0" wp14:anchorId="2806C4FB" wp14:editId="26BFA747">
              <wp:extent cx="5760000" cy="511200"/>
              <wp:effectExtent l="0" t="0" r="0" b="3175"/>
              <wp:docPr id="14397" name="Image 1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65FBE111" w14:textId="195F772E" w:rsidR="00D260CF" w:rsidDel="00F43E16" w:rsidRDefault="00D260CF" w:rsidP="00D260CF">
      <w:pPr>
        <w:pStyle w:val="Titre3"/>
        <w:rPr>
          <w:del w:id="5773" w:author="ONOPTCHENKO Xavier" w:date="2019-10-14T14:33:00Z"/>
          <w:lang w:val="en-GB"/>
        </w:rPr>
      </w:pPr>
      <w:bookmarkStart w:id="5774" w:name="_Toc520392279"/>
      <w:bookmarkStart w:id="5775" w:name="_Toc520904777"/>
      <w:bookmarkStart w:id="5776" w:name="_Toc21697992"/>
      <w:del w:id="5777" w:author="ONOPTCHENKO Xavier" w:date="2019-10-14T14:33:00Z">
        <w:r w:rsidDel="00F43E16">
          <w:rPr>
            <w:lang w:val="en-GB"/>
          </w:rPr>
          <w:delText>Furnitures</w:delText>
        </w:r>
        <w:bookmarkEnd w:id="5774"/>
        <w:bookmarkEnd w:id="5775"/>
        <w:bookmarkEnd w:id="5776"/>
      </w:del>
    </w:p>
    <w:p w14:paraId="0AF62BEF" w14:textId="24743F3A" w:rsidR="00D260CF" w:rsidRPr="00507E9B" w:rsidDel="00F43E16" w:rsidRDefault="00D260CF" w:rsidP="00D260CF">
      <w:pPr>
        <w:rPr>
          <w:del w:id="5778" w:author="ONOPTCHENKO Xavier" w:date="2019-10-14T14:33:00Z"/>
          <w:lang w:val="en-GB"/>
        </w:rPr>
      </w:pPr>
      <w:del w:id="5779" w:author="ONOPTCHENKO Xavier" w:date="2019-10-14T14:33:00Z">
        <w:r w:rsidDel="00F43E16">
          <w:rPr>
            <w:noProof/>
          </w:rPr>
          <w:drawing>
            <wp:inline distT="0" distB="0" distL="0" distR="0" wp14:anchorId="21811D52" wp14:editId="714E940D">
              <wp:extent cx="5760000" cy="511200"/>
              <wp:effectExtent l="0" t="0" r="0" b="3175"/>
              <wp:docPr id="14396" name="Image 14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210032BD" w14:textId="548A1DED" w:rsidR="00D260CF" w:rsidDel="00F43E16" w:rsidRDefault="00D260CF" w:rsidP="00D260CF">
      <w:pPr>
        <w:pStyle w:val="Titre3"/>
        <w:rPr>
          <w:del w:id="5780" w:author="ONOPTCHENKO Xavier" w:date="2019-10-14T14:33:00Z"/>
          <w:lang w:val="en-GB"/>
        </w:rPr>
      </w:pPr>
      <w:bookmarkStart w:id="5781" w:name="_Toc520392280"/>
      <w:bookmarkStart w:id="5782" w:name="_Toc520904778"/>
      <w:bookmarkStart w:id="5783" w:name="_Toc21697993"/>
      <w:del w:id="5784" w:author="ONOPTCHENKO Xavier" w:date="2019-10-14T14:33:00Z">
        <w:r w:rsidDel="00F43E16">
          <w:rPr>
            <w:lang w:val="en-GB"/>
          </w:rPr>
          <w:delText>Real estate</w:delText>
        </w:r>
        <w:bookmarkEnd w:id="5781"/>
        <w:bookmarkEnd w:id="5782"/>
        <w:bookmarkEnd w:id="5783"/>
      </w:del>
    </w:p>
    <w:p w14:paraId="1FA73801" w14:textId="4FC398DE" w:rsidR="00D260CF" w:rsidRPr="00502610" w:rsidDel="00F43E16" w:rsidRDefault="00D260CF" w:rsidP="00D260CF">
      <w:pPr>
        <w:rPr>
          <w:del w:id="5785" w:author="ONOPTCHENKO Xavier" w:date="2019-10-14T14:33:00Z"/>
          <w:lang w:val="en-GB"/>
        </w:rPr>
      </w:pPr>
      <w:del w:id="5786" w:author="ONOPTCHENKO Xavier" w:date="2019-10-14T14:33:00Z">
        <w:r w:rsidDel="00F43E16">
          <w:rPr>
            <w:noProof/>
          </w:rPr>
          <w:drawing>
            <wp:inline distT="0" distB="0" distL="0" distR="0" wp14:anchorId="6E929894" wp14:editId="08F4484D">
              <wp:extent cx="5760000" cy="511200"/>
              <wp:effectExtent l="0" t="0" r="0" b="3175"/>
              <wp:docPr id="14395" name="Image 1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p>
    <w:p w14:paraId="6D1C52CE" w14:textId="77777777" w:rsidR="00D260CF" w:rsidRDefault="00D260CF" w:rsidP="00D260CF">
      <w:pPr>
        <w:pStyle w:val="Titre1"/>
        <w:rPr>
          <w:lang w:val="en-GB"/>
        </w:rPr>
      </w:pPr>
      <w:bookmarkStart w:id="5787" w:name="_Toc520392281"/>
      <w:bookmarkStart w:id="5788" w:name="_Toc520904779"/>
      <w:bookmarkStart w:id="5789" w:name="_Toc21697994"/>
      <w:r>
        <w:rPr>
          <w:lang w:val="en-GB"/>
        </w:rPr>
        <w:t>Production</w:t>
      </w:r>
      <w:bookmarkEnd w:id="5787"/>
      <w:bookmarkEnd w:id="5788"/>
      <w:bookmarkEnd w:id="5789"/>
    </w:p>
    <w:p w14:paraId="72A19DDF" w14:textId="108FA485" w:rsidR="00D260CF" w:rsidRPr="00EC7BEB" w:rsidDel="00F43E16" w:rsidRDefault="00D260CF" w:rsidP="00D260CF">
      <w:pPr>
        <w:pBdr>
          <w:top w:val="single" w:sz="4" w:space="1" w:color="auto"/>
          <w:left w:val="single" w:sz="4" w:space="4" w:color="auto"/>
          <w:bottom w:val="single" w:sz="4" w:space="1" w:color="auto"/>
          <w:right w:val="single" w:sz="4" w:space="4" w:color="auto"/>
        </w:pBdr>
        <w:rPr>
          <w:del w:id="5790" w:author="ONOPTCHENKO Xavier" w:date="2019-10-14T14:33:00Z"/>
          <w:b/>
          <w:color w:val="C00000"/>
          <w:lang w:val="en-GB"/>
        </w:rPr>
      </w:pPr>
      <w:del w:id="5791" w:author="ONOPTCHENKO Xavier" w:date="2019-10-14T14:33:00Z">
        <w:r w:rsidRPr="00EC7BEB" w:rsidDel="00F43E16">
          <w:rPr>
            <w:b/>
            <w:color w:val="00B050"/>
            <w:lang w:val="en-GB"/>
          </w:rPr>
          <w:delText>Mandatory for</w:delText>
        </w:r>
        <w:r w:rsidDel="00F43E16">
          <w:rPr>
            <w:b/>
            <w:color w:val="00B050"/>
            <w:lang w:val="en-GB"/>
          </w:rPr>
          <w:delText xml:space="preserve"> project types</w:delText>
        </w:r>
        <w:r w:rsidRPr="00EC7BEB" w:rsidDel="00F43E16">
          <w:rPr>
            <w:b/>
            <w:color w:val="00B050"/>
            <w:lang w:val="en-GB"/>
          </w:rPr>
          <w:delText>:</w:delText>
        </w:r>
        <w:r w:rsidRPr="00EC7BEB" w:rsidDel="00F43E16">
          <w:rPr>
            <w:lang w:val="en-GB"/>
          </w:rPr>
          <w:delText xml:space="preserve"> </w:delText>
        </w:r>
        <w:r w:rsidDel="00F43E16">
          <w:rPr>
            <w:b/>
            <w:color w:val="C00000"/>
            <w:lang w:val="en-GB"/>
          </w:rPr>
          <w:delText xml:space="preserve">Make/remake software, New solution market software package, SaaS solution usage </w:delText>
        </w:r>
        <w:r w:rsidRPr="00F54A37" w:rsidDel="00F43E16">
          <w:rPr>
            <w:b/>
            <w:color w:val="C00000"/>
            <w:sz w:val="18"/>
            <w:lang w:val="en-GB"/>
          </w:rPr>
          <w:delText>(For internal assets and interaction with the solution)</w:delText>
        </w:r>
        <w:r w:rsidDel="00F43E16">
          <w:rPr>
            <w:b/>
            <w:color w:val="C00000"/>
            <w:lang w:val="en-GB"/>
          </w:rPr>
          <w:delText>, shared solution integration,Change software, T</w:delText>
        </w:r>
        <w:r w:rsidRPr="00EC7BEB" w:rsidDel="00F43E16">
          <w:rPr>
            <w:b/>
            <w:color w:val="C00000"/>
            <w:lang w:val="en-GB"/>
          </w:rPr>
          <w:delText>echnical</w:delText>
        </w:r>
        <w:r w:rsidDel="00F43E16">
          <w:rPr>
            <w:b/>
            <w:color w:val="C00000"/>
            <w:lang w:val="en-GB"/>
          </w:rPr>
          <w:delText xml:space="preserve"> obsolescence remediation, infrastructure or production</w:delText>
        </w:r>
      </w:del>
    </w:p>
    <w:p w14:paraId="3D3269B9" w14:textId="6DE1D36B" w:rsidR="00D260CF" w:rsidRPr="00EC7BEB" w:rsidDel="00F43E16" w:rsidRDefault="00D260CF" w:rsidP="00D260CF">
      <w:pPr>
        <w:pBdr>
          <w:top w:val="single" w:sz="4" w:space="1" w:color="auto"/>
          <w:left w:val="single" w:sz="4" w:space="4" w:color="auto"/>
          <w:bottom w:val="single" w:sz="4" w:space="1" w:color="auto"/>
          <w:right w:val="single" w:sz="4" w:space="4" w:color="auto"/>
        </w:pBdr>
        <w:rPr>
          <w:del w:id="5792" w:author="ONOPTCHENKO Xavier" w:date="2019-10-14T14:33:00Z"/>
          <w:lang w:val="en-GB"/>
        </w:rPr>
      </w:pPr>
      <w:del w:id="5793" w:author="ONOPTCHENKO Xavier" w:date="2019-10-14T14:33:00Z">
        <w:r w:rsidDel="00F43E16">
          <w:rPr>
            <w:b/>
            <w:color w:val="00B050"/>
            <w:lang w:val="en-GB"/>
          </w:rPr>
          <w:delText>Not mandatory</w:delText>
        </w:r>
        <w:r w:rsidRPr="00EC7BEB" w:rsidDel="00F43E16">
          <w:rPr>
            <w:b/>
            <w:color w:val="00B050"/>
            <w:lang w:val="en-GB"/>
          </w:rPr>
          <w:delText xml:space="preserve"> for</w:delText>
        </w:r>
        <w:r w:rsidDel="00F43E16">
          <w:rPr>
            <w:b/>
            <w:color w:val="00B050"/>
            <w:lang w:val="en-GB"/>
          </w:rPr>
          <w:delText xml:space="preserve"> project types</w:delText>
        </w:r>
        <w:r w:rsidRPr="00EC7BEB" w:rsidDel="00F43E16">
          <w:rPr>
            <w:b/>
            <w:color w:val="00B050"/>
            <w:lang w:val="en-GB"/>
          </w:rPr>
          <w:delText>:</w:delText>
        </w:r>
        <w:r w:rsidDel="00F43E16">
          <w:rPr>
            <w:b/>
            <w:color w:val="C00000"/>
            <w:lang w:val="en-GB"/>
          </w:rPr>
          <w:delText xml:space="preserve"> None</w:delText>
        </w:r>
      </w:del>
    </w:p>
    <w:p w14:paraId="520EC5D5" w14:textId="04C6FCF2" w:rsidR="00D260CF" w:rsidRPr="00C00A30" w:rsidDel="00F43E16" w:rsidRDefault="00D260CF" w:rsidP="00D260CF">
      <w:pPr>
        <w:pBdr>
          <w:top w:val="single" w:sz="4" w:space="1" w:color="auto"/>
          <w:left w:val="single" w:sz="4" w:space="4" w:color="auto"/>
          <w:bottom w:val="single" w:sz="4" w:space="1" w:color="auto"/>
          <w:right w:val="single" w:sz="4" w:space="4" w:color="auto"/>
        </w:pBdr>
        <w:rPr>
          <w:del w:id="5794" w:author="ONOPTCHENKO Xavier" w:date="2019-10-14T14:33:00Z"/>
          <w:b/>
          <w:lang w:val="en-GB"/>
        </w:rPr>
      </w:pPr>
      <w:del w:id="5795" w:author="ONOPTCHENKO Xavier" w:date="2019-10-14T14:33:00Z">
        <w:r w:rsidRPr="00747C91" w:rsidDel="00F43E16">
          <w:rPr>
            <w:b/>
            <w:bCs/>
            <w:i/>
            <w:iCs/>
            <w:noProof/>
          </w:rPr>
          <mc:AlternateContent>
            <mc:Choice Requires="wps">
              <w:drawing>
                <wp:anchor distT="0" distB="0" distL="114300" distR="114300" simplePos="0" relativeHeight="251822080" behindDoc="0" locked="0" layoutInCell="1" allowOverlap="1" wp14:anchorId="1E86600E" wp14:editId="241FC7C3">
                  <wp:simplePos x="0" y="0"/>
                  <wp:positionH relativeFrom="column">
                    <wp:posOffset>63500</wp:posOffset>
                  </wp:positionH>
                  <wp:positionV relativeFrom="paragraph">
                    <wp:posOffset>347980</wp:posOffset>
                  </wp:positionV>
                  <wp:extent cx="5758180" cy="741680"/>
                  <wp:effectExtent l="57150" t="38100" r="71120" b="96520"/>
                  <wp:wrapTopAndBottom/>
                  <wp:docPr id="315" name="Round Diagonal Corner Rectangle 13"/>
                  <wp:cNvGraphicFramePr/>
                  <a:graphic xmlns:a="http://schemas.openxmlformats.org/drawingml/2006/main">
                    <a:graphicData uri="http://schemas.microsoft.com/office/word/2010/wordprocessingShape">
                      <wps:wsp>
                        <wps:cNvSpPr/>
                        <wps:spPr>
                          <a:xfrm>
                            <a:off x="0" y="0"/>
                            <a:ext cx="5758180" cy="741680"/>
                          </a:xfrm>
                          <a:prstGeom prst="round2Diag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14:paraId="695BA9D1" w14:textId="77777777" w:rsidR="00A013EE" w:rsidRPr="00747C91" w:rsidRDefault="00A013EE" w:rsidP="00D260CF">
                              <w:pPr>
                                <w:pStyle w:val="NormalWeb"/>
                                <w:spacing w:before="0" w:beforeAutospacing="0" w:after="0" w:afterAutospacing="0"/>
                                <w:rPr>
                                  <w:lang w:val="en-US"/>
                                </w:rPr>
                              </w:pPr>
                              <w:r>
                                <w:rPr>
                                  <w:rFonts w:ascii="Calibri" w:eastAsia="+mn-ea" w:hAnsi="Calibri" w:cs="+mn-cs"/>
                                  <w:b/>
                                  <w:bCs/>
                                  <w:color w:val="000000"/>
                                  <w:kern w:val="24"/>
                                  <w:sz w:val="18"/>
                                  <w:szCs w:val="18"/>
                                  <w:lang w:val="en-GB"/>
                                </w:rPr>
                                <w:t>Purpose</w:t>
                              </w:r>
                              <w:r>
                                <w:rPr>
                                  <w:rFonts w:ascii="Calibri" w:eastAsia="+mn-ea" w:hAnsi="Calibri" w:cs="+mn-cs"/>
                                  <w:color w:val="000000"/>
                                  <w:kern w:val="24"/>
                                  <w:sz w:val="18"/>
                                  <w:szCs w:val="18"/>
                                  <w:lang w:val="en-GB"/>
                                </w:rPr>
                                <w:t xml:space="preserve">:  </w:t>
                              </w:r>
                              <w:r w:rsidRPr="00747C91">
                                <w:rPr>
                                  <w:rFonts w:ascii="Calibri" w:eastAsia="+mn-ea" w:hAnsi="Calibri" w:cs="+mn-cs"/>
                                  <w:color w:val="000000"/>
                                  <w:kern w:val="24"/>
                                  <w:sz w:val="18"/>
                                  <w:szCs w:val="18"/>
                                  <w:lang w:val="en-US"/>
                                </w:rPr>
                                <w:t>This chapter is an important reminder at this level of métier requirements in terms of production and operations. Example of requirements such as 24 X 7, time-to-recovery in case of a failure... are not without an impact in terms of volume measurement and infrastructure.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E86600E" id="Round Diagonal Corner Rectangle 13" o:spid="_x0000_s1040" style="position:absolute;left:0;text-align:left;margin-left:5pt;margin-top:27.4pt;width:453.4pt;height:58.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758180,741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" adj="-11796480,,5400" path="m123616,l5758180,r,l5758180,618064v,68271,-55345,123616,-123616,123616l,741680r,l,123616c,55345,55345,,123616,xe" fillcolor="#dafda7" strokecolor="#98b954">
                  <v:fill color2="#f5ffe6" rotate="t" angle="180" colors="0 #dafda7;22938f #e4fdc2;1 #f5ffe6" focus="100%" type="gradient"/>
                  <v:stroke joinstyle="miter"/>
                  <v:shadow on="t" color="black" opacity="24903f" origin=",.5" offset="0,.55556mm"/>
                  <v:formulas/>
                  <v:path arrowok="t" o:connecttype="custom" o:connectlocs="123616,0;5758180,0;5758180,0;5758180,618064;5634564,741680;0,741680;0,741680;0,123616;123616,0" o:connectangles="0,0,0,0,0,0,0,0,0" textboxrect="0,0,5758180,741680"/>
                  <v:textbox>
                    <w:txbxContent>
                      <w:p w14:paraId="695BA9D1" w14:textId="77777777" w:rsidR="00A013EE" w:rsidRPr="00747C91" w:rsidRDefault="00A013EE" w:rsidP="00D260CF">
                        <w:pPr>
                          <w:pStyle w:val="NormalWeb"/>
                          <w:spacing w:before="0" w:beforeAutospacing="0" w:after="0" w:afterAutospacing="0"/>
                          <w:rPr>
                            <w:lang w:val="en-US"/>
                          </w:rPr>
                        </w:pPr>
                        <w:r>
                          <w:rPr>
                            <w:rFonts w:ascii="Calibri" w:eastAsia="+mn-ea" w:hAnsi="Calibri" w:cs="+mn-cs"/>
                            <w:b/>
                            <w:bCs/>
                            <w:color w:val="000000"/>
                            <w:kern w:val="24"/>
                            <w:sz w:val="18"/>
                            <w:szCs w:val="18"/>
                            <w:lang w:val="en-GB"/>
                          </w:rPr>
                          <w:t>Purpose</w:t>
                        </w:r>
                        <w:r>
                          <w:rPr>
                            <w:rFonts w:ascii="Calibri" w:eastAsia="+mn-ea" w:hAnsi="Calibri" w:cs="+mn-cs"/>
                            <w:color w:val="000000"/>
                            <w:kern w:val="24"/>
                            <w:sz w:val="18"/>
                            <w:szCs w:val="18"/>
                            <w:lang w:val="en-GB"/>
                          </w:rPr>
                          <w:t xml:space="preserve">:  </w:t>
                        </w:r>
                        <w:r w:rsidRPr="00747C91">
                          <w:rPr>
                            <w:rFonts w:ascii="Calibri" w:eastAsia="+mn-ea" w:hAnsi="Calibri" w:cs="+mn-cs"/>
                            <w:color w:val="000000"/>
                            <w:kern w:val="24"/>
                            <w:sz w:val="18"/>
                            <w:szCs w:val="18"/>
                            <w:lang w:val="en-US"/>
                          </w:rPr>
                          <w:t>This chapter is an important reminder at this level of métier requirements in terms of production and operations. Example of requirements such as 24 X 7, time-to-recovery in case of a failure... are not without an impact in terms of volume measurement and infrastructure.</w:t>
                        </w:r>
                      </w:p>
                    </w:txbxContent>
                  </v:textbox>
                  <w10:wrap type="topAndBottom"/>
                </v:shape>
              </w:pict>
            </mc:Fallback>
          </mc:AlternateContent>
        </w:r>
        <w:r w:rsidRPr="00C00A30" w:rsidDel="00F43E16">
          <w:rPr>
            <w:b/>
            <w:color w:val="0070C0"/>
            <w:lang w:val="en-GB"/>
          </w:rPr>
          <w:delText>Corporate Architecture training requirements</w:delText>
        </w:r>
        <w:r w:rsidRPr="00C00A30" w:rsidDel="00F43E16">
          <w:rPr>
            <w:b/>
            <w:color w:val="8496B0" w:themeColor="text2" w:themeTint="99"/>
            <w:lang w:val="en-GB"/>
          </w:rPr>
          <w:delText xml:space="preserve">: </w:delText>
        </w:r>
        <w:r w:rsidDel="00F43E16">
          <w:rPr>
            <w:b/>
            <w:color w:val="C00000"/>
            <w:lang w:val="en-GB"/>
          </w:rPr>
          <w:delText>None</w:delText>
        </w:r>
      </w:del>
    </w:p>
    <w:p w14:paraId="1BC85E3D" w14:textId="77777777" w:rsidR="00D260CF" w:rsidRDefault="00D260CF" w:rsidP="00D260CF">
      <w:pPr>
        <w:pStyle w:val="Titre2"/>
        <w:rPr>
          <w:lang w:val="en-GB"/>
        </w:rPr>
      </w:pPr>
      <w:bookmarkStart w:id="5796" w:name="_Toc520392282"/>
      <w:bookmarkStart w:id="5797" w:name="_Toc520904780"/>
      <w:bookmarkStart w:id="5798" w:name="_Toc21697995"/>
      <w:r>
        <w:rPr>
          <w:lang w:val="en-GB"/>
        </w:rPr>
        <w:t>Stress / load management</w:t>
      </w:r>
      <w:bookmarkEnd w:id="5796"/>
      <w:bookmarkEnd w:id="5797"/>
      <w:bookmarkEnd w:id="5798"/>
    </w:p>
    <w:p w14:paraId="70D4062D" w14:textId="3ACC81A4" w:rsidR="00D260CF" w:rsidRPr="00F43E16" w:rsidRDefault="00D260CF" w:rsidP="00D260CF">
      <w:pPr>
        <w:rPr>
          <w:rPrChange w:id="5799" w:author="ONOPTCHENKO Xavier" w:date="2019-10-14T14:35:00Z">
            <w:rPr>
              <w:lang w:val="en-GB"/>
            </w:rPr>
          </w:rPrChange>
        </w:rPr>
      </w:pPr>
      <w:del w:id="5800" w:author="ONOPTCHENKO Xavier" w:date="2019-10-14T14:35:00Z">
        <w:r w:rsidDel="00F43E16">
          <w:rPr>
            <w:noProof/>
          </w:rPr>
          <w:drawing>
            <wp:inline distT="0" distB="0" distL="0" distR="0" wp14:anchorId="723F5309" wp14:editId="2E1A3F53">
              <wp:extent cx="5760000" cy="511200"/>
              <wp:effectExtent l="0" t="0" r="0" b="3175"/>
              <wp:docPr id="14398" name="Image 14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0000" cy="511200"/>
                      </a:xfrm>
                      <a:prstGeom prst="rect">
                        <a:avLst/>
                      </a:prstGeom>
                      <a:noFill/>
                    </pic:spPr>
                  </pic:pic>
                </a:graphicData>
              </a:graphic>
            </wp:inline>
          </w:drawing>
        </w:r>
      </w:del>
      <w:ins w:id="5801" w:author="ONOPTCHENKO Xavier" w:date="2019-10-14T14:35:00Z">
        <w:r w:rsidR="00F43E16">
          <w:rPr>
            <w:noProof/>
            <w:lang w:eastAsia="ja-JP"/>
          </w:rPr>
          <w:t>Les tests de performance seront réalisés en environnement de qualification par l</w:t>
        </w:r>
      </w:ins>
      <w:ins w:id="5802" w:author="ONOPTCHENKO Xavier" w:date="2019-10-14T14:36:00Z">
        <w:r w:rsidR="00F43E16">
          <w:rPr>
            <w:noProof/>
            <w:lang w:eastAsia="ja-JP"/>
          </w:rPr>
          <w:t>e domaine applicatif</w:t>
        </w:r>
      </w:ins>
      <w:ins w:id="5803" w:author="ONOPTCHENKO Xavier" w:date="2019-10-14T14:35:00Z">
        <w:r w:rsidR="00F43E16">
          <w:rPr>
            <w:noProof/>
            <w:lang w:eastAsia="ja-JP"/>
          </w:rPr>
          <w:t>. Se référer à la section 8.6 pour les détails des tests réalisés.</w:t>
        </w:r>
      </w:ins>
    </w:p>
    <w:p w14:paraId="10FDD926" w14:textId="77777777" w:rsidR="00D260CF" w:rsidRPr="00537A77" w:rsidRDefault="00D260CF" w:rsidP="00D260CF">
      <w:pPr>
        <w:pStyle w:val="Titre2"/>
        <w:rPr>
          <w:lang w:val="en-US"/>
          <w:rPrChange w:id="5804" w:author="ONOPTCHENKO Xavier" w:date="2019-10-14T16:04:00Z">
            <w:rPr>
              <w:lang w:val="en-GB"/>
            </w:rPr>
          </w:rPrChange>
        </w:rPr>
      </w:pPr>
      <w:bookmarkStart w:id="5805" w:name="_Toc437421745"/>
      <w:bookmarkStart w:id="5806" w:name="_Toc520392283"/>
      <w:bookmarkStart w:id="5807" w:name="_Toc520904781"/>
      <w:bookmarkStart w:id="5808" w:name="_Toc21697996"/>
      <w:r w:rsidRPr="00537A77">
        <w:rPr>
          <w:lang w:val="en-US"/>
          <w:rPrChange w:id="5809" w:author="ONOPTCHENKO Xavier" w:date="2019-10-14T16:04:00Z">
            <w:rPr>
              <w:lang w:val="en-GB"/>
            </w:rPr>
          </w:rPrChange>
        </w:rPr>
        <w:t>Major principles of the production infrastructure chosen</w:t>
      </w:r>
      <w:bookmarkEnd w:id="5805"/>
      <w:bookmarkEnd w:id="5806"/>
      <w:bookmarkEnd w:id="5807"/>
      <w:bookmarkEnd w:id="5808"/>
    </w:p>
    <w:p w14:paraId="422D35B0" w14:textId="7DA35938" w:rsidR="00F43E16" w:rsidRDefault="00A013EE">
      <w:pPr>
        <w:pStyle w:val="BI-Normal"/>
        <w:rPr>
          <w:ins w:id="5810" w:author="ONOPTCHENKO Xavier" w:date="2019-10-14T14:37:00Z"/>
          <w:noProof/>
          <w:lang w:eastAsia="ja-JP"/>
        </w:rPr>
        <w:pPrChange w:id="5811" w:author="ONOPTCHENKO Xavier" w:date="2019-10-14T14:36:00Z">
          <w:pPr>
            <w:spacing w:before="0" w:after="160" w:line="259" w:lineRule="auto"/>
            <w:jc w:val="left"/>
          </w:pPr>
        </w:pPrChange>
      </w:pPr>
      <w:bookmarkStart w:id="5812" w:name="_Toc437421746"/>
      <w:ins w:id="5813" w:author="ONOPTCHENKO Xavier" w:date="2019-10-14T14:37:00Z">
        <w:r>
          <w:rPr>
            <w:noProof/>
            <w:lang w:eastAsia="ja-JP"/>
          </w:rPr>
          <w:t>L’infrastructure posée par le projet repose sur les composants suivants :</w:t>
        </w:r>
      </w:ins>
    </w:p>
    <w:p w14:paraId="7EA2C23C" w14:textId="3099C7AD" w:rsidR="00A013EE" w:rsidRDefault="00A013EE">
      <w:pPr>
        <w:pStyle w:val="BI-Normal"/>
        <w:numPr>
          <w:ilvl w:val="0"/>
          <w:numId w:val="29"/>
        </w:numPr>
        <w:rPr>
          <w:ins w:id="5814" w:author="ONOPTCHENKO Xavier" w:date="2019-10-14T14:37:00Z"/>
          <w:noProof/>
          <w:lang w:eastAsia="ja-JP"/>
        </w:rPr>
        <w:pPrChange w:id="5815" w:author="ONOPTCHENKO Xavier" w:date="2019-10-14T14:37:00Z">
          <w:pPr>
            <w:spacing w:before="0" w:after="160" w:line="259" w:lineRule="auto"/>
            <w:jc w:val="left"/>
          </w:pPr>
        </w:pPrChange>
      </w:pPr>
      <w:ins w:id="5816" w:author="ONOPTCHENKO Xavier" w:date="2019-10-14T14:37:00Z">
        <w:r>
          <w:rPr>
            <w:noProof/>
            <w:lang w:eastAsia="ja-JP"/>
          </w:rPr>
          <w:t>Application « ESB Administration et Suivi » :</w:t>
        </w:r>
      </w:ins>
    </w:p>
    <w:p w14:paraId="168DFB70" w14:textId="730A71A2" w:rsidR="00A013EE" w:rsidRDefault="00A013EE">
      <w:pPr>
        <w:pStyle w:val="BI-Normal"/>
        <w:numPr>
          <w:ilvl w:val="1"/>
          <w:numId w:val="29"/>
        </w:numPr>
        <w:rPr>
          <w:ins w:id="5817" w:author="ONOPTCHENKO Xavier" w:date="2019-10-14T14:37:00Z"/>
          <w:noProof/>
          <w:lang w:eastAsia="ja-JP"/>
        </w:rPr>
        <w:pPrChange w:id="5818" w:author="ONOPTCHENKO Xavier" w:date="2019-10-14T14:37:00Z">
          <w:pPr>
            <w:spacing w:before="0" w:after="160" w:line="259" w:lineRule="auto"/>
            <w:jc w:val="left"/>
          </w:pPr>
        </w:pPrChange>
      </w:pPr>
      <w:ins w:id="5819" w:author="ONOPTCHENKO Xavier" w:date="2019-10-14T14:39:00Z">
        <w:r>
          <w:rPr>
            <w:noProof/>
            <w:lang w:eastAsia="ja-JP"/>
          </w:rPr>
          <w:t>Couche</w:t>
        </w:r>
      </w:ins>
      <w:ins w:id="5820" w:author="ONOPTCHENKO Xavier" w:date="2019-10-14T14:37:00Z">
        <w:r>
          <w:rPr>
            <w:noProof/>
            <w:lang w:eastAsia="ja-JP"/>
          </w:rPr>
          <w:t xml:space="preserve"> de présentation / application </w:t>
        </w:r>
      </w:ins>
      <w:ins w:id="5821" w:author="ONOPTCHENKO Xavier" w:date="2019-10-14T14:39:00Z">
        <w:r>
          <w:rPr>
            <w:noProof/>
            <w:lang w:eastAsia="ja-JP"/>
          </w:rPr>
          <w:t xml:space="preserve">sur VM </w:t>
        </w:r>
      </w:ins>
      <w:ins w:id="5822" w:author="ONOPTCHENKO Xavier" w:date="2019-10-14T14:37:00Z">
        <w:r>
          <w:rPr>
            <w:noProof/>
            <w:lang w:eastAsia="ja-JP"/>
          </w:rPr>
          <w:t>Windows non redondé</w:t>
        </w:r>
      </w:ins>
      <w:ins w:id="5823" w:author="ONOPTCHENKO Xavier" w:date="2019-10-14T14:39:00Z">
        <w:r>
          <w:rPr>
            <w:noProof/>
            <w:lang w:eastAsia="ja-JP"/>
          </w:rPr>
          <w:t>e</w:t>
        </w:r>
      </w:ins>
      <w:ins w:id="5824" w:author="ONOPTCHENKO Xavier" w:date="2019-10-14T14:37:00Z">
        <w:r>
          <w:rPr>
            <w:noProof/>
            <w:lang w:eastAsia="ja-JP"/>
          </w:rPr>
          <w:t>.</w:t>
        </w:r>
      </w:ins>
    </w:p>
    <w:p w14:paraId="74956033" w14:textId="52C19001" w:rsidR="00A013EE" w:rsidRDefault="00A013EE">
      <w:pPr>
        <w:pStyle w:val="BI-Normal"/>
        <w:numPr>
          <w:ilvl w:val="0"/>
          <w:numId w:val="29"/>
        </w:numPr>
        <w:rPr>
          <w:ins w:id="5825" w:author="ONOPTCHENKO Xavier" w:date="2019-10-14T14:38:00Z"/>
          <w:noProof/>
          <w:lang w:eastAsia="ja-JP"/>
        </w:rPr>
        <w:pPrChange w:id="5826" w:author="ONOPTCHENKO Xavier" w:date="2019-10-14T14:38:00Z">
          <w:pPr>
            <w:spacing w:before="0" w:after="160" w:line="259" w:lineRule="auto"/>
            <w:jc w:val="left"/>
          </w:pPr>
        </w:pPrChange>
      </w:pPr>
      <w:ins w:id="5827" w:author="ONOPTCHENKO Xavier" w:date="2019-10-14T14:38:00Z">
        <w:r>
          <w:rPr>
            <w:noProof/>
            <w:lang w:eastAsia="ja-JP"/>
          </w:rPr>
          <w:t>Application « ESB Moteur Service Intranet et Extranet » :</w:t>
        </w:r>
      </w:ins>
    </w:p>
    <w:p w14:paraId="66BE5286" w14:textId="693F93A0" w:rsidR="00A013EE" w:rsidRDefault="00A013EE">
      <w:pPr>
        <w:pStyle w:val="BI-Normal"/>
        <w:numPr>
          <w:ilvl w:val="1"/>
          <w:numId w:val="29"/>
        </w:numPr>
        <w:rPr>
          <w:ins w:id="5828" w:author="ONOPTCHENKO Xavier" w:date="2019-10-14T14:40:00Z"/>
          <w:noProof/>
          <w:lang w:eastAsia="ja-JP"/>
        </w:rPr>
        <w:pPrChange w:id="5829" w:author="ONOPTCHENKO Xavier" w:date="2019-10-14T14:38:00Z">
          <w:pPr>
            <w:spacing w:before="0" w:after="160" w:line="259" w:lineRule="auto"/>
            <w:jc w:val="left"/>
          </w:pPr>
        </w:pPrChange>
      </w:pPr>
      <w:ins w:id="5830" w:author="ONOPTCHENKO Xavier" w:date="2019-10-14T14:39:00Z">
        <w:r>
          <w:rPr>
            <w:noProof/>
            <w:lang w:eastAsia="ja-JP"/>
          </w:rPr>
          <w:t xml:space="preserve">Couche </w:t>
        </w:r>
      </w:ins>
      <w:ins w:id="5831" w:author="ONOPTCHENKO Xavier" w:date="2019-10-14T14:38:00Z">
        <w:r>
          <w:rPr>
            <w:noProof/>
            <w:lang w:eastAsia="ja-JP"/>
          </w:rPr>
          <w:t xml:space="preserve">données </w:t>
        </w:r>
      </w:ins>
      <w:ins w:id="5832" w:author="ONOPTCHENKO Xavier" w:date="2019-10-14T14:39:00Z">
        <w:r>
          <w:rPr>
            <w:noProof/>
            <w:lang w:eastAsia="ja-JP"/>
          </w:rPr>
          <w:t xml:space="preserve">sur VM </w:t>
        </w:r>
      </w:ins>
      <w:ins w:id="5833" w:author="ONOPTCHENKO Xavier" w:date="2019-10-14T14:38:00Z">
        <w:r>
          <w:rPr>
            <w:noProof/>
            <w:lang w:eastAsia="ja-JP"/>
          </w:rPr>
          <w:t>Red Hat redon</w:t>
        </w:r>
      </w:ins>
      <w:ins w:id="5834" w:author="ONOPTCHENKO Xavier" w:date="2019-10-14T14:39:00Z">
        <w:r>
          <w:rPr>
            <w:noProof/>
            <w:lang w:eastAsia="ja-JP"/>
          </w:rPr>
          <w:t>dées</w:t>
        </w:r>
      </w:ins>
      <w:ins w:id="5835" w:author="ONOPTCHENKO Xavier" w:date="2019-10-14T14:38:00Z">
        <w:r>
          <w:rPr>
            <w:noProof/>
            <w:lang w:eastAsia="ja-JP"/>
          </w:rPr>
          <w:t>.</w:t>
        </w:r>
      </w:ins>
    </w:p>
    <w:p w14:paraId="470F6200" w14:textId="78F36C3C" w:rsidR="00A013EE" w:rsidRDefault="00A013EE">
      <w:pPr>
        <w:pStyle w:val="BI-Normal"/>
        <w:rPr>
          <w:ins w:id="5836" w:author="ONOPTCHENKO Xavier" w:date="2019-10-14T14:36:00Z"/>
          <w:noProof/>
          <w:lang w:eastAsia="ja-JP"/>
        </w:rPr>
        <w:pPrChange w:id="5837" w:author="ONOPTCHENKO Xavier" w:date="2019-10-14T14:40:00Z">
          <w:pPr>
            <w:spacing w:before="0" w:after="160" w:line="259" w:lineRule="auto"/>
            <w:jc w:val="left"/>
          </w:pPr>
        </w:pPrChange>
      </w:pPr>
      <w:ins w:id="5838" w:author="ONOPTCHENKO Xavier" w:date="2019-10-14T14:40:00Z">
        <w:r>
          <w:rPr>
            <w:noProof/>
            <w:lang w:eastAsia="ja-JP"/>
          </w:rPr>
          <w:t>L’architecture repose également sur le composant groupe REFSG.</w:t>
        </w:r>
      </w:ins>
    </w:p>
    <w:p w14:paraId="5A0B5A0A" w14:textId="76FB6172" w:rsidR="00F43E16" w:rsidRPr="00F43E16" w:rsidDel="00F43E16" w:rsidRDefault="00D260CF">
      <w:pPr>
        <w:pStyle w:val="BI-Normal"/>
        <w:rPr>
          <w:del w:id="5839" w:author="ONOPTCHENKO Xavier" w:date="2019-10-14T14:36:00Z"/>
          <w:rFonts w:cs="Corbel"/>
          <w:color w:val="006C43"/>
          <w:sz w:val="24"/>
          <w:rPrChange w:id="5840" w:author="ONOPTCHENKO Xavier" w:date="2019-10-14T14:35:00Z">
            <w:rPr>
              <w:del w:id="5841" w:author="ONOPTCHENKO Xavier" w:date="2019-10-14T14:36:00Z"/>
              <w:rFonts w:cs="Corbel"/>
              <w:b/>
              <w:bCs/>
              <w:color w:val="006C43"/>
              <w:sz w:val="24"/>
              <w:szCs w:val="24"/>
              <w:lang w:val="en-GB"/>
            </w:rPr>
          </w:rPrChange>
        </w:rPr>
        <w:pPrChange w:id="5842" w:author="ONOPTCHENKO Xavier" w:date="2019-10-14T14:36:00Z">
          <w:pPr>
            <w:spacing w:before="0" w:after="160" w:line="259" w:lineRule="auto"/>
            <w:jc w:val="left"/>
          </w:pPr>
        </w:pPrChange>
      </w:pPr>
      <w:del w:id="5843" w:author="ONOPTCHENKO Xavier" w:date="2019-10-14T14:36:00Z">
        <w:r w:rsidDel="00F43E16">
          <w:rPr>
            <w:noProof/>
          </w:rPr>
          <w:drawing>
            <wp:inline distT="0" distB="0" distL="0" distR="0" wp14:anchorId="7181D404" wp14:editId="475A0CB5">
              <wp:extent cx="5464010" cy="666750"/>
              <wp:effectExtent l="0" t="0" r="3810" b="0"/>
              <wp:docPr id="14359" name="Picture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68505" cy="667298"/>
                      </a:xfrm>
                      <a:prstGeom prst="rect">
                        <a:avLst/>
                      </a:prstGeom>
                      <a:noFill/>
                    </pic:spPr>
                  </pic:pic>
                </a:graphicData>
              </a:graphic>
            </wp:inline>
          </w:drawing>
        </w:r>
      </w:del>
    </w:p>
    <w:p w14:paraId="51CD3EE6" w14:textId="503A06FA" w:rsidR="00D260CF" w:rsidRPr="00F43E16" w:rsidRDefault="00D260CF">
      <w:pPr>
        <w:pStyle w:val="Titre2"/>
        <w:spacing w:after="120"/>
        <w:ind w:left="720" w:hanging="578"/>
        <w:rPr>
          <w:lang w:val="en-US"/>
          <w:rPrChange w:id="5844" w:author="ONOPTCHENKO Xavier" w:date="2019-10-14T14:36:00Z">
            <w:rPr>
              <w:lang w:val="en-GB"/>
            </w:rPr>
          </w:rPrChange>
        </w:rPr>
        <w:pPrChange w:id="5845" w:author="ONOPTCHENKO Xavier" w:date="2019-10-14T14:43:00Z">
          <w:pPr>
            <w:pStyle w:val="Titre2"/>
          </w:pPr>
        </w:pPrChange>
      </w:pPr>
      <w:bookmarkStart w:id="5846" w:name="_Toc520392284"/>
      <w:bookmarkStart w:id="5847" w:name="_Toc520904782"/>
      <w:bookmarkStart w:id="5848" w:name="_Toc21697997"/>
      <w:r w:rsidRPr="00F43E16">
        <w:rPr>
          <w:lang w:val="en-US"/>
          <w:rPrChange w:id="5849" w:author="ONOPTCHENKO Xavier" w:date="2019-10-14T14:36:00Z">
            <w:rPr>
              <w:lang w:val="en-GB"/>
            </w:rPr>
          </w:rPrChange>
        </w:rPr>
        <w:t>Availability levels and principles chosen</w:t>
      </w:r>
      <w:bookmarkEnd w:id="5812"/>
      <w:bookmarkEnd w:id="5846"/>
      <w:bookmarkEnd w:id="5847"/>
      <w:bookmarkEnd w:id="5848"/>
    </w:p>
    <w:p w14:paraId="49F2DDFD" w14:textId="03B62B5B" w:rsidR="00D260CF" w:rsidRDefault="00D260CF" w:rsidP="00D260CF">
      <w:pPr>
        <w:pStyle w:val="template"/>
        <w:rPr>
          <w:ins w:id="5850" w:author="ONOPTCHENKO Xavier" w:date="2019-10-14T14:41:00Z"/>
          <w:rFonts w:ascii="Arial Narrow" w:hAnsi="Arial Narrow" w:cs="Arial"/>
          <w:b w:val="0"/>
          <w:bCs w:val="0"/>
          <w:i w:val="0"/>
          <w:iCs w:val="0"/>
          <w:color w:val="auto"/>
          <w:sz w:val="22"/>
          <w:lang w:val="fr-FR" w:eastAsia="fr-FR"/>
        </w:rPr>
      </w:pPr>
      <w:del w:id="5851" w:author="ONOPTCHENKO Xavier" w:date="2019-10-14T14:40:00Z">
        <w:r w:rsidDel="00A013EE">
          <w:rPr>
            <w:rFonts w:ascii="Arial Narrow" w:hAnsi="Arial Narrow" w:cs="Arial"/>
            <w:b w:val="0"/>
            <w:bCs w:val="0"/>
            <w:i w:val="0"/>
            <w:iCs w:val="0"/>
            <w:noProof/>
            <w:color w:val="auto"/>
            <w:sz w:val="22"/>
            <w:lang w:val="fr-FR" w:eastAsia="fr-FR"/>
          </w:rPr>
          <w:drawing>
            <wp:inline distT="0" distB="0" distL="0" distR="0" wp14:anchorId="14496C70" wp14:editId="322018E3">
              <wp:extent cx="5911766" cy="819150"/>
              <wp:effectExtent l="0" t="0" r="0" b="0"/>
              <wp:docPr id="14387" name="Image 1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09579" cy="818847"/>
                      </a:xfrm>
                      <a:prstGeom prst="rect">
                        <a:avLst/>
                      </a:prstGeom>
                      <a:noFill/>
                    </pic:spPr>
                  </pic:pic>
                </a:graphicData>
              </a:graphic>
            </wp:inline>
          </w:drawing>
        </w:r>
      </w:del>
      <w:ins w:id="5852" w:author="ONOPTCHENKO Xavier" w:date="2019-10-14T14:40:00Z">
        <w:r w:rsidR="00A013EE">
          <w:rPr>
            <w:rFonts w:ascii="Arial Narrow" w:hAnsi="Arial Narrow" w:cs="Arial"/>
            <w:b w:val="0"/>
            <w:bCs w:val="0"/>
            <w:i w:val="0"/>
            <w:iCs w:val="0"/>
            <w:color w:val="auto"/>
            <w:sz w:val="22"/>
            <w:lang w:val="fr-FR" w:eastAsia="fr-FR"/>
          </w:rPr>
          <w:t>L</w:t>
        </w:r>
      </w:ins>
      <w:ins w:id="5853" w:author="ONOPTCHENKO Xavier" w:date="2019-10-14T14:41:00Z">
        <w:r w:rsidR="00A013EE">
          <w:rPr>
            <w:rFonts w:ascii="Arial Narrow" w:hAnsi="Arial Narrow" w:cs="Arial"/>
            <w:b w:val="0"/>
            <w:bCs w:val="0"/>
            <w:i w:val="0"/>
            <w:iCs w:val="0"/>
            <w:color w:val="auto"/>
            <w:sz w:val="22"/>
            <w:lang w:val="fr-FR" w:eastAsia="fr-FR"/>
          </w:rPr>
          <w:t>e niveau de disponibilité de l</w:t>
        </w:r>
      </w:ins>
      <w:ins w:id="5854" w:author="ONOPTCHENKO Xavier" w:date="2019-10-14T14:40:00Z">
        <w:r w:rsidR="00A013EE">
          <w:rPr>
            <w:rFonts w:ascii="Arial Narrow" w:hAnsi="Arial Narrow" w:cs="Arial"/>
            <w:b w:val="0"/>
            <w:bCs w:val="0"/>
            <w:i w:val="0"/>
            <w:iCs w:val="0"/>
            <w:color w:val="auto"/>
            <w:sz w:val="22"/>
            <w:lang w:val="fr-FR" w:eastAsia="fr-FR"/>
          </w:rPr>
          <w:t>’application « ESB Administration et Suivi</w:t>
        </w:r>
      </w:ins>
      <w:ins w:id="5855" w:author="ONOPTCHENKO Xavier" w:date="2019-10-14T14:41:00Z">
        <w:r w:rsidR="00A013EE">
          <w:rPr>
            <w:rFonts w:ascii="Arial Narrow" w:hAnsi="Arial Narrow" w:cs="Arial"/>
            <w:b w:val="0"/>
            <w:bCs w:val="0"/>
            <w:i w:val="0"/>
            <w:iCs w:val="0"/>
            <w:color w:val="auto"/>
            <w:sz w:val="22"/>
            <w:lang w:val="fr-FR" w:eastAsia="fr-FR"/>
          </w:rPr>
          <w:t> » est MODERATE, il n’est donc pas nécessaire de redonder le serveur de présentation / application. Le RTO est assuré par l’offre Cloud.</w:t>
        </w:r>
      </w:ins>
    </w:p>
    <w:p w14:paraId="7EA9ECFD" w14:textId="263BED29" w:rsidR="00A013EE" w:rsidRPr="00F43E16" w:rsidRDefault="00A013EE" w:rsidP="00D260CF">
      <w:pPr>
        <w:pStyle w:val="template"/>
        <w:rPr>
          <w:rFonts w:ascii="Arial Narrow" w:hAnsi="Arial Narrow" w:cs="Arial"/>
          <w:b w:val="0"/>
          <w:bCs w:val="0"/>
          <w:i w:val="0"/>
          <w:iCs w:val="0"/>
          <w:color w:val="auto"/>
          <w:sz w:val="22"/>
          <w:lang w:val="fr-FR" w:eastAsia="fr-FR"/>
          <w:rPrChange w:id="5856" w:author="ONOPTCHENKO Xavier" w:date="2019-10-14T14:35:00Z">
            <w:rPr>
              <w:rFonts w:ascii="Arial Narrow" w:hAnsi="Arial Narrow" w:cs="Arial"/>
              <w:b w:val="0"/>
              <w:bCs w:val="0"/>
              <w:i w:val="0"/>
              <w:iCs w:val="0"/>
              <w:color w:val="auto"/>
              <w:sz w:val="22"/>
              <w:lang w:eastAsia="fr-FR"/>
            </w:rPr>
          </w:rPrChange>
        </w:rPr>
      </w:pPr>
      <w:ins w:id="5857" w:author="ONOPTCHENKO Xavier" w:date="2019-10-14T14:42:00Z">
        <w:r>
          <w:rPr>
            <w:rFonts w:ascii="Arial Narrow" w:hAnsi="Arial Narrow" w:cs="Arial"/>
            <w:b w:val="0"/>
            <w:bCs w:val="0"/>
            <w:i w:val="0"/>
            <w:iCs w:val="0"/>
            <w:color w:val="auto"/>
            <w:sz w:val="22"/>
            <w:lang w:val="fr-FR" w:eastAsia="fr-FR"/>
          </w:rPr>
          <w:t xml:space="preserve">Le niveau de disponibilité de l’application « ESB Moteur Service Intranet et Extranet » est EXTREME, il faut donc impérativement redonder le serveur de données. Les bases seront configurées en Dataguard synchrone mode </w:t>
        </w:r>
      </w:ins>
      <w:ins w:id="5858" w:author="ONOPTCHENKO Xavier" w:date="2019-10-14T14:43:00Z">
        <w:r>
          <w:rPr>
            <w:rFonts w:ascii="Arial Narrow" w:hAnsi="Arial Narrow" w:cs="Arial"/>
            <w:b w:val="0"/>
            <w:bCs w:val="0"/>
            <w:i w:val="0"/>
            <w:iCs w:val="0"/>
            <w:color w:val="auto"/>
            <w:sz w:val="22"/>
            <w:lang w:val="fr-FR" w:eastAsia="fr-FR"/>
          </w:rPr>
          <w:t>« Maximum Availability » avec Observer.</w:t>
        </w:r>
      </w:ins>
    </w:p>
    <w:p w14:paraId="053B03FD" w14:textId="77777777" w:rsidR="00D260CF" w:rsidRPr="00B55525" w:rsidRDefault="00D260CF" w:rsidP="00D260CF">
      <w:pPr>
        <w:pStyle w:val="Titre2"/>
        <w:rPr>
          <w:lang w:val="en-GB"/>
        </w:rPr>
      </w:pPr>
      <w:bookmarkStart w:id="5859" w:name="_Toc437421747"/>
      <w:bookmarkStart w:id="5860" w:name="_Toc520392285"/>
      <w:bookmarkStart w:id="5861" w:name="_Toc520904783"/>
      <w:bookmarkStart w:id="5862" w:name="_Toc21697998"/>
      <w:r w:rsidRPr="00537A77">
        <w:rPr>
          <w:lang w:val="en-US"/>
          <w:rPrChange w:id="5863" w:author="ONOPTCHENKO Xavier" w:date="2019-10-14T16:04:00Z">
            <w:rPr>
              <w:lang w:val="en-GB"/>
            </w:rPr>
          </w:rPrChange>
        </w:rPr>
        <w:t>Recovery time and principles underlying the Disast</w:t>
      </w:r>
      <w:r w:rsidRPr="00B55525">
        <w:rPr>
          <w:lang w:val="en-GB"/>
        </w:rPr>
        <w:t>er Recovery Plan</w:t>
      </w:r>
      <w:bookmarkEnd w:id="5859"/>
      <w:bookmarkEnd w:id="5860"/>
      <w:bookmarkEnd w:id="5861"/>
      <w:bookmarkEnd w:id="5862"/>
    </w:p>
    <w:p w14:paraId="494A78E8" w14:textId="77777777" w:rsidR="00A013EE" w:rsidRPr="00B411B9" w:rsidRDefault="00A013EE" w:rsidP="00A013EE">
      <w:pPr>
        <w:rPr>
          <w:ins w:id="5864" w:author="ONOPTCHENKO Xavier" w:date="2019-10-14T14:45:00Z"/>
          <w:lang w:eastAsia="en-US"/>
        </w:rPr>
      </w:pPr>
      <w:ins w:id="5865" w:author="ONOPTCHENKO Xavier" w:date="2019-10-14T14:45:00Z">
        <w:r w:rsidRPr="00B411B9">
          <w:rPr>
            <w:lang w:eastAsia="en-US"/>
          </w:rPr>
          <w:t>L’IT RefCard ICP précise les mécanismes à me</w:t>
        </w:r>
        <w:r>
          <w:rPr>
            <w:lang w:eastAsia="en-US"/>
          </w:rPr>
          <w:t>t</w:t>
        </w:r>
        <w:r w:rsidRPr="00B411B9">
          <w:rPr>
            <w:lang w:eastAsia="en-US"/>
          </w:rPr>
          <w:t xml:space="preserve">tre </w:t>
        </w:r>
        <w:r>
          <w:rPr>
            <w:lang w:eastAsia="en-US"/>
          </w:rPr>
          <w:t>en œuvre en cas de sinistre :</w:t>
        </w:r>
      </w:ins>
    </w:p>
    <w:p w14:paraId="490D3EBD" w14:textId="77777777" w:rsidR="00A013EE" w:rsidRDefault="00A013EE" w:rsidP="00A013EE">
      <w:pPr>
        <w:rPr>
          <w:ins w:id="5866" w:author="ONOPTCHENKO Xavier" w:date="2019-10-14T14:45:00Z"/>
          <w:lang w:val="en-GB" w:eastAsia="en-US"/>
        </w:rPr>
      </w:pPr>
      <w:ins w:id="5867" w:author="ONOPTCHENKO Xavier" w:date="2019-10-14T14:45:00Z">
        <w:r w:rsidRPr="00B411B9">
          <w:rPr>
            <w:noProof/>
          </w:rPr>
          <w:drawing>
            <wp:inline distT="0" distB="0" distL="0" distR="0" wp14:anchorId="77EB7FA3" wp14:editId="208C8987">
              <wp:extent cx="5760720" cy="135064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760720" cy="1350645"/>
                      </a:xfrm>
                      <a:prstGeom prst="rect">
                        <a:avLst/>
                      </a:prstGeom>
                    </pic:spPr>
                  </pic:pic>
                </a:graphicData>
              </a:graphic>
            </wp:inline>
          </w:drawing>
        </w:r>
      </w:ins>
    </w:p>
    <w:p w14:paraId="1C2CA610" w14:textId="77777777" w:rsidR="00A013EE" w:rsidRDefault="00A013EE" w:rsidP="00A013EE">
      <w:pPr>
        <w:rPr>
          <w:ins w:id="5868" w:author="ONOPTCHENKO Xavier" w:date="2019-10-14T14:45:00Z"/>
          <w:lang w:eastAsia="en-US"/>
        </w:rPr>
      </w:pPr>
      <w:ins w:id="5869" w:author="ONOPTCHENKO Xavier" w:date="2019-10-14T14:45:00Z">
        <w:r w:rsidRPr="00B411B9">
          <w:rPr>
            <w:lang w:eastAsia="en-US"/>
          </w:rPr>
          <w:t>Dans le cas pr</w:t>
        </w:r>
        <w:r>
          <w:rPr>
            <w:lang w:eastAsia="en-US"/>
          </w:rPr>
          <w:t>é</w:t>
        </w:r>
        <w:r w:rsidRPr="00B411B9">
          <w:rPr>
            <w:lang w:eastAsia="en-US"/>
          </w:rPr>
          <w:t xml:space="preserve">sent, </w:t>
        </w:r>
        <w:r>
          <w:rPr>
            <w:lang w:eastAsia="en-US"/>
          </w:rPr>
          <w:t>voici ce qui est mis en œuvre :</w:t>
        </w:r>
      </w:ins>
    </w:p>
    <w:p w14:paraId="0506EF6B" w14:textId="77777777" w:rsidR="00A013EE" w:rsidRDefault="00A013EE">
      <w:pPr>
        <w:pStyle w:val="template"/>
        <w:numPr>
          <w:ilvl w:val="0"/>
          <w:numId w:val="30"/>
        </w:numPr>
        <w:rPr>
          <w:ins w:id="5870" w:author="ONOPTCHENKO Xavier" w:date="2019-10-14T14:46:00Z"/>
          <w:rFonts w:ascii="Arial Narrow" w:hAnsi="Arial Narrow" w:cs="Arial"/>
          <w:b w:val="0"/>
          <w:bCs w:val="0"/>
          <w:i w:val="0"/>
          <w:iCs w:val="0"/>
          <w:color w:val="auto"/>
          <w:sz w:val="22"/>
          <w:lang w:val="fr-FR" w:eastAsia="fr-FR"/>
        </w:rPr>
        <w:pPrChange w:id="5871" w:author="ONOPTCHENKO Xavier" w:date="2019-10-14T14:45:00Z">
          <w:pPr>
            <w:pStyle w:val="template"/>
          </w:pPr>
        </w:pPrChange>
      </w:pPr>
      <w:ins w:id="5872" w:author="ONOPTCHENKO Xavier" w:date="2019-10-14T14:45:00Z">
        <w:r>
          <w:rPr>
            <w:rFonts w:ascii="Arial Narrow" w:hAnsi="Arial Narrow" w:cs="Arial"/>
            <w:b w:val="0"/>
            <w:bCs w:val="0"/>
            <w:i w:val="0"/>
            <w:iCs w:val="0"/>
            <w:color w:val="auto"/>
            <w:sz w:val="22"/>
            <w:lang w:val="fr-FR" w:eastAsia="fr-FR"/>
          </w:rPr>
          <w:t>Application « ESB Administration et Suivi » : la résilience d’infrastructure du Cloud permet de redémarrer la VM dans le délai prévu.</w:t>
        </w:r>
      </w:ins>
    </w:p>
    <w:p w14:paraId="4414A28E" w14:textId="4226857F" w:rsidR="00D260CF" w:rsidRPr="00A013EE" w:rsidRDefault="00A013EE">
      <w:pPr>
        <w:pStyle w:val="template"/>
        <w:numPr>
          <w:ilvl w:val="0"/>
          <w:numId w:val="30"/>
        </w:numPr>
        <w:rPr>
          <w:rFonts w:ascii="Arial Narrow" w:hAnsi="Arial Narrow" w:cs="Arial"/>
          <w:b w:val="0"/>
          <w:bCs w:val="0"/>
          <w:i w:val="0"/>
          <w:iCs w:val="0"/>
          <w:color w:val="auto"/>
          <w:sz w:val="22"/>
          <w:lang w:val="fr-FR" w:eastAsia="fr-FR"/>
          <w:rPrChange w:id="5873" w:author="ONOPTCHENKO Xavier" w:date="2019-10-14T14:45:00Z">
            <w:rPr>
              <w:rFonts w:ascii="Arial Narrow" w:hAnsi="Arial Narrow" w:cs="Arial"/>
              <w:b w:val="0"/>
              <w:bCs w:val="0"/>
              <w:i w:val="0"/>
              <w:iCs w:val="0"/>
              <w:color w:val="auto"/>
              <w:sz w:val="22"/>
              <w:lang w:eastAsia="fr-FR"/>
            </w:rPr>
          </w:rPrChange>
        </w:rPr>
        <w:pPrChange w:id="5874" w:author="ONOPTCHENKO Xavier" w:date="2019-10-14T14:45:00Z">
          <w:pPr>
            <w:pStyle w:val="template"/>
          </w:pPr>
        </w:pPrChange>
      </w:pPr>
      <w:ins w:id="5875" w:author="ONOPTCHENKO Xavier" w:date="2019-10-14T14:46:00Z">
        <w:r>
          <w:rPr>
            <w:rFonts w:ascii="Arial Narrow" w:hAnsi="Arial Narrow" w:cs="Arial"/>
            <w:b w:val="0"/>
            <w:bCs w:val="0"/>
            <w:i w:val="0"/>
            <w:iCs w:val="0"/>
            <w:color w:val="auto"/>
            <w:sz w:val="22"/>
            <w:lang w:val="fr-FR" w:eastAsia="fr-FR"/>
          </w:rPr>
          <w:t>Application « ESB Moteur Service Intranet et Extranet »</w:t>
        </w:r>
        <w:r>
          <w:rPr>
            <w:rFonts w:ascii="Arial Narrow" w:hAnsi="Arial Narrow" w:cs="Arial"/>
            <w:b w:val="0"/>
            <w:bCs w:val="0"/>
            <w:i w:val="0"/>
            <w:iCs w:val="0"/>
            <w:noProof/>
            <w:color w:val="auto"/>
            <w:sz w:val="22"/>
            <w:lang w:val="fr-FR" w:eastAsia="ja-JP"/>
          </w:rPr>
          <w:t xml:space="preserve"> : Le dataguard synchrone permet de garantir le RPO </w:t>
        </w:r>
      </w:ins>
      <w:ins w:id="5876" w:author="ONOPTCHENKO Xavier" w:date="2019-10-14T14:47:00Z">
        <w:r>
          <w:rPr>
            <w:rFonts w:ascii="Arial Narrow" w:hAnsi="Arial Narrow" w:cs="Arial"/>
            <w:b w:val="0"/>
            <w:bCs w:val="0"/>
            <w:i w:val="0"/>
            <w:iCs w:val="0"/>
            <w:noProof/>
            <w:color w:val="auto"/>
            <w:sz w:val="22"/>
            <w:lang w:val="fr-FR" w:eastAsia="ja-JP"/>
          </w:rPr>
          <w:t>~ 0 et l’Observer une bascule automatique en cas de défaillance du nœud primaire.</w:t>
        </w:r>
      </w:ins>
      <w:del w:id="5877" w:author="ONOPTCHENKO Xavier" w:date="2019-10-14T14:44:00Z">
        <w:r w:rsidR="00D260CF" w:rsidDel="00A013EE">
          <w:rPr>
            <w:rFonts w:ascii="Arial Narrow" w:hAnsi="Arial Narrow" w:cs="Arial"/>
            <w:b w:val="0"/>
            <w:bCs w:val="0"/>
            <w:i w:val="0"/>
            <w:iCs w:val="0"/>
            <w:noProof/>
            <w:color w:val="auto"/>
            <w:sz w:val="22"/>
            <w:lang w:val="fr-FR" w:eastAsia="fr-FR"/>
          </w:rPr>
          <w:drawing>
            <wp:inline distT="0" distB="0" distL="0" distR="0" wp14:anchorId="0ABB5EA2" wp14:editId="624B78BB">
              <wp:extent cx="5895975" cy="898885"/>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08466" cy="900789"/>
                      </a:xfrm>
                      <a:prstGeom prst="rect">
                        <a:avLst/>
                      </a:prstGeom>
                      <a:noFill/>
                    </pic:spPr>
                  </pic:pic>
                </a:graphicData>
              </a:graphic>
            </wp:inline>
          </w:drawing>
        </w:r>
      </w:del>
    </w:p>
    <w:p w14:paraId="66ACEA6A" w14:textId="77777777" w:rsidR="00D260CF" w:rsidRPr="00B55525" w:rsidRDefault="00D260CF">
      <w:pPr>
        <w:pStyle w:val="Titre2"/>
        <w:spacing w:after="120"/>
        <w:ind w:left="720" w:hanging="578"/>
        <w:rPr>
          <w:lang w:val="en-GB"/>
        </w:rPr>
        <w:pPrChange w:id="5878" w:author="ONOPTCHENKO Xavier" w:date="2019-10-14T14:44:00Z">
          <w:pPr>
            <w:pStyle w:val="Titre2"/>
          </w:pPr>
        </w:pPrChange>
      </w:pPr>
      <w:bookmarkStart w:id="5879" w:name="_Toc437421748"/>
      <w:bookmarkStart w:id="5880" w:name="_Ref445298294"/>
      <w:bookmarkStart w:id="5881" w:name="_Ref445298985"/>
      <w:bookmarkStart w:id="5882" w:name="_Toc520392286"/>
      <w:bookmarkStart w:id="5883" w:name="_Toc520904784"/>
      <w:bookmarkStart w:id="5884" w:name="_Toc21697999"/>
      <w:r w:rsidRPr="00B55525">
        <w:rPr>
          <w:lang w:val="en-GB"/>
        </w:rPr>
        <w:t>Production infrastructure</w:t>
      </w:r>
      <w:bookmarkEnd w:id="5879"/>
      <w:r>
        <w:rPr>
          <w:lang w:val="en-GB"/>
        </w:rPr>
        <w:t xml:space="preserve"> schema</w:t>
      </w:r>
      <w:bookmarkEnd w:id="5880"/>
      <w:bookmarkEnd w:id="5881"/>
      <w:bookmarkEnd w:id="5882"/>
      <w:bookmarkEnd w:id="5883"/>
      <w:bookmarkEnd w:id="5884"/>
    </w:p>
    <w:p w14:paraId="219001D2" w14:textId="76EE2D2C" w:rsidR="00A013EE" w:rsidRDefault="00A013EE" w:rsidP="00D260CF">
      <w:pPr>
        <w:pStyle w:val="template"/>
        <w:rPr>
          <w:ins w:id="5885" w:author="ONOPTCHENKO Xavier" w:date="2019-10-14T14:44:00Z"/>
          <w:rFonts w:ascii="Arial Narrow" w:hAnsi="Arial Narrow" w:cs="Arial"/>
          <w:b w:val="0"/>
          <w:bCs w:val="0"/>
          <w:i w:val="0"/>
          <w:iCs w:val="0"/>
          <w:color w:val="auto"/>
          <w:sz w:val="22"/>
          <w:lang w:val="fr-FR" w:eastAsia="fr-FR"/>
        </w:rPr>
      </w:pPr>
      <w:ins w:id="5886" w:author="ONOPTCHENKO Xavier" w:date="2019-10-14T14:44:00Z">
        <w:r>
          <w:rPr>
            <w:rFonts w:ascii="Arial Narrow" w:hAnsi="Arial Narrow" w:cs="Arial"/>
            <w:b w:val="0"/>
            <w:bCs w:val="0"/>
            <w:i w:val="0"/>
            <w:iCs w:val="0"/>
            <w:color w:val="auto"/>
            <w:sz w:val="22"/>
            <w:lang w:val="fr-FR" w:eastAsia="fr-FR"/>
          </w:rPr>
          <w:t>Le SAT&amp;S est à venir.</w:t>
        </w:r>
      </w:ins>
    </w:p>
    <w:p w14:paraId="6CD1AFF9" w14:textId="33EB800F" w:rsidR="00A013EE" w:rsidRPr="00A013EE" w:rsidDel="00A013EE" w:rsidRDefault="00D260CF" w:rsidP="00D260CF">
      <w:pPr>
        <w:pStyle w:val="template"/>
        <w:rPr>
          <w:del w:id="5887" w:author="ONOPTCHENKO Xavier" w:date="2019-10-14T14:44:00Z"/>
          <w:lang w:val="fr-FR"/>
          <w:rPrChange w:id="5888" w:author="ONOPTCHENKO Xavier" w:date="2019-10-14T14:44:00Z">
            <w:rPr>
              <w:del w:id="5889" w:author="ONOPTCHENKO Xavier" w:date="2019-10-14T14:44:00Z"/>
            </w:rPr>
          </w:rPrChange>
        </w:rPr>
      </w:pPr>
      <w:del w:id="5890" w:author="ONOPTCHENKO Xavier" w:date="2019-10-14T14:44:00Z">
        <w:r w:rsidDel="00A013EE">
          <w:rPr>
            <w:b w:val="0"/>
            <w:bCs w:val="0"/>
            <w:i w:val="0"/>
            <w:iCs w:val="0"/>
            <w:noProof/>
          </w:rPr>
          <w:drawing>
            <wp:inline distT="0" distB="0" distL="0" distR="0" wp14:anchorId="58692536" wp14:editId="53FE347C">
              <wp:extent cx="6498751" cy="1409700"/>
              <wp:effectExtent l="0" t="0" r="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498751" cy="1409700"/>
                      </a:xfrm>
                      <a:prstGeom prst="rect">
                        <a:avLst/>
                      </a:prstGeom>
                      <a:noFill/>
                    </pic:spPr>
                  </pic:pic>
                </a:graphicData>
              </a:graphic>
            </wp:inline>
          </w:drawing>
        </w:r>
      </w:del>
    </w:p>
    <w:p w14:paraId="18288947" w14:textId="77777777" w:rsidR="00D260CF" w:rsidRPr="00A35ED3" w:rsidRDefault="00D260CF">
      <w:pPr>
        <w:pStyle w:val="Titre2"/>
        <w:spacing w:after="120"/>
        <w:ind w:left="720" w:hanging="578"/>
        <w:rPr>
          <w:lang w:val="en-GB"/>
        </w:rPr>
        <w:pPrChange w:id="5891" w:author="ONOPTCHENKO Xavier" w:date="2019-10-14T14:48:00Z">
          <w:pPr>
            <w:pStyle w:val="Titre2"/>
          </w:pPr>
        </w:pPrChange>
      </w:pPr>
      <w:bookmarkStart w:id="5892" w:name="_Toc437421749"/>
      <w:bookmarkStart w:id="5893" w:name="_Toc520392287"/>
      <w:bookmarkStart w:id="5894" w:name="_Toc520904785"/>
      <w:bookmarkStart w:id="5895" w:name="_Toc21698000"/>
      <w:r w:rsidRPr="00A35ED3">
        <w:rPr>
          <w:lang w:val="en-GB"/>
        </w:rPr>
        <w:t>Sharing</w:t>
      </w:r>
      <w:bookmarkEnd w:id="5892"/>
      <w:bookmarkEnd w:id="5893"/>
      <w:bookmarkEnd w:id="5894"/>
      <w:bookmarkEnd w:id="5895"/>
    </w:p>
    <w:p w14:paraId="66272EB3" w14:textId="45AD6A4F" w:rsidR="00D260CF" w:rsidRPr="00B90021" w:rsidRDefault="00D260CF" w:rsidP="00D260CF">
      <w:pPr>
        <w:pStyle w:val="template"/>
        <w:rPr>
          <w:rFonts w:ascii="Arial Narrow" w:hAnsi="Arial Narrow" w:cs="Arial"/>
          <w:b w:val="0"/>
          <w:bCs w:val="0"/>
          <w:i w:val="0"/>
          <w:iCs w:val="0"/>
          <w:color w:val="auto"/>
          <w:sz w:val="22"/>
          <w:lang w:eastAsia="fr-FR"/>
        </w:rPr>
      </w:pPr>
      <w:del w:id="5896" w:author="ONOPTCHENKO Xavier" w:date="2019-10-14T14:48:00Z">
        <w:r w:rsidDel="005F1CD6">
          <w:rPr>
            <w:rFonts w:ascii="Arial Narrow" w:hAnsi="Arial Narrow" w:cs="Arial"/>
            <w:b w:val="0"/>
            <w:bCs w:val="0"/>
            <w:i w:val="0"/>
            <w:iCs w:val="0"/>
            <w:noProof/>
            <w:color w:val="auto"/>
            <w:sz w:val="22"/>
            <w:lang w:val="fr-FR" w:eastAsia="fr-FR"/>
          </w:rPr>
          <w:drawing>
            <wp:inline distT="0" distB="0" distL="0" distR="0" wp14:anchorId="3658B1E8" wp14:editId="0A0DF0A2">
              <wp:extent cx="6645275" cy="1024255"/>
              <wp:effectExtent l="0" t="0" r="3175" b="444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645275" cy="1024255"/>
                      </a:xfrm>
                      <a:prstGeom prst="rect">
                        <a:avLst/>
                      </a:prstGeom>
                      <a:noFill/>
                    </pic:spPr>
                  </pic:pic>
                </a:graphicData>
              </a:graphic>
            </wp:inline>
          </w:drawing>
        </w:r>
      </w:del>
      <w:ins w:id="5897" w:author="ONOPTCHENKO Xavier" w:date="2019-10-14T14:48:00Z">
        <w:r w:rsidR="005F1CD6">
          <w:rPr>
            <w:rFonts w:ascii="Arial Narrow" w:hAnsi="Arial Narrow" w:cs="Arial"/>
            <w:b w:val="0"/>
            <w:bCs w:val="0"/>
            <w:i w:val="0"/>
            <w:iCs w:val="0"/>
            <w:color w:val="auto"/>
            <w:sz w:val="22"/>
            <w:lang w:eastAsia="fr-FR"/>
          </w:rPr>
          <w:t>N/A</w:t>
        </w:r>
      </w:ins>
    </w:p>
    <w:p w14:paraId="083774EE" w14:textId="77777777" w:rsidR="00D260CF" w:rsidRPr="00B55525" w:rsidRDefault="00D260CF" w:rsidP="00D260CF">
      <w:pPr>
        <w:pStyle w:val="Titre2"/>
        <w:rPr>
          <w:lang w:val="en-GB"/>
        </w:rPr>
      </w:pPr>
      <w:bookmarkStart w:id="5898" w:name="_Toc437421750"/>
      <w:bookmarkStart w:id="5899" w:name="_Ref445298316"/>
      <w:bookmarkStart w:id="5900" w:name="_Ref445299000"/>
      <w:bookmarkStart w:id="5901" w:name="_Toc520392288"/>
      <w:bookmarkStart w:id="5902" w:name="_Toc520904786"/>
      <w:bookmarkStart w:id="5903" w:name="_Toc21698001"/>
      <w:r w:rsidRPr="00B55525">
        <w:rPr>
          <w:lang w:val="en-GB"/>
        </w:rPr>
        <w:t>Data backup and restore</w:t>
      </w:r>
      <w:bookmarkEnd w:id="5898"/>
      <w:bookmarkEnd w:id="5899"/>
      <w:bookmarkEnd w:id="5900"/>
      <w:bookmarkEnd w:id="5901"/>
      <w:bookmarkEnd w:id="5902"/>
      <w:bookmarkEnd w:id="5903"/>
    </w:p>
    <w:p w14:paraId="6B3559BD" w14:textId="504BFF44" w:rsidR="005F1CD6" w:rsidRDefault="00D260CF" w:rsidP="005F1CD6">
      <w:pPr>
        <w:rPr>
          <w:ins w:id="5904" w:author="ONOPTCHENKO Xavier" w:date="2019-10-14T14:49:00Z"/>
        </w:rPr>
      </w:pPr>
      <w:del w:id="5905" w:author="ONOPTCHENKO Xavier" w:date="2019-10-14T14:48:00Z">
        <w:r w:rsidDel="005F1CD6">
          <w:rPr>
            <w:noProof/>
          </w:rPr>
          <w:drawing>
            <wp:inline distT="0" distB="0" distL="0" distR="0" wp14:anchorId="3F61959E" wp14:editId="71FF9B81">
              <wp:extent cx="6645275" cy="1024255"/>
              <wp:effectExtent l="0" t="0" r="3175" b="4445"/>
              <wp:docPr id="14388" name="Image 14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645275" cy="1024255"/>
                      </a:xfrm>
                      <a:prstGeom prst="rect">
                        <a:avLst/>
                      </a:prstGeom>
                      <a:noFill/>
                    </pic:spPr>
                  </pic:pic>
                </a:graphicData>
              </a:graphic>
            </wp:inline>
          </w:drawing>
        </w:r>
      </w:del>
      <w:ins w:id="5906" w:author="ONOPTCHENKO Xavier" w:date="2019-10-14T14:49:00Z">
        <w:r w:rsidR="005F1CD6" w:rsidRPr="005F1CD6">
          <w:t xml:space="preserve"> </w:t>
        </w:r>
        <w:r w:rsidR="005F1CD6">
          <w:t>La politique de sauvegarde standard s’applique pour l’ensemble des nouveaux serveurs des deux applications (Présentation / application, données).</w:t>
        </w:r>
      </w:ins>
    </w:p>
    <w:p w14:paraId="78C0A670" w14:textId="77777777" w:rsidR="005F1CD6" w:rsidRDefault="005F1CD6" w:rsidP="005F1CD6">
      <w:pPr>
        <w:rPr>
          <w:ins w:id="5907" w:author="ONOPTCHENKO Xavier" w:date="2019-10-14T14:49:00Z"/>
        </w:rPr>
      </w:pPr>
      <w:ins w:id="5908" w:author="ONOPTCHENKO Xavier" w:date="2019-10-14T14:49:00Z">
        <w:r>
          <w:t>La politique de sauvegarde standard de l’offre DBaaS sera appliquée pour les bases de données :</w:t>
        </w:r>
      </w:ins>
    </w:p>
    <w:p w14:paraId="11BDFD6B" w14:textId="77777777" w:rsidR="005F1CD6" w:rsidRDefault="005F1CD6" w:rsidP="005F1CD6">
      <w:pPr>
        <w:pStyle w:val="Paragraphedeliste"/>
        <w:numPr>
          <w:ilvl w:val="0"/>
          <w:numId w:val="31"/>
        </w:numPr>
        <w:rPr>
          <w:ins w:id="5909" w:author="ONOPTCHENKO Xavier" w:date="2019-10-14T14:49:00Z"/>
        </w:rPr>
      </w:pPr>
      <w:ins w:id="5910" w:author="ONOPTCHENKO Xavier" w:date="2019-10-14T14:49:00Z">
        <w:r>
          <w:t>Sauvegarde complète hebdomadaire.</w:t>
        </w:r>
      </w:ins>
    </w:p>
    <w:p w14:paraId="40AFA68C" w14:textId="77777777" w:rsidR="005F1CD6" w:rsidRDefault="005F1CD6" w:rsidP="005F1CD6">
      <w:pPr>
        <w:pStyle w:val="Paragraphedeliste"/>
        <w:numPr>
          <w:ilvl w:val="0"/>
          <w:numId w:val="31"/>
        </w:numPr>
        <w:rPr>
          <w:ins w:id="5911" w:author="ONOPTCHENKO Xavier" w:date="2019-10-14T14:49:00Z"/>
        </w:rPr>
      </w:pPr>
      <w:ins w:id="5912" w:author="ONOPTCHENKO Xavier" w:date="2019-10-14T14:49:00Z">
        <w:r>
          <w:t>Sauvegarde incrémentale quotidienne.</w:t>
        </w:r>
      </w:ins>
    </w:p>
    <w:p w14:paraId="2D9516F0" w14:textId="77777777" w:rsidR="005F1CD6" w:rsidRDefault="005F1CD6" w:rsidP="005F1CD6">
      <w:pPr>
        <w:pStyle w:val="Paragraphedeliste"/>
        <w:numPr>
          <w:ilvl w:val="0"/>
          <w:numId w:val="31"/>
        </w:numPr>
        <w:rPr>
          <w:ins w:id="5913" w:author="ONOPTCHENKO Xavier" w:date="2019-10-14T14:49:00Z"/>
        </w:rPr>
      </w:pPr>
      <w:ins w:id="5914" w:author="ONOPTCHENKO Xavier" w:date="2019-10-14T14:49:00Z">
        <w:r>
          <w:t>Sauvegarde des archivelogs toutes les heures.</w:t>
        </w:r>
      </w:ins>
    </w:p>
    <w:p w14:paraId="4B9DB301" w14:textId="77777777" w:rsidR="005F1CD6" w:rsidRDefault="005F1CD6" w:rsidP="005F1CD6">
      <w:pPr>
        <w:pStyle w:val="Paragraphedeliste"/>
        <w:widowControl w:val="0"/>
        <w:numPr>
          <w:ilvl w:val="0"/>
          <w:numId w:val="31"/>
        </w:numPr>
        <w:spacing w:before="40" w:after="40"/>
        <w:rPr>
          <w:ins w:id="5915" w:author="ONOPTCHENKO Xavier" w:date="2019-10-14T14:49:00Z"/>
        </w:rPr>
      </w:pPr>
      <w:ins w:id="5916" w:author="ONOPTCHENKO Xavier" w:date="2019-10-14T14:49:00Z">
        <w:r>
          <w:t>Rétention des sauvegardes : 30 jours en production (14 jours en hors production).</w:t>
        </w:r>
      </w:ins>
    </w:p>
    <w:p w14:paraId="7BE90194" w14:textId="02E14121" w:rsidR="005F1CD6" w:rsidRDefault="005F1CD6" w:rsidP="005F1CD6">
      <w:pPr>
        <w:rPr>
          <w:ins w:id="5917" w:author="ONOPTCHENKO Xavier" w:date="2019-10-14T14:49:00Z"/>
        </w:rPr>
      </w:pPr>
      <w:ins w:id="5918" w:author="ONOPTCHENKO Xavier" w:date="2019-10-14T14:49:00Z">
        <w:r>
          <w:t>Aucun besoin d’archivage de données n’a été exprimé.</w:t>
        </w:r>
      </w:ins>
    </w:p>
    <w:p w14:paraId="528D7127" w14:textId="3D17D02A" w:rsidR="00D260CF" w:rsidRPr="005F1CD6" w:rsidDel="005F1CD6" w:rsidRDefault="005F1CD6" w:rsidP="005F1CD6">
      <w:pPr>
        <w:rPr>
          <w:del w:id="5919" w:author="ONOPTCHENKO Xavier" w:date="2019-10-14T14:50:00Z"/>
          <w:rPrChange w:id="5920" w:author="ONOPTCHENKO Xavier" w:date="2019-10-14T14:49:00Z">
            <w:rPr>
              <w:del w:id="5921" w:author="ONOPTCHENKO Xavier" w:date="2019-10-14T14:50:00Z"/>
              <w:lang w:val="en-GB"/>
            </w:rPr>
          </w:rPrChange>
        </w:rPr>
      </w:pPr>
      <w:ins w:id="5922" w:author="ONOPTCHENKO Xavier" w:date="2019-10-14T14:49:00Z">
        <w:r>
          <w:t>Des tests de sauvegarde / restauration devront être effectués avant la mise en production.</w:t>
        </w:r>
      </w:ins>
    </w:p>
    <w:p w14:paraId="173AC2D5" w14:textId="77777777" w:rsidR="00D260CF" w:rsidRPr="005F1CD6" w:rsidRDefault="00D260CF" w:rsidP="00D260CF">
      <w:pPr>
        <w:rPr>
          <w:rPrChange w:id="5923" w:author="ONOPTCHENKO Xavier" w:date="2019-10-14T14:49:00Z">
            <w:rPr>
              <w:lang w:val="en-GB"/>
            </w:rPr>
          </w:rPrChange>
        </w:rPr>
      </w:pPr>
    </w:p>
    <w:p w14:paraId="44511ACE" w14:textId="77777777" w:rsidR="00D260CF" w:rsidRPr="00B55525" w:rsidRDefault="00D260CF" w:rsidP="00D260CF">
      <w:pPr>
        <w:pStyle w:val="Titre1"/>
        <w:rPr>
          <w:lang w:val="en-GB"/>
        </w:rPr>
      </w:pPr>
      <w:bookmarkStart w:id="5924" w:name="_Toc520392289"/>
      <w:bookmarkStart w:id="5925" w:name="_Toc520904787"/>
      <w:bookmarkStart w:id="5926" w:name="_Toc21698002"/>
      <w:r w:rsidRPr="00B55525">
        <w:rPr>
          <w:lang w:val="en-GB"/>
        </w:rPr>
        <w:t>Security</w:t>
      </w:r>
      <w:bookmarkEnd w:id="5924"/>
      <w:bookmarkEnd w:id="5925"/>
      <w:bookmarkEnd w:id="5926"/>
    </w:p>
    <w:p w14:paraId="394DADF9" w14:textId="77777777" w:rsidR="00C57A45" w:rsidRDefault="00C57A45" w:rsidP="00C57A45">
      <w:pPr>
        <w:pStyle w:val="Titre2"/>
        <w:rPr>
          <w:lang w:val="en-GB"/>
        </w:rPr>
      </w:pPr>
      <w:bookmarkStart w:id="5927" w:name="_Toc520392290"/>
      <w:bookmarkStart w:id="5928" w:name="_Toc520904788"/>
      <w:bookmarkStart w:id="5929" w:name="_Toc21698003"/>
      <w:r>
        <w:rPr>
          <w:lang w:val="en-GB"/>
        </w:rPr>
        <w:t xml:space="preserve">Relevant security </w:t>
      </w:r>
      <w:bookmarkEnd w:id="5927"/>
      <w:bookmarkEnd w:id="5928"/>
      <w:r>
        <w:rPr>
          <w:lang w:val="en-GB"/>
        </w:rPr>
        <w:t>requirements</w:t>
      </w:r>
      <w:bookmarkEnd w:id="5929"/>
    </w:p>
    <w:p w14:paraId="7417F249" w14:textId="77777777" w:rsidR="00C57A45" w:rsidRPr="00873300" w:rsidRDefault="00C57A45" w:rsidP="00C57A45">
      <w:pPr>
        <w:rPr>
          <w:lang w:val="en-GB"/>
        </w:rPr>
      </w:pPr>
    </w:p>
    <w:p w14:paraId="55B6C9A3" w14:textId="77777777" w:rsidR="00C57A45" w:rsidRDefault="00C57A45" w:rsidP="00C57A45">
      <w:pPr>
        <w:autoSpaceDE w:val="0"/>
        <w:autoSpaceDN w:val="0"/>
        <w:adjustRightInd w:val="0"/>
        <w:spacing w:before="0"/>
        <w:rPr>
          <w:noProof/>
          <w:lang w:val="en-GB" w:eastAsia="ja-JP"/>
        </w:rPr>
      </w:pPr>
    </w:p>
    <w:tbl>
      <w:tblPr>
        <w:tblStyle w:val="Grilleclaire-Accent1"/>
        <w:tblW w:w="9204" w:type="dxa"/>
        <w:tblLook w:val="04A0" w:firstRow="1" w:lastRow="0" w:firstColumn="1" w:lastColumn="0" w:noHBand="0" w:noVBand="1"/>
      </w:tblPr>
      <w:tblGrid>
        <w:gridCol w:w="1760"/>
        <w:gridCol w:w="2908"/>
        <w:gridCol w:w="2410"/>
        <w:gridCol w:w="2126"/>
      </w:tblGrid>
      <w:tr w:rsidR="00C57A45" w14:paraId="2E8F8EFA" w14:textId="77777777" w:rsidTr="00AA6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60625A70" w14:textId="77777777" w:rsidR="00C57A45" w:rsidRPr="002A7FF7" w:rsidRDefault="00C57A45" w:rsidP="00AA6E83">
            <w:pPr>
              <w:rPr>
                <w:lang w:val="en-GB"/>
              </w:rPr>
            </w:pPr>
            <w:r>
              <w:rPr>
                <w:lang w:val="en-GB"/>
              </w:rPr>
              <w:t xml:space="preserve">ID </w:t>
            </w:r>
          </w:p>
        </w:tc>
        <w:tc>
          <w:tcPr>
            <w:tcW w:w="2908" w:type="dxa"/>
          </w:tcPr>
          <w:p w14:paraId="38346DEE" w14:textId="77777777" w:rsidR="00C57A45" w:rsidRPr="002A7FF7" w:rsidRDefault="00C57A45" w:rsidP="00AA6E83">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c>
          <w:tcPr>
            <w:tcW w:w="2410" w:type="dxa"/>
          </w:tcPr>
          <w:p w14:paraId="4E6A04DF" w14:textId="77777777" w:rsidR="00C57A45" w:rsidRPr="002A7FF7" w:rsidRDefault="00C57A45" w:rsidP="00AA6E83">
            <w:pPr>
              <w:cnfStyle w:val="100000000000" w:firstRow="1" w:lastRow="0" w:firstColumn="0" w:lastColumn="0" w:oddVBand="0" w:evenVBand="0" w:oddHBand="0" w:evenHBand="0" w:firstRowFirstColumn="0" w:firstRowLastColumn="0" w:lastRowFirstColumn="0" w:lastRowLastColumn="0"/>
              <w:rPr>
                <w:lang w:val="en-GB"/>
              </w:rPr>
            </w:pPr>
            <w:r>
              <w:rPr>
                <w:lang w:val="en-GB"/>
              </w:rPr>
              <w:t>application</w:t>
            </w:r>
          </w:p>
        </w:tc>
        <w:tc>
          <w:tcPr>
            <w:tcW w:w="2126" w:type="dxa"/>
          </w:tcPr>
          <w:p w14:paraId="5449CECE" w14:textId="77777777" w:rsidR="00C57A45" w:rsidRDefault="00C57A45" w:rsidP="00AA6E83">
            <w:pPr>
              <w:cnfStyle w:val="100000000000" w:firstRow="1" w:lastRow="0" w:firstColumn="0" w:lastColumn="0" w:oddVBand="0" w:evenVBand="0" w:oddHBand="0" w:evenHBand="0" w:firstRowFirstColumn="0" w:firstRowLastColumn="0" w:lastRowFirstColumn="0" w:lastRowLastColumn="0"/>
              <w:rPr>
                <w:lang w:val="en-GB"/>
              </w:rPr>
            </w:pPr>
            <w:r w:rsidRPr="002A7FF7">
              <w:rPr>
                <w:lang w:val="en-GB"/>
              </w:rPr>
              <w:t>Comment</w:t>
            </w:r>
          </w:p>
        </w:tc>
      </w:tr>
      <w:tr w:rsidR="00C57A45" w14:paraId="6D3922CA" w14:textId="77777777" w:rsidTr="00AA6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546CD400" w14:textId="77777777" w:rsidR="00C57A45" w:rsidRPr="002A7FF7" w:rsidRDefault="00C57A45" w:rsidP="00AA6E83">
            <w:pPr>
              <w:rPr>
                <w:lang w:val="en-GB"/>
              </w:rPr>
            </w:pPr>
          </w:p>
        </w:tc>
        <w:tc>
          <w:tcPr>
            <w:tcW w:w="2908" w:type="dxa"/>
          </w:tcPr>
          <w:p w14:paraId="6E0DF344" w14:textId="77777777" w:rsidR="00C57A45" w:rsidRPr="002A7FF7" w:rsidRDefault="00C57A45" w:rsidP="00AA6E83">
            <w:pPr>
              <w:cnfStyle w:val="000000100000" w:firstRow="0" w:lastRow="0" w:firstColumn="0" w:lastColumn="0" w:oddVBand="0" w:evenVBand="0" w:oddHBand="1" w:evenHBand="0" w:firstRowFirstColumn="0" w:firstRowLastColumn="0" w:lastRowFirstColumn="0" w:lastRowLastColumn="0"/>
              <w:rPr>
                <w:lang w:val="en-GB"/>
              </w:rPr>
            </w:pPr>
          </w:p>
        </w:tc>
        <w:tc>
          <w:tcPr>
            <w:tcW w:w="2410" w:type="dxa"/>
          </w:tcPr>
          <w:p w14:paraId="283A6DCB" w14:textId="77777777" w:rsidR="00C57A45" w:rsidRPr="002A7FF7" w:rsidRDefault="00C57A45" w:rsidP="00AA6E83">
            <w:pPr>
              <w:cnfStyle w:val="000000100000" w:firstRow="0" w:lastRow="0" w:firstColumn="0" w:lastColumn="0" w:oddVBand="0" w:evenVBand="0" w:oddHBand="1" w:evenHBand="0" w:firstRowFirstColumn="0" w:firstRowLastColumn="0" w:lastRowFirstColumn="0" w:lastRowLastColumn="0"/>
              <w:rPr>
                <w:lang w:val="en-GB"/>
              </w:rPr>
            </w:pPr>
          </w:p>
        </w:tc>
        <w:tc>
          <w:tcPr>
            <w:tcW w:w="2126" w:type="dxa"/>
          </w:tcPr>
          <w:p w14:paraId="6492C269" w14:textId="77777777" w:rsidR="00C57A45" w:rsidRPr="002A7FF7" w:rsidRDefault="00C57A45" w:rsidP="00AA6E83">
            <w:pPr>
              <w:cnfStyle w:val="000000100000" w:firstRow="0" w:lastRow="0" w:firstColumn="0" w:lastColumn="0" w:oddVBand="0" w:evenVBand="0" w:oddHBand="1" w:evenHBand="0" w:firstRowFirstColumn="0" w:firstRowLastColumn="0" w:lastRowFirstColumn="0" w:lastRowLastColumn="0"/>
              <w:rPr>
                <w:lang w:val="en-GB"/>
              </w:rPr>
            </w:pPr>
          </w:p>
        </w:tc>
      </w:tr>
    </w:tbl>
    <w:p w14:paraId="43F887C2" w14:textId="77777777" w:rsidR="00C57A45" w:rsidRDefault="00C57A45" w:rsidP="00C57A45">
      <w:pPr>
        <w:rPr>
          <w:lang w:val="en-GB"/>
        </w:rPr>
      </w:pPr>
    </w:p>
    <w:p w14:paraId="307CF85E" w14:textId="77777777" w:rsidR="00C57A45" w:rsidRDefault="00C57A45" w:rsidP="00C57A45">
      <w:pPr>
        <w:pStyle w:val="Titre2"/>
        <w:rPr>
          <w:lang w:val="en-GB"/>
        </w:rPr>
      </w:pPr>
      <w:bookmarkStart w:id="5930" w:name="_Toc21698004"/>
      <w:r w:rsidRPr="00BA1851">
        <w:rPr>
          <w:lang w:val="en-GB"/>
        </w:rPr>
        <w:t>Flow security and partinioning diagram</w:t>
      </w:r>
      <w:bookmarkEnd w:id="5930"/>
      <w:r w:rsidRPr="00BA1851">
        <w:rPr>
          <w:lang w:val="en-GB"/>
        </w:rPr>
        <w:t xml:space="preserve"> </w:t>
      </w:r>
    </w:p>
    <w:p w14:paraId="5E6680FB" w14:textId="77777777" w:rsidR="00D260CF" w:rsidRDefault="00D260CF" w:rsidP="00D260CF">
      <w:pPr>
        <w:spacing w:before="0" w:after="160" w:line="259" w:lineRule="auto"/>
        <w:jc w:val="left"/>
        <w:rPr>
          <w:lang w:val="en-GB"/>
        </w:rPr>
      </w:pPr>
    </w:p>
    <w:p w14:paraId="1D6EF53A" w14:textId="77777777" w:rsidR="00D260CF" w:rsidRPr="00E56A91" w:rsidRDefault="00D260CF" w:rsidP="00D260CF">
      <w:pPr>
        <w:pStyle w:val="Titre1"/>
        <w:rPr>
          <w:lang w:val="en-GB"/>
        </w:rPr>
      </w:pPr>
      <w:bookmarkStart w:id="5931" w:name="_Toc520904789"/>
      <w:bookmarkStart w:id="5932" w:name="_Toc21698005"/>
      <w:r w:rsidRPr="00E56A91">
        <w:rPr>
          <w:lang w:val="en-GB"/>
        </w:rPr>
        <w:t>Sharing Plan-Global map consolidation</w:t>
      </w:r>
      <w:bookmarkEnd w:id="5931"/>
      <w:bookmarkEnd w:id="5932"/>
    </w:p>
    <w:p w14:paraId="44C275F5" w14:textId="77777777" w:rsidR="00D260CF" w:rsidRPr="00D750AA" w:rsidRDefault="00D260CF" w:rsidP="00D260CF">
      <w:pPr>
        <w:rPr>
          <w:highlight w:val="yellow"/>
          <w:lang w:val="en-GB"/>
        </w:rPr>
      </w:pPr>
      <w:r>
        <w:rPr>
          <w:noProof/>
        </w:rPr>
        <w:drawing>
          <wp:inline distT="0" distB="0" distL="0" distR="0" wp14:anchorId="5EC74987" wp14:editId="1E5C9E9B">
            <wp:extent cx="5029200" cy="77152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029200" cy="771525"/>
                    </a:xfrm>
                    <a:prstGeom prst="rect">
                      <a:avLst/>
                    </a:prstGeom>
                  </pic:spPr>
                </pic:pic>
              </a:graphicData>
            </a:graphic>
          </wp:inline>
        </w:drawing>
      </w:r>
    </w:p>
    <w:p w14:paraId="73340135" w14:textId="77777777" w:rsidR="00D260CF" w:rsidRDefault="00D260CF" w:rsidP="00D260CF">
      <w:pPr>
        <w:rPr>
          <w:lang w:val="en-GB"/>
        </w:rPr>
      </w:pPr>
    </w:p>
    <w:p w14:paraId="2D1F39DA" w14:textId="77777777" w:rsidR="00D260CF" w:rsidRDefault="00D260CF" w:rsidP="00D260CF">
      <w:pPr>
        <w:rPr>
          <w:lang w:val="en-GB"/>
        </w:rPr>
      </w:pPr>
      <w:r w:rsidRPr="0040713F">
        <w:rPr>
          <w:noProof/>
        </w:rPr>
        <mc:AlternateContent>
          <mc:Choice Requires="wps">
            <w:drawing>
              <wp:anchor distT="0" distB="0" distL="114300" distR="114300" simplePos="0" relativeHeight="251821056" behindDoc="0" locked="0" layoutInCell="1" allowOverlap="1" wp14:anchorId="623D5CA0" wp14:editId="6717486E">
                <wp:simplePos x="0" y="0"/>
                <wp:positionH relativeFrom="column">
                  <wp:posOffset>2313305</wp:posOffset>
                </wp:positionH>
                <wp:positionV relativeFrom="paragraph">
                  <wp:posOffset>2642235</wp:posOffset>
                </wp:positionV>
                <wp:extent cx="736600" cy="323850"/>
                <wp:effectExtent l="0" t="0" r="6350" b="0"/>
                <wp:wrapNone/>
                <wp:docPr id="14372" name="Rectangle 4"/>
                <wp:cNvGraphicFramePr/>
                <a:graphic xmlns:a="http://schemas.openxmlformats.org/drawingml/2006/main">
                  <a:graphicData uri="http://schemas.microsoft.com/office/word/2010/wordprocessingShape">
                    <wps:wsp>
                      <wps:cNvSpPr/>
                      <wps:spPr>
                        <a:xfrm>
                          <a:off x="0" y="0"/>
                          <a:ext cx="736600" cy="3238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8E9662" w14:textId="77777777" w:rsidR="00A013EE" w:rsidRPr="004A72BA" w:rsidRDefault="00A013EE" w:rsidP="00D260CF">
                            <w:pPr>
                              <w:pStyle w:val="NormalWeb"/>
                              <w:spacing w:before="0" w:beforeAutospacing="0" w:after="0" w:afterAutospacing="0"/>
                              <w:jc w:val="center"/>
                              <w:rPr>
                                <w:color w:val="000000" w:themeColor="text1"/>
                                <w:sz w:val="16"/>
                                <w:szCs w:val="16"/>
                              </w:rPr>
                            </w:pPr>
                            <w:r>
                              <w:rPr>
                                <w:color w:val="000000" w:themeColor="text1"/>
                                <w:sz w:val="16"/>
                                <w:szCs w:val="16"/>
                              </w:rPr>
                              <w:t>Referential</w:t>
                            </w:r>
                            <w:r w:rsidRPr="004A72BA">
                              <w:rPr>
                                <w:color w:val="000000" w:themeColor="text1"/>
                                <w:sz w:val="16"/>
                                <w:szCs w:val="16"/>
                              </w:rPr>
                              <w:t xml:space="preserve"> xxx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D5CA0" id="Rectangle 4" o:spid="_x0000_s1041" style="position:absolute;left:0;text-align:left;margin-left:182.15pt;margin-top:208.05pt;width:58pt;height:25.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" fillcolor="#ffc000" stroked="f" strokeweight="1pt">
                <v:textbox>
                  <w:txbxContent>
                    <w:p w14:paraId="7C8E9662" w14:textId="77777777" w:rsidR="00A013EE" w:rsidRPr="004A72BA" w:rsidRDefault="00A013EE" w:rsidP="00D260CF">
                      <w:pPr>
                        <w:pStyle w:val="NormalWeb"/>
                        <w:spacing w:before="0" w:beforeAutospacing="0" w:after="0" w:afterAutospacing="0"/>
                        <w:jc w:val="center"/>
                        <w:rPr>
                          <w:color w:val="000000" w:themeColor="text1"/>
                          <w:sz w:val="16"/>
                          <w:szCs w:val="16"/>
                        </w:rPr>
                      </w:pPr>
                      <w:r>
                        <w:rPr>
                          <w:color w:val="000000" w:themeColor="text1"/>
                          <w:sz w:val="16"/>
                          <w:szCs w:val="16"/>
                        </w:rPr>
                        <w:t>Referential</w:t>
                      </w:r>
                      <w:r w:rsidRPr="004A72BA">
                        <w:rPr>
                          <w:color w:val="000000" w:themeColor="text1"/>
                          <w:sz w:val="16"/>
                          <w:szCs w:val="16"/>
                        </w:rPr>
                        <w:t xml:space="preserve"> xxx</w:t>
                      </w:r>
                    </w:p>
                  </w:txbxContent>
                </v:textbox>
              </v:rect>
            </w:pict>
          </mc:Fallback>
        </mc:AlternateContent>
      </w:r>
      <w:r w:rsidRPr="0040713F">
        <w:rPr>
          <w:noProof/>
        </w:rPr>
        <mc:AlternateContent>
          <mc:Choice Requires="wps">
            <w:drawing>
              <wp:anchor distT="0" distB="0" distL="114300" distR="114300" simplePos="0" relativeHeight="251817984" behindDoc="0" locked="0" layoutInCell="1" allowOverlap="1" wp14:anchorId="034289CB" wp14:editId="2AACDE74">
                <wp:simplePos x="0" y="0"/>
                <wp:positionH relativeFrom="column">
                  <wp:posOffset>4048456</wp:posOffset>
                </wp:positionH>
                <wp:positionV relativeFrom="paragraph">
                  <wp:posOffset>1783080</wp:posOffset>
                </wp:positionV>
                <wp:extent cx="546100" cy="203200"/>
                <wp:effectExtent l="0" t="0" r="6350" b="6350"/>
                <wp:wrapNone/>
                <wp:docPr id="56" name="Rectangle 4"/>
                <wp:cNvGraphicFramePr/>
                <a:graphic xmlns:a="http://schemas.openxmlformats.org/drawingml/2006/main">
                  <a:graphicData uri="http://schemas.microsoft.com/office/word/2010/wordprocessingShape">
                    <wps:wsp>
                      <wps:cNvSpPr/>
                      <wps:spPr>
                        <a:xfrm>
                          <a:off x="0" y="0"/>
                          <a:ext cx="546100" cy="2032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2C172E" w14:textId="77777777" w:rsidR="00A013EE" w:rsidRPr="004A72BA" w:rsidRDefault="00A013EE" w:rsidP="00D260CF">
                            <w:pPr>
                              <w:pStyle w:val="NormalWeb"/>
                              <w:spacing w:before="0" w:beforeAutospacing="0" w:after="0" w:afterAutospacing="0"/>
                              <w:jc w:val="center"/>
                              <w:rPr>
                                <w:color w:val="000000" w:themeColor="text1"/>
                                <w:sz w:val="16"/>
                                <w:szCs w:val="16"/>
                              </w:rPr>
                            </w:pPr>
                            <w:r>
                              <w:rPr>
                                <w:color w:val="000000" w:themeColor="text1"/>
                                <w:sz w:val="16"/>
                                <w:szCs w:val="16"/>
                              </w:rPr>
                              <w:t>RA</w:t>
                            </w:r>
                            <w:r w:rsidRPr="004A72BA">
                              <w:rPr>
                                <w:color w:val="000000" w:themeColor="text1"/>
                                <w:sz w:val="16"/>
                                <w:szCs w:val="16"/>
                              </w:rPr>
                              <w:t>A xxx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289CB" id="_x0000_s1042" style="position:absolute;left:0;text-align:left;margin-left:318.8pt;margin-top:140.4pt;width:43pt;height:1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" fillcolor="#ffc000" stroked="f" strokeweight="1pt">
                <v:textbox>
                  <w:txbxContent>
                    <w:p w14:paraId="052C172E" w14:textId="77777777" w:rsidR="00A013EE" w:rsidRPr="004A72BA" w:rsidRDefault="00A013EE" w:rsidP="00D260CF">
                      <w:pPr>
                        <w:pStyle w:val="NormalWeb"/>
                        <w:spacing w:before="0" w:beforeAutospacing="0" w:after="0" w:afterAutospacing="0"/>
                        <w:jc w:val="center"/>
                        <w:rPr>
                          <w:color w:val="000000" w:themeColor="text1"/>
                          <w:sz w:val="16"/>
                          <w:szCs w:val="16"/>
                        </w:rPr>
                      </w:pPr>
                      <w:r>
                        <w:rPr>
                          <w:color w:val="000000" w:themeColor="text1"/>
                          <w:sz w:val="16"/>
                          <w:szCs w:val="16"/>
                        </w:rPr>
                        <w:t>RA</w:t>
                      </w:r>
                      <w:r w:rsidRPr="004A72BA">
                        <w:rPr>
                          <w:color w:val="000000" w:themeColor="text1"/>
                          <w:sz w:val="16"/>
                          <w:szCs w:val="16"/>
                        </w:rPr>
                        <w:t>A xxx</w:t>
                      </w:r>
                    </w:p>
                  </w:txbxContent>
                </v:textbox>
              </v:rect>
            </w:pict>
          </mc:Fallback>
        </mc:AlternateContent>
      </w:r>
      <w:r w:rsidRPr="0040713F">
        <w:rPr>
          <w:noProof/>
        </w:rPr>
        <mc:AlternateContent>
          <mc:Choice Requires="wps">
            <w:drawing>
              <wp:anchor distT="0" distB="0" distL="114300" distR="114300" simplePos="0" relativeHeight="251812864" behindDoc="0" locked="0" layoutInCell="1" allowOverlap="1" wp14:anchorId="44DEDA57" wp14:editId="346B100D">
                <wp:simplePos x="0" y="0"/>
                <wp:positionH relativeFrom="column">
                  <wp:posOffset>4040505</wp:posOffset>
                </wp:positionH>
                <wp:positionV relativeFrom="paragraph">
                  <wp:posOffset>1528114</wp:posOffset>
                </wp:positionV>
                <wp:extent cx="546100" cy="203200"/>
                <wp:effectExtent l="0" t="0" r="6350" b="6350"/>
                <wp:wrapNone/>
                <wp:docPr id="20" name="Rectangle 4"/>
                <wp:cNvGraphicFramePr/>
                <a:graphic xmlns:a="http://schemas.openxmlformats.org/drawingml/2006/main">
                  <a:graphicData uri="http://schemas.microsoft.com/office/word/2010/wordprocessingShape">
                    <wps:wsp>
                      <wps:cNvSpPr/>
                      <wps:spPr>
                        <a:xfrm>
                          <a:off x="0" y="0"/>
                          <a:ext cx="546100" cy="2032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81F0A5" w14:textId="77777777" w:rsidR="00A013EE" w:rsidRPr="004A72BA" w:rsidRDefault="00A013EE" w:rsidP="00D260CF">
                            <w:pPr>
                              <w:pStyle w:val="NormalWeb"/>
                              <w:spacing w:before="0" w:beforeAutospacing="0" w:after="0" w:afterAutospacing="0"/>
                              <w:jc w:val="center"/>
                              <w:rPr>
                                <w:color w:val="000000" w:themeColor="text1"/>
                                <w:sz w:val="16"/>
                                <w:szCs w:val="16"/>
                              </w:rPr>
                            </w:pPr>
                            <w:r w:rsidRPr="004A72BA">
                              <w:rPr>
                                <w:color w:val="000000" w:themeColor="text1"/>
                                <w:sz w:val="16"/>
                                <w:szCs w:val="16"/>
                              </w:rPr>
                              <w:t>RFA xxx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EDA57" id="_x0000_s1043" style="position:absolute;left:0;text-align:left;margin-left:318.15pt;margin-top:120.3pt;width:43pt;height:1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" fillcolor="#ffc000" stroked="f" strokeweight="1pt">
                <v:textbox>
                  <w:txbxContent>
                    <w:p w14:paraId="0781F0A5" w14:textId="77777777" w:rsidR="00A013EE" w:rsidRPr="004A72BA" w:rsidRDefault="00A013EE" w:rsidP="00D260CF">
                      <w:pPr>
                        <w:pStyle w:val="NormalWeb"/>
                        <w:spacing w:before="0" w:beforeAutospacing="0" w:after="0" w:afterAutospacing="0"/>
                        <w:jc w:val="center"/>
                        <w:rPr>
                          <w:color w:val="000000" w:themeColor="text1"/>
                          <w:sz w:val="16"/>
                          <w:szCs w:val="16"/>
                        </w:rPr>
                      </w:pPr>
                      <w:r w:rsidRPr="004A72BA">
                        <w:rPr>
                          <w:color w:val="000000" w:themeColor="text1"/>
                          <w:sz w:val="16"/>
                          <w:szCs w:val="16"/>
                        </w:rPr>
                        <w:t>RFA xxx</w:t>
                      </w:r>
                    </w:p>
                  </w:txbxContent>
                </v:textbox>
              </v:rect>
            </w:pict>
          </mc:Fallback>
        </mc:AlternateContent>
      </w:r>
      <w:r w:rsidRPr="0040713F">
        <w:rPr>
          <w:noProof/>
        </w:rPr>
        <mc:AlternateContent>
          <mc:Choice Requires="wps">
            <w:drawing>
              <wp:anchor distT="0" distB="0" distL="114300" distR="114300" simplePos="0" relativeHeight="251820032" behindDoc="0" locked="0" layoutInCell="1" allowOverlap="1" wp14:anchorId="0A539167" wp14:editId="42FDC541">
                <wp:simplePos x="0" y="0"/>
                <wp:positionH relativeFrom="column">
                  <wp:posOffset>2313305</wp:posOffset>
                </wp:positionH>
                <wp:positionV relativeFrom="paragraph">
                  <wp:posOffset>1797050</wp:posOffset>
                </wp:positionV>
                <wp:extent cx="1033145" cy="203200"/>
                <wp:effectExtent l="0" t="0" r="0" b="6350"/>
                <wp:wrapNone/>
                <wp:docPr id="14337" name="Rectangle 4"/>
                <wp:cNvGraphicFramePr/>
                <a:graphic xmlns:a="http://schemas.openxmlformats.org/drawingml/2006/main">
                  <a:graphicData uri="http://schemas.microsoft.com/office/word/2010/wordprocessingShape">
                    <wps:wsp>
                      <wps:cNvSpPr/>
                      <wps:spPr>
                        <a:xfrm>
                          <a:off x="0" y="0"/>
                          <a:ext cx="1033145" cy="2032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F98E82" w14:textId="77777777" w:rsidR="00A013EE" w:rsidRPr="004A72BA" w:rsidRDefault="00A013EE" w:rsidP="00D260CF">
                            <w:pPr>
                              <w:pStyle w:val="NormalWeb"/>
                              <w:spacing w:before="0" w:beforeAutospacing="0" w:after="0" w:afterAutospacing="0"/>
                              <w:rPr>
                                <w:color w:val="000000" w:themeColor="text1"/>
                                <w:sz w:val="16"/>
                                <w:szCs w:val="16"/>
                              </w:rPr>
                            </w:pPr>
                            <w:r>
                              <w:rPr>
                                <w:color w:val="000000" w:themeColor="text1"/>
                                <w:sz w:val="16"/>
                                <w:szCs w:val="16"/>
                              </w:rPr>
                              <w:t>Global studies assets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39167" id="_x0000_s1044" style="position:absolute;left:0;text-align:left;margin-left:182.15pt;margin-top:141.5pt;width:81.35pt;height:1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" fillcolor="#ffc000" stroked="f" strokeweight="1pt">
                <v:textbox>
                  <w:txbxContent>
                    <w:p w14:paraId="1EF98E82" w14:textId="77777777" w:rsidR="00A013EE" w:rsidRPr="004A72BA" w:rsidRDefault="00A013EE" w:rsidP="00D260CF">
                      <w:pPr>
                        <w:pStyle w:val="NormalWeb"/>
                        <w:spacing w:before="0" w:beforeAutospacing="0" w:after="0" w:afterAutospacing="0"/>
                        <w:rPr>
                          <w:color w:val="000000" w:themeColor="text1"/>
                          <w:sz w:val="16"/>
                          <w:szCs w:val="16"/>
                        </w:rPr>
                      </w:pPr>
                      <w:r>
                        <w:rPr>
                          <w:color w:val="000000" w:themeColor="text1"/>
                          <w:sz w:val="16"/>
                          <w:szCs w:val="16"/>
                        </w:rPr>
                        <w:t>Global studies assets</w:t>
                      </w:r>
                    </w:p>
                  </w:txbxContent>
                </v:textbox>
              </v:rect>
            </w:pict>
          </mc:Fallback>
        </mc:AlternateContent>
      </w:r>
      <w:r w:rsidRPr="0040713F">
        <w:rPr>
          <w:noProof/>
        </w:rPr>
        <mc:AlternateContent>
          <mc:Choice Requires="wps">
            <w:drawing>
              <wp:anchor distT="0" distB="0" distL="114300" distR="114300" simplePos="0" relativeHeight="251819008" behindDoc="0" locked="0" layoutInCell="1" allowOverlap="1" wp14:anchorId="1C85283B" wp14:editId="3B651C33">
                <wp:simplePos x="0" y="0"/>
                <wp:positionH relativeFrom="column">
                  <wp:posOffset>2312670</wp:posOffset>
                </wp:positionH>
                <wp:positionV relativeFrom="paragraph">
                  <wp:posOffset>1517015</wp:posOffset>
                </wp:positionV>
                <wp:extent cx="1033145" cy="203200"/>
                <wp:effectExtent l="0" t="0" r="0" b="6350"/>
                <wp:wrapNone/>
                <wp:docPr id="28" name="Rectangle 4"/>
                <wp:cNvGraphicFramePr/>
                <a:graphic xmlns:a="http://schemas.openxmlformats.org/drawingml/2006/main">
                  <a:graphicData uri="http://schemas.microsoft.com/office/word/2010/wordprocessingShape">
                    <wps:wsp>
                      <wps:cNvSpPr/>
                      <wps:spPr>
                        <a:xfrm>
                          <a:off x="0" y="0"/>
                          <a:ext cx="1033145" cy="2032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DCDD47" w14:textId="77777777" w:rsidR="00A013EE" w:rsidRPr="004A72BA" w:rsidRDefault="00A013EE" w:rsidP="00D260CF">
                            <w:pPr>
                              <w:pStyle w:val="NormalWeb"/>
                              <w:spacing w:before="0" w:beforeAutospacing="0" w:after="0" w:afterAutospacing="0"/>
                              <w:rPr>
                                <w:color w:val="000000" w:themeColor="text1"/>
                                <w:sz w:val="16"/>
                                <w:szCs w:val="16"/>
                              </w:rPr>
                            </w:pPr>
                            <w:r>
                              <w:rPr>
                                <w:color w:val="000000" w:themeColor="text1"/>
                                <w:sz w:val="16"/>
                                <w:szCs w:val="16"/>
                              </w:rPr>
                              <w:t>EA MODELS  assets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5283B" id="_x0000_s1045" style="position:absolute;left:0;text-align:left;margin-left:182.1pt;margin-top:119.45pt;width:81.35pt;height:16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" fillcolor="#ffc000" stroked="f" strokeweight="1pt">
                <v:textbox>
                  <w:txbxContent>
                    <w:p w14:paraId="66DCDD47" w14:textId="77777777" w:rsidR="00A013EE" w:rsidRPr="004A72BA" w:rsidRDefault="00A013EE" w:rsidP="00D260CF">
                      <w:pPr>
                        <w:pStyle w:val="NormalWeb"/>
                        <w:spacing w:before="0" w:beforeAutospacing="0" w:after="0" w:afterAutospacing="0"/>
                        <w:rPr>
                          <w:color w:val="000000" w:themeColor="text1"/>
                          <w:sz w:val="16"/>
                          <w:szCs w:val="16"/>
                        </w:rPr>
                      </w:pPr>
                      <w:r>
                        <w:rPr>
                          <w:color w:val="000000" w:themeColor="text1"/>
                          <w:sz w:val="16"/>
                          <w:szCs w:val="16"/>
                        </w:rPr>
                        <w:t>EA MODELS  assets</w:t>
                      </w:r>
                    </w:p>
                  </w:txbxContent>
                </v:textbox>
              </v:rect>
            </w:pict>
          </mc:Fallback>
        </mc:AlternateContent>
      </w:r>
      <w:r w:rsidRPr="0000092C">
        <w:rPr>
          <w:noProof/>
        </w:rPr>
        <mc:AlternateContent>
          <mc:Choice Requires="wps">
            <w:drawing>
              <wp:anchor distT="0" distB="0" distL="114300" distR="114300" simplePos="0" relativeHeight="251813888" behindDoc="0" locked="0" layoutInCell="1" allowOverlap="1" wp14:anchorId="30F7B648" wp14:editId="2A18B542">
                <wp:simplePos x="0" y="0"/>
                <wp:positionH relativeFrom="column">
                  <wp:posOffset>4271010</wp:posOffset>
                </wp:positionH>
                <wp:positionV relativeFrom="paragraph">
                  <wp:posOffset>4211955</wp:posOffset>
                </wp:positionV>
                <wp:extent cx="838200" cy="336550"/>
                <wp:effectExtent l="0" t="0" r="0" b="6350"/>
                <wp:wrapNone/>
                <wp:docPr id="14349" name="Rectangle 4"/>
                <wp:cNvGraphicFramePr/>
                <a:graphic xmlns:a="http://schemas.openxmlformats.org/drawingml/2006/main">
                  <a:graphicData uri="http://schemas.microsoft.com/office/word/2010/wordprocessingShape">
                    <wps:wsp>
                      <wps:cNvSpPr/>
                      <wps:spPr>
                        <a:xfrm>
                          <a:off x="0" y="0"/>
                          <a:ext cx="838200" cy="3365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21D4A5" w14:textId="77777777" w:rsidR="00A013EE" w:rsidRPr="004A72BA" w:rsidRDefault="00A013EE" w:rsidP="00D260CF">
                            <w:pPr>
                              <w:pStyle w:val="TM3"/>
                            </w:pPr>
                            <w:r w:rsidRPr="004A72BA">
                              <w:t>Build plateform as  a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7B648" id="_x0000_s1046" style="position:absolute;left:0;text-align:left;margin-left:336.3pt;margin-top:331.65pt;width:66pt;height:26.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" fillcolor="#ffc000" stroked="f" strokeweight="1pt">
                <v:textbox>
                  <w:txbxContent>
                    <w:p w14:paraId="4221D4A5" w14:textId="77777777" w:rsidR="00A013EE" w:rsidRPr="004A72BA" w:rsidRDefault="00A013EE" w:rsidP="00D260CF">
                      <w:pPr>
                        <w:pStyle w:val="TM3"/>
                      </w:pPr>
                      <w:r w:rsidRPr="004A72BA">
                        <w:t>Build plateform as  a service</w:t>
                      </w:r>
                    </w:p>
                  </w:txbxContent>
                </v:textbox>
              </v:rect>
            </w:pict>
          </mc:Fallback>
        </mc:AlternateContent>
      </w:r>
      <w:r w:rsidRPr="0040713F">
        <w:rPr>
          <w:noProof/>
        </w:rPr>
        <mc:AlternateContent>
          <mc:Choice Requires="wps">
            <w:drawing>
              <wp:anchor distT="0" distB="0" distL="114300" distR="114300" simplePos="0" relativeHeight="251816960" behindDoc="0" locked="0" layoutInCell="1" allowOverlap="1" wp14:anchorId="10EE7B4C" wp14:editId="27FCCFAD">
                <wp:simplePos x="0" y="0"/>
                <wp:positionH relativeFrom="column">
                  <wp:posOffset>4269105</wp:posOffset>
                </wp:positionH>
                <wp:positionV relativeFrom="paragraph">
                  <wp:posOffset>3274060</wp:posOffset>
                </wp:positionV>
                <wp:extent cx="692150" cy="171450"/>
                <wp:effectExtent l="0" t="0" r="0" b="0"/>
                <wp:wrapNone/>
                <wp:docPr id="51" name="Rectangle 4"/>
                <wp:cNvGraphicFramePr/>
                <a:graphic xmlns:a="http://schemas.openxmlformats.org/drawingml/2006/main">
                  <a:graphicData uri="http://schemas.microsoft.com/office/word/2010/wordprocessingShape">
                    <wps:wsp>
                      <wps:cNvSpPr/>
                      <wps:spPr>
                        <a:xfrm>
                          <a:off x="0" y="0"/>
                          <a:ext cx="692150" cy="1714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E78E57" w14:textId="77777777" w:rsidR="00A013EE" w:rsidRPr="004A72BA" w:rsidRDefault="00A013EE" w:rsidP="00D260CF">
                            <w:pPr>
                              <w:pStyle w:val="NormalWeb"/>
                              <w:spacing w:before="0" w:beforeAutospacing="0" w:after="0" w:afterAutospacing="0"/>
                              <w:jc w:val="center"/>
                              <w:rPr>
                                <w:color w:val="000000" w:themeColor="text1"/>
                                <w:sz w:val="12"/>
                                <w:szCs w:val="16"/>
                              </w:rPr>
                            </w:pPr>
                            <w:r>
                              <w:rPr>
                                <w:color w:val="000000" w:themeColor="text1"/>
                                <w:sz w:val="12"/>
                                <w:szCs w:val="16"/>
                              </w:rPr>
                              <w:t xml:space="preserve">STA </w:t>
                            </w:r>
                            <w:r w:rsidRPr="004A72BA">
                              <w:rPr>
                                <w:color w:val="000000" w:themeColor="text1"/>
                                <w:sz w:val="12"/>
                                <w:szCs w:val="16"/>
                              </w:rPr>
                              <w:t>xxx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E7B4C" id="_x0000_s1047" style="position:absolute;left:0;text-align:left;margin-left:336.15pt;margin-top:257.8pt;width:54.5pt;height:13.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" fillcolor="#ffc000" stroked="f" strokeweight="1pt">
                <v:textbox>
                  <w:txbxContent>
                    <w:p w14:paraId="26E78E57" w14:textId="77777777" w:rsidR="00A013EE" w:rsidRPr="004A72BA" w:rsidRDefault="00A013EE" w:rsidP="00D260CF">
                      <w:pPr>
                        <w:pStyle w:val="NormalWeb"/>
                        <w:spacing w:before="0" w:beforeAutospacing="0" w:after="0" w:afterAutospacing="0"/>
                        <w:jc w:val="center"/>
                        <w:rPr>
                          <w:color w:val="000000" w:themeColor="text1"/>
                          <w:sz w:val="12"/>
                          <w:szCs w:val="16"/>
                        </w:rPr>
                      </w:pPr>
                      <w:r>
                        <w:rPr>
                          <w:color w:val="000000" w:themeColor="text1"/>
                          <w:sz w:val="12"/>
                          <w:szCs w:val="16"/>
                        </w:rPr>
                        <w:t xml:space="preserve">STA </w:t>
                      </w:r>
                      <w:r w:rsidRPr="004A72BA">
                        <w:rPr>
                          <w:color w:val="000000" w:themeColor="text1"/>
                          <w:sz w:val="12"/>
                          <w:szCs w:val="16"/>
                        </w:rPr>
                        <w:t>xxx</w:t>
                      </w:r>
                    </w:p>
                  </w:txbxContent>
                </v:textbox>
              </v:rect>
            </w:pict>
          </mc:Fallback>
        </mc:AlternateContent>
      </w:r>
      <w:r w:rsidRPr="0040713F">
        <w:rPr>
          <w:noProof/>
        </w:rPr>
        <mc:AlternateContent>
          <mc:Choice Requires="wps">
            <w:drawing>
              <wp:anchor distT="0" distB="0" distL="114300" distR="114300" simplePos="0" relativeHeight="251815936" behindDoc="0" locked="0" layoutInCell="1" allowOverlap="1" wp14:anchorId="28B7FB1D" wp14:editId="35294427">
                <wp:simplePos x="0" y="0"/>
                <wp:positionH relativeFrom="column">
                  <wp:posOffset>4040505</wp:posOffset>
                </wp:positionH>
                <wp:positionV relativeFrom="paragraph">
                  <wp:posOffset>3026410</wp:posOffset>
                </wp:positionV>
                <wp:extent cx="692150" cy="171450"/>
                <wp:effectExtent l="0" t="0" r="0" b="0"/>
                <wp:wrapNone/>
                <wp:docPr id="50" name="Rectangle 4"/>
                <wp:cNvGraphicFramePr/>
                <a:graphic xmlns:a="http://schemas.openxmlformats.org/drawingml/2006/main">
                  <a:graphicData uri="http://schemas.microsoft.com/office/word/2010/wordprocessingShape">
                    <wps:wsp>
                      <wps:cNvSpPr/>
                      <wps:spPr>
                        <a:xfrm>
                          <a:off x="0" y="0"/>
                          <a:ext cx="692150" cy="1714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4C75A0" w14:textId="77777777" w:rsidR="00A013EE" w:rsidRPr="004A72BA" w:rsidRDefault="00A013EE" w:rsidP="00D260CF">
                            <w:pPr>
                              <w:pStyle w:val="NormalWeb"/>
                              <w:spacing w:before="0" w:beforeAutospacing="0" w:after="0" w:afterAutospacing="0"/>
                              <w:jc w:val="center"/>
                              <w:rPr>
                                <w:color w:val="000000" w:themeColor="text1"/>
                                <w:sz w:val="12"/>
                                <w:szCs w:val="16"/>
                              </w:rPr>
                            </w:pPr>
                            <w:r w:rsidRPr="004A72BA">
                              <w:rPr>
                                <w:color w:val="000000" w:themeColor="text1"/>
                                <w:sz w:val="12"/>
                                <w:szCs w:val="16"/>
                              </w:rPr>
                              <w:t>ITREF CARD xxx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7FB1D" id="_x0000_s1048" style="position:absolute;left:0;text-align:left;margin-left:318.15pt;margin-top:238.3pt;width:54.5pt;height:1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" fillcolor="#ffc000" stroked="f" strokeweight="1pt">
                <v:textbox>
                  <w:txbxContent>
                    <w:p w14:paraId="1C4C75A0" w14:textId="77777777" w:rsidR="00A013EE" w:rsidRPr="004A72BA" w:rsidRDefault="00A013EE" w:rsidP="00D260CF">
                      <w:pPr>
                        <w:pStyle w:val="NormalWeb"/>
                        <w:spacing w:before="0" w:beforeAutospacing="0" w:after="0" w:afterAutospacing="0"/>
                        <w:jc w:val="center"/>
                        <w:rPr>
                          <w:color w:val="000000" w:themeColor="text1"/>
                          <w:sz w:val="12"/>
                          <w:szCs w:val="16"/>
                        </w:rPr>
                      </w:pPr>
                      <w:r w:rsidRPr="004A72BA">
                        <w:rPr>
                          <w:color w:val="000000" w:themeColor="text1"/>
                          <w:sz w:val="12"/>
                          <w:szCs w:val="16"/>
                        </w:rPr>
                        <w:t>ITREF CARD xxx</w:t>
                      </w:r>
                    </w:p>
                  </w:txbxContent>
                </v:textbox>
              </v:rect>
            </w:pict>
          </mc:Fallback>
        </mc:AlternateContent>
      </w:r>
      <w:r w:rsidRPr="0040713F">
        <w:rPr>
          <w:noProof/>
        </w:rPr>
        <mc:AlternateContent>
          <mc:Choice Requires="wps">
            <w:drawing>
              <wp:anchor distT="0" distB="0" distL="114300" distR="114300" simplePos="0" relativeHeight="251814912" behindDoc="0" locked="0" layoutInCell="1" allowOverlap="1" wp14:anchorId="0B2863FD" wp14:editId="27908FE4">
                <wp:simplePos x="0" y="0"/>
                <wp:positionH relativeFrom="column">
                  <wp:posOffset>3322955</wp:posOffset>
                </wp:positionH>
                <wp:positionV relativeFrom="paragraph">
                  <wp:posOffset>2731135</wp:posOffset>
                </wp:positionV>
                <wp:extent cx="546100" cy="203200"/>
                <wp:effectExtent l="0" t="0" r="6350" b="6350"/>
                <wp:wrapNone/>
                <wp:docPr id="49" name="Rectangle 4"/>
                <wp:cNvGraphicFramePr/>
                <a:graphic xmlns:a="http://schemas.openxmlformats.org/drawingml/2006/main">
                  <a:graphicData uri="http://schemas.microsoft.com/office/word/2010/wordprocessingShape">
                    <wps:wsp>
                      <wps:cNvSpPr/>
                      <wps:spPr>
                        <a:xfrm>
                          <a:off x="0" y="0"/>
                          <a:ext cx="546100" cy="2032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4942AF" w14:textId="77777777" w:rsidR="00A013EE" w:rsidRPr="004A72BA" w:rsidRDefault="00A013EE" w:rsidP="00D260CF">
                            <w:pPr>
                              <w:pStyle w:val="NormalWeb"/>
                              <w:spacing w:before="0" w:beforeAutospacing="0" w:after="0" w:afterAutospacing="0"/>
                              <w:jc w:val="center"/>
                              <w:rPr>
                                <w:color w:val="000000" w:themeColor="text1"/>
                                <w:sz w:val="16"/>
                                <w:szCs w:val="16"/>
                              </w:rPr>
                            </w:pPr>
                            <w:r>
                              <w:rPr>
                                <w:color w:val="000000" w:themeColor="text1"/>
                                <w:sz w:val="16"/>
                                <w:szCs w:val="16"/>
                              </w:rPr>
                              <w:t>TSP</w:t>
                            </w:r>
                            <w:r w:rsidRPr="004A72BA">
                              <w:rPr>
                                <w:color w:val="000000" w:themeColor="text1"/>
                                <w:sz w:val="16"/>
                                <w:szCs w:val="16"/>
                              </w:rPr>
                              <w:t xml:space="preserve"> xxx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863FD" id="_x0000_s1049" style="position:absolute;left:0;text-align:left;margin-left:261.65pt;margin-top:215.05pt;width:43pt;height:1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" fillcolor="#ffc000" stroked="f" strokeweight="1pt">
                <v:textbox>
                  <w:txbxContent>
                    <w:p w14:paraId="3C4942AF" w14:textId="77777777" w:rsidR="00A013EE" w:rsidRPr="004A72BA" w:rsidRDefault="00A013EE" w:rsidP="00D260CF">
                      <w:pPr>
                        <w:pStyle w:val="NormalWeb"/>
                        <w:spacing w:before="0" w:beforeAutospacing="0" w:after="0" w:afterAutospacing="0"/>
                        <w:jc w:val="center"/>
                        <w:rPr>
                          <w:color w:val="000000" w:themeColor="text1"/>
                          <w:sz w:val="16"/>
                          <w:szCs w:val="16"/>
                        </w:rPr>
                      </w:pPr>
                      <w:r>
                        <w:rPr>
                          <w:color w:val="000000" w:themeColor="text1"/>
                          <w:sz w:val="16"/>
                          <w:szCs w:val="16"/>
                        </w:rPr>
                        <w:t>TSP</w:t>
                      </w:r>
                      <w:r w:rsidRPr="004A72BA">
                        <w:rPr>
                          <w:color w:val="000000" w:themeColor="text1"/>
                          <w:sz w:val="16"/>
                          <w:szCs w:val="16"/>
                        </w:rPr>
                        <w:t xml:space="preserve"> xxx</w:t>
                      </w:r>
                    </w:p>
                  </w:txbxContent>
                </v:textbox>
              </v:rect>
            </w:pict>
          </mc:Fallback>
        </mc:AlternateContent>
      </w:r>
      <w:r>
        <w:rPr>
          <w:noProof/>
        </w:rPr>
        <w:drawing>
          <wp:inline distT="0" distB="0" distL="0" distR="0" wp14:anchorId="6FECF365" wp14:editId="70425429">
            <wp:extent cx="5632450" cy="4534225"/>
            <wp:effectExtent l="0" t="0" r="6350" b="0"/>
            <wp:docPr id="14354" name="Image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641094" cy="4541184"/>
                    </a:xfrm>
                    <a:prstGeom prst="rect">
                      <a:avLst/>
                    </a:prstGeom>
                  </pic:spPr>
                </pic:pic>
              </a:graphicData>
            </a:graphic>
          </wp:inline>
        </w:drawing>
      </w:r>
    </w:p>
    <w:p w14:paraId="21FB33BE" w14:textId="77777777" w:rsidR="00D260CF" w:rsidRDefault="00D260CF" w:rsidP="00D260CF">
      <w:pPr>
        <w:rPr>
          <w:lang w:val="en-GB"/>
        </w:rPr>
      </w:pPr>
    </w:p>
    <w:p w14:paraId="3CFCC7CE" w14:textId="77777777" w:rsidR="00D260CF" w:rsidRDefault="00D260CF" w:rsidP="00D260CF">
      <w:pPr>
        <w:rPr>
          <w:lang w:val="en-GB"/>
        </w:rPr>
      </w:pPr>
    </w:p>
    <w:p w14:paraId="488A0420" w14:textId="77777777" w:rsidR="00D260CF" w:rsidRPr="00F0601E" w:rsidRDefault="00D260CF" w:rsidP="00D260CF">
      <w:pPr>
        <w:rPr>
          <w:lang w:val="en-GB"/>
        </w:rPr>
      </w:pPr>
    </w:p>
    <w:p w14:paraId="71CD14BE" w14:textId="77777777" w:rsidR="00D260CF" w:rsidRDefault="00D260CF" w:rsidP="00D260CF">
      <w:pPr>
        <w:rPr>
          <w:lang w:val="en-GB"/>
        </w:rPr>
      </w:pPr>
    </w:p>
    <w:p w14:paraId="63A1A40C" w14:textId="77777777" w:rsidR="00D260CF" w:rsidRPr="00B55525" w:rsidRDefault="00D260CF" w:rsidP="00D260CF">
      <w:pPr>
        <w:rPr>
          <w:lang w:val="en-GB"/>
        </w:rPr>
      </w:pPr>
    </w:p>
    <w:p w14:paraId="4B1F5745" w14:textId="77777777" w:rsidR="00D260CF" w:rsidRPr="00B55525" w:rsidRDefault="00D260CF" w:rsidP="00D260CF">
      <w:pPr>
        <w:pStyle w:val="Titre1"/>
        <w:rPr>
          <w:lang w:val="en-GB"/>
        </w:rPr>
      </w:pPr>
      <w:bookmarkStart w:id="5933" w:name="_Toc437421753"/>
      <w:bookmarkStart w:id="5934" w:name="_Toc520904790"/>
      <w:bookmarkStart w:id="5935" w:name="_Toc21698006"/>
      <w:r w:rsidRPr="00B55525">
        <w:rPr>
          <w:lang w:val="en-GB"/>
        </w:rPr>
        <w:t>Project migration roadmap</w:t>
      </w:r>
      <w:bookmarkEnd w:id="5933"/>
      <w:bookmarkEnd w:id="5934"/>
      <w:bookmarkEnd w:id="5935"/>
    </w:p>
    <w:p w14:paraId="0C63D606" w14:textId="77777777" w:rsidR="00D260CF" w:rsidRDefault="00D260CF" w:rsidP="00D260CF">
      <w:pPr>
        <w:rPr>
          <w:lang w:val="en-GB"/>
        </w:rPr>
      </w:pPr>
    </w:p>
    <w:p w14:paraId="6D16637E" w14:textId="4D24D9A3" w:rsidR="00D260CF" w:rsidRDefault="00D260CF" w:rsidP="00D260CF">
      <w:pPr>
        <w:rPr>
          <w:lang w:val="en-GB"/>
        </w:rPr>
      </w:pPr>
      <w:r>
        <w:rPr>
          <w:noProof/>
        </w:rPr>
        <w:drawing>
          <wp:inline distT="0" distB="0" distL="0" distR="0" wp14:anchorId="3BA3AD71" wp14:editId="1141AE55">
            <wp:extent cx="4319981" cy="1270000"/>
            <wp:effectExtent l="0" t="0" r="444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21147" cy="1270343"/>
                    </a:xfrm>
                    <a:prstGeom prst="rect">
                      <a:avLst/>
                    </a:prstGeom>
                    <a:noFill/>
                  </pic:spPr>
                </pic:pic>
              </a:graphicData>
            </a:graphic>
          </wp:inline>
        </w:drawing>
      </w:r>
    </w:p>
    <w:p w14:paraId="19BE0F8B" w14:textId="10109CF0" w:rsidR="00AA6E83" w:rsidRDefault="00AA6E83" w:rsidP="00D260CF">
      <w:pPr>
        <w:rPr>
          <w:lang w:val="en-GB"/>
        </w:rPr>
      </w:pPr>
    </w:p>
    <w:tbl>
      <w:tblPr>
        <w:tblStyle w:val="Grilleclaire-Accent1"/>
        <w:tblW w:w="7651" w:type="dxa"/>
        <w:tblLook w:val="04A0" w:firstRow="1" w:lastRow="0" w:firstColumn="1" w:lastColumn="0" w:noHBand="0" w:noVBand="1"/>
      </w:tblPr>
      <w:tblGrid>
        <w:gridCol w:w="2756"/>
        <w:gridCol w:w="2337"/>
        <w:gridCol w:w="2558"/>
      </w:tblGrid>
      <w:tr w:rsidR="00AA6E83" w:rsidRPr="005D5C6E" w14:paraId="260859B8" w14:textId="77777777" w:rsidTr="00AA6E83">
        <w:trPr>
          <w:cnfStyle w:val="100000000000" w:firstRow="1" w:lastRow="0" w:firstColumn="0" w:lastColumn="0" w:oddVBand="0" w:evenVBand="0" w:oddHBand="0"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7651" w:type="dxa"/>
            <w:gridSpan w:val="3"/>
          </w:tcPr>
          <w:p w14:paraId="41103685" w14:textId="67E61091" w:rsidR="00AA6E83" w:rsidRDefault="00F518C4" w:rsidP="00F518C4">
            <w:pPr>
              <w:spacing w:before="0" w:after="160" w:line="259" w:lineRule="auto"/>
              <w:jc w:val="left"/>
              <w:rPr>
                <w:lang w:val="en-GB"/>
              </w:rPr>
            </w:pPr>
            <w:r>
              <w:rPr>
                <w:lang w:val="en-GB"/>
              </w:rPr>
              <w:t>List of application component retired by the project</w:t>
            </w:r>
          </w:p>
        </w:tc>
      </w:tr>
      <w:tr w:rsidR="00AA6E83" w:rsidRPr="00842C67" w14:paraId="3A70948D" w14:textId="77777777" w:rsidTr="00AA6E83">
        <w:trPr>
          <w:cnfStyle w:val="000000100000" w:firstRow="0" w:lastRow="0" w:firstColumn="0" w:lastColumn="0" w:oddVBand="0" w:evenVBand="0" w:oddHBand="1" w:evenHBand="0" w:firstRowFirstColumn="0" w:firstRowLastColumn="0" w:lastRowFirstColumn="0" w:lastRowLastColumn="0"/>
          <w:trHeight w:val="1572"/>
        </w:trPr>
        <w:tc>
          <w:tcPr>
            <w:cnfStyle w:val="001000000000" w:firstRow="0" w:lastRow="0" w:firstColumn="1" w:lastColumn="0" w:oddVBand="0" w:evenVBand="0" w:oddHBand="0" w:evenHBand="0" w:firstRowFirstColumn="0" w:firstRowLastColumn="0" w:lastRowFirstColumn="0" w:lastRowLastColumn="0"/>
            <w:tcW w:w="2756" w:type="dxa"/>
          </w:tcPr>
          <w:p w14:paraId="7472785F" w14:textId="722FABAE" w:rsidR="00AA6E83" w:rsidRPr="00842C67" w:rsidRDefault="00AA6E83" w:rsidP="00AA6E83">
            <w:pPr>
              <w:spacing w:before="0" w:after="160" w:line="259" w:lineRule="auto"/>
              <w:jc w:val="left"/>
              <w:rPr>
                <w:lang w:val="en-GB"/>
              </w:rPr>
            </w:pPr>
            <w:r>
              <w:rPr>
                <w:lang w:val="en-GB"/>
              </w:rPr>
              <w:t>Appication Component Name</w:t>
            </w:r>
          </w:p>
        </w:tc>
        <w:tc>
          <w:tcPr>
            <w:tcW w:w="2337" w:type="dxa"/>
          </w:tcPr>
          <w:p w14:paraId="6680C2BB" w14:textId="4D9234E0" w:rsidR="00AA6E83" w:rsidRPr="00842C67" w:rsidRDefault="00AA6E83" w:rsidP="00AA6E83">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Indicate what project will manage this retirement</w:t>
            </w:r>
          </w:p>
        </w:tc>
        <w:tc>
          <w:tcPr>
            <w:tcW w:w="2558" w:type="dxa"/>
          </w:tcPr>
          <w:p w14:paraId="538F45AB" w14:textId="77777777" w:rsidR="00AA6E83" w:rsidRDefault="00AA6E83" w:rsidP="00AA6E83">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Comments</w:t>
            </w:r>
          </w:p>
        </w:tc>
      </w:tr>
      <w:tr w:rsidR="00AA6E83" w:rsidRPr="00842C67" w14:paraId="39EEB6C6" w14:textId="77777777" w:rsidTr="00AA6E83">
        <w:trPr>
          <w:cnfStyle w:val="000000010000" w:firstRow="0" w:lastRow="0" w:firstColumn="0" w:lastColumn="0" w:oddVBand="0" w:evenVBand="0" w:oddHBand="0" w:evenHBand="1"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756" w:type="dxa"/>
          </w:tcPr>
          <w:p w14:paraId="0BFFC07D" w14:textId="77777777" w:rsidR="00AA6E83" w:rsidRPr="00842C67" w:rsidRDefault="00AA6E83" w:rsidP="00AA6E83">
            <w:pPr>
              <w:spacing w:before="0" w:after="160" w:line="259" w:lineRule="auto"/>
              <w:jc w:val="left"/>
              <w:rPr>
                <w:lang w:val="en-GB"/>
              </w:rPr>
            </w:pPr>
          </w:p>
        </w:tc>
        <w:tc>
          <w:tcPr>
            <w:tcW w:w="2337" w:type="dxa"/>
          </w:tcPr>
          <w:p w14:paraId="6D883806" w14:textId="77777777" w:rsidR="00AA6E83" w:rsidRPr="00842C67" w:rsidRDefault="00AA6E83" w:rsidP="00AA6E83">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2558" w:type="dxa"/>
          </w:tcPr>
          <w:p w14:paraId="584A6AC4" w14:textId="77777777" w:rsidR="00AA6E83" w:rsidRDefault="00AA6E83" w:rsidP="00AA6E83">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r>
      <w:tr w:rsidR="00AA6E83" w:rsidRPr="00842C67" w14:paraId="1E704CAC" w14:textId="77777777" w:rsidTr="00AA6E83">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756" w:type="dxa"/>
          </w:tcPr>
          <w:p w14:paraId="15E68E0B" w14:textId="77777777" w:rsidR="00AA6E83" w:rsidRPr="00842C67" w:rsidRDefault="00AA6E83" w:rsidP="00AA6E83">
            <w:pPr>
              <w:spacing w:before="0" w:after="160" w:line="259" w:lineRule="auto"/>
              <w:jc w:val="left"/>
              <w:rPr>
                <w:lang w:val="en-GB"/>
              </w:rPr>
            </w:pPr>
          </w:p>
        </w:tc>
        <w:tc>
          <w:tcPr>
            <w:tcW w:w="2337" w:type="dxa"/>
          </w:tcPr>
          <w:p w14:paraId="48E3F3BE" w14:textId="77777777" w:rsidR="00AA6E83" w:rsidRPr="00842C67" w:rsidRDefault="00AA6E83" w:rsidP="00AA6E83">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p>
        </w:tc>
        <w:tc>
          <w:tcPr>
            <w:tcW w:w="2558" w:type="dxa"/>
          </w:tcPr>
          <w:p w14:paraId="6E8C7BA5" w14:textId="77777777" w:rsidR="00AA6E83" w:rsidRDefault="00AA6E83" w:rsidP="00AA6E83">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p>
        </w:tc>
      </w:tr>
    </w:tbl>
    <w:p w14:paraId="68616EF0" w14:textId="77777777" w:rsidR="00AA6E83" w:rsidRDefault="00AA6E83" w:rsidP="00D260CF">
      <w:pPr>
        <w:rPr>
          <w:lang w:val="en-GB"/>
        </w:rPr>
      </w:pPr>
    </w:p>
    <w:p w14:paraId="46395454" w14:textId="2B10035D" w:rsidR="00AA6E83" w:rsidRDefault="00AA6E83" w:rsidP="00D260CF">
      <w:pPr>
        <w:rPr>
          <w:lang w:val="en-GB"/>
        </w:rPr>
      </w:pPr>
    </w:p>
    <w:tbl>
      <w:tblPr>
        <w:tblStyle w:val="Grilleclaire-Accent1"/>
        <w:tblW w:w="7645" w:type="dxa"/>
        <w:tblLook w:val="04A0" w:firstRow="1" w:lastRow="0" w:firstColumn="1" w:lastColumn="0" w:noHBand="0" w:noVBand="1"/>
      </w:tblPr>
      <w:tblGrid>
        <w:gridCol w:w="2235"/>
        <w:gridCol w:w="1276"/>
        <w:gridCol w:w="1559"/>
        <w:gridCol w:w="2575"/>
      </w:tblGrid>
      <w:tr w:rsidR="00AA6E83" w:rsidRPr="005D5C6E" w14:paraId="6F4EBD2E" w14:textId="77777777" w:rsidTr="00FA7D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5" w:type="dxa"/>
            <w:gridSpan w:val="4"/>
          </w:tcPr>
          <w:p w14:paraId="09C540AC" w14:textId="1B0CE8E3" w:rsidR="00AA6E83" w:rsidRDefault="00AA6E83" w:rsidP="00AA6E83">
            <w:pPr>
              <w:spacing w:before="0" w:after="160" w:line="259" w:lineRule="auto"/>
              <w:jc w:val="left"/>
              <w:rPr>
                <w:lang w:val="en-GB"/>
              </w:rPr>
            </w:pPr>
            <w:r>
              <w:rPr>
                <w:lang w:val="en-GB"/>
              </w:rPr>
              <w:t>List of exchanges retired by the project</w:t>
            </w:r>
          </w:p>
        </w:tc>
      </w:tr>
      <w:tr w:rsidR="00AA6E83" w:rsidRPr="00842C67" w14:paraId="65EC3939" w14:textId="77777777" w:rsidTr="00FA7D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615ABD" w14:textId="77777777" w:rsidR="00AA6E83" w:rsidRPr="00842C67" w:rsidRDefault="00AA6E83" w:rsidP="00AA6E83">
            <w:pPr>
              <w:spacing w:before="0" w:after="160" w:line="259" w:lineRule="auto"/>
              <w:jc w:val="left"/>
              <w:rPr>
                <w:lang w:val="en-GB"/>
              </w:rPr>
            </w:pPr>
            <w:r w:rsidRPr="00842C67">
              <w:rPr>
                <w:lang w:val="en-GB"/>
              </w:rPr>
              <w:t>Flow</w:t>
            </w:r>
          </w:p>
        </w:tc>
        <w:tc>
          <w:tcPr>
            <w:tcW w:w="1276" w:type="dxa"/>
          </w:tcPr>
          <w:p w14:paraId="6CE2F2F4" w14:textId="4A888580" w:rsidR="00AA6E83" w:rsidRPr="00842C67" w:rsidRDefault="00AA6E83" w:rsidP="00AA6E83">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AC Sender</w:t>
            </w:r>
          </w:p>
        </w:tc>
        <w:tc>
          <w:tcPr>
            <w:tcW w:w="1559" w:type="dxa"/>
          </w:tcPr>
          <w:p w14:paraId="598F62DD" w14:textId="0CBAADF2" w:rsidR="00AA6E83" w:rsidRPr="00842C67" w:rsidRDefault="00AA6E83" w:rsidP="00AA6E83">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AC receiver</w:t>
            </w:r>
          </w:p>
        </w:tc>
        <w:tc>
          <w:tcPr>
            <w:tcW w:w="2575" w:type="dxa"/>
          </w:tcPr>
          <w:p w14:paraId="5F915810" w14:textId="77777777" w:rsidR="00AA6E83" w:rsidRDefault="00AA6E83" w:rsidP="00AA6E83">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Comments</w:t>
            </w:r>
          </w:p>
        </w:tc>
      </w:tr>
      <w:tr w:rsidR="00AA6E83" w:rsidRPr="00842C67" w14:paraId="74F56F33" w14:textId="77777777" w:rsidTr="00FA7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C30A0" w14:textId="77777777" w:rsidR="00AA6E83" w:rsidRPr="00842C67" w:rsidRDefault="00AA6E83" w:rsidP="00AA6E83">
            <w:pPr>
              <w:spacing w:before="0" w:after="160" w:line="259" w:lineRule="auto"/>
              <w:jc w:val="left"/>
              <w:rPr>
                <w:lang w:val="en-GB"/>
              </w:rPr>
            </w:pPr>
          </w:p>
        </w:tc>
        <w:tc>
          <w:tcPr>
            <w:tcW w:w="1276" w:type="dxa"/>
          </w:tcPr>
          <w:p w14:paraId="15C239B4" w14:textId="77777777" w:rsidR="00AA6E83" w:rsidRPr="00842C67" w:rsidRDefault="00AA6E83" w:rsidP="00AA6E83">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1559" w:type="dxa"/>
          </w:tcPr>
          <w:p w14:paraId="572C5E1E" w14:textId="77777777" w:rsidR="00AA6E83" w:rsidRPr="00842C67" w:rsidRDefault="00AA6E83" w:rsidP="00AA6E83">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c>
          <w:tcPr>
            <w:tcW w:w="2575" w:type="dxa"/>
          </w:tcPr>
          <w:p w14:paraId="683C8634" w14:textId="77777777" w:rsidR="00AA6E83" w:rsidRDefault="00AA6E83" w:rsidP="00AA6E83">
            <w:pPr>
              <w:spacing w:before="0" w:after="160" w:line="259" w:lineRule="auto"/>
              <w:jc w:val="left"/>
              <w:cnfStyle w:val="000000010000" w:firstRow="0" w:lastRow="0" w:firstColumn="0" w:lastColumn="0" w:oddVBand="0" w:evenVBand="0" w:oddHBand="0" w:evenHBand="1" w:firstRowFirstColumn="0" w:firstRowLastColumn="0" w:lastRowFirstColumn="0" w:lastRowLastColumn="0"/>
              <w:rPr>
                <w:lang w:val="en-GB"/>
              </w:rPr>
            </w:pPr>
          </w:p>
        </w:tc>
      </w:tr>
      <w:tr w:rsidR="00AA6E83" w:rsidRPr="00842C67" w14:paraId="042518CA" w14:textId="77777777" w:rsidTr="00FA7D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7F077" w14:textId="77777777" w:rsidR="00AA6E83" w:rsidRPr="00842C67" w:rsidRDefault="00AA6E83" w:rsidP="00AA6E83">
            <w:pPr>
              <w:spacing w:before="0" w:after="160" w:line="259" w:lineRule="auto"/>
              <w:jc w:val="left"/>
              <w:rPr>
                <w:lang w:val="en-GB"/>
              </w:rPr>
            </w:pPr>
          </w:p>
        </w:tc>
        <w:tc>
          <w:tcPr>
            <w:tcW w:w="1276" w:type="dxa"/>
          </w:tcPr>
          <w:p w14:paraId="5990BF4C" w14:textId="77777777" w:rsidR="00AA6E83" w:rsidRPr="00842C67" w:rsidRDefault="00AA6E83" w:rsidP="00AA6E83">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p>
        </w:tc>
        <w:tc>
          <w:tcPr>
            <w:tcW w:w="1559" w:type="dxa"/>
          </w:tcPr>
          <w:p w14:paraId="2107BE0C" w14:textId="77777777" w:rsidR="00AA6E83" w:rsidRPr="00842C67" w:rsidRDefault="00AA6E83" w:rsidP="00AA6E83">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p>
        </w:tc>
        <w:tc>
          <w:tcPr>
            <w:tcW w:w="2575" w:type="dxa"/>
          </w:tcPr>
          <w:p w14:paraId="02334685" w14:textId="77777777" w:rsidR="00AA6E83" w:rsidRDefault="00AA6E83" w:rsidP="00AA6E83">
            <w:pPr>
              <w:spacing w:before="0" w:after="160" w:line="259" w:lineRule="auto"/>
              <w:jc w:val="left"/>
              <w:cnfStyle w:val="000000100000" w:firstRow="0" w:lastRow="0" w:firstColumn="0" w:lastColumn="0" w:oddVBand="0" w:evenVBand="0" w:oddHBand="1" w:evenHBand="0" w:firstRowFirstColumn="0" w:firstRowLastColumn="0" w:lastRowFirstColumn="0" w:lastRowLastColumn="0"/>
              <w:rPr>
                <w:lang w:val="en-GB"/>
              </w:rPr>
            </w:pPr>
          </w:p>
        </w:tc>
      </w:tr>
    </w:tbl>
    <w:p w14:paraId="5722AF32" w14:textId="77777777" w:rsidR="00AA6E83" w:rsidRPr="00B55525" w:rsidRDefault="00AA6E83" w:rsidP="00D260CF">
      <w:pPr>
        <w:rPr>
          <w:lang w:val="en-GB"/>
        </w:rPr>
      </w:pPr>
    </w:p>
    <w:p w14:paraId="38E3C281" w14:textId="77777777" w:rsidR="00D260CF" w:rsidRPr="00B55525" w:rsidRDefault="00D260CF" w:rsidP="00D260CF">
      <w:pPr>
        <w:pStyle w:val="Titre1"/>
        <w:rPr>
          <w:lang w:val="en-GB"/>
        </w:rPr>
      </w:pPr>
      <w:bookmarkStart w:id="5936" w:name="_Toc437421754"/>
      <w:bookmarkStart w:id="5937" w:name="_Toc520904791"/>
      <w:bookmarkStart w:id="5938" w:name="_Toc21698007"/>
      <w:r w:rsidRPr="00B55525">
        <w:rPr>
          <w:lang w:val="en-GB"/>
        </w:rPr>
        <w:t>APPENDIX</w:t>
      </w:r>
      <w:bookmarkEnd w:id="5936"/>
      <w:bookmarkEnd w:id="5937"/>
      <w:bookmarkEnd w:id="5938"/>
    </w:p>
    <w:p w14:paraId="14A9B1EC" w14:textId="77777777" w:rsidR="00D260CF" w:rsidRDefault="00D260CF" w:rsidP="00D260CF">
      <w:pPr>
        <w:pStyle w:val="Titre2"/>
        <w:rPr>
          <w:lang w:val="en-GB"/>
        </w:rPr>
      </w:pPr>
      <w:bookmarkStart w:id="5939" w:name="_Enterprise_architecture_assets"/>
      <w:bookmarkStart w:id="5940" w:name="_Toc520904792"/>
      <w:bookmarkStart w:id="5941" w:name="_Toc21698008"/>
      <w:bookmarkEnd w:id="5939"/>
      <w:r>
        <w:rPr>
          <w:lang w:val="en-GB"/>
        </w:rPr>
        <w:t>Enterprise architecture assets</w:t>
      </w:r>
      <w:bookmarkEnd w:id="5940"/>
      <w:bookmarkEnd w:id="5941"/>
    </w:p>
    <w:p w14:paraId="4D1B6328" w14:textId="77777777" w:rsidR="00D260CF" w:rsidRDefault="00D260CF" w:rsidP="00D260CF">
      <w:r>
        <w:t xml:space="preserve">Find the </w:t>
      </w:r>
    </w:p>
    <w:p w14:paraId="2EB7C6C1" w14:textId="77777777" w:rsidR="00D260CF" w:rsidRDefault="00D260CF" w:rsidP="00D260CF">
      <w:pPr>
        <w:pStyle w:val="Paragraphedeliste"/>
        <w:widowControl w:val="0"/>
        <w:numPr>
          <w:ilvl w:val="0"/>
          <w:numId w:val="4"/>
        </w:numPr>
        <w:spacing w:before="40" w:after="40"/>
      </w:pPr>
      <w:r>
        <w:t>Enterprise Architecture deliverables on</w:t>
      </w:r>
    </w:p>
    <w:p w14:paraId="5B50B00E" w14:textId="77777777" w:rsidR="00D260CF" w:rsidRDefault="0029207F" w:rsidP="00D260CF">
      <w:pPr>
        <w:pStyle w:val="Paragraphedeliste"/>
        <w:widowControl w:val="0"/>
        <w:numPr>
          <w:ilvl w:val="1"/>
          <w:numId w:val="4"/>
        </w:numPr>
        <w:spacing w:before="40" w:after="40"/>
      </w:pPr>
      <w:hyperlink r:id="rId128" w:history="1">
        <w:r w:rsidR="00D260CF">
          <w:rPr>
            <w:rStyle w:val="Lienhypertexte"/>
          </w:rPr>
          <w:t>C’You IS - EA Documents</w:t>
        </w:r>
      </w:hyperlink>
      <w:r w:rsidR="00D260CF">
        <w:t xml:space="preserve"> </w:t>
      </w:r>
    </w:p>
    <w:p w14:paraId="417EF00A" w14:textId="77777777" w:rsidR="00D260CF" w:rsidRPr="00D33797" w:rsidRDefault="0029207F" w:rsidP="00D260CF">
      <w:pPr>
        <w:pStyle w:val="Paragraphedeliste"/>
        <w:widowControl w:val="0"/>
        <w:numPr>
          <w:ilvl w:val="1"/>
          <w:numId w:val="4"/>
        </w:numPr>
        <w:spacing w:before="40" w:after="40"/>
        <w:rPr>
          <w:rStyle w:val="Lienhypertexte"/>
          <w:color w:val="auto"/>
          <w:u w:val="none"/>
        </w:rPr>
      </w:pPr>
      <w:hyperlink r:id="rId129" w:history="1">
        <w:r w:rsidR="00D260CF" w:rsidRPr="00DD4802">
          <w:rPr>
            <w:rStyle w:val="Lienhypertexte"/>
          </w:rPr>
          <w:t>Data model</w:t>
        </w:r>
        <w:r w:rsidR="00D260CF">
          <w:rPr>
            <w:rStyle w:val="Lienhypertexte"/>
          </w:rPr>
          <w:t>s</w:t>
        </w:r>
        <w:r w:rsidR="00D260CF" w:rsidRPr="00DD4802">
          <w:rPr>
            <w:rStyle w:val="Lienhypertexte"/>
          </w:rPr>
          <w:t xml:space="preserve"> and script</w:t>
        </w:r>
        <w:r w:rsidR="00D260CF">
          <w:rPr>
            <w:rStyle w:val="Lienhypertexte"/>
          </w:rPr>
          <w:t>s</w:t>
        </w:r>
        <w:r w:rsidR="00D260CF" w:rsidRPr="00DD4802">
          <w:rPr>
            <w:rStyle w:val="Lienhypertexte"/>
          </w:rPr>
          <w:t xml:space="preserve"> delivery</w:t>
        </w:r>
      </w:hyperlink>
    </w:p>
    <w:p w14:paraId="3DCB7923" w14:textId="7EDBFE24" w:rsidR="00D260CF" w:rsidRPr="005B691A" w:rsidRDefault="005B691A" w:rsidP="00D260CF">
      <w:pPr>
        <w:pStyle w:val="Paragraphedeliste"/>
        <w:widowControl w:val="0"/>
        <w:numPr>
          <w:ilvl w:val="1"/>
          <w:numId w:val="4"/>
        </w:numPr>
        <w:spacing w:before="40" w:after="40"/>
        <w:rPr>
          <w:rStyle w:val="Lienhypertexte"/>
          <w:lang w:val="en-US"/>
        </w:rPr>
      </w:pPr>
      <w:r>
        <w:rPr>
          <w:rStyle w:val="Lienhypertexte"/>
        </w:rPr>
        <w:fldChar w:fldCharType="begin"/>
      </w:r>
      <w:r w:rsidRPr="005B691A">
        <w:rPr>
          <w:rStyle w:val="Lienhypertexte"/>
          <w:lang w:val="en-US"/>
        </w:rPr>
        <w:instrText xml:space="preserve"> HYPERLINK "http://eagle.staging.echonet/toolbox" </w:instrText>
      </w:r>
      <w:r>
        <w:rPr>
          <w:rStyle w:val="Lienhypertexte"/>
        </w:rPr>
        <w:fldChar w:fldCharType="separate"/>
      </w:r>
      <w:r w:rsidR="00D260CF" w:rsidRPr="005B691A">
        <w:rPr>
          <w:rStyle w:val="Lienhypertexte"/>
          <w:lang w:val="en-US"/>
        </w:rPr>
        <w:t>Sharing plan - practical guide</w:t>
      </w:r>
      <w:r w:rsidRPr="005B691A">
        <w:rPr>
          <w:rStyle w:val="Lienhypertexte"/>
          <w:lang w:val="en-US"/>
        </w:rPr>
        <w:t> </w:t>
      </w:r>
      <w:r>
        <w:rPr>
          <w:rStyle w:val="Lienhypertexte"/>
          <w:lang w:val="en-US"/>
        </w:rPr>
        <w:t xml:space="preserve">/ </w:t>
      </w:r>
      <w:r w:rsidRPr="005B691A">
        <w:rPr>
          <w:rStyle w:val="Lienhypertexte"/>
          <w:lang w:val="en-US"/>
        </w:rPr>
        <w:t>(search sharing plan)</w:t>
      </w:r>
    </w:p>
    <w:p w14:paraId="4529FF31" w14:textId="2BAF722B" w:rsidR="001673E3" w:rsidRDefault="005B691A" w:rsidP="00D260CF">
      <w:pPr>
        <w:pStyle w:val="Paragraphedeliste"/>
        <w:widowControl w:val="0"/>
        <w:numPr>
          <w:ilvl w:val="1"/>
          <w:numId w:val="4"/>
        </w:numPr>
        <w:spacing w:before="40" w:after="40"/>
      </w:pPr>
      <w:r>
        <w:rPr>
          <w:rStyle w:val="Lienhypertexte"/>
        </w:rPr>
        <w:fldChar w:fldCharType="end"/>
      </w:r>
      <w:hyperlink r:id="rId130" w:history="1">
        <w:r w:rsidR="001673E3" w:rsidRPr="001673E3">
          <w:rPr>
            <w:rStyle w:val="Lienhypertexte"/>
          </w:rPr>
          <w:t>Easy website</w:t>
        </w:r>
      </w:hyperlink>
    </w:p>
    <w:p w14:paraId="41F314D2" w14:textId="77777777" w:rsidR="00D260CF" w:rsidRDefault="00D260CF" w:rsidP="00D260CF">
      <w:pPr>
        <w:pStyle w:val="Paragraphedeliste"/>
        <w:widowControl w:val="0"/>
        <w:numPr>
          <w:ilvl w:val="0"/>
          <w:numId w:val="4"/>
        </w:numPr>
        <w:spacing w:before="40" w:after="40"/>
      </w:pPr>
      <w:r>
        <w:t xml:space="preserve">Infrastructure rules on  </w:t>
      </w:r>
      <w:hyperlink r:id="rId131" w:history="1">
        <w:r w:rsidRPr="00B33D7D">
          <w:rPr>
            <w:rStyle w:val="Lienhypertexte"/>
          </w:rPr>
          <w:t>C'you IS - Infra_Rules</w:t>
        </w:r>
      </w:hyperlink>
    </w:p>
    <w:p w14:paraId="2572A5B7" w14:textId="77777777" w:rsidR="00D260CF" w:rsidRPr="00FD52ED" w:rsidRDefault="00D260CF" w:rsidP="00D260CF">
      <w:pPr>
        <w:pStyle w:val="Paragraphedeliste"/>
        <w:widowControl w:val="0"/>
        <w:numPr>
          <w:ilvl w:val="0"/>
          <w:numId w:val="4"/>
        </w:numPr>
        <w:spacing w:before="40" w:after="40"/>
        <w:rPr>
          <w:rStyle w:val="Lienhypertexte"/>
          <w:color w:val="auto"/>
          <w:u w:val="none"/>
        </w:rPr>
      </w:pPr>
      <w:r>
        <w:t xml:space="preserve">Infrastructure technical references on </w:t>
      </w:r>
      <w:hyperlink r:id="rId132" w:history="1">
        <w:r w:rsidRPr="00B33D7D">
          <w:rPr>
            <w:rStyle w:val="Lienhypertexte"/>
          </w:rPr>
          <w:t>C’You IS – Global Infra references</w:t>
        </w:r>
      </w:hyperlink>
    </w:p>
    <w:p w14:paraId="3A4C26C3" w14:textId="77777777" w:rsidR="00D260CF" w:rsidRPr="00B33D7D" w:rsidRDefault="00D260CF" w:rsidP="00D260CF">
      <w:pPr>
        <w:pStyle w:val="Titre2"/>
      </w:pPr>
      <w:bookmarkStart w:id="5942" w:name="_Linked_documents"/>
      <w:bookmarkStart w:id="5943" w:name="_Toc437421756"/>
      <w:bookmarkStart w:id="5944" w:name="_Toc520904793"/>
      <w:bookmarkStart w:id="5945" w:name="_Toc21698009"/>
      <w:bookmarkEnd w:id="5942"/>
      <w:r w:rsidRPr="00B33D7D">
        <w:t>Linked documents</w:t>
      </w:r>
      <w:bookmarkEnd w:id="5943"/>
      <w:bookmarkEnd w:id="5944"/>
      <w:bookmarkEnd w:id="5945"/>
    </w:p>
    <w:p w14:paraId="1677D30B" w14:textId="77777777" w:rsidR="00D260CF" w:rsidRPr="006B0A07" w:rsidRDefault="00D260CF" w:rsidP="00D260CF">
      <w:pPr>
        <w:pStyle w:val="Paragraphedeliste"/>
        <w:widowControl w:val="0"/>
        <w:numPr>
          <w:ilvl w:val="0"/>
          <w:numId w:val="3"/>
        </w:numPr>
        <w:spacing w:before="40" w:after="40"/>
        <w:rPr>
          <w:lang w:val="en-GB"/>
        </w:rPr>
      </w:pPr>
      <w:r w:rsidRPr="006B0A07">
        <w:rPr>
          <w:lang w:val="en-GB"/>
        </w:rPr>
        <w:t>Project SNAPSHOT -</w:t>
      </w:r>
      <w:r w:rsidR="001953B7">
        <w:fldChar w:fldCharType="begin"/>
      </w:r>
      <w:r w:rsidR="001953B7" w:rsidRPr="008C61A0">
        <w:rPr>
          <w:lang w:val="en-US"/>
          <w:rPrChange w:id="5946" w:author="ONOPTCHENKO Xavier" w:date="2019-10-11T11:15:00Z">
            <w:rPr/>
          </w:rPrChange>
        </w:rPr>
        <w:instrText xml:space="preserve"> HYPERLINK "http://mediab2e.group.echonet/file/79/2/1260792.zip" </w:instrText>
      </w:r>
      <w:r w:rsidR="001953B7">
        <w:fldChar w:fldCharType="separate"/>
      </w:r>
      <w:r w:rsidRPr="006B0A07">
        <w:rPr>
          <w:rStyle w:val="Lienhypertexte"/>
          <w:lang w:val="en-GB"/>
        </w:rPr>
        <w:t>http://mediab2e.group.echonet/file/79/2/1260792.zip</w:t>
      </w:r>
      <w:r w:rsidR="001953B7">
        <w:rPr>
          <w:rStyle w:val="Lienhypertexte"/>
          <w:lang w:val="en-GB"/>
        </w:rPr>
        <w:fldChar w:fldCharType="end"/>
      </w:r>
      <w:r>
        <w:rPr>
          <w:lang w:val="en-GB"/>
        </w:rPr>
        <w:t xml:space="preserve"> (</w:t>
      </w:r>
      <w:r w:rsidRPr="009B4998">
        <w:rPr>
          <w:b/>
          <w:lang w:val="en-GB"/>
        </w:rPr>
        <w:t>mandatory</w:t>
      </w:r>
      <w:r>
        <w:rPr>
          <w:lang w:val="en-GB"/>
        </w:rPr>
        <w:t xml:space="preserve">) </w:t>
      </w:r>
    </w:p>
    <w:p w14:paraId="0DE81C6C" w14:textId="77777777" w:rsidR="00D260CF" w:rsidRPr="002809E2" w:rsidRDefault="00D260CF" w:rsidP="00D260CF">
      <w:pPr>
        <w:pStyle w:val="Paragraphedeliste"/>
        <w:widowControl w:val="0"/>
        <w:numPr>
          <w:ilvl w:val="0"/>
          <w:numId w:val="2"/>
        </w:numPr>
        <w:spacing w:before="40" w:after="40"/>
        <w:rPr>
          <w:lang w:val="en-GB"/>
        </w:rPr>
      </w:pPr>
      <w:r w:rsidRPr="002809E2">
        <w:rPr>
          <w:lang w:val="en-GB"/>
        </w:rPr>
        <w:t xml:space="preserve">IT STRATEGY and Road map </w:t>
      </w:r>
    </w:p>
    <w:p w14:paraId="1C972365" w14:textId="77777777" w:rsidR="00D260CF" w:rsidRDefault="00D260CF" w:rsidP="00D260CF">
      <w:pPr>
        <w:pStyle w:val="Paragraphedeliste"/>
        <w:widowControl w:val="0"/>
        <w:numPr>
          <w:ilvl w:val="0"/>
          <w:numId w:val="2"/>
        </w:numPr>
        <w:spacing w:before="40" w:after="40"/>
        <w:rPr>
          <w:lang w:val="en-GB"/>
        </w:rPr>
      </w:pPr>
      <w:r w:rsidRPr="006B0A07">
        <w:rPr>
          <w:lang w:val="en-GB"/>
        </w:rPr>
        <w:t xml:space="preserve">Previous assessments </w:t>
      </w:r>
      <w:r>
        <w:rPr>
          <w:lang w:val="en-GB"/>
        </w:rPr>
        <w:t xml:space="preserve"> &amp; </w:t>
      </w:r>
      <w:r w:rsidRPr="006B0A07">
        <w:rPr>
          <w:lang w:val="en-GB"/>
        </w:rPr>
        <w:t>Reserves</w:t>
      </w:r>
    </w:p>
    <w:p w14:paraId="6D358A18" w14:textId="77777777" w:rsidR="00D260CF" w:rsidRDefault="00D260CF" w:rsidP="00D260CF">
      <w:pPr>
        <w:pStyle w:val="Paragraphedeliste"/>
        <w:widowControl w:val="0"/>
        <w:numPr>
          <w:ilvl w:val="0"/>
          <w:numId w:val="2"/>
        </w:numPr>
        <w:spacing w:before="40" w:after="40"/>
        <w:rPr>
          <w:lang w:val="en-GB"/>
        </w:rPr>
      </w:pPr>
      <w:r>
        <w:rPr>
          <w:lang w:val="en-GB"/>
        </w:rPr>
        <w:t>Previous versions of the GAD</w:t>
      </w:r>
    </w:p>
    <w:p w14:paraId="39FFA199" w14:textId="77777777" w:rsidR="00D260CF" w:rsidRPr="006B0A07" w:rsidRDefault="00D260CF" w:rsidP="00D260CF">
      <w:pPr>
        <w:pStyle w:val="Paragraphedeliste"/>
        <w:widowControl w:val="0"/>
        <w:numPr>
          <w:ilvl w:val="0"/>
          <w:numId w:val="2"/>
        </w:numPr>
        <w:spacing w:before="40" w:after="40"/>
        <w:rPr>
          <w:lang w:val="en-GB"/>
        </w:rPr>
      </w:pPr>
      <w:r>
        <w:rPr>
          <w:lang w:val="en-GB"/>
        </w:rPr>
        <w:t>Link to existing cartography</w:t>
      </w:r>
    </w:p>
    <w:p w14:paraId="1EE72D32" w14:textId="77777777" w:rsidR="00D260CF" w:rsidRPr="006B0A07" w:rsidRDefault="00D260CF" w:rsidP="00D260CF">
      <w:pPr>
        <w:pStyle w:val="Paragraphedeliste"/>
        <w:widowControl w:val="0"/>
        <w:numPr>
          <w:ilvl w:val="0"/>
          <w:numId w:val="2"/>
        </w:numPr>
        <w:spacing w:before="40" w:after="40"/>
        <w:rPr>
          <w:lang w:val="en-GB"/>
        </w:rPr>
      </w:pPr>
      <w:r w:rsidRPr="006B0A07">
        <w:rPr>
          <w:lang w:val="en-GB"/>
        </w:rPr>
        <w:t>IS Functions needed by the project</w:t>
      </w:r>
      <w:r>
        <w:rPr>
          <w:lang w:val="en-GB"/>
        </w:rPr>
        <w:t xml:space="preserve"> (</w:t>
      </w:r>
      <w:r w:rsidRPr="00503E50">
        <w:rPr>
          <w:b/>
          <w:lang w:val="en-GB"/>
        </w:rPr>
        <w:t>depend on project type</w:t>
      </w:r>
      <w:r>
        <w:rPr>
          <w:lang w:val="en-GB"/>
        </w:rPr>
        <w:t>)</w:t>
      </w:r>
    </w:p>
    <w:p w14:paraId="25BD9D00" w14:textId="5AC1F776" w:rsidR="00D260CF" w:rsidRDefault="00D260CF" w:rsidP="00D260CF">
      <w:pPr>
        <w:pStyle w:val="Paragraphedeliste"/>
        <w:widowControl w:val="0"/>
        <w:numPr>
          <w:ilvl w:val="0"/>
          <w:numId w:val="2"/>
        </w:numPr>
        <w:spacing w:before="40" w:after="40"/>
        <w:rPr>
          <w:lang w:val="en-GB"/>
        </w:rPr>
      </w:pPr>
      <w:r w:rsidRPr="006B0A07">
        <w:rPr>
          <w:lang w:val="en-GB"/>
        </w:rPr>
        <w:t>ASIF of each application component</w:t>
      </w:r>
      <w:r>
        <w:rPr>
          <w:lang w:val="en-GB"/>
        </w:rPr>
        <w:t xml:space="preserve"> (</w:t>
      </w:r>
      <w:r w:rsidRPr="009B4998">
        <w:rPr>
          <w:b/>
          <w:lang w:val="en-GB"/>
        </w:rPr>
        <w:t>mandatory</w:t>
      </w:r>
      <w:r>
        <w:rPr>
          <w:lang w:val="en-GB"/>
        </w:rPr>
        <w:t xml:space="preserve">) </w:t>
      </w:r>
    </w:p>
    <w:p w14:paraId="5E3F4FD8" w14:textId="2853C954" w:rsidR="00043688" w:rsidRDefault="00043688" w:rsidP="00D260CF">
      <w:pPr>
        <w:pStyle w:val="Paragraphedeliste"/>
        <w:widowControl w:val="0"/>
        <w:numPr>
          <w:ilvl w:val="0"/>
          <w:numId w:val="2"/>
        </w:numPr>
        <w:spacing w:before="40" w:after="40"/>
        <w:rPr>
          <w:lang w:val="en-GB"/>
        </w:rPr>
      </w:pPr>
      <w:r>
        <w:rPr>
          <w:lang w:val="en-GB"/>
        </w:rPr>
        <w:t xml:space="preserve">Requirement document ( We need to retrieve in the GAD </w:t>
      </w:r>
      <w:r w:rsidR="002819F5">
        <w:rPr>
          <w:lang w:val="en-GB"/>
        </w:rPr>
        <w:t xml:space="preserve">a </w:t>
      </w:r>
      <w:r>
        <w:rPr>
          <w:lang w:val="en-GB"/>
        </w:rPr>
        <w:t>mapping with the requirement code )</w:t>
      </w:r>
    </w:p>
    <w:p w14:paraId="763CC790" w14:textId="77777777" w:rsidR="00D260CF" w:rsidRPr="00B55525" w:rsidRDefault="00D260CF" w:rsidP="00D260CF">
      <w:pPr>
        <w:pStyle w:val="Titre2"/>
        <w:rPr>
          <w:lang w:val="en-GB"/>
        </w:rPr>
      </w:pPr>
      <w:bookmarkStart w:id="5947" w:name="_Toc437421758"/>
      <w:bookmarkStart w:id="5948" w:name="_Toc520904794"/>
      <w:bookmarkStart w:id="5949" w:name="_Toc21698010"/>
      <w:r w:rsidRPr="00B55525">
        <w:rPr>
          <w:lang w:val="en-GB"/>
        </w:rPr>
        <w:t>Domain Name</w:t>
      </w:r>
      <w:bookmarkEnd w:id="5947"/>
      <w:bookmarkEnd w:id="5948"/>
      <w:bookmarkEnd w:id="5949"/>
      <w:r w:rsidRPr="00B55525">
        <w:rPr>
          <w:lang w:val="en-GB"/>
        </w:rPr>
        <w:t xml:space="preserve"> </w:t>
      </w:r>
    </w:p>
    <w:p w14:paraId="14C0D2DB" w14:textId="77777777" w:rsidR="00D260CF" w:rsidRPr="00705BAB" w:rsidRDefault="00D260CF" w:rsidP="00D260CF">
      <w:pPr>
        <w:rPr>
          <w:lang w:val="en-GB"/>
        </w:rPr>
      </w:pPr>
      <w:r w:rsidRPr="00705BAB">
        <w:rPr>
          <w:lang w:val="en-GB"/>
        </w:rPr>
        <w:t>If the project is providing an Internet or Intranet URL, you must ask for a Domain Name registration. The objective is to avoid Domain name usurpation and to centralize the payment of domain.</w:t>
      </w:r>
    </w:p>
    <w:p w14:paraId="4465D2A2" w14:textId="77777777" w:rsidR="00D260CF" w:rsidRPr="00705BAB" w:rsidRDefault="00D260CF" w:rsidP="00D260CF">
      <w:pPr>
        <w:rPr>
          <w:rFonts w:ascii="Verdana" w:hAnsi="Verdana"/>
          <w:bCs/>
          <w:color w:val="3366FF"/>
          <w:lang w:val="en-GB"/>
        </w:rPr>
      </w:pPr>
    </w:p>
    <w:p w14:paraId="114E57BD" w14:textId="77777777" w:rsidR="00D260CF" w:rsidRPr="00705BAB" w:rsidRDefault="00D260CF" w:rsidP="00D260CF">
      <w:pPr>
        <w:pBdr>
          <w:top w:val="single" w:sz="4" w:space="1" w:color="auto" w:shadow="1"/>
          <w:left w:val="single" w:sz="4" w:space="4" w:color="auto" w:shadow="1"/>
          <w:bottom w:val="single" w:sz="4" w:space="1" w:color="auto" w:shadow="1"/>
          <w:right w:val="single" w:sz="4" w:space="4" w:color="auto" w:shadow="1"/>
        </w:pBdr>
        <w:shd w:val="clear" w:color="auto" w:fill="DEEAF6" w:themeFill="accent1" w:themeFillTint="33"/>
        <w:rPr>
          <w:b/>
          <w:lang w:val="en-GB"/>
        </w:rPr>
      </w:pPr>
      <w:r>
        <w:rPr>
          <w:b/>
          <w:lang w:val="en-GB"/>
        </w:rPr>
        <w:t>For more detail</w:t>
      </w:r>
    </w:p>
    <w:p w14:paraId="05889AB2" w14:textId="77777777" w:rsidR="00D260CF" w:rsidRPr="008E0509" w:rsidRDefault="00D260CF" w:rsidP="00D260CF">
      <w:pPr>
        <w:pBdr>
          <w:top w:val="single" w:sz="4" w:space="1" w:color="auto" w:shadow="1"/>
          <w:left w:val="single" w:sz="4" w:space="4" w:color="auto" w:shadow="1"/>
          <w:bottom w:val="single" w:sz="4" w:space="1" w:color="auto" w:shadow="1"/>
          <w:right w:val="single" w:sz="4" w:space="4" w:color="auto" w:shadow="1"/>
        </w:pBdr>
        <w:shd w:val="clear" w:color="auto" w:fill="DEEAF6" w:themeFill="accent1" w:themeFillTint="33"/>
        <w:rPr>
          <w:rFonts w:ascii="Verdana" w:hAnsi="Verdana"/>
          <w:b/>
          <w:bCs/>
          <w:iCs/>
          <w:color w:val="323E4F" w:themeColor="text2" w:themeShade="BF"/>
          <w:lang w:val="en-US" w:eastAsia="en-US"/>
        </w:rPr>
      </w:pPr>
      <w:r w:rsidRPr="00705BAB">
        <w:rPr>
          <w:b/>
          <w:lang w:val="en-GB"/>
        </w:rPr>
        <w:t>See:</w:t>
      </w:r>
      <w:r w:rsidRPr="008E0509">
        <w:rPr>
          <w:rFonts w:ascii="Verdana" w:hAnsi="Verdana"/>
          <w:b/>
          <w:bCs/>
          <w:iCs/>
          <w:color w:val="323E4F" w:themeColor="text2" w:themeShade="BF"/>
          <w:lang w:val="en-US" w:eastAsia="en-US"/>
        </w:rPr>
        <w:t xml:space="preserve"> </w:t>
      </w:r>
      <w:r w:rsidR="001953B7">
        <w:fldChar w:fldCharType="begin"/>
      </w:r>
      <w:r w:rsidR="001953B7" w:rsidRPr="008C61A0">
        <w:rPr>
          <w:lang w:val="en-US"/>
          <w:rPrChange w:id="5950" w:author="ONOPTCHENKO Xavier" w:date="2019-10-11T11:15:00Z">
            <w:rPr/>
          </w:rPrChange>
        </w:rPr>
        <w:instrText xml:space="preserve"> HYPERLINK "http://b2e.group.echonet/pid41878-lid1/RefWeb.html?h=refweb" </w:instrText>
      </w:r>
      <w:r w:rsidR="001953B7">
        <w:fldChar w:fldCharType="separate"/>
      </w:r>
      <w:r w:rsidRPr="001F42B7">
        <w:rPr>
          <w:rStyle w:val="Lienhypertexte"/>
          <w:rFonts w:ascii="Verdana" w:hAnsi="Verdana"/>
          <w:b/>
          <w:lang w:val="en-US" w:eastAsia="en-US"/>
        </w:rPr>
        <w:t>http://b2e.group.echonet/pid41878-lid1/RefWeb.html?h=refweb</w:t>
      </w:r>
      <w:r w:rsidR="001953B7">
        <w:rPr>
          <w:rStyle w:val="Lienhypertexte"/>
          <w:rFonts w:ascii="Verdana" w:hAnsi="Verdana"/>
          <w:b/>
          <w:lang w:val="en-US" w:eastAsia="en-US"/>
        </w:rPr>
        <w:fldChar w:fldCharType="end"/>
      </w:r>
    </w:p>
    <w:p w14:paraId="64A35882" w14:textId="77777777" w:rsidR="00D260CF" w:rsidRPr="00705BAB" w:rsidRDefault="00D260CF" w:rsidP="00D260CF">
      <w:pPr>
        <w:pBdr>
          <w:top w:val="single" w:sz="4" w:space="1" w:color="auto" w:shadow="1"/>
          <w:left w:val="single" w:sz="4" w:space="4" w:color="auto" w:shadow="1"/>
          <w:bottom w:val="single" w:sz="4" w:space="1" w:color="auto" w:shadow="1"/>
          <w:right w:val="single" w:sz="4" w:space="4" w:color="auto" w:shadow="1"/>
        </w:pBdr>
        <w:shd w:val="clear" w:color="auto" w:fill="DEEAF6" w:themeFill="accent1" w:themeFillTint="33"/>
        <w:rPr>
          <w:b/>
          <w:lang w:val="en-GB"/>
        </w:rPr>
      </w:pPr>
      <w:r w:rsidRPr="00705BAB">
        <w:rPr>
          <w:b/>
          <w:lang w:val="en-GB"/>
        </w:rPr>
        <w:t>or</w:t>
      </w:r>
    </w:p>
    <w:p w14:paraId="698755C1" w14:textId="77777777" w:rsidR="00D260CF" w:rsidRPr="008E0509" w:rsidRDefault="00D260CF" w:rsidP="00D260CF">
      <w:pPr>
        <w:pBdr>
          <w:top w:val="single" w:sz="4" w:space="1" w:color="auto" w:shadow="1"/>
          <w:left w:val="single" w:sz="4" w:space="4" w:color="auto" w:shadow="1"/>
          <w:bottom w:val="single" w:sz="4" w:space="1" w:color="auto" w:shadow="1"/>
          <w:right w:val="single" w:sz="4" w:space="4" w:color="auto" w:shadow="1"/>
        </w:pBdr>
        <w:shd w:val="clear" w:color="auto" w:fill="DEEAF6" w:themeFill="accent1" w:themeFillTint="33"/>
        <w:rPr>
          <w:rFonts w:ascii="Verdana" w:hAnsi="Verdana"/>
          <w:b/>
          <w:bCs/>
          <w:iCs/>
          <w:color w:val="323E4F" w:themeColor="text2" w:themeShade="BF"/>
          <w:lang w:val="en-US" w:eastAsia="en-US"/>
        </w:rPr>
      </w:pPr>
      <w:r w:rsidRPr="00705BAB">
        <w:rPr>
          <w:b/>
          <w:lang w:val="en-GB"/>
        </w:rPr>
        <w:t>REFWEB web site:</w:t>
      </w:r>
      <w:r w:rsidRPr="008E0509">
        <w:rPr>
          <w:rFonts w:ascii="Verdana" w:hAnsi="Verdana"/>
          <w:b/>
          <w:bCs/>
          <w:iCs/>
          <w:color w:val="323E4F" w:themeColor="text2" w:themeShade="BF"/>
          <w:lang w:val="en-US" w:eastAsia="en-US"/>
        </w:rPr>
        <w:t xml:space="preserve"> </w:t>
      </w:r>
      <w:r w:rsidR="001953B7">
        <w:fldChar w:fldCharType="begin"/>
      </w:r>
      <w:r w:rsidR="001953B7" w:rsidRPr="008C61A0">
        <w:rPr>
          <w:lang w:val="en-US"/>
          <w:rPrChange w:id="5951" w:author="ONOPTCHENKO Xavier" w:date="2019-10-11T11:15:00Z">
            <w:rPr/>
          </w:rPrChange>
        </w:rPr>
        <w:instrText xml:space="preserve"> HYPERLINK "http://refweb.group.echonet/loginLDAPBuilder.do" </w:instrText>
      </w:r>
      <w:r w:rsidR="001953B7">
        <w:fldChar w:fldCharType="separate"/>
      </w:r>
      <w:r w:rsidRPr="001F42B7">
        <w:rPr>
          <w:rStyle w:val="Lienhypertexte"/>
          <w:rFonts w:ascii="Verdana" w:hAnsi="Verdana"/>
          <w:b/>
          <w:lang w:val="en-US" w:eastAsia="en-US"/>
        </w:rPr>
        <w:t>http://refweb.group.echonet/loginLDAPBuilder.do</w:t>
      </w:r>
      <w:r w:rsidR="001953B7">
        <w:rPr>
          <w:rStyle w:val="Lienhypertexte"/>
          <w:rFonts w:ascii="Verdana" w:hAnsi="Verdana"/>
          <w:b/>
          <w:lang w:val="en-US" w:eastAsia="en-US"/>
        </w:rPr>
        <w:fldChar w:fldCharType="end"/>
      </w:r>
    </w:p>
    <w:p w14:paraId="07F1C7D9" w14:textId="77777777" w:rsidR="00D260CF" w:rsidRDefault="00D260CF" w:rsidP="00D260CF">
      <w:pPr>
        <w:spacing w:before="0" w:after="160" w:line="259" w:lineRule="auto"/>
        <w:jc w:val="left"/>
        <w:rPr>
          <w:lang w:val="en-GB"/>
        </w:rPr>
      </w:pPr>
      <w:r>
        <w:rPr>
          <w:lang w:val="en-GB"/>
        </w:rPr>
        <w:br w:type="page"/>
      </w:r>
    </w:p>
    <w:p w14:paraId="618C9789" w14:textId="77777777" w:rsidR="00D260CF" w:rsidRDefault="00D260CF" w:rsidP="00D260CF">
      <w:pPr>
        <w:pStyle w:val="Titre2"/>
        <w:rPr>
          <w:lang w:val="en-GB"/>
        </w:rPr>
      </w:pPr>
      <w:bookmarkStart w:id="5952" w:name="_Function_list"/>
      <w:bookmarkStart w:id="5953" w:name="_Toc520904795"/>
      <w:bookmarkStart w:id="5954" w:name="_Toc21698011"/>
      <w:bookmarkEnd w:id="5952"/>
      <w:r>
        <w:rPr>
          <w:lang w:val="en-GB"/>
        </w:rPr>
        <w:t>Function list</w:t>
      </w:r>
      <w:bookmarkEnd w:id="5953"/>
      <w:bookmarkEnd w:id="5954"/>
    </w:p>
    <w:p w14:paraId="699E5C73" w14:textId="77777777" w:rsidR="00D260CF" w:rsidRDefault="00D260CF" w:rsidP="00D260CF">
      <w:pPr>
        <w:jc w:val="left"/>
        <w:rPr>
          <w:lang w:val="en-GB"/>
        </w:rPr>
      </w:pPr>
    </w:p>
    <w:bookmarkStart w:id="5955" w:name="_MON_1632224450"/>
    <w:bookmarkEnd w:id="5955"/>
    <w:p w14:paraId="6D1B1AE3" w14:textId="2CB55BCD" w:rsidR="00D260CF" w:rsidRDefault="005E6404" w:rsidP="00D260CF">
      <w:pPr>
        <w:jc w:val="left"/>
        <w:rPr>
          <w:i/>
          <w:lang w:val="en-GB"/>
        </w:rPr>
      </w:pPr>
      <w:r>
        <w:rPr>
          <w:i/>
          <w:lang w:val="en-GB"/>
        </w:rPr>
        <w:object w:dxaOrig="1057" w:dyaOrig="714" w14:anchorId="28380711">
          <v:shape id="_x0000_i1026" type="#_x0000_t75" style="width:95pt;height:63.95pt" o:ole="">
            <v:imagedata r:id="rId133" o:title=""/>
          </v:shape>
          <o:OLEObject Type="Embed" ProgID="Excel.Sheet.12" ShapeID="_x0000_i1026" DrawAspect="Icon" ObjectID="_1638602684" r:id="rId134"/>
        </w:object>
      </w:r>
    </w:p>
    <w:p w14:paraId="43E370F9" w14:textId="0A779939" w:rsidR="00D260CF" w:rsidRDefault="00D260CF" w:rsidP="00D260CF">
      <w:pPr>
        <w:jc w:val="left"/>
        <w:rPr>
          <w:lang w:val="en-GB"/>
        </w:rPr>
      </w:pPr>
    </w:p>
    <w:p w14:paraId="0771D9B3" w14:textId="77777777" w:rsidR="00D260CF" w:rsidRPr="00B55525" w:rsidRDefault="00D260CF" w:rsidP="00D260CF">
      <w:pPr>
        <w:jc w:val="center"/>
        <w:rPr>
          <w:lang w:val="en-GB"/>
        </w:rPr>
      </w:pPr>
      <w:r w:rsidRPr="00B55525">
        <w:rPr>
          <w:lang w:val="en-GB"/>
        </w:rPr>
        <w:t>END OF DOCUMENT</w:t>
      </w:r>
    </w:p>
    <w:p w14:paraId="35B96851" w14:textId="77777777" w:rsidR="00D260CF" w:rsidRPr="00B55525" w:rsidRDefault="00D260CF" w:rsidP="00D260CF">
      <w:pPr>
        <w:rPr>
          <w:lang w:val="en-GB"/>
        </w:rPr>
      </w:pPr>
    </w:p>
    <w:bookmarkEnd w:id="5525"/>
    <w:bookmarkEnd w:id="5526"/>
    <w:bookmarkEnd w:id="5527"/>
    <w:p w14:paraId="0C627617" w14:textId="14A3DE2E" w:rsidR="004C7B92" w:rsidRDefault="004C7B92" w:rsidP="007D5FAD">
      <w:pPr>
        <w:spacing w:before="0" w:after="160" w:line="259" w:lineRule="auto"/>
        <w:jc w:val="left"/>
        <w:rPr>
          <w:b/>
          <w:lang w:val="en-GB"/>
        </w:rPr>
      </w:pPr>
    </w:p>
    <w:sectPr w:rsidR="004C7B92" w:rsidSect="005902D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A87ACC" w14:textId="77777777" w:rsidR="00A013EE" w:rsidRDefault="00A013EE" w:rsidP="00FA03B6">
      <w:r>
        <w:separator/>
      </w:r>
    </w:p>
  </w:endnote>
  <w:endnote w:type="continuationSeparator" w:id="0">
    <w:p w14:paraId="5CA2A8E2" w14:textId="77777777" w:rsidR="00A013EE" w:rsidRDefault="00A013EE" w:rsidP="00FA03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Helv">
    <w:panose1 w:val="020B060402020203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D33F45" w14:textId="77777777" w:rsidR="00A013EE" w:rsidRDefault="00A013E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4FC33" w14:textId="77777777" w:rsidR="00A013EE" w:rsidRDefault="00A013EE" w:rsidP="00A27BE1">
    <w:pPr>
      <w:rPr>
        <w:sz w:val="4"/>
        <w:szCs w:val="4"/>
      </w:rPr>
    </w:pPr>
  </w:p>
  <w:p w14:paraId="7E6BF801" w14:textId="5756B57F" w:rsidR="00A013EE" w:rsidRPr="00FA03B6" w:rsidRDefault="00A013EE" w:rsidP="00A27BE1">
    <w:pPr>
      <w:pStyle w:val="Pieddepage"/>
      <w:pBdr>
        <w:top w:val="single" w:sz="4" w:space="1" w:color="auto"/>
      </w:pBdr>
      <w:tabs>
        <w:tab w:val="clear" w:pos="9072"/>
        <w:tab w:val="right" w:pos="9639"/>
      </w:tabs>
      <w:jc w:val="right"/>
      <w:rPr>
        <w:rFonts w:ascii="Corbel" w:hAnsi="Corbel" w:cs="Corbel"/>
      </w:rPr>
    </w:pPr>
    <w:r w:rsidRPr="00FA03B6">
      <w:rPr>
        <w:rFonts w:ascii="Corbel" w:hAnsi="Corbel" w:cs="Corbel"/>
      </w:rPr>
      <w:t xml:space="preserve">Page </w:t>
    </w:r>
    <w:r w:rsidRPr="00FA03B6">
      <w:rPr>
        <w:rFonts w:ascii="Corbel" w:hAnsi="Corbel" w:cs="Corbel"/>
      </w:rPr>
      <w:fldChar w:fldCharType="begin"/>
    </w:r>
    <w:r w:rsidRPr="00FA03B6">
      <w:rPr>
        <w:rFonts w:ascii="Corbel" w:hAnsi="Corbel" w:cs="Corbel"/>
      </w:rPr>
      <w:instrText xml:space="preserve"> PAGE </w:instrText>
    </w:r>
    <w:r w:rsidRPr="00FA03B6">
      <w:rPr>
        <w:rFonts w:ascii="Corbel" w:hAnsi="Corbel" w:cs="Corbel"/>
      </w:rPr>
      <w:fldChar w:fldCharType="separate"/>
    </w:r>
    <w:r w:rsidR="0029207F">
      <w:rPr>
        <w:rFonts w:ascii="Corbel" w:hAnsi="Corbel" w:cs="Corbel"/>
        <w:noProof/>
      </w:rPr>
      <w:t>7</w:t>
    </w:r>
    <w:r w:rsidRPr="00FA03B6">
      <w:rPr>
        <w:rFonts w:ascii="Corbel" w:hAnsi="Corbel" w:cs="Corbel"/>
      </w:rPr>
      <w:fldChar w:fldCharType="end"/>
    </w:r>
    <w:r w:rsidRPr="00FA03B6">
      <w:rPr>
        <w:rFonts w:ascii="Corbel" w:hAnsi="Corbel" w:cs="Corbel"/>
      </w:rPr>
      <w:t xml:space="preserve"> sur </w:t>
    </w:r>
    <w:r w:rsidRPr="00FA03B6">
      <w:rPr>
        <w:rFonts w:ascii="Corbel" w:hAnsi="Corbel" w:cs="Corbel"/>
      </w:rPr>
      <w:fldChar w:fldCharType="begin"/>
    </w:r>
    <w:r w:rsidRPr="00FA03B6">
      <w:rPr>
        <w:rFonts w:ascii="Corbel" w:hAnsi="Corbel" w:cs="Corbel"/>
      </w:rPr>
      <w:instrText xml:space="preserve"> NUMPAGES </w:instrText>
    </w:r>
    <w:r w:rsidRPr="00FA03B6">
      <w:rPr>
        <w:rFonts w:ascii="Corbel" w:hAnsi="Corbel" w:cs="Corbel"/>
      </w:rPr>
      <w:fldChar w:fldCharType="separate"/>
    </w:r>
    <w:r w:rsidR="0029207F">
      <w:rPr>
        <w:rFonts w:ascii="Corbel" w:hAnsi="Corbel" w:cs="Corbel"/>
        <w:noProof/>
      </w:rPr>
      <w:t>9</w:t>
    </w:r>
    <w:r w:rsidRPr="00FA03B6">
      <w:rPr>
        <w:rFonts w:ascii="Corbel" w:hAnsi="Corbel" w:cs="Corbel"/>
      </w:rPr>
      <w:fldChar w:fldCharType="end"/>
    </w:r>
    <w:r w:rsidRPr="00FA03B6">
      <w:rPr>
        <w:rFonts w:ascii="Corbel" w:hAnsi="Corbel" w:cs="Corbel"/>
      </w:rPr>
      <w:t xml:space="preserve"> - </w:t>
    </w:r>
    <w:r w:rsidRPr="00FA03B6">
      <w:rPr>
        <w:rFonts w:ascii="Corbel" w:hAnsi="Corbel" w:cs="Corbel"/>
      </w:rPr>
      <w:tab/>
    </w:r>
    <w:r>
      <w:rPr>
        <w:rFonts w:ascii="Corbel" w:hAnsi="Corbel" w:cs="Corbel"/>
      </w:rPr>
      <w:t>GAD V4.1</w:t>
    </w:r>
  </w:p>
  <w:p w14:paraId="0F164982" w14:textId="77777777" w:rsidR="00A013EE" w:rsidRDefault="00A013EE" w:rsidP="00A27BE1">
    <w:pPr>
      <w:pStyle w:val="Pieddepage"/>
      <w:jc w:val="right"/>
    </w:pPr>
  </w:p>
  <w:p w14:paraId="650EBF8A" w14:textId="77777777" w:rsidR="00A013EE" w:rsidRDefault="00A013EE"/>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C113B" w14:textId="77777777" w:rsidR="00A013EE" w:rsidRDefault="00A013E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4E435" w14:textId="77777777" w:rsidR="00A013EE" w:rsidRDefault="00A013EE" w:rsidP="00FA03B6">
    <w:pPr>
      <w:rPr>
        <w:sz w:val="4"/>
        <w:szCs w:val="4"/>
      </w:rPr>
    </w:pPr>
  </w:p>
  <w:p w14:paraId="4003B1D3" w14:textId="54C51E94" w:rsidR="00A013EE" w:rsidRPr="00FA03B6" w:rsidRDefault="00A013EE" w:rsidP="00FA03B6">
    <w:pPr>
      <w:pStyle w:val="Pieddepage"/>
      <w:pBdr>
        <w:top w:val="single" w:sz="4" w:space="1" w:color="auto"/>
      </w:pBdr>
      <w:tabs>
        <w:tab w:val="clear" w:pos="9072"/>
        <w:tab w:val="right" w:pos="9639"/>
      </w:tabs>
      <w:jc w:val="right"/>
      <w:rPr>
        <w:rFonts w:ascii="Corbel" w:hAnsi="Corbel" w:cs="Corbel"/>
      </w:rPr>
    </w:pPr>
    <w:r w:rsidRPr="00FA03B6">
      <w:rPr>
        <w:rFonts w:ascii="Corbel" w:hAnsi="Corbel" w:cs="Corbel"/>
      </w:rPr>
      <w:t xml:space="preserve">Page </w:t>
    </w:r>
    <w:r w:rsidRPr="00FA03B6">
      <w:rPr>
        <w:rFonts w:ascii="Corbel" w:hAnsi="Corbel" w:cs="Corbel"/>
      </w:rPr>
      <w:fldChar w:fldCharType="begin"/>
    </w:r>
    <w:r w:rsidRPr="00FA03B6">
      <w:rPr>
        <w:rFonts w:ascii="Corbel" w:hAnsi="Corbel" w:cs="Corbel"/>
      </w:rPr>
      <w:instrText xml:space="preserve"> PAGE </w:instrText>
    </w:r>
    <w:r w:rsidRPr="00FA03B6">
      <w:rPr>
        <w:rFonts w:ascii="Corbel" w:hAnsi="Corbel" w:cs="Corbel"/>
      </w:rPr>
      <w:fldChar w:fldCharType="separate"/>
    </w:r>
    <w:r w:rsidR="005D5C6E">
      <w:rPr>
        <w:rFonts w:ascii="Corbel" w:hAnsi="Corbel" w:cs="Corbel"/>
        <w:noProof/>
      </w:rPr>
      <w:t>28</w:t>
    </w:r>
    <w:r w:rsidRPr="00FA03B6">
      <w:rPr>
        <w:rFonts w:ascii="Corbel" w:hAnsi="Corbel" w:cs="Corbel"/>
      </w:rPr>
      <w:fldChar w:fldCharType="end"/>
    </w:r>
    <w:r w:rsidRPr="00FA03B6">
      <w:rPr>
        <w:rFonts w:ascii="Corbel" w:hAnsi="Corbel" w:cs="Corbel"/>
      </w:rPr>
      <w:t xml:space="preserve"> sur </w:t>
    </w:r>
    <w:r w:rsidRPr="00FA03B6">
      <w:rPr>
        <w:rFonts w:ascii="Corbel" w:hAnsi="Corbel" w:cs="Corbel"/>
      </w:rPr>
      <w:fldChar w:fldCharType="begin"/>
    </w:r>
    <w:r w:rsidRPr="00FA03B6">
      <w:rPr>
        <w:rFonts w:ascii="Corbel" w:hAnsi="Corbel" w:cs="Corbel"/>
      </w:rPr>
      <w:instrText xml:space="preserve"> NUMPAGES </w:instrText>
    </w:r>
    <w:r w:rsidRPr="00FA03B6">
      <w:rPr>
        <w:rFonts w:ascii="Corbel" w:hAnsi="Corbel" w:cs="Corbel"/>
      </w:rPr>
      <w:fldChar w:fldCharType="separate"/>
    </w:r>
    <w:r w:rsidR="005D5C6E">
      <w:rPr>
        <w:rFonts w:ascii="Corbel" w:hAnsi="Corbel" w:cs="Corbel"/>
        <w:noProof/>
      </w:rPr>
      <w:t>46</w:t>
    </w:r>
    <w:r w:rsidRPr="00FA03B6">
      <w:rPr>
        <w:rFonts w:ascii="Corbel" w:hAnsi="Corbel" w:cs="Corbel"/>
      </w:rPr>
      <w:fldChar w:fldCharType="end"/>
    </w:r>
    <w:r w:rsidRPr="00FA03B6">
      <w:rPr>
        <w:rFonts w:ascii="Corbel" w:hAnsi="Corbel" w:cs="Corbel"/>
      </w:rPr>
      <w:t xml:space="preserve"> - </w:t>
    </w:r>
    <w:r w:rsidRPr="00FA03B6">
      <w:rPr>
        <w:rFonts w:ascii="Corbel" w:hAnsi="Corbel" w:cs="Corbel"/>
      </w:rPr>
      <w:tab/>
    </w:r>
    <w:r>
      <w:rPr>
        <w:rFonts w:ascii="Corbel" w:hAnsi="Corbel" w:cs="Corbel"/>
      </w:rPr>
      <w:t>GAD V4.1</w:t>
    </w:r>
  </w:p>
  <w:p w14:paraId="68C9CD0F" w14:textId="77777777" w:rsidR="00A013EE" w:rsidRPr="00FA03B6" w:rsidRDefault="00A013EE">
    <w:pPr>
      <w:pStyle w:val="Pieddepage"/>
    </w:pPr>
  </w:p>
  <w:p w14:paraId="20CC9763" w14:textId="77777777" w:rsidR="00A013EE" w:rsidRPr="00FA03B6" w:rsidRDefault="00A013EE">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82A33" w14:textId="77777777" w:rsidR="00A013EE" w:rsidRDefault="00A013EE" w:rsidP="00FA03B6">
    <w:pPr>
      <w:rPr>
        <w:sz w:val="4"/>
        <w:szCs w:val="4"/>
      </w:rPr>
    </w:pPr>
  </w:p>
  <w:p w14:paraId="5227C89C" w14:textId="52084FFC" w:rsidR="00A013EE" w:rsidRPr="00FA03B6" w:rsidRDefault="00A013EE" w:rsidP="00FA03B6">
    <w:pPr>
      <w:pStyle w:val="Pieddepage"/>
      <w:pBdr>
        <w:top w:val="single" w:sz="4" w:space="1" w:color="auto"/>
      </w:pBdr>
      <w:tabs>
        <w:tab w:val="clear" w:pos="9072"/>
        <w:tab w:val="right" w:pos="9639"/>
      </w:tabs>
      <w:jc w:val="right"/>
      <w:rPr>
        <w:rFonts w:ascii="Corbel" w:hAnsi="Corbel" w:cs="Corbel"/>
      </w:rPr>
    </w:pPr>
    <w:r w:rsidRPr="00FA03B6">
      <w:rPr>
        <w:rFonts w:ascii="Corbel" w:hAnsi="Corbel" w:cs="Corbel"/>
      </w:rPr>
      <w:t xml:space="preserve">Page </w:t>
    </w:r>
    <w:r w:rsidRPr="00FA03B6">
      <w:rPr>
        <w:rFonts w:ascii="Corbel" w:hAnsi="Corbel" w:cs="Corbel"/>
      </w:rPr>
      <w:fldChar w:fldCharType="begin"/>
    </w:r>
    <w:r w:rsidRPr="00FA03B6">
      <w:rPr>
        <w:rFonts w:ascii="Corbel" w:hAnsi="Corbel" w:cs="Corbel"/>
      </w:rPr>
      <w:instrText xml:space="preserve"> PAGE </w:instrText>
    </w:r>
    <w:r w:rsidRPr="00FA03B6">
      <w:rPr>
        <w:rFonts w:ascii="Corbel" w:hAnsi="Corbel" w:cs="Corbel"/>
      </w:rPr>
      <w:fldChar w:fldCharType="separate"/>
    </w:r>
    <w:r w:rsidR="005D5C6E">
      <w:rPr>
        <w:rFonts w:ascii="Corbel" w:hAnsi="Corbel" w:cs="Corbel"/>
        <w:noProof/>
      </w:rPr>
      <w:t>44</w:t>
    </w:r>
    <w:r w:rsidRPr="00FA03B6">
      <w:rPr>
        <w:rFonts w:ascii="Corbel" w:hAnsi="Corbel" w:cs="Corbel"/>
      </w:rPr>
      <w:fldChar w:fldCharType="end"/>
    </w:r>
    <w:r w:rsidRPr="00FA03B6">
      <w:rPr>
        <w:rFonts w:ascii="Corbel" w:hAnsi="Corbel" w:cs="Corbel"/>
      </w:rPr>
      <w:t xml:space="preserve"> sur </w:t>
    </w:r>
    <w:r w:rsidRPr="00FA03B6">
      <w:rPr>
        <w:rFonts w:ascii="Corbel" w:hAnsi="Corbel" w:cs="Corbel"/>
      </w:rPr>
      <w:fldChar w:fldCharType="begin"/>
    </w:r>
    <w:r w:rsidRPr="00FA03B6">
      <w:rPr>
        <w:rFonts w:ascii="Corbel" w:hAnsi="Corbel" w:cs="Corbel"/>
      </w:rPr>
      <w:instrText xml:space="preserve"> NUMPAGES </w:instrText>
    </w:r>
    <w:r w:rsidRPr="00FA03B6">
      <w:rPr>
        <w:rFonts w:ascii="Corbel" w:hAnsi="Corbel" w:cs="Corbel"/>
      </w:rPr>
      <w:fldChar w:fldCharType="separate"/>
    </w:r>
    <w:r w:rsidR="005D5C6E">
      <w:rPr>
        <w:rFonts w:ascii="Corbel" w:hAnsi="Corbel" w:cs="Corbel"/>
        <w:noProof/>
      </w:rPr>
      <w:t>46</w:t>
    </w:r>
    <w:r w:rsidRPr="00FA03B6">
      <w:rPr>
        <w:rFonts w:ascii="Corbel" w:hAnsi="Corbel" w:cs="Corbel"/>
      </w:rPr>
      <w:fldChar w:fldCharType="end"/>
    </w:r>
    <w:r w:rsidRPr="00FA03B6">
      <w:rPr>
        <w:rFonts w:ascii="Corbel" w:hAnsi="Corbel" w:cs="Corbel"/>
      </w:rPr>
      <w:t xml:space="preserve"> - </w:t>
    </w:r>
    <w:r w:rsidRPr="00FA03B6">
      <w:rPr>
        <w:rFonts w:ascii="Corbel" w:hAnsi="Corbel" w:cs="Corbel"/>
      </w:rPr>
      <w:tab/>
    </w:r>
    <w:r>
      <w:rPr>
        <w:rFonts w:ascii="Corbel" w:hAnsi="Corbel" w:cs="Corbel"/>
      </w:rPr>
      <w:t>GAD V4.1</w:t>
    </w:r>
  </w:p>
  <w:p w14:paraId="5B47D998" w14:textId="77777777" w:rsidR="00A013EE" w:rsidRPr="00FA03B6" w:rsidRDefault="00A013EE">
    <w:pPr>
      <w:pStyle w:val="Pieddepage"/>
    </w:pPr>
  </w:p>
  <w:p w14:paraId="6E737CA6" w14:textId="77777777" w:rsidR="00A013EE" w:rsidRPr="00FA03B6" w:rsidRDefault="00A013E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38D3A5" w14:textId="77777777" w:rsidR="00A013EE" w:rsidRDefault="00A013EE" w:rsidP="00FA03B6">
      <w:r>
        <w:separator/>
      </w:r>
    </w:p>
  </w:footnote>
  <w:footnote w:type="continuationSeparator" w:id="0">
    <w:p w14:paraId="6AF8A36C" w14:textId="77777777" w:rsidR="00A013EE" w:rsidRDefault="00A013EE" w:rsidP="00FA03B6">
      <w:r>
        <w:continuationSeparator/>
      </w:r>
    </w:p>
  </w:footnote>
  <w:footnote w:id="1">
    <w:p w14:paraId="3A51DF09" w14:textId="20E0A60D" w:rsidR="00A013EE" w:rsidRDefault="00A013EE">
      <w:pPr>
        <w:pStyle w:val="Notedebasdepage"/>
      </w:pPr>
      <w:ins w:id="1159" w:author="ONOPTCHENKO Xavier" w:date="2019-10-10T11:27:00Z">
        <w:r>
          <w:rPr>
            <w:rStyle w:val="Appelnotedebasdep"/>
          </w:rPr>
          <w:footnoteRef/>
        </w:r>
        <w:r>
          <w:t xml:space="preserve"> Composant dont la </w:t>
        </w:r>
      </w:ins>
      <w:ins w:id="1160" w:author="ONOPTCHENKO Xavier" w:date="2019-10-10T11:28:00Z">
        <w:r w:rsidRPr="002E30AC">
          <w:t>date de fin de support dépend de celle du composant BW.</w:t>
        </w:r>
      </w:ins>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A93FF" w14:textId="77777777" w:rsidR="00A013EE" w:rsidRDefault="00A013E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18FDB" w14:textId="53398DD3" w:rsidR="00A013EE" w:rsidRDefault="00A013EE" w:rsidP="00C568EA">
    <w:pPr>
      <w:pStyle w:val="En-tte"/>
      <w:tabs>
        <w:tab w:val="clear" w:pos="4536"/>
        <w:tab w:val="clear" w:pos="9072"/>
        <w:tab w:val="left" w:pos="7784"/>
      </w:tabs>
    </w:pP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5830D" w14:textId="77777777" w:rsidR="00A013EE" w:rsidRDefault="00A013E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90" w:type="dxa"/>
      <w:tblBorders>
        <w:bottom w:val="single" w:sz="8" w:space="0" w:color="008080"/>
      </w:tblBorders>
      <w:tblLayout w:type="fixed"/>
      <w:tblCellMar>
        <w:left w:w="70" w:type="dxa"/>
        <w:right w:w="70" w:type="dxa"/>
      </w:tblCellMar>
      <w:tblLook w:val="0000" w:firstRow="0" w:lastRow="0" w:firstColumn="0" w:lastColumn="0" w:noHBand="0" w:noVBand="0"/>
    </w:tblPr>
    <w:tblGrid>
      <w:gridCol w:w="3400"/>
      <w:gridCol w:w="6390"/>
    </w:tblGrid>
    <w:tr w:rsidR="00A013EE" w:rsidRPr="002B07D6" w14:paraId="0FDFF37B" w14:textId="77777777" w:rsidTr="00C0052F">
      <w:trPr>
        <w:trHeight w:val="142"/>
      </w:trPr>
      <w:tc>
        <w:tcPr>
          <w:tcW w:w="3400" w:type="dxa"/>
          <w:tcBorders>
            <w:bottom w:val="single" w:sz="8" w:space="0" w:color="008080"/>
          </w:tcBorders>
        </w:tcPr>
        <w:p w14:paraId="0F63DFCA" w14:textId="77777777" w:rsidR="00A013EE" w:rsidRPr="00527FB0" w:rsidRDefault="00A013EE" w:rsidP="00FA03B6">
          <w:pPr>
            <w:rPr>
              <w:rFonts w:ascii="Comic Sans MS" w:hAnsi="Comic Sans MS" w:cs="Comic Sans MS"/>
              <w:sz w:val="24"/>
              <w:szCs w:val="24"/>
            </w:rPr>
          </w:pPr>
        </w:p>
      </w:tc>
      <w:tc>
        <w:tcPr>
          <w:tcW w:w="6390" w:type="dxa"/>
          <w:tcBorders>
            <w:bottom w:val="single" w:sz="8" w:space="0" w:color="008080"/>
          </w:tcBorders>
          <w:vAlign w:val="center"/>
        </w:tcPr>
        <w:p w14:paraId="058D115E" w14:textId="77777777" w:rsidR="00A013EE" w:rsidRPr="00FA03B6" w:rsidRDefault="00A013EE" w:rsidP="00FA03B6">
          <w:pPr>
            <w:jc w:val="center"/>
            <w:rPr>
              <w:rFonts w:ascii="Corbel" w:hAnsi="Corbel" w:cs="Corbel"/>
            </w:rPr>
          </w:pPr>
          <w:r w:rsidRPr="00FA03B6">
            <w:rPr>
              <w:rFonts w:ascii="Corbel" w:hAnsi="Corbel" w:cs="Corbel"/>
            </w:rPr>
            <w:t>Document d’architecture Projet</w:t>
          </w:r>
        </w:p>
      </w:tc>
    </w:tr>
  </w:tbl>
  <w:p w14:paraId="1D8C6F3B" w14:textId="77777777" w:rsidR="00A013EE" w:rsidRDefault="00A013EE">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90" w:type="dxa"/>
      <w:tblBorders>
        <w:bottom w:val="single" w:sz="8" w:space="0" w:color="008080"/>
      </w:tblBorders>
      <w:tblLayout w:type="fixed"/>
      <w:tblCellMar>
        <w:left w:w="70" w:type="dxa"/>
        <w:right w:w="70" w:type="dxa"/>
      </w:tblCellMar>
      <w:tblLook w:val="0000" w:firstRow="0" w:lastRow="0" w:firstColumn="0" w:lastColumn="0" w:noHBand="0" w:noVBand="0"/>
    </w:tblPr>
    <w:tblGrid>
      <w:gridCol w:w="3400"/>
      <w:gridCol w:w="6390"/>
    </w:tblGrid>
    <w:tr w:rsidR="00A013EE" w:rsidRPr="002B07D6" w14:paraId="7C959A31" w14:textId="77777777" w:rsidTr="00C0052F">
      <w:trPr>
        <w:trHeight w:val="142"/>
      </w:trPr>
      <w:tc>
        <w:tcPr>
          <w:tcW w:w="3400" w:type="dxa"/>
          <w:tcBorders>
            <w:bottom w:val="single" w:sz="8" w:space="0" w:color="008080"/>
          </w:tcBorders>
        </w:tcPr>
        <w:p w14:paraId="4B4BFBFC" w14:textId="77777777" w:rsidR="00A013EE" w:rsidRPr="00527FB0" w:rsidRDefault="00A013EE" w:rsidP="00FA03B6">
          <w:pPr>
            <w:rPr>
              <w:rFonts w:ascii="Comic Sans MS" w:hAnsi="Comic Sans MS" w:cs="Comic Sans MS"/>
              <w:sz w:val="24"/>
              <w:szCs w:val="24"/>
            </w:rPr>
          </w:pPr>
        </w:p>
      </w:tc>
      <w:tc>
        <w:tcPr>
          <w:tcW w:w="6390" w:type="dxa"/>
          <w:tcBorders>
            <w:bottom w:val="single" w:sz="8" w:space="0" w:color="008080"/>
          </w:tcBorders>
          <w:vAlign w:val="center"/>
        </w:tcPr>
        <w:p w14:paraId="3D0ED1DB" w14:textId="77777777" w:rsidR="00A013EE" w:rsidRPr="00FA03B6" w:rsidRDefault="00A013EE" w:rsidP="00FA03B6">
          <w:pPr>
            <w:jc w:val="center"/>
            <w:rPr>
              <w:rFonts w:ascii="Corbel" w:hAnsi="Corbel" w:cs="Corbel"/>
            </w:rPr>
          </w:pPr>
          <w:r w:rsidRPr="00FA03B6">
            <w:rPr>
              <w:rFonts w:ascii="Corbel" w:hAnsi="Corbel" w:cs="Corbel"/>
            </w:rPr>
            <w:t>Document d’architecture Projet</w:t>
          </w:r>
        </w:p>
      </w:tc>
    </w:tr>
  </w:tbl>
  <w:p w14:paraId="12494FA0" w14:textId="77777777" w:rsidR="00A013EE" w:rsidRDefault="00A013E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B679"/>
      </v:shape>
    </w:pict>
  </w:numPicBullet>
  <w:abstractNum w:abstractNumId="0" w15:restartNumberingAfterBreak="0">
    <w:nsid w:val="08A97C93"/>
    <w:multiLevelType w:val="hybridMultilevel"/>
    <w:tmpl w:val="D6E6C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D443BA"/>
    <w:multiLevelType w:val="hybridMultilevel"/>
    <w:tmpl w:val="D9A8A5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0564E2"/>
    <w:multiLevelType w:val="hybridMultilevel"/>
    <w:tmpl w:val="0C3236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962594"/>
    <w:multiLevelType w:val="hybridMultilevel"/>
    <w:tmpl w:val="B0E83C0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18593713"/>
    <w:multiLevelType w:val="hybridMultilevel"/>
    <w:tmpl w:val="3614F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172062"/>
    <w:multiLevelType w:val="hybridMultilevel"/>
    <w:tmpl w:val="1FDEFD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903A19"/>
    <w:multiLevelType w:val="hybridMultilevel"/>
    <w:tmpl w:val="1C5082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3C2775"/>
    <w:multiLevelType w:val="hybridMultilevel"/>
    <w:tmpl w:val="C002A3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613855"/>
    <w:multiLevelType w:val="hybridMultilevel"/>
    <w:tmpl w:val="9EACB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750C23"/>
    <w:multiLevelType w:val="hybridMultilevel"/>
    <w:tmpl w:val="9382743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AE84298"/>
    <w:multiLevelType w:val="multilevel"/>
    <w:tmpl w:val="326E1994"/>
    <w:lvl w:ilvl="0">
      <w:start w:val="1"/>
      <w:numFmt w:val="decimal"/>
      <w:lvlText w:val="%1"/>
      <w:lvlJc w:val="left"/>
      <w:pPr>
        <w:tabs>
          <w:tab w:val="num" w:pos="432"/>
        </w:tabs>
        <w:ind w:left="432" w:hanging="432"/>
      </w:pPr>
      <w:rPr>
        <w:rFonts w:hint="default"/>
        <w:b/>
        <w:i w:val="0"/>
        <w:sz w:val="28"/>
      </w:rPr>
    </w:lvl>
    <w:lvl w:ilvl="1">
      <w:start w:val="1"/>
      <w:numFmt w:val="decimal"/>
      <w:lvlText w:val="%1.%2"/>
      <w:lvlJc w:val="left"/>
      <w:pPr>
        <w:tabs>
          <w:tab w:val="num" w:pos="4545"/>
        </w:tabs>
        <w:ind w:left="4545" w:hanging="576"/>
      </w:pPr>
      <w:rPr>
        <w:rFonts w:hint="default"/>
        <w:b/>
        <w:i w:val="0"/>
        <w:sz w:val="22"/>
        <w:lang w:val="fr-FR"/>
      </w:rPr>
    </w:lvl>
    <w:lvl w:ilvl="2">
      <w:start w:val="1"/>
      <w:numFmt w:val="decimal"/>
      <w:lvlText w:val="%1.%2.%3"/>
      <w:lvlJc w:val="left"/>
      <w:pPr>
        <w:tabs>
          <w:tab w:val="num" w:pos="720"/>
        </w:tabs>
        <w:ind w:left="720" w:hanging="720"/>
      </w:pPr>
      <w:rPr>
        <w:rFonts w:hint="default"/>
        <w:b/>
        <w:i/>
        <w:spacing w:val="-8"/>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B0227E9"/>
    <w:multiLevelType w:val="hybridMultilevel"/>
    <w:tmpl w:val="7A6A9D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D89249C"/>
    <w:multiLevelType w:val="hybridMultilevel"/>
    <w:tmpl w:val="552250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77132C"/>
    <w:multiLevelType w:val="hybridMultilevel"/>
    <w:tmpl w:val="731C79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723158"/>
    <w:multiLevelType w:val="multilevel"/>
    <w:tmpl w:val="26E45162"/>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718"/>
        </w:tabs>
        <w:ind w:left="718" w:hanging="576"/>
      </w:pPr>
      <w:rPr>
        <w:rFonts w:cs="Times New Roman"/>
      </w:rPr>
    </w:lvl>
    <w:lvl w:ilvl="2">
      <w:start w:val="1"/>
      <w:numFmt w:val="decimal"/>
      <w:pStyle w:val="Titre3"/>
      <w:lvlText w:val="%1.%2.%3"/>
      <w:lvlJc w:val="left"/>
      <w:pPr>
        <w:tabs>
          <w:tab w:val="num" w:pos="720"/>
        </w:tabs>
        <w:ind w:left="720" w:hanging="720"/>
      </w:pPr>
      <w:rPr>
        <w:rFonts w:cs="Times New Roman"/>
      </w:rPr>
    </w:lvl>
    <w:lvl w:ilvl="3">
      <w:start w:val="1"/>
      <w:numFmt w:val="bullet"/>
      <w:lvlText w:val=""/>
      <w:lvlPicBulletId w:val="0"/>
      <w:lvlJc w:val="left"/>
      <w:pPr>
        <w:tabs>
          <w:tab w:val="num" w:pos="864"/>
        </w:tabs>
        <w:ind w:left="864" w:hanging="864"/>
      </w:pPr>
      <w:rPr>
        <w:rFonts w:ascii="Symbol" w:hAnsi="Symbol" w:hint="default"/>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5" w15:restartNumberingAfterBreak="0">
    <w:nsid w:val="32C43D21"/>
    <w:multiLevelType w:val="hybridMultilevel"/>
    <w:tmpl w:val="9A7AE7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31F6824"/>
    <w:multiLevelType w:val="hybridMultilevel"/>
    <w:tmpl w:val="E15C197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7" w15:restartNumberingAfterBreak="0">
    <w:nsid w:val="34D644AC"/>
    <w:multiLevelType w:val="hybridMultilevel"/>
    <w:tmpl w:val="957AD1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C33CC7"/>
    <w:multiLevelType w:val="hybridMultilevel"/>
    <w:tmpl w:val="847E5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F3583B"/>
    <w:multiLevelType w:val="hybridMultilevel"/>
    <w:tmpl w:val="46440B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6740A0F"/>
    <w:multiLevelType w:val="hybridMultilevel"/>
    <w:tmpl w:val="3344132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E1762A2"/>
    <w:multiLevelType w:val="hybridMultilevel"/>
    <w:tmpl w:val="527E0B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11249E7"/>
    <w:multiLevelType w:val="hybridMultilevel"/>
    <w:tmpl w:val="D2FA54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14E4141"/>
    <w:multiLevelType w:val="hybridMultilevel"/>
    <w:tmpl w:val="50F643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A64512F"/>
    <w:multiLevelType w:val="hybridMultilevel"/>
    <w:tmpl w:val="8CF64E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09017B4"/>
    <w:multiLevelType w:val="hybridMultilevel"/>
    <w:tmpl w:val="069AA3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7C3B2BAA"/>
    <w:multiLevelType w:val="hybridMultilevel"/>
    <w:tmpl w:val="8F44CB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E87531E"/>
    <w:multiLevelType w:val="hybridMultilevel"/>
    <w:tmpl w:val="24DA3B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18"/>
  </w:num>
  <w:num w:numId="3">
    <w:abstractNumId w:val="8"/>
  </w:num>
  <w:num w:numId="4">
    <w:abstractNumId w:val="13"/>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num>
  <w:num w:numId="7">
    <w:abstractNumId w:val="10"/>
  </w:num>
  <w:num w:numId="8">
    <w:abstractNumId w:val="14"/>
  </w:num>
  <w:num w:numId="9">
    <w:abstractNumId w:val="2"/>
  </w:num>
  <w:num w:numId="10">
    <w:abstractNumId w:val="22"/>
  </w:num>
  <w:num w:numId="11">
    <w:abstractNumId w:val="20"/>
  </w:num>
  <w:num w:numId="12">
    <w:abstractNumId w:val="27"/>
  </w:num>
  <w:num w:numId="13">
    <w:abstractNumId w:val="6"/>
  </w:num>
  <w:num w:numId="14">
    <w:abstractNumId w:val="23"/>
  </w:num>
  <w:num w:numId="15">
    <w:abstractNumId w:val="15"/>
  </w:num>
  <w:num w:numId="16">
    <w:abstractNumId w:val="1"/>
  </w:num>
  <w:num w:numId="17">
    <w:abstractNumId w:val="14"/>
  </w:num>
  <w:num w:numId="18">
    <w:abstractNumId w:val="5"/>
  </w:num>
  <w:num w:numId="19">
    <w:abstractNumId w:val="26"/>
  </w:num>
  <w:num w:numId="20">
    <w:abstractNumId w:val="4"/>
  </w:num>
  <w:num w:numId="21">
    <w:abstractNumId w:val="19"/>
  </w:num>
  <w:num w:numId="22">
    <w:abstractNumId w:val="11"/>
  </w:num>
  <w:num w:numId="23">
    <w:abstractNumId w:val="0"/>
  </w:num>
  <w:num w:numId="24">
    <w:abstractNumId w:val="16"/>
  </w:num>
  <w:num w:numId="25">
    <w:abstractNumId w:val="17"/>
  </w:num>
  <w:num w:numId="26">
    <w:abstractNumId w:val="3"/>
  </w:num>
  <w:num w:numId="27">
    <w:abstractNumId w:val="7"/>
  </w:num>
  <w:num w:numId="28">
    <w:abstractNumId w:val="12"/>
  </w:num>
  <w:num w:numId="29">
    <w:abstractNumId w:val="9"/>
  </w:num>
  <w:num w:numId="30">
    <w:abstractNumId w:val="21"/>
  </w:num>
  <w:num w:numId="31">
    <w:abstractNumId w:val="24"/>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NOPTCHENKO Xavier">
    <w15:presenceInfo w15:providerId="AD" w15:userId="S-1-5-21-1292428093-507921405-725345543-692707"/>
  </w15:person>
  <w15:person w15:author="Gerard KOUASSI">
    <w15:presenceInfo w15:providerId="AD" w15:userId="S-1-5-21-1292428093-507921405-725345543-15884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hideGrammaticalErrors/>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3B6"/>
    <w:rsid w:val="0000092C"/>
    <w:rsid w:val="000014F6"/>
    <w:rsid w:val="00003222"/>
    <w:rsid w:val="00003DDE"/>
    <w:rsid w:val="00007671"/>
    <w:rsid w:val="000079BD"/>
    <w:rsid w:val="00007B0A"/>
    <w:rsid w:val="0001008B"/>
    <w:rsid w:val="0001049B"/>
    <w:rsid w:val="00010D5E"/>
    <w:rsid w:val="0001313A"/>
    <w:rsid w:val="000135F5"/>
    <w:rsid w:val="00013A77"/>
    <w:rsid w:val="00015EEE"/>
    <w:rsid w:val="0001687F"/>
    <w:rsid w:val="000170E9"/>
    <w:rsid w:val="000176B1"/>
    <w:rsid w:val="00023489"/>
    <w:rsid w:val="0002376D"/>
    <w:rsid w:val="00023B7B"/>
    <w:rsid w:val="00023C60"/>
    <w:rsid w:val="00023F6A"/>
    <w:rsid w:val="00024A57"/>
    <w:rsid w:val="00030542"/>
    <w:rsid w:val="0003067D"/>
    <w:rsid w:val="00031353"/>
    <w:rsid w:val="00031505"/>
    <w:rsid w:val="00032550"/>
    <w:rsid w:val="00032710"/>
    <w:rsid w:val="00032B52"/>
    <w:rsid w:val="00035116"/>
    <w:rsid w:val="00035A73"/>
    <w:rsid w:val="00036F69"/>
    <w:rsid w:val="00037ADF"/>
    <w:rsid w:val="000403DD"/>
    <w:rsid w:val="00042272"/>
    <w:rsid w:val="000422A0"/>
    <w:rsid w:val="00042B56"/>
    <w:rsid w:val="00043299"/>
    <w:rsid w:val="000433DA"/>
    <w:rsid w:val="00043688"/>
    <w:rsid w:val="00044802"/>
    <w:rsid w:val="00045CA6"/>
    <w:rsid w:val="000509FB"/>
    <w:rsid w:val="00053A5A"/>
    <w:rsid w:val="00053AFD"/>
    <w:rsid w:val="0005419D"/>
    <w:rsid w:val="00054FF0"/>
    <w:rsid w:val="00056BFA"/>
    <w:rsid w:val="00057B0E"/>
    <w:rsid w:val="00061D58"/>
    <w:rsid w:val="000634BD"/>
    <w:rsid w:val="00064866"/>
    <w:rsid w:val="00064AFB"/>
    <w:rsid w:val="00065F71"/>
    <w:rsid w:val="00066D4D"/>
    <w:rsid w:val="000705B8"/>
    <w:rsid w:val="00071819"/>
    <w:rsid w:val="00072407"/>
    <w:rsid w:val="000730B8"/>
    <w:rsid w:val="00073F72"/>
    <w:rsid w:val="00073FAD"/>
    <w:rsid w:val="00074FCE"/>
    <w:rsid w:val="00075636"/>
    <w:rsid w:val="000766B8"/>
    <w:rsid w:val="00077051"/>
    <w:rsid w:val="000800EE"/>
    <w:rsid w:val="00081BBE"/>
    <w:rsid w:val="00081CB7"/>
    <w:rsid w:val="00082B53"/>
    <w:rsid w:val="00082F0A"/>
    <w:rsid w:val="00083D54"/>
    <w:rsid w:val="00084930"/>
    <w:rsid w:val="000851DA"/>
    <w:rsid w:val="000868CF"/>
    <w:rsid w:val="00086BE7"/>
    <w:rsid w:val="00087000"/>
    <w:rsid w:val="0008723D"/>
    <w:rsid w:val="00087DF1"/>
    <w:rsid w:val="0009028A"/>
    <w:rsid w:val="00090841"/>
    <w:rsid w:val="00090A38"/>
    <w:rsid w:val="00090DC9"/>
    <w:rsid w:val="000915A3"/>
    <w:rsid w:val="00091867"/>
    <w:rsid w:val="000926B4"/>
    <w:rsid w:val="00092F6F"/>
    <w:rsid w:val="00093775"/>
    <w:rsid w:val="00093A01"/>
    <w:rsid w:val="00095515"/>
    <w:rsid w:val="000966A2"/>
    <w:rsid w:val="00096E08"/>
    <w:rsid w:val="00096EB1"/>
    <w:rsid w:val="000A19D6"/>
    <w:rsid w:val="000A3873"/>
    <w:rsid w:val="000A40E3"/>
    <w:rsid w:val="000A42F8"/>
    <w:rsid w:val="000A46B2"/>
    <w:rsid w:val="000A7CE0"/>
    <w:rsid w:val="000B06DD"/>
    <w:rsid w:val="000B07DB"/>
    <w:rsid w:val="000B0EC7"/>
    <w:rsid w:val="000B15FD"/>
    <w:rsid w:val="000B16BE"/>
    <w:rsid w:val="000B42F6"/>
    <w:rsid w:val="000B434B"/>
    <w:rsid w:val="000B5C7B"/>
    <w:rsid w:val="000B7F38"/>
    <w:rsid w:val="000C029E"/>
    <w:rsid w:val="000C03CC"/>
    <w:rsid w:val="000C2301"/>
    <w:rsid w:val="000C5DBE"/>
    <w:rsid w:val="000D00FD"/>
    <w:rsid w:val="000D08FA"/>
    <w:rsid w:val="000D2138"/>
    <w:rsid w:val="000D2F5C"/>
    <w:rsid w:val="000D35F5"/>
    <w:rsid w:val="000D4D4A"/>
    <w:rsid w:val="000D5E31"/>
    <w:rsid w:val="000D673A"/>
    <w:rsid w:val="000D7A21"/>
    <w:rsid w:val="000E18C1"/>
    <w:rsid w:val="000E2AC1"/>
    <w:rsid w:val="000E2C7F"/>
    <w:rsid w:val="000E3EB9"/>
    <w:rsid w:val="000E4E03"/>
    <w:rsid w:val="000E5009"/>
    <w:rsid w:val="000E5388"/>
    <w:rsid w:val="000E76CE"/>
    <w:rsid w:val="000F0D90"/>
    <w:rsid w:val="000F0EFC"/>
    <w:rsid w:val="000F48E6"/>
    <w:rsid w:val="000F7758"/>
    <w:rsid w:val="00100FAA"/>
    <w:rsid w:val="00102311"/>
    <w:rsid w:val="0010296F"/>
    <w:rsid w:val="001036E4"/>
    <w:rsid w:val="00103D28"/>
    <w:rsid w:val="0010485E"/>
    <w:rsid w:val="00104A2F"/>
    <w:rsid w:val="00104CD0"/>
    <w:rsid w:val="00105F14"/>
    <w:rsid w:val="00111A1B"/>
    <w:rsid w:val="00111DA4"/>
    <w:rsid w:val="001120EA"/>
    <w:rsid w:val="0011279C"/>
    <w:rsid w:val="00112878"/>
    <w:rsid w:val="00112EEB"/>
    <w:rsid w:val="0011551D"/>
    <w:rsid w:val="00115E1B"/>
    <w:rsid w:val="0011787D"/>
    <w:rsid w:val="00120114"/>
    <w:rsid w:val="00121362"/>
    <w:rsid w:val="00122746"/>
    <w:rsid w:val="00122F1C"/>
    <w:rsid w:val="0012421C"/>
    <w:rsid w:val="00126C55"/>
    <w:rsid w:val="00127AC4"/>
    <w:rsid w:val="00130FA0"/>
    <w:rsid w:val="00131116"/>
    <w:rsid w:val="001319F1"/>
    <w:rsid w:val="001322D7"/>
    <w:rsid w:val="00133A47"/>
    <w:rsid w:val="001344BF"/>
    <w:rsid w:val="0013521E"/>
    <w:rsid w:val="001354E1"/>
    <w:rsid w:val="001367E0"/>
    <w:rsid w:val="0013769E"/>
    <w:rsid w:val="001378E3"/>
    <w:rsid w:val="00137DE5"/>
    <w:rsid w:val="00140048"/>
    <w:rsid w:val="0014036E"/>
    <w:rsid w:val="001404C3"/>
    <w:rsid w:val="0014283D"/>
    <w:rsid w:val="00143A17"/>
    <w:rsid w:val="0014688F"/>
    <w:rsid w:val="00147AE4"/>
    <w:rsid w:val="00150455"/>
    <w:rsid w:val="00151548"/>
    <w:rsid w:val="0015228F"/>
    <w:rsid w:val="001528F6"/>
    <w:rsid w:val="00154B96"/>
    <w:rsid w:val="001559F3"/>
    <w:rsid w:val="00155BA1"/>
    <w:rsid w:val="00155D26"/>
    <w:rsid w:val="0015665F"/>
    <w:rsid w:val="00156940"/>
    <w:rsid w:val="001577C9"/>
    <w:rsid w:val="00157889"/>
    <w:rsid w:val="0016053E"/>
    <w:rsid w:val="00160C70"/>
    <w:rsid w:val="00161217"/>
    <w:rsid w:val="00164E51"/>
    <w:rsid w:val="00166210"/>
    <w:rsid w:val="0016635C"/>
    <w:rsid w:val="001673E3"/>
    <w:rsid w:val="00167F1E"/>
    <w:rsid w:val="00170C57"/>
    <w:rsid w:val="00170F2B"/>
    <w:rsid w:val="00171D4C"/>
    <w:rsid w:val="00175AF5"/>
    <w:rsid w:val="00176965"/>
    <w:rsid w:val="00176EE8"/>
    <w:rsid w:val="00182C1B"/>
    <w:rsid w:val="00186D82"/>
    <w:rsid w:val="00187AEE"/>
    <w:rsid w:val="00187E36"/>
    <w:rsid w:val="00187F6C"/>
    <w:rsid w:val="00191918"/>
    <w:rsid w:val="001931BF"/>
    <w:rsid w:val="00193A05"/>
    <w:rsid w:val="00193D29"/>
    <w:rsid w:val="00194596"/>
    <w:rsid w:val="001953B7"/>
    <w:rsid w:val="001979AC"/>
    <w:rsid w:val="001A0CCF"/>
    <w:rsid w:val="001A33D8"/>
    <w:rsid w:val="001A58BD"/>
    <w:rsid w:val="001A5C6A"/>
    <w:rsid w:val="001A5FFD"/>
    <w:rsid w:val="001A6599"/>
    <w:rsid w:val="001B3AEE"/>
    <w:rsid w:val="001B711B"/>
    <w:rsid w:val="001B7DAF"/>
    <w:rsid w:val="001C0181"/>
    <w:rsid w:val="001C1AC3"/>
    <w:rsid w:val="001C2025"/>
    <w:rsid w:val="001C4736"/>
    <w:rsid w:val="001C59DF"/>
    <w:rsid w:val="001C62C2"/>
    <w:rsid w:val="001C6935"/>
    <w:rsid w:val="001C6C11"/>
    <w:rsid w:val="001C6D60"/>
    <w:rsid w:val="001C7309"/>
    <w:rsid w:val="001D06C1"/>
    <w:rsid w:val="001D0CC1"/>
    <w:rsid w:val="001D153C"/>
    <w:rsid w:val="001D1EC4"/>
    <w:rsid w:val="001D24B6"/>
    <w:rsid w:val="001D359C"/>
    <w:rsid w:val="001D4F4B"/>
    <w:rsid w:val="001D661F"/>
    <w:rsid w:val="001D7F62"/>
    <w:rsid w:val="001E01A1"/>
    <w:rsid w:val="001E1E7D"/>
    <w:rsid w:val="001E2640"/>
    <w:rsid w:val="001E2CC5"/>
    <w:rsid w:val="001E325F"/>
    <w:rsid w:val="001E389A"/>
    <w:rsid w:val="001E3D78"/>
    <w:rsid w:val="001E57D2"/>
    <w:rsid w:val="001E5B93"/>
    <w:rsid w:val="001E5CED"/>
    <w:rsid w:val="001E64F8"/>
    <w:rsid w:val="001E6D9B"/>
    <w:rsid w:val="001E75F0"/>
    <w:rsid w:val="001E794C"/>
    <w:rsid w:val="001F074B"/>
    <w:rsid w:val="001F1A39"/>
    <w:rsid w:val="001F220C"/>
    <w:rsid w:val="001F229D"/>
    <w:rsid w:val="001F4518"/>
    <w:rsid w:val="001F7B71"/>
    <w:rsid w:val="0020135C"/>
    <w:rsid w:val="00201C0A"/>
    <w:rsid w:val="00201C82"/>
    <w:rsid w:val="00201E4D"/>
    <w:rsid w:val="00203908"/>
    <w:rsid w:val="00205618"/>
    <w:rsid w:val="002071F8"/>
    <w:rsid w:val="00210988"/>
    <w:rsid w:val="00211A12"/>
    <w:rsid w:val="00213A0D"/>
    <w:rsid w:val="00214DAB"/>
    <w:rsid w:val="00215249"/>
    <w:rsid w:val="00215746"/>
    <w:rsid w:val="00215B51"/>
    <w:rsid w:val="00216CBE"/>
    <w:rsid w:val="00216E61"/>
    <w:rsid w:val="00216E8B"/>
    <w:rsid w:val="00217B51"/>
    <w:rsid w:val="00217F77"/>
    <w:rsid w:val="00217FB2"/>
    <w:rsid w:val="0022362F"/>
    <w:rsid w:val="002247F6"/>
    <w:rsid w:val="0022668B"/>
    <w:rsid w:val="002266D0"/>
    <w:rsid w:val="00227CA9"/>
    <w:rsid w:val="002300F6"/>
    <w:rsid w:val="00230B62"/>
    <w:rsid w:val="00230D73"/>
    <w:rsid w:val="00231078"/>
    <w:rsid w:val="00234094"/>
    <w:rsid w:val="002348FD"/>
    <w:rsid w:val="00236508"/>
    <w:rsid w:val="002368B8"/>
    <w:rsid w:val="00237121"/>
    <w:rsid w:val="002377D8"/>
    <w:rsid w:val="002379E6"/>
    <w:rsid w:val="00237DC8"/>
    <w:rsid w:val="00240543"/>
    <w:rsid w:val="00240CD2"/>
    <w:rsid w:val="00242A3E"/>
    <w:rsid w:val="00245511"/>
    <w:rsid w:val="0024658A"/>
    <w:rsid w:val="00246D7C"/>
    <w:rsid w:val="00247037"/>
    <w:rsid w:val="00250DFD"/>
    <w:rsid w:val="002519DF"/>
    <w:rsid w:val="0025211E"/>
    <w:rsid w:val="00253D8E"/>
    <w:rsid w:val="00254BB9"/>
    <w:rsid w:val="00255D0B"/>
    <w:rsid w:val="00256A36"/>
    <w:rsid w:val="00256F10"/>
    <w:rsid w:val="002571B3"/>
    <w:rsid w:val="00257433"/>
    <w:rsid w:val="00257DA4"/>
    <w:rsid w:val="00260361"/>
    <w:rsid w:val="0026172D"/>
    <w:rsid w:val="00261BED"/>
    <w:rsid w:val="002629C8"/>
    <w:rsid w:val="0026308D"/>
    <w:rsid w:val="0026372B"/>
    <w:rsid w:val="00265563"/>
    <w:rsid w:val="002664BF"/>
    <w:rsid w:val="00266CAF"/>
    <w:rsid w:val="002679B7"/>
    <w:rsid w:val="00267C34"/>
    <w:rsid w:val="00270016"/>
    <w:rsid w:val="00270AEC"/>
    <w:rsid w:val="0027260A"/>
    <w:rsid w:val="0027297B"/>
    <w:rsid w:val="00272ED5"/>
    <w:rsid w:val="002742D3"/>
    <w:rsid w:val="002756C3"/>
    <w:rsid w:val="0027710F"/>
    <w:rsid w:val="00277AF5"/>
    <w:rsid w:val="00277F88"/>
    <w:rsid w:val="002809E2"/>
    <w:rsid w:val="00280A4E"/>
    <w:rsid w:val="00281070"/>
    <w:rsid w:val="002819F5"/>
    <w:rsid w:val="00281BBE"/>
    <w:rsid w:val="00282918"/>
    <w:rsid w:val="00284157"/>
    <w:rsid w:val="0028473C"/>
    <w:rsid w:val="00287ED9"/>
    <w:rsid w:val="0029020F"/>
    <w:rsid w:val="0029098E"/>
    <w:rsid w:val="002909A4"/>
    <w:rsid w:val="0029207F"/>
    <w:rsid w:val="00292124"/>
    <w:rsid w:val="00294DC8"/>
    <w:rsid w:val="002954C1"/>
    <w:rsid w:val="0029646E"/>
    <w:rsid w:val="00296676"/>
    <w:rsid w:val="00296DD8"/>
    <w:rsid w:val="002A02F7"/>
    <w:rsid w:val="002A03F8"/>
    <w:rsid w:val="002A072D"/>
    <w:rsid w:val="002A07D2"/>
    <w:rsid w:val="002A1E6F"/>
    <w:rsid w:val="002A2675"/>
    <w:rsid w:val="002A33CD"/>
    <w:rsid w:val="002A3AB8"/>
    <w:rsid w:val="002A5B68"/>
    <w:rsid w:val="002A790D"/>
    <w:rsid w:val="002A7FF7"/>
    <w:rsid w:val="002B1B1C"/>
    <w:rsid w:val="002B2C74"/>
    <w:rsid w:val="002B3550"/>
    <w:rsid w:val="002B432E"/>
    <w:rsid w:val="002B4C0E"/>
    <w:rsid w:val="002B6E4D"/>
    <w:rsid w:val="002B6F55"/>
    <w:rsid w:val="002B728D"/>
    <w:rsid w:val="002C0F13"/>
    <w:rsid w:val="002C1483"/>
    <w:rsid w:val="002C1E2D"/>
    <w:rsid w:val="002C2147"/>
    <w:rsid w:val="002C2878"/>
    <w:rsid w:val="002C2CCA"/>
    <w:rsid w:val="002C2D4B"/>
    <w:rsid w:val="002C3CF5"/>
    <w:rsid w:val="002C5462"/>
    <w:rsid w:val="002C631D"/>
    <w:rsid w:val="002C7452"/>
    <w:rsid w:val="002D01CB"/>
    <w:rsid w:val="002D5266"/>
    <w:rsid w:val="002D68BB"/>
    <w:rsid w:val="002D6D21"/>
    <w:rsid w:val="002D7D67"/>
    <w:rsid w:val="002E087A"/>
    <w:rsid w:val="002E09D4"/>
    <w:rsid w:val="002E20AF"/>
    <w:rsid w:val="002E2A1A"/>
    <w:rsid w:val="002E30AC"/>
    <w:rsid w:val="002E3E02"/>
    <w:rsid w:val="002E4BAD"/>
    <w:rsid w:val="002E50AB"/>
    <w:rsid w:val="002E5E51"/>
    <w:rsid w:val="002E622A"/>
    <w:rsid w:val="002E7EBB"/>
    <w:rsid w:val="002F1F43"/>
    <w:rsid w:val="002F21A0"/>
    <w:rsid w:val="002F34B9"/>
    <w:rsid w:val="002F47D4"/>
    <w:rsid w:val="002F4A88"/>
    <w:rsid w:val="002F79D5"/>
    <w:rsid w:val="00300460"/>
    <w:rsid w:val="00300D61"/>
    <w:rsid w:val="003013DD"/>
    <w:rsid w:val="003016EC"/>
    <w:rsid w:val="00301F94"/>
    <w:rsid w:val="0030295A"/>
    <w:rsid w:val="003040F6"/>
    <w:rsid w:val="00305308"/>
    <w:rsid w:val="00305B0F"/>
    <w:rsid w:val="003061CE"/>
    <w:rsid w:val="00306370"/>
    <w:rsid w:val="00306771"/>
    <w:rsid w:val="003077E6"/>
    <w:rsid w:val="00307BE5"/>
    <w:rsid w:val="00307BF2"/>
    <w:rsid w:val="00310AFB"/>
    <w:rsid w:val="003114BE"/>
    <w:rsid w:val="00311E0C"/>
    <w:rsid w:val="00312194"/>
    <w:rsid w:val="00312B14"/>
    <w:rsid w:val="003158BE"/>
    <w:rsid w:val="00315C58"/>
    <w:rsid w:val="003207AB"/>
    <w:rsid w:val="00320BAA"/>
    <w:rsid w:val="0032112D"/>
    <w:rsid w:val="00321321"/>
    <w:rsid w:val="00321A3B"/>
    <w:rsid w:val="003224B2"/>
    <w:rsid w:val="00322876"/>
    <w:rsid w:val="00322C39"/>
    <w:rsid w:val="0032349D"/>
    <w:rsid w:val="003249A9"/>
    <w:rsid w:val="00327617"/>
    <w:rsid w:val="00327A31"/>
    <w:rsid w:val="00327FFA"/>
    <w:rsid w:val="00330C5D"/>
    <w:rsid w:val="00331473"/>
    <w:rsid w:val="00332EE2"/>
    <w:rsid w:val="0033339C"/>
    <w:rsid w:val="00333678"/>
    <w:rsid w:val="00335573"/>
    <w:rsid w:val="00337989"/>
    <w:rsid w:val="00337F9A"/>
    <w:rsid w:val="00341B29"/>
    <w:rsid w:val="00341F34"/>
    <w:rsid w:val="003424D1"/>
    <w:rsid w:val="003425A4"/>
    <w:rsid w:val="003439B0"/>
    <w:rsid w:val="0034487B"/>
    <w:rsid w:val="003455B7"/>
    <w:rsid w:val="0034633B"/>
    <w:rsid w:val="00350F6A"/>
    <w:rsid w:val="00351289"/>
    <w:rsid w:val="003544FF"/>
    <w:rsid w:val="00354508"/>
    <w:rsid w:val="00354892"/>
    <w:rsid w:val="00354ABC"/>
    <w:rsid w:val="00355333"/>
    <w:rsid w:val="0035573E"/>
    <w:rsid w:val="00355768"/>
    <w:rsid w:val="00356AB0"/>
    <w:rsid w:val="00360808"/>
    <w:rsid w:val="00360C23"/>
    <w:rsid w:val="003615E3"/>
    <w:rsid w:val="00364EFA"/>
    <w:rsid w:val="0036564D"/>
    <w:rsid w:val="00365AAF"/>
    <w:rsid w:val="00366121"/>
    <w:rsid w:val="00366556"/>
    <w:rsid w:val="00367406"/>
    <w:rsid w:val="003706F2"/>
    <w:rsid w:val="0037358F"/>
    <w:rsid w:val="00373790"/>
    <w:rsid w:val="0037419B"/>
    <w:rsid w:val="003752E9"/>
    <w:rsid w:val="0037593D"/>
    <w:rsid w:val="00377583"/>
    <w:rsid w:val="003779B5"/>
    <w:rsid w:val="003814DE"/>
    <w:rsid w:val="003825F4"/>
    <w:rsid w:val="00383A6A"/>
    <w:rsid w:val="00384234"/>
    <w:rsid w:val="0038580D"/>
    <w:rsid w:val="00385ABF"/>
    <w:rsid w:val="0038613A"/>
    <w:rsid w:val="003917A4"/>
    <w:rsid w:val="00391ABF"/>
    <w:rsid w:val="00391CAF"/>
    <w:rsid w:val="00392C55"/>
    <w:rsid w:val="00392FE9"/>
    <w:rsid w:val="003936BB"/>
    <w:rsid w:val="00394235"/>
    <w:rsid w:val="003966FC"/>
    <w:rsid w:val="00396BB0"/>
    <w:rsid w:val="00397668"/>
    <w:rsid w:val="003A29D7"/>
    <w:rsid w:val="003A2B96"/>
    <w:rsid w:val="003A54B2"/>
    <w:rsid w:val="003A628A"/>
    <w:rsid w:val="003A6E7E"/>
    <w:rsid w:val="003A7675"/>
    <w:rsid w:val="003A76CD"/>
    <w:rsid w:val="003B02DE"/>
    <w:rsid w:val="003B0C28"/>
    <w:rsid w:val="003B0F70"/>
    <w:rsid w:val="003B1ADA"/>
    <w:rsid w:val="003B2221"/>
    <w:rsid w:val="003B2794"/>
    <w:rsid w:val="003B27BE"/>
    <w:rsid w:val="003B418E"/>
    <w:rsid w:val="003C163A"/>
    <w:rsid w:val="003C4D9C"/>
    <w:rsid w:val="003C4EB6"/>
    <w:rsid w:val="003C5A82"/>
    <w:rsid w:val="003C5EE9"/>
    <w:rsid w:val="003C60F1"/>
    <w:rsid w:val="003C787A"/>
    <w:rsid w:val="003D1F12"/>
    <w:rsid w:val="003D2DBD"/>
    <w:rsid w:val="003D35E2"/>
    <w:rsid w:val="003D3647"/>
    <w:rsid w:val="003D3896"/>
    <w:rsid w:val="003D4585"/>
    <w:rsid w:val="003D5FA5"/>
    <w:rsid w:val="003D6E84"/>
    <w:rsid w:val="003D7B9D"/>
    <w:rsid w:val="003E0B39"/>
    <w:rsid w:val="003E1D1E"/>
    <w:rsid w:val="003E4568"/>
    <w:rsid w:val="003E61DE"/>
    <w:rsid w:val="003E62E6"/>
    <w:rsid w:val="003E6471"/>
    <w:rsid w:val="003E6660"/>
    <w:rsid w:val="003E6CFC"/>
    <w:rsid w:val="003F00A5"/>
    <w:rsid w:val="003F0766"/>
    <w:rsid w:val="003F0BF9"/>
    <w:rsid w:val="003F156E"/>
    <w:rsid w:val="003F18BA"/>
    <w:rsid w:val="003F24BB"/>
    <w:rsid w:val="003F2CD5"/>
    <w:rsid w:val="003F3A5B"/>
    <w:rsid w:val="003F411A"/>
    <w:rsid w:val="003F5AE8"/>
    <w:rsid w:val="003F5E29"/>
    <w:rsid w:val="003F6278"/>
    <w:rsid w:val="003F684E"/>
    <w:rsid w:val="003F68C8"/>
    <w:rsid w:val="003F6D67"/>
    <w:rsid w:val="003F7084"/>
    <w:rsid w:val="004007B0"/>
    <w:rsid w:val="0040167B"/>
    <w:rsid w:val="00401CAC"/>
    <w:rsid w:val="00401E8A"/>
    <w:rsid w:val="0040236E"/>
    <w:rsid w:val="0040297D"/>
    <w:rsid w:val="0040325D"/>
    <w:rsid w:val="0040407C"/>
    <w:rsid w:val="004044C8"/>
    <w:rsid w:val="00405B24"/>
    <w:rsid w:val="0040713F"/>
    <w:rsid w:val="00407B34"/>
    <w:rsid w:val="00407E39"/>
    <w:rsid w:val="00410804"/>
    <w:rsid w:val="0041087F"/>
    <w:rsid w:val="00410AE6"/>
    <w:rsid w:val="00411828"/>
    <w:rsid w:val="004124A7"/>
    <w:rsid w:val="00413001"/>
    <w:rsid w:val="00413082"/>
    <w:rsid w:val="0041333A"/>
    <w:rsid w:val="00413429"/>
    <w:rsid w:val="00413F0A"/>
    <w:rsid w:val="004144D6"/>
    <w:rsid w:val="004153EF"/>
    <w:rsid w:val="004155A4"/>
    <w:rsid w:val="00416870"/>
    <w:rsid w:val="00416E07"/>
    <w:rsid w:val="004208B4"/>
    <w:rsid w:val="00420EB2"/>
    <w:rsid w:val="00421A53"/>
    <w:rsid w:val="00425075"/>
    <w:rsid w:val="00426298"/>
    <w:rsid w:val="00430D68"/>
    <w:rsid w:val="0043384E"/>
    <w:rsid w:val="00434CF1"/>
    <w:rsid w:val="00436FC9"/>
    <w:rsid w:val="0044004A"/>
    <w:rsid w:val="004407EF"/>
    <w:rsid w:val="004415A7"/>
    <w:rsid w:val="0044301E"/>
    <w:rsid w:val="00444B49"/>
    <w:rsid w:val="004463FD"/>
    <w:rsid w:val="004464CA"/>
    <w:rsid w:val="004502B1"/>
    <w:rsid w:val="004504A4"/>
    <w:rsid w:val="00451CBB"/>
    <w:rsid w:val="00451E64"/>
    <w:rsid w:val="00452676"/>
    <w:rsid w:val="00452833"/>
    <w:rsid w:val="0045366C"/>
    <w:rsid w:val="00455237"/>
    <w:rsid w:val="004607A3"/>
    <w:rsid w:val="004623F2"/>
    <w:rsid w:val="004632D0"/>
    <w:rsid w:val="00463F66"/>
    <w:rsid w:val="00464345"/>
    <w:rsid w:val="004663FB"/>
    <w:rsid w:val="00466CEA"/>
    <w:rsid w:val="004672EC"/>
    <w:rsid w:val="0046764A"/>
    <w:rsid w:val="00471271"/>
    <w:rsid w:val="00471F8F"/>
    <w:rsid w:val="0047268C"/>
    <w:rsid w:val="00473A18"/>
    <w:rsid w:val="00474511"/>
    <w:rsid w:val="004762D7"/>
    <w:rsid w:val="00476A27"/>
    <w:rsid w:val="00477FD9"/>
    <w:rsid w:val="00480492"/>
    <w:rsid w:val="00480D20"/>
    <w:rsid w:val="00480DEA"/>
    <w:rsid w:val="00481140"/>
    <w:rsid w:val="00483099"/>
    <w:rsid w:val="00483294"/>
    <w:rsid w:val="004856E1"/>
    <w:rsid w:val="00490DDD"/>
    <w:rsid w:val="00492E60"/>
    <w:rsid w:val="00493080"/>
    <w:rsid w:val="00493F0D"/>
    <w:rsid w:val="00494F72"/>
    <w:rsid w:val="0049661E"/>
    <w:rsid w:val="00496C96"/>
    <w:rsid w:val="004A0218"/>
    <w:rsid w:val="004A04CE"/>
    <w:rsid w:val="004A2626"/>
    <w:rsid w:val="004A2CED"/>
    <w:rsid w:val="004A4573"/>
    <w:rsid w:val="004A5263"/>
    <w:rsid w:val="004A6171"/>
    <w:rsid w:val="004A6F8F"/>
    <w:rsid w:val="004A72BA"/>
    <w:rsid w:val="004B279C"/>
    <w:rsid w:val="004B2B7B"/>
    <w:rsid w:val="004B3081"/>
    <w:rsid w:val="004B3717"/>
    <w:rsid w:val="004B48C0"/>
    <w:rsid w:val="004B53D3"/>
    <w:rsid w:val="004B6A5F"/>
    <w:rsid w:val="004B7FE3"/>
    <w:rsid w:val="004C0078"/>
    <w:rsid w:val="004C4D8E"/>
    <w:rsid w:val="004C51FC"/>
    <w:rsid w:val="004C6387"/>
    <w:rsid w:val="004C7B92"/>
    <w:rsid w:val="004D0705"/>
    <w:rsid w:val="004D07B3"/>
    <w:rsid w:val="004D149D"/>
    <w:rsid w:val="004D2BAA"/>
    <w:rsid w:val="004D2BF5"/>
    <w:rsid w:val="004D3636"/>
    <w:rsid w:val="004D3F6D"/>
    <w:rsid w:val="004D45E9"/>
    <w:rsid w:val="004D49EF"/>
    <w:rsid w:val="004D5070"/>
    <w:rsid w:val="004D5C1D"/>
    <w:rsid w:val="004D5D92"/>
    <w:rsid w:val="004D5F2E"/>
    <w:rsid w:val="004D635B"/>
    <w:rsid w:val="004D6697"/>
    <w:rsid w:val="004D6964"/>
    <w:rsid w:val="004D6B33"/>
    <w:rsid w:val="004E3324"/>
    <w:rsid w:val="004E441F"/>
    <w:rsid w:val="004E5268"/>
    <w:rsid w:val="004E6C92"/>
    <w:rsid w:val="004E7ABC"/>
    <w:rsid w:val="004F0173"/>
    <w:rsid w:val="004F2EEA"/>
    <w:rsid w:val="004F4F8A"/>
    <w:rsid w:val="0050072C"/>
    <w:rsid w:val="00502141"/>
    <w:rsid w:val="0050239F"/>
    <w:rsid w:val="005023C4"/>
    <w:rsid w:val="00503BC4"/>
    <w:rsid w:val="00503DBF"/>
    <w:rsid w:val="00503E50"/>
    <w:rsid w:val="00504B47"/>
    <w:rsid w:val="005053BF"/>
    <w:rsid w:val="00506435"/>
    <w:rsid w:val="00506F5B"/>
    <w:rsid w:val="00506F66"/>
    <w:rsid w:val="00507B4D"/>
    <w:rsid w:val="00511084"/>
    <w:rsid w:val="005113DA"/>
    <w:rsid w:val="0051157A"/>
    <w:rsid w:val="005149FD"/>
    <w:rsid w:val="0051580E"/>
    <w:rsid w:val="00516E50"/>
    <w:rsid w:val="0051799E"/>
    <w:rsid w:val="00517D78"/>
    <w:rsid w:val="00520917"/>
    <w:rsid w:val="00521D07"/>
    <w:rsid w:val="0052294E"/>
    <w:rsid w:val="005233E6"/>
    <w:rsid w:val="005246D7"/>
    <w:rsid w:val="0052608C"/>
    <w:rsid w:val="00527587"/>
    <w:rsid w:val="00527B17"/>
    <w:rsid w:val="00530850"/>
    <w:rsid w:val="00531056"/>
    <w:rsid w:val="005317EA"/>
    <w:rsid w:val="00531862"/>
    <w:rsid w:val="005330C5"/>
    <w:rsid w:val="00533891"/>
    <w:rsid w:val="00534E4C"/>
    <w:rsid w:val="005354BB"/>
    <w:rsid w:val="0053739C"/>
    <w:rsid w:val="005375C6"/>
    <w:rsid w:val="005378A7"/>
    <w:rsid w:val="00537A77"/>
    <w:rsid w:val="00537E56"/>
    <w:rsid w:val="005404B9"/>
    <w:rsid w:val="00544294"/>
    <w:rsid w:val="00545563"/>
    <w:rsid w:val="00545604"/>
    <w:rsid w:val="00545F49"/>
    <w:rsid w:val="00546EFA"/>
    <w:rsid w:val="00547151"/>
    <w:rsid w:val="00551035"/>
    <w:rsid w:val="00552BD3"/>
    <w:rsid w:val="00554A8B"/>
    <w:rsid w:val="00556021"/>
    <w:rsid w:val="0055656A"/>
    <w:rsid w:val="0055733C"/>
    <w:rsid w:val="005575A7"/>
    <w:rsid w:val="00557B3D"/>
    <w:rsid w:val="00557BC6"/>
    <w:rsid w:val="00560184"/>
    <w:rsid w:val="00560374"/>
    <w:rsid w:val="00560B96"/>
    <w:rsid w:val="00560C33"/>
    <w:rsid w:val="00560E01"/>
    <w:rsid w:val="005629E3"/>
    <w:rsid w:val="00562AB5"/>
    <w:rsid w:val="00562FF1"/>
    <w:rsid w:val="0056317E"/>
    <w:rsid w:val="005645CA"/>
    <w:rsid w:val="005647F0"/>
    <w:rsid w:val="00564F1C"/>
    <w:rsid w:val="005650DE"/>
    <w:rsid w:val="00566690"/>
    <w:rsid w:val="00567EBC"/>
    <w:rsid w:val="00567F00"/>
    <w:rsid w:val="0057100F"/>
    <w:rsid w:val="00571A2F"/>
    <w:rsid w:val="00572B02"/>
    <w:rsid w:val="00572C56"/>
    <w:rsid w:val="00572E6E"/>
    <w:rsid w:val="005739BA"/>
    <w:rsid w:val="00576097"/>
    <w:rsid w:val="00577212"/>
    <w:rsid w:val="0058053C"/>
    <w:rsid w:val="0058057D"/>
    <w:rsid w:val="005806E5"/>
    <w:rsid w:val="005807F6"/>
    <w:rsid w:val="00580A2C"/>
    <w:rsid w:val="00580DA6"/>
    <w:rsid w:val="005833FD"/>
    <w:rsid w:val="005839F0"/>
    <w:rsid w:val="005842AB"/>
    <w:rsid w:val="00584918"/>
    <w:rsid w:val="00584C87"/>
    <w:rsid w:val="00584D0F"/>
    <w:rsid w:val="0058641E"/>
    <w:rsid w:val="00586F26"/>
    <w:rsid w:val="00587BE2"/>
    <w:rsid w:val="005902D1"/>
    <w:rsid w:val="005902F6"/>
    <w:rsid w:val="005912BE"/>
    <w:rsid w:val="0059130C"/>
    <w:rsid w:val="00591728"/>
    <w:rsid w:val="005920B8"/>
    <w:rsid w:val="00592BD3"/>
    <w:rsid w:val="00592C74"/>
    <w:rsid w:val="00594EF8"/>
    <w:rsid w:val="00596631"/>
    <w:rsid w:val="00597EDE"/>
    <w:rsid w:val="005A180E"/>
    <w:rsid w:val="005A2EA2"/>
    <w:rsid w:val="005A40CE"/>
    <w:rsid w:val="005A54DB"/>
    <w:rsid w:val="005A5A68"/>
    <w:rsid w:val="005A6487"/>
    <w:rsid w:val="005A74F8"/>
    <w:rsid w:val="005A7B59"/>
    <w:rsid w:val="005B0C69"/>
    <w:rsid w:val="005B1246"/>
    <w:rsid w:val="005B19D3"/>
    <w:rsid w:val="005B1D58"/>
    <w:rsid w:val="005B25CD"/>
    <w:rsid w:val="005B2FF2"/>
    <w:rsid w:val="005B3B03"/>
    <w:rsid w:val="005B4908"/>
    <w:rsid w:val="005B691A"/>
    <w:rsid w:val="005B6C24"/>
    <w:rsid w:val="005B6D5F"/>
    <w:rsid w:val="005B7078"/>
    <w:rsid w:val="005B72E4"/>
    <w:rsid w:val="005B75F9"/>
    <w:rsid w:val="005C5A1F"/>
    <w:rsid w:val="005C6A26"/>
    <w:rsid w:val="005C6BC6"/>
    <w:rsid w:val="005C77C1"/>
    <w:rsid w:val="005D0408"/>
    <w:rsid w:val="005D5187"/>
    <w:rsid w:val="005D53F9"/>
    <w:rsid w:val="005D56D4"/>
    <w:rsid w:val="005D5C6E"/>
    <w:rsid w:val="005D684E"/>
    <w:rsid w:val="005D7728"/>
    <w:rsid w:val="005E07E0"/>
    <w:rsid w:val="005E0FE4"/>
    <w:rsid w:val="005E18E2"/>
    <w:rsid w:val="005E4A8F"/>
    <w:rsid w:val="005E6404"/>
    <w:rsid w:val="005E7744"/>
    <w:rsid w:val="005E7CFF"/>
    <w:rsid w:val="005E7FF9"/>
    <w:rsid w:val="005F1187"/>
    <w:rsid w:val="005F1CD6"/>
    <w:rsid w:val="005F1DF9"/>
    <w:rsid w:val="005F2342"/>
    <w:rsid w:val="005F2461"/>
    <w:rsid w:val="005F31D1"/>
    <w:rsid w:val="005F3A68"/>
    <w:rsid w:val="005F3B9E"/>
    <w:rsid w:val="005F413B"/>
    <w:rsid w:val="005F58D1"/>
    <w:rsid w:val="005F7EA4"/>
    <w:rsid w:val="00600264"/>
    <w:rsid w:val="006007D5"/>
    <w:rsid w:val="006007EA"/>
    <w:rsid w:val="006014EC"/>
    <w:rsid w:val="006016E6"/>
    <w:rsid w:val="006024C7"/>
    <w:rsid w:val="0060265E"/>
    <w:rsid w:val="00602E3E"/>
    <w:rsid w:val="00603B91"/>
    <w:rsid w:val="00604014"/>
    <w:rsid w:val="00604BC2"/>
    <w:rsid w:val="00605397"/>
    <w:rsid w:val="006065E1"/>
    <w:rsid w:val="00606FEB"/>
    <w:rsid w:val="00611C03"/>
    <w:rsid w:val="0061356C"/>
    <w:rsid w:val="006145B9"/>
    <w:rsid w:val="006147D9"/>
    <w:rsid w:val="00616CA1"/>
    <w:rsid w:val="00616E9C"/>
    <w:rsid w:val="006172CD"/>
    <w:rsid w:val="00622905"/>
    <w:rsid w:val="006229BD"/>
    <w:rsid w:val="00624D56"/>
    <w:rsid w:val="0062674F"/>
    <w:rsid w:val="00627658"/>
    <w:rsid w:val="00631745"/>
    <w:rsid w:val="0063192D"/>
    <w:rsid w:val="00633EFE"/>
    <w:rsid w:val="00635AA0"/>
    <w:rsid w:val="00636732"/>
    <w:rsid w:val="006379F2"/>
    <w:rsid w:val="00637D1F"/>
    <w:rsid w:val="00637E5C"/>
    <w:rsid w:val="00641EE1"/>
    <w:rsid w:val="00641FA6"/>
    <w:rsid w:val="0064505C"/>
    <w:rsid w:val="00645593"/>
    <w:rsid w:val="00645DCC"/>
    <w:rsid w:val="00646360"/>
    <w:rsid w:val="00650354"/>
    <w:rsid w:val="00650E25"/>
    <w:rsid w:val="00652587"/>
    <w:rsid w:val="00652827"/>
    <w:rsid w:val="006538E1"/>
    <w:rsid w:val="00653FBF"/>
    <w:rsid w:val="00654F2B"/>
    <w:rsid w:val="006557C0"/>
    <w:rsid w:val="006574FA"/>
    <w:rsid w:val="00663A0E"/>
    <w:rsid w:val="00664F55"/>
    <w:rsid w:val="006651C4"/>
    <w:rsid w:val="0066678D"/>
    <w:rsid w:val="00666E5D"/>
    <w:rsid w:val="006678B0"/>
    <w:rsid w:val="00667994"/>
    <w:rsid w:val="00667B11"/>
    <w:rsid w:val="00667DDB"/>
    <w:rsid w:val="006705C5"/>
    <w:rsid w:val="00670D3B"/>
    <w:rsid w:val="00671030"/>
    <w:rsid w:val="006744C1"/>
    <w:rsid w:val="00675216"/>
    <w:rsid w:val="006767CE"/>
    <w:rsid w:val="00681EB3"/>
    <w:rsid w:val="00682041"/>
    <w:rsid w:val="006824EA"/>
    <w:rsid w:val="00682976"/>
    <w:rsid w:val="00684781"/>
    <w:rsid w:val="006848DB"/>
    <w:rsid w:val="00684BA9"/>
    <w:rsid w:val="00685E72"/>
    <w:rsid w:val="00686709"/>
    <w:rsid w:val="006867FE"/>
    <w:rsid w:val="00686EEE"/>
    <w:rsid w:val="00687DB3"/>
    <w:rsid w:val="006922BA"/>
    <w:rsid w:val="0069383C"/>
    <w:rsid w:val="00694299"/>
    <w:rsid w:val="00694DCA"/>
    <w:rsid w:val="00695F18"/>
    <w:rsid w:val="00696FFB"/>
    <w:rsid w:val="00697EC0"/>
    <w:rsid w:val="006A1605"/>
    <w:rsid w:val="006A1F19"/>
    <w:rsid w:val="006A2233"/>
    <w:rsid w:val="006A3BC3"/>
    <w:rsid w:val="006A3C57"/>
    <w:rsid w:val="006A3DC7"/>
    <w:rsid w:val="006A42C9"/>
    <w:rsid w:val="006A448B"/>
    <w:rsid w:val="006A4C62"/>
    <w:rsid w:val="006B1DC7"/>
    <w:rsid w:val="006B2093"/>
    <w:rsid w:val="006B49D5"/>
    <w:rsid w:val="006B5706"/>
    <w:rsid w:val="006B5F85"/>
    <w:rsid w:val="006B6E72"/>
    <w:rsid w:val="006B7D5A"/>
    <w:rsid w:val="006C0761"/>
    <w:rsid w:val="006C3945"/>
    <w:rsid w:val="006C3E95"/>
    <w:rsid w:val="006C3EF6"/>
    <w:rsid w:val="006C6798"/>
    <w:rsid w:val="006C7F56"/>
    <w:rsid w:val="006D0096"/>
    <w:rsid w:val="006D372B"/>
    <w:rsid w:val="006D3AD0"/>
    <w:rsid w:val="006D6DF2"/>
    <w:rsid w:val="006D7AAF"/>
    <w:rsid w:val="006E04D9"/>
    <w:rsid w:val="006E0658"/>
    <w:rsid w:val="006E0C40"/>
    <w:rsid w:val="006E1D2B"/>
    <w:rsid w:val="006E1F30"/>
    <w:rsid w:val="006E27F4"/>
    <w:rsid w:val="006E3986"/>
    <w:rsid w:val="006E3B73"/>
    <w:rsid w:val="006E4611"/>
    <w:rsid w:val="006E5FDB"/>
    <w:rsid w:val="006E6AAC"/>
    <w:rsid w:val="006F05B2"/>
    <w:rsid w:val="006F0AA1"/>
    <w:rsid w:val="006F2D35"/>
    <w:rsid w:val="006F3BB6"/>
    <w:rsid w:val="006F3D0D"/>
    <w:rsid w:val="006F45A6"/>
    <w:rsid w:val="006F5951"/>
    <w:rsid w:val="006F6745"/>
    <w:rsid w:val="006F6A7E"/>
    <w:rsid w:val="006F6EA3"/>
    <w:rsid w:val="006F79C0"/>
    <w:rsid w:val="0070117E"/>
    <w:rsid w:val="007018E2"/>
    <w:rsid w:val="0070192C"/>
    <w:rsid w:val="00702A02"/>
    <w:rsid w:val="0070521A"/>
    <w:rsid w:val="007053E6"/>
    <w:rsid w:val="007055C5"/>
    <w:rsid w:val="00705BAB"/>
    <w:rsid w:val="00706C3A"/>
    <w:rsid w:val="00710D4B"/>
    <w:rsid w:val="00710DE7"/>
    <w:rsid w:val="00711135"/>
    <w:rsid w:val="00711E2B"/>
    <w:rsid w:val="00712821"/>
    <w:rsid w:val="00714507"/>
    <w:rsid w:val="00715BBC"/>
    <w:rsid w:val="007168B3"/>
    <w:rsid w:val="007175E1"/>
    <w:rsid w:val="007200CC"/>
    <w:rsid w:val="007202F3"/>
    <w:rsid w:val="00721FCA"/>
    <w:rsid w:val="00722881"/>
    <w:rsid w:val="00723124"/>
    <w:rsid w:val="007250C1"/>
    <w:rsid w:val="00726255"/>
    <w:rsid w:val="0072735A"/>
    <w:rsid w:val="0072754A"/>
    <w:rsid w:val="007301B9"/>
    <w:rsid w:val="007301D1"/>
    <w:rsid w:val="007329F7"/>
    <w:rsid w:val="00732CCF"/>
    <w:rsid w:val="007350E1"/>
    <w:rsid w:val="007367C0"/>
    <w:rsid w:val="00737052"/>
    <w:rsid w:val="00737183"/>
    <w:rsid w:val="00737E5A"/>
    <w:rsid w:val="0074058A"/>
    <w:rsid w:val="007407E1"/>
    <w:rsid w:val="007414BB"/>
    <w:rsid w:val="00741862"/>
    <w:rsid w:val="00742FAE"/>
    <w:rsid w:val="00743DB6"/>
    <w:rsid w:val="007453EE"/>
    <w:rsid w:val="00745D45"/>
    <w:rsid w:val="00747C91"/>
    <w:rsid w:val="00747F3D"/>
    <w:rsid w:val="00750BB5"/>
    <w:rsid w:val="00750D5F"/>
    <w:rsid w:val="00751223"/>
    <w:rsid w:val="00751F0D"/>
    <w:rsid w:val="00753115"/>
    <w:rsid w:val="007533B9"/>
    <w:rsid w:val="00754914"/>
    <w:rsid w:val="00754C13"/>
    <w:rsid w:val="007561A8"/>
    <w:rsid w:val="0075797F"/>
    <w:rsid w:val="00760B75"/>
    <w:rsid w:val="00761540"/>
    <w:rsid w:val="007618CE"/>
    <w:rsid w:val="007619E3"/>
    <w:rsid w:val="00762EAE"/>
    <w:rsid w:val="007638A6"/>
    <w:rsid w:val="007638FF"/>
    <w:rsid w:val="00763B7E"/>
    <w:rsid w:val="00764531"/>
    <w:rsid w:val="00764779"/>
    <w:rsid w:val="00764F77"/>
    <w:rsid w:val="00765602"/>
    <w:rsid w:val="0076567D"/>
    <w:rsid w:val="00766B64"/>
    <w:rsid w:val="00767016"/>
    <w:rsid w:val="00767533"/>
    <w:rsid w:val="00770B29"/>
    <w:rsid w:val="00770CD9"/>
    <w:rsid w:val="00771421"/>
    <w:rsid w:val="00771C92"/>
    <w:rsid w:val="00772D2D"/>
    <w:rsid w:val="0077341C"/>
    <w:rsid w:val="00774E5C"/>
    <w:rsid w:val="007750F8"/>
    <w:rsid w:val="0077598C"/>
    <w:rsid w:val="00777CA4"/>
    <w:rsid w:val="00780707"/>
    <w:rsid w:val="0078070D"/>
    <w:rsid w:val="007848CD"/>
    <w:rsid w:val="00784DC7"/>
    <w:rsid w:val="0078558E"/>
    <w:rsid w:val="00787812"/>
    <w:rsid w:val="00787DAE"/>
    <w:rsid w:val="0079149A"/>
    <w:rsid w:val="007916AC"/>
    <w:rsid w:val="00793141"/>
    <w:rsid w:val="00793CD6"/>
    <w:rsid w:val="0079624D"/>
    <w:rsid w:val="0079654A"/>
    <w:rsid w:val="007965AA"/>
    <w:rsid w:val="00796A0D"/>
    <w:rsid w:val="007978B7"/>
    <w:rsid w:val="007979A5"/>
    <w:rsid w:val="007A15C5"/>
    <w:rsid w:val="007A1965"/>
    <w:rsid w:val="007A2182"/>
    <w:rsid w:val="007A25CE"/>
    <w:rsid w:val="007A3527"/>
    <w:rsid w:val="007A38ED"/>
    <w:rsid w:val="007A6028"/>
    <w:rsid w:val="007A6435"/>
    <w:rsid w:val="007B0A97"/>
    <w:rsid w:val="007B1175"/>
    <w:rsid w:val="007B2D45"/>
    <w:rsid w:val="007B40E4"/>
    <w:rsid w:val="007B4641"/>
    <w:rsid w:val="007B4AAE"/>
    <w:rsid w:val="007B61C5"/>
    <w:rsid w:val="007B7AD2"/>
    <w:rsid w:val="007C0007"/>
    <w:rsid w:val="007C0C9E"/>
    <w:rsid w:val="007C2764"/>
    <w:rsid w:val="007C38A4"/>
    <w:rsid w:val="007C430E"/>
    <w:rsid w:val="007C45FF"/>
    <w:rsid w:val="007C4EA6"/>
    <w:rsid w:val="007C537F"/>
    <w:rsid w:val="007C610E"/>
    <w:rsid w:val="007C7680"/>
    <w:rsid w:val="007C76D3"/>
    <w:rsid w:val="007D05F4"/>
    <w:rsid w:val="007D0ED8"/>
    <w:rsid w:val="007D1EFD"/>
    <w:rsid w:val="007D1F3C"/>
    <w:rsid w:val="007D4AA0"/>
    <w:rsid w:val="007D4E0F"/>
    <w:rsid w:val="007D5725"/>
    <w:rsid w:val="007D5FAD"/>
    <w:rsid w:val="007D7055"/>
    <w:rsid w:val="007D7063"/>
    <w:rsid w:val="007D7319"/>
    <w:rsid w:val="007D7ED5"/>
    <w:rsid w:val="007E0001"/>
    <w:rsid w:val="007E0517"/>
    <w:rsid w:val="007E081C"/>
    <w:rsid w:val="007E2A89"/>
    <w:rsid w:val="007E40E7"/>
    <w:rsid w:val="007E46D4"/>
    <w:rsid w:val="007E49C7"/>
    <w:rsid w:val="007E5232"/>
    <w:rsid w:val="007E5C64"/>
    <w:rsid w:val="007E5DA9"/>
    <w:rsid w:val="007E6048"/>
    <w:rsid w:val="007E60D6"/>
    <w:rsid w:val="007E756D"/>
    <w:rsid w:val="007F1BA5"/>
    <w:rsid w:val="007F1FBF"/>
    <w:rsid w:val="007F4726"/>
    <w:rsid w:val="007F512F"/>
    <w:rsid w:val="007F728A"/>
    <w:rsid w:val="0080005C"/>
    <w:rsid w:val="00800645"/>
    <w:rsid w:val="008006C7"/>
    <w:rsid w:val="00800DA0"/>
    <w:rsid w:val="008018A9"/>
    <w:rsid w:val="00801A03"/>
    <w:rsid w:val="00802A97"/>
    <w:rsid w:val="00804993"/>
    <w:rsid w:val="00806583"/>
    <w:rsid w:val="00807532"/>
    <w:rsid w:val="008101DB"/>
    <w:rsid w:val="00810F94"/>
    <w:rsid w:val="00810FD7"/>
    <w:rsid w:val="0081154C"/>
    <w:rsid w:val="008139E3"/>
    <w:rsid w:val="00813BF8"/>
    <w:rsid w:val="00814AC9"/>
    <w:rsid w:val="00814F19"/>
    <w:rsid w:val="0081580F"/>
    <w:rsid w:val="0081591D"/>
    <w:rsid w:val="00816DEB"/>
    <w:rsid w:val="008172C1"/>
    <w:rsid w:val="00817CD6"/>
    <w:rsid w:val="00817E54"/>
    <w:rsid w:val="008207A8"/>
    <w:rsid w:val="00820A42"/>
    <w:rsid w:val="00820B18"/>
    <w:rsid w:val="00821B62"/>
    <w:rsid w:val="0082200F"/>
    <w:rsid w:val="00822388"/>
    <w:rsid w:val="00823C7A"/>
    <w:rsid w:val="00824B46"/>
    <w:rsid w:val="00824BA4"/>
    <w:rsid w:val="00825A40"/>
    <w:rsid w:val="0082652B"/>
    <w:rsid w:val="008275BB"/>
    <w:rsid w:val="00827CE9"/>
    <w:rsid w:val="00830EB7"/>
    <w:rsid w:val="00831CE7"/>
    <w:rsid w:val="008331CE"/>
    <w:rsid w:val="00833A87"/>
    <w:rsid w:val="008377D3"/>
    <w:rsid w:val="0084028A"/>
    <w:rsid w:val="00842925"/>
    <w:rsid w:val="00842C67"/>
    <w:rsid w:val="008445BC"/>
    <w:rsid w:val="00845503"/>
    <w:rsid w:val="008461EE"/>
    <w:rsid w:val="0084696B"/>
    <w:rsid w:val="00851068"/>
    <w:rsid w:val="008510FA"/>
    <w:rsid w:val="00851150"/>
    <w:rsid w:val="00851785"/>
    <w:rsid w:val="0085272C"/>
    <w:rsid w:val="00853579"/>
    <w:rsid w:val="008565CB"/>
    <w:rsid w:val="00856728"/>
    <w:rsid w:val="00856B2D"/>
    <w:rsid w:val="0086064E"/>
    <w:rsid w:val="00860C22"/>
    <w:rsid w:val="00860E8C"/>
    <w:rsid w:val="008613B9"/>
    <w:rsid w:val="00861C7B"/>
    <w:rsid w:val="00861DAF"/>
    <w:rsid w:val="008628F6"/>
    <w:rsid w:val="00862EAA"/>
    <w:rsid w:val="008650EB"/>
    <w:rsid w:val="00866E4F"/>
    <w:rsid w:val="00866F38"/>
    <w:rsid w:val="00866F4C"/>
    <w:rsid w:val="0087256D"/>
    <w:rsid w:val="008729F6"/>
    <w:rsid w:val="00873588"/>
    <w:rsid w:val="00873722"/>
    <w:rsid w:val="0087395C"/>
    <w:rsid w:val="00875C92"/>
    <w:rsid w:val="0087632C"/>
    <w:rsid w:val="00876D3B"/>
    <w:rsid w:val="00881029"/>
    <w:rsid w:val="00881AF2"/>
    <w:rsid w:val="00881BEE"/>
    <w:rsid w:val="00881FEB"/>
    <w:rsid w:val="00882139"/>
    <w:rsid w:val="00882841"/>
    <w:rsid w:val="00882FDA"/>
    <w:rsid w:val="008830B8"/>
    <w:rsid w:val="0088350D"/>
    <w:rsid w:val="00883613"/>
    <w:rsid w:val="00883B84"/>
    <w:rsid w:val="008851D2"/>
    <w:rsid w:val="008856BB"/>
    <w:rsid w:val="008879BE"/>
    <w:rsid w:val="00894100"/>
    <w:rsid w:val="008950F3"/>
    <w:rsid w:val="00895771"/>
    <w:rsid w:val="00895A9B"/>
    <w:rsid w:val="00897260"/>
    <w:rsid w:val="00897C84"/>
    <w:rsid w:val="008A2EF7"/>
    <w:rsid w:val="008A34D8"/>
    <w:rsid w:val="008A3BFE"/>
    <w:rsid w:val="008A473E"/>
    <w:rsid w:val="008A4B90"/>
    <w:rsid w:val="008A6D6A"/>
    <w:rsid w:val="008A6D8F"/>
    <w:rsid w:val="008A76C4"/>
    <w:rsid w:val="008A77AC"/>
    <w:rsid w:val="008A7FB3"/>
    <w:rsid w:val="008B1105"/>
    <w:rsid w:val="008B3F76"/>
    <w:rsid w:val="008C0035"/>
    <w:rsid w:val="008C0F43"/>
    <w:rsid w:val="008C4055"/>
    <w:rsid w:val="008C435A"/>
    <w:rsid w:val="008C5794"/>
    <w:rsid w:val="008C61A0"/>
    <w:rsid w:val="008C73B3"/>
    <w:rsid w:val="008C7810"/>
    <w:rsid w:val="008C78E8"/>
    <w:rsid w:val="008D0A45"/>
    <w:rsid w:val="008D0E8B"/>
    <w:rsid w:val="008D14B3"/>
    <w:rsid w:val="008D16D7"/>
    <w:rsid w:val="008D4013"/>
    <w:rsid w:val="008D4695"/>
    <w:rsid w:val="008D4A4C"/>
    <w:rsid w:val="008D4E67"/>
    <w:rsid w:val="008D51A5"/>
    <w:rsid w:val="008D5F7E"/>
    <w:rsid w:val="008D6F72"/>
    <w:rsid w:val="008E0344"/>
    <w:rsid w:val="008E09B8"/>
    <w:rsid w:val="008E4B49"/>
    <w:rsid w:val="008E5434"/>
    <w:rsid w:val="008E5452"/>
    <w:rsid w:val="008E5ECB"/>
    <w:rsid w:val="008E609F"/>
    <w:rsid w:val="008E6B3D"/>
    <w:rsid w:val="008E74ED"/>
    <w:rsid w:val="008F1130"/>
    <w:rsid w:val="008F3CE3"/>
    <w:rsid w:val="008F4355"/>
    <w:rsid w:val="008F45FD"/>
    <w:rsid w:val="008F475E"/>
    <w:rsid w:val="008F4FB7"/>
    <w:rsid w:val="008F61A2"/>
    <w:rsid w:val="008F6250"/>
    <w:rsid w:val="008F7788"/>
    <w:rsid w:val="008F7C46"/>
    <w:rsid w:val="00901D96"/>
    <w:rsid w:val="00903674"/>
    <w:rsid w:val="0090596A"/>
    <w:rsid w:val="00905A95"/>
    <w:rsid w:val="00906206"/>
    <w:rsid w:val="00907A28"/>
    <w:rsid w:val="00907FD1"/>
    <w:rsid w:val="00910A41"/>
    <w:rsid w:val="00911EDC"/>
    <w:rsid w:val="00911FB2"/>
    <w:rsid w:val="00912BC8"/>
    <w:rsid w:val="00912C9B"/>
    <w:rsid w:val="00912DED"/>
    <w:rsid w:val="00917DBF"/>
    <w:rsid w:val="00917F3D"/>
    <w:rsid w:val="00920116"/>
    <w:rsid w:val="00921932"/>
    <w:rsid w:val="00926542"/>
    <w:rsid w:val="009308AE"/>
    <w:rsid w:val="00931303"/>
    <w:rsid w:val="0093234F"/>
    <w:rsid w:val="00932B08"/>
    <w:rsid w:val="00936322"/>
    <w:rsid w:val="009366BB"/>
    <w:rsid w:val="00937206"/>
    <w:rsid w:val="00941AFA"/>
    <w:rsid w:val="00945194"/>
    <w:rsid w:val="009466DE"/>
    <w:rsid w:val="009479B4"/>
    <w:rsid w:val="009507A5"/>
    <w:rsid w:val="0095093D"/>
    <w:rsid w:val="0095158F"/>
    <w:rsid w:val="00951597"/>
    <w:rsid w:val="0095173D"/>
    <w:rsid w:val="0095176E"/>
    <w:rsid w:val="00951B65"/>
    <w:rsid w:val="00952785"/>
    <w:rsid w:val="009527D0"/>
    <w:rsid w:val="009544A9"/>
    <w:rsid w:val="0095483D"/>
    <w:rsid w:val="009555E0"/>
    <w:rsid w:val="0095589A"/>
    <w:rsid w:val="00955E5F"/>
    <w:rsid w:val="00956254"/>
    <w:rsid w:val="00956C9E"/>
    <w:rsid w:val="0095730C"/>
    <w:rsid w:val="009574D5"/>
    <w:rsid w:val="00960329"/>
    <w:rsid w:val="009610FA"/>
    <w:rsid w:val="00961409"/>
    <w:rsid w:val="00961E55"/>
    <w:rsid w:val="00962106"/>
    <w:rsid w:val="00963802"/>
    <w:rsid w:val="00964045"/>
    <w:rsid w:val="0096476C"/>
    <w:rsid w:val="009668C6"/>
    <w:rsid w:val="00966DCF"/>
    <w:rsid w:val="00970170"/>
    <w:rsid w:val="00970FB6"/>
    <w:rsid w:val="00971870"/>
    <w:rsid w:val="00973931"/>
    <w:rsid w:val="00977A03"/>
    <w:rsid w:val="00977BBB"/>
    <w:rsid w:val="00977E62"/>
    <w:rsid w:val="00977EE9"/>
    <w:rsid w:val="00981E78"/>
    <w:rsid w:val="0098246C"/>
    <w:rsid w:val="0098270F"/>
    <w:rsid w:val="009845AF"/>
    <w:rsid w:val="0098571D"/>
    <w:rsid w:val="0098587B"/>
    <w:rsid w:val="00987437"/>
    <w:rsid w:val="009907B7"/>
    <w:rsid w:val="00990AF1"/>
    <w:rsid w:val="00990C95"/>
    <w:rsid w:val="009910E9"/>
    <w:rsid w:val="00992720"/>
    <w:rsid w:val="009930B6"/>
    <w:rsid w:val="009938CC"/>
    <w:rsid w:val="00993F47"/>
    <w:rsid w:val="009970F0"/>
    <w:rsid w:val="00997579"/>
    <w:rsid w:val="009976E3"/>
    <w:rsid w:val="009A0FD9"/>
    <w:rsid w:val="009A28EE"/>
    <w:rsid w:val="009A29A6"/>
    <w:rsid w:val="009A32A7"/>
    <w:rsid w:val="009A330D"/>
    <w:rsid w:val="009A37ED"/>
    <w:rsid w:val="009A4DCC"/>
    <w:rsid w:val="009A6ED6"/>
    <w:rsid w:val="009A701F"/>
    <w:rsid w:val="009B1E4B"/>
    <w:rsid w:val="009B33D2"/>
    <w:rsid w:val="009B39EA"/>
    <w:rsid w:val="009B3A92"/>
    <w:rsid w:val="009B4146"/>
    <w:rsid w:val="009B4998"/>
    <w:rsid w:val="009B4BDF"/>
    <w:rsid w:val="009B6B11"/>
    <w:rsid w:val="009B6F51"/>
    <w:rsid w:val="009B7773"/>
    <w:rsid w:val="009B7BDF"/>
    <w:rsid w:val="009B7E6A"/>
    <w:rsid w:val="009C131A"/>
    <w:rsid w:val="009C3091"/>
    <w:rsid w:val="009C7E3F"/>
    <w:rsid w:val="009C7E46"/>
    <w:rsid w:val="009C7EF7"/>
    <w:rsid w:val="009D06DE"/>
    <w:rsid w:val="009D078E"/>
    <w:rsid w:val="009D0D7D"/>
    <w:rsid w:val="009D121F"/>
    <w:rsid w:val="009D2A30"/>
    <w:rsid w:val="009D2C1E"/>
    <w:rsid w:val="009D5AE7"/>
    <w:rsid w:val="009D7081"/>
    <w:rsid w:val="009D7761"/>
    <w:rsid w:val="009E1C85"/>
    <w:rsid w:val="009E2842"/>
    <w:rsid w:val="009E3029"/>
    <w:rsid w:val="009E3030"/>
    <w:rsid w:val="009E345D"/>
    <w:rsid w:val="009E3C99"/>
    <w:rsid w:val="009E532C"/>
    <w:rsid w:val="009E5E00"/>
    <w:rsid w:val="009E67BA"/>
    <w:rsid w:val="009E67F8"/>
    <w:rsid w:val="009F076A"/>
    <w:rsid w:val="009F0CE0"/>
    <w:rsid w:val="009F1287"/>
    <w:rsid w:val="009F1990"/>
    <w:rsid w:val="009F1A90"/>
    <w:rsid w:val="009F1B73"/>
    <w:rsid w:val="009F2EEE"/>
    <w:rsid w:val="009F6772"/>
    <w:rsid w:val="009F6789"/>
    <w:rsid w:val="009F6A4D"/>
    <w:rsid w:val="009F6DDA"/>
    <w:rsid w:val="00A00A0F"/>
    <w:rsid w:val="00A00BFC"/>
    <w:rsid w:val="00A013EE"/>
    <w:rsid w:val="00A0239E"/>
    <w:rsid w:val="00A031A7"/>
    <w:rsid w:val="00A033B6"/>
    <w:rsid w:val="00A036FE"/>
    <w:rsid w:val="00A03A67"/>
    <w:rsid w:val="00A03D0E"/>
    <w:rsid w:val="00A0627A"/>
    <w:rsid w:val="00A06F15"/>
    <w:rsid w:val="00A07198"/>
    <w:rsid w:val="00A07343"/>
    <w:rsid w:val="00A10211"/>
    <w:rsid w:val="00A103E0"/>
    <w:rsid w:val="00A10693"/>
    <w:rsid w:val="00A118AC"/>
    <w:rsid w:val="00A11FDC"/>
    <w:rsid w:val="00A122EC"/>
    <w:rsid w:val="00A14D3C"/>
    <w:rsid w:val="00A15DD3"/>
    <w:rsid w:val="00A165D4"/>
    <w:rsid w:val="00A16703"/>
    <w:rsid w:val="00A224F9"/>
    <w:rsid w:val="00A2280D"/>
    <w:rsid w:val="00A22B16"/>
    <w:rsid w:val="00A250C9"/>
    <w:rsid w:val="00A25E49"/>
    <w:rsid w:val="00A26AC2"/>
    <w:rsid w:val="00A27BE1"/>
    <w:rsid w:val="00A27F79"/>
    <w:rsid w:val="00A30167"/>
    <w:rsid w:val="00A30D7D"/>
    <w:rsid w:val="00A30EE7"/>
    <w:rsid w:val="00A30F2B"/>
    <w:rsid w:val="00A31818"/>
    <w:rsid w:val="00A31AA5"/>
    <w:rsid w:val="00A3343A"/>
    <w:rsid w:val="00A33D11"/>
    <w:rsid w:val="00A34974"/>
    <w:rsid w:val="00A35ED3"/>
    <w:rsid w:val="00A36A79"/>
    <w:rsid w:val="00A36AD4"/>
    <w:rsid w:val="00A40AAA"/>
    <w:rsid w:val="00A40DB4"/>
    <w:rsid w:val="00A41D8D"/>
    <w:rsid w:val="00A42583"/>
    <w:rsid w:val="00A42F2B"/>
    <w:rsid w:val="00A45130"/>
    <w:rsid w:val="00A454FF"/>
    <w:rsid w:val="00A45B77"/>
    <w:rsid w:val="00A47C7D"/>
    <w:rsid w:val="00A5238A"/>
    <w:rsid w:val="00A52D5F"/>
    <w:rsid w:val="00A53323"/>
    <w:rsid w:val="00A53F0F"/>
    <w:rsid w:val="00A55078"/>
    <w:rsid w:val="00A568AD"/>
    <w:rsid w:val="00A605E0"/>
    <w:rsid w:val="00A60A85"/>
    <w:rsid w:val="00A610D0"/>
    <w:rsid w:val="00A61332"/>
    <w:rsid w:val="00A63049"/>
    <w:rsid w:val="00A63274"/>
    <w:rsid w:val="00A63D92"/>
    <w:rsid w:val="00A649E5"/>
    <w:rsid w:val="00A6587E"/>
    <w:rsid w:val="00A65F0D"/>
    <w:rsid w:val="00A67493"/>
    <w:rsid w:val="00A70939"/>
    <w:rsid w:val="00A71A1A"/>
    <w:rsid w:val="00A71AA9"/>
    <w:rsid w:val="00A72B9E"/>
    <w:rsid w:val="00A738DC"/>
    <w:rsid w:val="00A7497A"/>
    <w:rsid w:val="00A7549E"/>
    <w:rsid w:val="00A75779"/>
    <w:rsid w:val="00A7657E"/>
    <w:rsid w:val="00A8164D"/>
    <w:rsid w:val="00A8201C"/>
    <w:rsid w:val="00A82304"/>
    <w:rsid w:val="00A83981"/>
    <w:rsid w:val="00A8522C"/>
    <w:rsid w:val="00A8620D"/>
    <w:rsid w:val="00A91510"/>
    <w:rsid w:val="00A91A05"/>
    <w:rsid w:val="00A94BA6"/>
    <w:rsid w:val="00A95A09"/>
    <w:rsid w:val="00A96114"/>
    <w:rsid w:val="00A97D43"/>
    <w:rsid w:val="00AA0149"/>
    <w:rsid w:val="00AA1F6B"/>
    <w:rsid w:val="00AA28DC"/>
    <w:rsid w:val="00AA3EEF"/>
    <w:rsid w:val="00AA4D23"/>
    <w:rsid w:val="00AA6AF3"/>
    <w:rsid w:val="00AA6E83"/>
    <w:rsid w:val="00AA7AA6"/>
    <w:rsid w:val="00AB1680"/>
    <w:rsid w:val="00AB2DD2"/>
    <w:rsid w:val="00AB46C8"/>
    <w:rsid w:val="00AB4A4F"/>
    <w:rsid w:val="00AB5079"/>
    <w:rsid w:val="00AB548B"/>
    <w:rsid w:val="00AB60C3"/>
    <w:rsid w:val="00AB7E2C"/>
    <w:rsid w:val="00AC0747"/>
    <w:rsid w:val="00AC0DB6"/>
    <w:rsid w:val="00AC1C81"/>
    <w:rsid w:val="00AC2F81"/>
    <w:rsid w:val="00AC3568"/>
    <w:rsid w:val="00AC4769"/>
    <w:rsid w:val="00AC5092"/>
    <w:rsid w:val="00AC55D2"/>
    <w:rsid w:val="00AC6395"/>
    <w:rsid w:val="00AC64AC"/>
    <w:rsid w:val="00AC7B5C"/>
    <w:rsid w:val="00AD45F1"/>
    <w:rsid w:val="00AD6310"/>
    <w:rsid w:val="00AD7391"/>
    <w:rsid w:val="00AD7693"/>
    <w:rsid w:val="00AE1AD5"/>
    <w:rsid w:val="00AE29E7"/>
    <w:rsid w:val="00AE29EF"/>
    <w:rsid w:val="00AE3004"/>
    <w:rsid w:val="00AE3A85"/>
    <w:rsid w:val="00AE4027"/>
    <w:rsid w:val="00AE46E0"/>
    <w:rsid w:val="00AE540F"/>
    <w:rsid w:val="00AE5A01"/>
    <w:rsid w:val="00AE6330"/>
    <w:rsid w:val="00AE709E"/>
    <w:rsid w:val="00AF0A10"/>
    <w:rsid w:val="00AF2957"/>
    <w:rsid w:val="00AF2AAF"/>
    <w:rsid w:val="00AF2F6F"/>
    <w:rsid w:val="00AF30B1"/>
    <w:rsid w:val="00AF3A34"/>
    <w:rsid w:val="00AF3E0B"/>
    <w:rsid w:val="00AF565D"/>
    <w:rsid w:val="00AF6449"/>
    <w:rsid w:val="00B00628"/>
    <w:rsid w:val="00B00876"/>
    <w:rsid w:val="00B00F89"/>
    <w:rsid w:val="00B00FF6"/>
    <w:rsid w:val="00B017C3"/>
    <w:rsid w:val="00B038E1"/>
    <w:rsid w:val="00B05AFD"/>
    <w:rsid w:val="00B05FA7"/>
    <w:rsid w:val="00B06131"/>
    <w:rsid w:val="00B06854"/>
    <w:rsid w:val="00B072D6"/>
    <w:rsid w:val="00B101A3"/>
    <w:rsid w:val="00B1169D"/>
    <w:rsid w:val="00B121CE"/>
    <w:rsid w:val="00B1293D"/>
    <w:rsid w:val="00B12EB2"/>
    <w:rsid w:val="00B13915"/>
    <w:rsid w:val="00B13B5F"/>
    <w:rsid w:val="00B13F4E"/>
    <w:rsid w:val="00B148F3"/>
    <w:rsid w:val="00B14B4A"/>
    <w:rsid w:val="00B152B6"/>
    <w:rsid w:val="00B16054"/>
    <w:rsid w:val="00B16A04"/>
    <w:rsid w:val="00B21649"/>
    <w:rsid w:val="00B216AA"/>
    <w:rsid w:val="00B21A39"/>
    <w:rsid w:val="00B21BCD"/>
    <w:rsid w:val="00B21CCB"/>
    <w:rsid w:val="00B22FF7"/>
    <w:rsid w:val="00B24D74"/>
    <w:rsid w:val="00B2527D"/>
    <w:rsid w:val="00B25C04"/>
    <w:rsid w:val="00B304F1"/>
    <w:rsid w:val="00B31F09"/>
    <w:rsid w:val="00B3279B"/>
    <w:rsid w:val="00B332B4"/>
    <w:rsid w:val="00B33BD6"/>
    <w:rsid w:val="00B4051B"/>
    <w:rsid w:val="00B40668"/>
    <w:rsid w:val="00B41469"/>
    <w:rsid w:val="00B41A73"/>
    <w:rsid w:val="00B432DD"/>
    <w:rsid w:val="00B44467"/>
    <w:rsid w:val="00B44902"/>
    <w:rsid w:val="00B45DAB"/>
    <w:rsid w:val="00B46ADC"/>
    <w:rsid w:val="00B47418"/>
    <w:rsid w:val="00B47B0E"/>
    <w:rsid w:val="00B47C3F"/>
    <w:rsid w:val="00B47C64"/>
    <w:rsid w:val="00B51B66"/>
    <w:rsid w:val="00B51CF6"/>
    <w:rsid w:val="00B534EA"/>
    <w:rsid w:val="00B54430"/>
    <w:rsid w:val="00B550C4"/>
    <w:rsid w:val="00B56187"/>
    <w:rsid w:val="00B57200"/>
    <w:rsid w:val="00B57594"/>
    <w:rsid w:val="00B6002A"/>
    <w:rsid w:val="00B60520"/>
    <w:rsid w:val="00B60A1B"/>
    <w:rsid w:val="00B60DD6"/>
    <w:rsid w:val="00B62A47"/>
    <w:rsid w:val="00B62E8F"/>
    <w:rsid w:val="00B63159"/>
    <w:rsid w:val="00B64293"/>
    <w:rsid w:val="00B64FB7"/>
    <w:rsid w:val="00B65F43"/>
    <w:rsid w:val="00B67049"/>
    <w:rsid w:val="00B6798A"/>
    <w:rsid w:val="00B67AE7"/>
    <w:rsid w:val="00B67EC5"/>
    <w:rsid w:val="00B67F94"/>
    <w:rsid w:val="00B71557"/>
    <w:rsid w:val="00B71F27"/>
    <w:rsid w:val="00B72CAB"/>
    <w:rsid w:val="00B72FA2"/>
    <w:rsid w:val="00B73634"/>
    <w:rsid w:val="00B74410"/>
    <w:rsid w:val="00B74D18"/>
    <w:rsid w:val="00B7572B"/>
    <w:rsid w:val="00B75A64"/>
    <w:rsid w:val="00B76138"/>
    <w:rsid w:val="00B801BA"/>
    <w:rsid w:val="00B80C67"/>
    <w:rsid w:val="00B81E4B"/>
    <w:rsid w:val="00B82AA7"/>
    <w:rsid w:val="00B83656"/>
    <w:rsid w:val="00B8376B"/>
    <w:rsid w:val="00B854FE"/>
    <w:rsid w:val="00B85F4C"/>
    <w:rsid w:val="00B86FFD"/>
    <w:rsid w:val="00B879A0"/>
    <w:rsid w:val="00B90021"/>
    <w:rsid w:val="00B907FA"/>
    <w:rsid w:val="00B90CC0"/>
    <w:rsid w:val="00B915DB"/>
    <w:rsid w:val="00B9296D"/>
    <w:rsid w:val="00B93197"/>
    <w:rsid w:val="00B93D1E"/>
    <w:rsid w:val="00B93E1D"/>
    <w:rsid w:val="00B97972"/>
    <w:rsid w:val="00BA0018"/>
    <w:rsid w:val="00BA12FF"/>
    <w:rsid w:val="00BA17D9"/>
    <w:rsid w:val="00BA31FF"/>
    <w:rsid w:val="00BA370B"/>
    <w:rsid w:val="00BA4C89"/>
    <w:rsid w:val="00BA4D8B"/>
    <w:rsid w:val="00BA4E70"/>
    <w:rsid w:val="00BA4EEC"/>
    <w:rsid w:val="00BA5BDD"/>
    <w:rsid w:val="00BA6790"/>
    <w:rsid w:val="00BA6A9A"/>
    <w:rsid w:val="00BA735F"/>
    <w:rsid w:val="00BB0126"/>
    <w:rsid w:val="00BB1779"/>
    <w:rsid w:val="00BB36A9"/>
    <w:rsid w:val="00BB40D1"/>
    <w:rsid w:val="00BB4AE1"/>
    <w:rsid w:val="00BB6328"/>
    <w:rsid w:val="00BB6AC9"/>
    <w:rsid w:val="00BB72B1"/>
    <w:rsid w:val="00BB7301"/>
    <w:rsid w:val="00BB74FA"/>
    <w:rsid w:val="00BC1337"/>
    <w:rsid w:val="00BC1367"/>
    <w:rsid w:val="00BC306C"/>
    <w:rsid w:val="00BC3F96"/>
    <w:rsid w:val="00BC51C9"/>
    <w:rsid w:val="00BC6249"/>
    <w:rsid w:val="00BC6DC3"/>
    <w:rsid w:val="00BC7C13"/>
    <w:rsid w:val="00BD033B"/>
    <w:rsid w:val="00BD1481"/>
    <w:rsid w:val="00BD3D08"/>
    <w:rsid w:val="00BD4909"/>
    <w:rsid w:val="00BD4C54"/>
    <w:rsid w:val="00BD7CF8"/>
    <w:rsid w:val="00BD7E7C"/>
    <w:rsid w:val="00BE05C9"/>
    <w:rsid w:val="00BE0709"/>
    <w:rsid w:val="00BE0759"/>
    <w:rsid w:val="00BE1005"/>
    <w:rsid w:val="00BE1BD6"/>
    <w:rsid w:val="00BE3517"/>
    <w:rsid w:val="00BE370A"/>
    <w:rsid w:val="00BE389A"/>
    <w:rsid w:val="00BE3A61"/>
    <w:rsid w:val="00BE6F0F"/>
    <w:rsid w:val="00BE74C7"/>
    <w:rsid w:val="00BE79F0"/>
    <w:rsid w:val="00BF0FAE"/>
    <w:rsid w:val="00BF1261"/>
    <w:rsid w:val="00BF129C"/>
    <w:rsid w:val="00BF156B"/>
    <w:rsid w:val="00BF2427"/>
    <w:rsid w:val="00BF40F7"/>
    <w:rsid w:val="00BF434D"/>
    <w:rsid w:val="00BF553A"/>
    <w:rsid w:val="00BF57F3"/>
    <w:rsid w:val="00BF7068"/>
    <w:rsid w:val="00C00143"/>
    <w:rsid w:val="00C0052F"/>
    <w:rsid w:val="00C0067C"/>
    <w:rsid w:val="00C00A30"/>
    <w:rsid w:val="00C02243"/>
    <w:rsid w:val="00C03339"/>
    <w:rsid w:val="00C04290"/>
    <w:rsid w:val="00C0638A"/>
    <w:rsid w:val="00C07446"/>
    <w:rsid w:val="00C07D16"/>
    <w:rsid w:val="00C10C34"/>
    <w:rsid w:val="00C10E12"/>
    <w:rsid w:val="00C133BE"/>
    <w:rsid w:val="00C1472C"/>
    <w:rsid w:val="00C14759"/>
    <w:rsid w:val="00C15579"/>
    <w:rsid w:val="00C15B01"/>
    <w:rsid w:val="00C15BD3"/>
    <w:rsid w:val="00C15C9C"/>
    <w:rsid w:val="00C15E80"/>
    <w:rsid w:val="00C17EFB"/>
    <w:rsid w:val="00C20552"/>
    <w:rsid w:val="00C208AD"/>
    <w:rsid w:val="00C22CBB"/>
    <w:rsid w:val="00C23668"/>
    <w:rsid w:val="00C24EAC"/>
    <w:rsid w:val="00C2565E"/>
    <w:rsid w:val="00C260B0"/>
    <w:rsid w:val="00C26C4F"/>
    <w:rsid w:val="00C26EB8"/>
    <w:rsid w:val="00C30947"/>
    <w:rsid w:val="00C310DF"/>
    <w:rsid w:val="00C31C1A"/>
    <w:rsid w:val="00C31E0E"/>
    <w:rsid w:val="00C326DA"/>
    <w:rsid w:val="00C32C76"/>
    <w:rsid w:val="00C32FEA"/>
    <w:rsid w:val="00C33A02"/>
    <w:rsid w:val="00C3507E"/>
    <w:rsid w:val="00C3564D"/>
    <w:rsid w:val="00C3705B"/>
    <w:rsid w:val="00C37505"/>
    <w:rsid w:val="00C37F91"/>
    <w:rsid w:val="00C40C02"/>
    <w:rsid w:val="00C40F85"/>
    <w:rsid w:val="00C421A4"/>
    <w:rsid w:val="00C440F7"/>
    <w:rsid w:val="00C44BBE"/>
    <w:rsid w:val="00C45B33"/>
    <w:rsid w:val="00C45EF8"/>
    <w:rsid w:val="00C46441"/>
    <w:rsid w:val="00C519B5"/>
    <w:rsid w:val="00C51E44"/>
    <w:rsid w:val="00C54A0F"/>
    <w:rsid w:val="00C5590C"/>
    <w:rsid w:val="00C568EA"/>
    <w:rsid w:val="00C56F9A"/>
    <w:rsid w:val="00C57A45"/>
    <w:rsid w:val="00C600D0"/>
    <w:rsid w:val="00C60D9E"/>
    <w:rsid w:val="00C6239F"/>
    <w:rsid w:val="00C62791"/>
    <w:rsid w:val="00C63289"/>
    <w:rsid w:val="00C63799"/>
    <w:rsid w:val="00C63FBD"/>
    <w:rsid w:val="00C640D5"/>
    <w:rsid w:val="00C67342"/>
    <w:rsid w:val="00C674C9"/>
    <w:rsid w:val="00C675E9"/>
    <w:rsid w:val="00C70464"/>
    <w:rsid w:val="00C72053"/>
    <w:rsid w:val="00C73EC2"/>
    <w:rsid w:val="00C74779"/>
    <w:rsid w:val="00C74995"/>
    <w:rsid w:val="00C74BFA"/>
    <w:rsid w:val="00C760D3"/>
    <w:rsid w:val="00C77185"/>
    <w:rsid w:val="00C77D8D"/>
    <w:rsid w:val="00C80251"/>
    <w:rsid w:val="00C80E6C"/>
    <w:rsid w:val="00C81CE0"/>
    <w:rsid w:val="00C82C4C"/>
    <w:rsid w:val="00C83179"/>
    <w:rsid w:val="00C83C86"/>
    <w:rsid w:val="00C84546"/>
    <w:rsid w:val="00C869D8"/>
    <w:rsid w:val="00C90400"/>
    <w:rsid w:val="00C917C6"/>
    <w:rsid w:val="00C9192E"/>
    <w:rsid w:val="00C9221F"/>
    <w:rsid w:val="00C92B2E"/>
    <w:rsid w:val="00C92CCF"/>
    <w:rsid w:val="00C939D8"/>
    <w:rsid w:val="00C95241"/>
    <w:rsid w:val="00C95B5F"/>
    <w:rsid w:val="00C95B9B"/>
    <w:rsid w:val="00C95E87"/>
    <w:rsid w:val="00C961CF"/>
    <w:rsid w:val="00C96560"/>
    <w:rsid w:val="00C96D04"/>
    <w:rsid w:val="00C96DD0"/>
    <w:rsid w:val="00C976C6"/>
    <w:rsid w:val="00C978B2"/>
    <w:rsid w:val="00CA02C9"/>
    <w:rsid w:val="00CA0532"/>
    <w:rsid w:val="00CA10E8"/>
    <w:rsid w:val="00CA17B9"/>
    <w:rsid w:val="00CA1B85"/>
    <w:rsid w:val="00CA1FCB"/>
    <w:rsid w:val="00CA2674"/>
    <w:rsid w:val="00CA3B14"/>
    <w:rsid w:val="00CA614C"/>
    <w:rsid w:val="00CA743B"/>
    <w:rsid w:val="00CA7910"/>
    <w:rsid w:val="00CA7BCB"/>
    <w:rsid w:val="00CB08CF"/>
    <w:rsid w:val="00CB0EC9"/>
    <w:rsid w:val="00CB1CE2"/>
    <w:rsid w:val="00CB2F92"/>
    <w:rsid w:val="00CB3B07"/>
    <w:rsid w:val="00CB3FE9"/>
    <w:rsid w:val="00CB4A9F"/>
    <w:rsid w:val="00CB4B89"/>
    <w:rsid w:val="00CB567E"/>
    <w:rsid w:val="00CB6947"/>
    <w:rsid w:val="00CB69D3"/>
    <w:rsid w:val="00CB72A1"/>
    <w:rsid w:val="00CC018A"/>
    <w:rsid w:val="00CC02D3"/>
    <w:rsid w:val="00CC0411"/>
    <w:rsid w:val="00CC1A7E"/>
    <w:rsid w:val="00CC3E7E"/>
    <w:rsid w:val="00CC561C"/>
    <w:rsid w:val="00CC72D0"/>
    <w:rsid w:val="00CC738F"/>
    <w:rsid w:val="00CC7AD0"/>
    <w:rsid w:val="00CD0B70"/>
    <w:rsid w:val="00CD144A"/>
    <w:rsid w:val="00CD3D9A"/>
    <w:rsid w:val="00CD677A"/>
    <w:rsid w:val="00CE112F"/>
    <w:rsid w:val="00CE5C57"/>
    <w:rsid w:val="00CE795B"/>
    <w:rsid w:val="00CF039B"/>
    <w:rsid w:val="00CF07D4"/>
    <w:rsid w:val="00CF09BF"/>
    <w:rsid w:val="00CF161E"/>
    <w:rsid w:val="00CF207A"/>
    <w:rsid w:val="00CF207F"/>
    <w:rsid w:val="00CF2ED6"/>
    <w:rsid w:val="00CF31E5"/>
    <w:rsid w:val="00CF33E7"/>
    <w:rsid w:val="00CF4153"/>
    <w:rsid w:val="00CF4A96"/>
    <w:rsid w:val="00CF5363"/>
    <w:rsid w:val="00CF6594"/>
    <w:rsid w:val="00CF6B43"/>
    <w:rsid w:val="00CF789A"/>
    <w:rsid w:val="00CF7E1F"/>
    <w:rsid w:val="00D014F5"/>
    <w:rsid w:val="00D01FE8"/>
    <w:rsid w:val="00D0471A"/>
    <w:rsid w:val="00D0754C"/>
    <w:rsid w:val="00D10AC5"/>
    <w:rsid w:val="00D14EFF"/>
    <w:rsid w:val="00D153CA"/>
    <w:rsid w:val="00D20E9F"/>
    <w:rsid w:val="00D21368"/>
    <w:rsid w:val="00D21623"/>
    <w:rsid w:val="00D24642"/>
    <w:rsid w:val="00D248E5"/>
    <w:rsid w:val="00D260CF"/>
    <w:rsid w:val="00D2635F"/>
    <w:rsid w:val="00D27333"/>
    <w:rsid w:val="00D300E8"/>
    <w:rsid w:val="00D309E8"/>
    <w:rsid w:val="00D30B47"/>
    <w:rsid w:val="00D30DF9"/>
    <w:rsid w:val="00D32531"/>
    <w:rsid w:val="00D33797"/>
    <w:rsid w:val="00D354B6"/>
    <w:rsid w:val="00D3552C"/>
    <w:rsid w:val="00D36E9B"/>
    <w:rsid w:val="00D374AA"/>
    <w:rsid w:val="00D378D3"/>
    <w:rsid w:val="00D37EBB"/>
    <w:rsid w:val="00D41662"/>
    <w:rsid w:val="00D42EDE"/>
    <w:rsid w:val="00D431A7"/>
    <w:rsid w:val="00D4327B"/>
    <w:rsid w:val="00D4680A"/>
    <w:rsid w:val="00D46E7E"/>
    <w:rsid w:val="00D5136C"/>
    <w:rsid w:val="00D51A24"/>
    <w:rsid w:val="00D52576"/>
    <w:rsid w:val="00D53E87"/>
    <w:rsid w:val="00D549ED"/>
    <w:rsid w:val="00D54A4D"/>
    <w:rsid w:val="00D554A6"/>
    <w:rsid w:val="00D56CCF"/>
    <w:rsid w:val="00D57007"/>
    <w:rsid w:val="00D6013A"/>
    <w:rsid w:val="00D609DA"/>
    <w:rsid w:val="00D62AC7"/>
    <w:rsid w:val="00D62C27"/>
    <w:rsid w:val="00D63B02"/>
    <w:rsid w:val="00D652B6"/>
    <w:rsid w:val="00D66280"/>
    <w:rsid w:val="00D662FF"/>
    <w:rsid w:val="00D66512"/>
    <w:rsid w:val="00D67D0D"/>
    <w:rsid w:val="00D67D71"/>
    <w:rsid w:val="00D713FD"/>
    <w:rsid w:val="00D718BC"/>
    <w:rsid w:val="00D7287A"/>
    <w:rsid w:val="00D72D54"/>
    <w:rsid w:val="00D741BF"/>
    <w:rsid w:val="00D74F83"/>
    <w:rsid w:val="00D750AA"/>
    <w:rsid w:val="00D766A0"/>
    <w:rsid w:val="00D76F1D"/>
    <w:rsid w:val="00D77966"/>
    <w:rsid w:val="00D77C36"/>
    <w:rsid w:val="00D801F9"/>
    <w:rsid w:val="00D8041E"/>
    <w:rsid w:val="00D817C4"/>
    <w:rsid w:val="00D823CB"/>
    <w:rsid w:val="00D82DD3"/>
    <w:rsid w:val="00D836AA"/>
    <w:rsid w:val="00D8428A"/>
    <w:rsid w:val="00D847EA"/>
    <w:rsid w:val="00D858B7"/>
    <w:rsid w:val="00D87B5B"/>
    <w:rsid w:val="00D87BCC"/>
    <w:rsid w:val="00D87EFB"/>
    <w:rsid w:val="00D90BC6"/>
    <w:rsid w:val="00D9198F"/>
    <w:rsid w:val="00D9274F"/>
    <w:rsid w:val="00D92C5E"/>
    <w:rsid w:val="00D92C61"/>
    <w:rsid w:val="00D93151"/>
    <w:rsid w:val="00D96A54"/>
    <w:rsid w:val="00D979BD"/>
    <w:rsid w:val="00DA01C8"/>
    <w:rsid w:val="00DA01EA"/>
    <w:rsid w:val="00DA0265"/>
    <w:rsid w:val="00DA128D"/>
    <w:rsid w:val="00DA1896"/>
    <w:rsid w:val="00DA2474"/>
    <w:rsid w:val="00DA4E0C"/>
    <w:rsid w:val="00DA5B13"/>
    <w:rsid w:val="00DA5D1D"/>
    <w:rsid w:val="00DB0895"/>
    <w:rsid w:val="00DB0B7B"/>
    <w:rsid w:val="00DB237A"/>
    <w:rsid w:val="00DB2B7A"/>
    <w:rsid w:val="00DB323E"/>
    <w:rsid w:val="00DB374A"/>
    <w:rsid w:val="00DB3981"/>
    <w:rsid w:val="00DB4D78"/>
    <w:rsid w:val="00DB6447"/>
    <w:rsid w:val="00DB64CF"/>
    <w:rsid w:val="00DB6827"/>
    <w:rsid w:val="00DB7922"/>
    <w:rsid w:val="00DB79E3"/>
    <w:rsid w:val="00DC0C71"/>
    <w:rsid w:val="00DC22FE"/>
    <w:rsid w:val="00DC3C41"/>
    <w:rsid w:val="00DC4649"/>
    <w:rsid w:val="00DC4E72"/>
    <w:rsid w:val="00DC5349"/>
    <w:rsid w:val="00DC6738"/>
    <w:rsid w:val="00DC6ABD"/>
    <w:rsid w:val="00DC6D68"/>
    <w:rsid w:val="00DC78AE"/>
    <w:rsid w:val="00DC7B84"/>
    <w:rsid w:val="00DC7D51"/>
    <w:rsid w:val="00DD01EC"/>
    <w:rsid w:val="00DD07C3"/>
    <w:rsid w:val="00DD086B"/>
    <w:rsid w:val="00DD1EC2"/>
    <w:rsid w:val="00DD3CD5"/>
    <w:rsid w:val="00DD4802"/>
    <w:rsid w:val="00DD5A39"/>
    <w:rsid w:val="00DD7F4C"/>
    <w:rsid w:val="00DE00B8"/>
    <w:rsid w:val="00DE1967"/>
    <w:rsid w:val="00DE2B05"/>
    <w:rsid w:val="00DE2EA6"/>
    <w:rsid w:val="00DE6C3F"/>
    <w:rsid w:val="00DE7893"/>
    <w:rsid w:val="00DF0DB8"/>
    <w:rsid w:val="00DF0E00"/>
    <w:rsid w:val="00DF209B"/>
    <w:rsid w:val="00DF2511"/>
    <w:rsid w:val="00DF2E38"/>
    <w:rsid w:val="00DF3052"/>
    <w:rsid w:val="00DF35A7"/>
    <w:rsid w:val="00DF7568"/>
    <w:rsid w:val="00E00690"/>
    <w:rsid w:val="00E00866"/>
    <w:rsid w:val="00E01A66"/>
    <w:rsid w:val="00E01AF5"/>
    <w:rsid w:val="00E01C8E"/>
    <w:rsid w:val="00E02079"/>
    <w:rsid w:val="00E03723"/>
    <w:rsid w:val="00E038F7"/>
    <w:rsid w:val="00E051EF"/>
    <w:rsid w:val="00E059A6"/>
    <w:rsid w:val="00E071F5"/>
    <w:rsid w:val="00E07211"/>
    <w:rsid w:val="00E073D5"/>
    <w:rsid w:val="00E0774D"/>
    <w:rsid w:val="00E07EB0"/>
    <w:rsid w:val="00E11B86"/>
    <w:rsid w:val="00E1394C"/>
    <w:rsid w:val="00E13B31"/>
    <w:rsid w:val="00E14649"/>
    <w:rsid w:val="00E14B0A"/>
    <w:rsid w:val="00E165CE"/>
    <w:rsid w:val="00E2014E"/>
    <w:rsid w:val="00E22A16"/>
    <w:rsid w:val="00E22C61"/>
    <w:rsid w:val="00E245BB"/>
    <w:rsid w:val="00E24AA4"/>
    <w:rsid w:val="00E25833"/>
    <w:rsid w:val="00E268B9"/>
    <w:rsid w:val="00E26B44"/>
    <w:rsid w:val="00E35D9D"/>
    <w:rsid w:val="00E3735E"/>
    <w:rsid w:val="00E3762E"/>
    <w:rsid w:val="00E37714"/>
    <w:rsid w:val="00E379B6"/>
    <w:rsid w:val="00E400C3"/>
    <w:rsid w:val="00E41024"/>
    <w:rsid w:val="00E412F3"/>
    <w:rsid w:val="00E418B8"/>
    <w:rsid w:val="00E41A1D"/>
    <w:rsid w:val="00E4213E"/>
    <w:rsid w:val="00E42491"/>
    <w:rsid w:val="00E44257"/>
    <w:rsid w:val="00E4427C"/>
    <w:rsid w:val="00E46B33"/>
    <w:rsid w:val="00E477DF"/>
    <w:rsid w:val="00E47D1C"/>
    <w:rsid w:val="00E50537"/>
    <w:rsid w:val="00E513E0"/>
    <w:rsid w:val="00E53428"/>
    <w:rsid w:val="00E53872"/>
    <w:rsid w:val="00E56A91"/>
    <w:rsid w:val="00E56AE5"/>
    <w:rsid w:val="00E5705E"/>
    <w:rsid w:val="00E57481"/>
    <w:rsid w:val="00E60F64"/>
    <w:rsid w:val="00E613C7"/>
    <w:rsid w:val="00E62A59"/>
    <w:rsid w:val="00E65A67"/>
    <w:rsid w:val="00E66901"/>
    <w:rsid w:val="00E67262"/>
    <w:rsid w:val="00E67743"/>
    <w:rsid w:val="00E67EA0"/>
    <w:rsid w:val="00E72243"/>
    <w:rsid w:val="00E75FE5"/>
    <w:rsid w:val="00E771E0"/>
    <w:rsid w:val="00E80719"/>
    <w:rsid w:val="00E820E5"/>
    <w:rsid w:val="00E82115"/>
    <w:rsid w:val="00E8255F"/>
    <w:rsid w:val="00E8326C"/>
    <w:rsid w:val="00E83BAF"/>
    <w:rsid w:val="00E83FD2"/>
    <w:rsid w:val="00E914B3"/>
    <w:rsid w:val="00E92336"/>
    <w:rsid w:val="00E92659"/>
    <w:rsid w:val="00E952A7"/>
    <w:rsid w:val="00EA001E"/>
    <w:rsid w:val="00EA090A"/>
    <w:rsid w:val="00EA16AF"/>
    <w:rsid w:val="00EA2630"/>
    <w:rsid w:val="00EA3257"/>
    <w:rsid w:val="00EA3695"/>
    <w:rsid w:val="00EA4F1C"/>
    <w:rsid w:val="00EA541A"/>
    <w:rsid w:val="00EA5481"/>
    <w:rsid w:val="00EA5AFA"/>
    <w:rsid w:val="00EA5E66"/>
    <w:rsid w:val="00EA6080"/>
    <w:rsid w:val="00EA7C0F"/>
    <w:rsid w:val="00EB1088"/>
    <w:rsid w:val="00EB1F34"/>
    <w:rsid w:val="00EB263F"/>
    <w:rsid w:val="00EB3CB0"/>
    <w:rsid w:val="00EB677E"/>
    <w:rsid w:val="00EB7EB9"/>
    <w:rsid w:val="00EC05A7"/>
    <w:rsid w:val="00EC1097"/>
    <w:rsid w:val="00EC17C4"/>
    <w:rsid w:val="00EC23D1"/>
    <w:rsid w:val="00EC2622"/>
    <w:rsid w:val="00EC3184"/>
    <w:rsid w:val="00EC4394"/>
    <w:rsid w:val="00EC525F"/>
    <w:rsid w:val="00EC67BE"/>
    <w:rsid w:val="00EC72C9"/>
    <w:rsid w:val="00EC7473"/>
    <w:rsid w:val="00EC7BEB"/>
    <w:rsid w:val="00EC7D11"/>
    <w:rsid w:val="00ED02C8"/>
    <w:rsid w:val="00ED13E7"/>
    <w:rsid w:val="00ED1D59"/>
    <w:rsid w:val="00ED3248"/>
    <w:rsid w:val="00ED37A3"/>
    <w:rsid w:val="00ED3874"/>
    <w:rsid w:val="00ED44C1"/>
    <w:rsid w:val="00ED47B4"/>
    <w:rsid w:val="00ED59CC"/>
    <w:rsid w:val="00ED5D35"/>
    <w:rsid w:val="00ED7092"/>
    <w:rsid w:val="00ED71EB"/>
    <w:rsid w:val="00ED744B"/>
    <w:rsid w:val="00EE12B3"/>
    <w:rsid w:val="00EE26BD"/>
    <w:rsid w:val="00EE27EC"/>
    <w:rsid w:val="00EE2B02"/>
    <w:rsid w:val="00EE2E1D"/>
    <w:rsid w:val="00EE3AFF"/>
    <w:rsid w:val="00EE5D42"/>
    <w:rsid w:val="00EE69B2"/>
    <w:rsid w:val="00EF0A91"/>
    <w:rsid w:val="00EF0D6F"/>
    <w:rsid w:val="00EF1995"/>
    <w:rsid w:val="00EF20F7"/>
    <w:rsid w:val="00EF3A3F"/>
    <w:rsid w:val="00EF4BB4"/>
    <w:rsid w:val="00EF542C"/>
    <w:rsid w:val="00EF79CD"/>
    <w:rsid w:val="00F00A14"/>
    <w:rsid w:val="00F04425"/>
    <w:rsid w:val="00F04924"/>
    <w:rsid w:val="00F0564F"/>
    <w:rsid w:val="00F05DD4"/>
    <w:rsid w:val="00F0601E"/>
    <w:rsid w:val="00F06BBD"/>
    <w:rsid w:val="00F071D6"/>
    <w:rsid w:val="00F07AC8"/>
    <w:rsid w:val="00F10607"/>
    <w:rsid w:val="00F10904"/>
    <w:rsid w:val="00F11769"/>
    <w:rsid w:val="00F12B71"/>
    <w:rsid w:val="00F13071"/>
    <w:rsid w:val="00F13909"/>
    <w:rsid w:val="00F141CB"/>
    <w:rsid w:val="00F1457D"/>
    <w:rsid w:val="00F15710"/>
    <w:rsid w:val="00F16963"/>
    <w:rsid w:val="00F174D6"/>
    <w:rsid w:val="00F21679"/>
    <w:rsid w:val="00F22004"/>
    <w:rsid w:val="00F23887"/>
    <w:rsid w:val="00F23E0D"/>
    <w:rsid w:val="00F24D78"/>
    <w:rsid w:val="00F25807"/>
    <w:rsid w:val="00F26A76"/>
    <w:rsid w:val="00F2706B"/>
    <w:rsid w:val="00F27D66"/>
    <w:rsid w:val="00F3049B"/>
    <w:rsid w:val="00F31524"/>
    <w:rsid w:val="00F31823"/>
    <w:rsid w:val="00F319FC"/>
    <w:rsid w:val="00F31BDC"/>
    <w:rsid w:val="00F32161"/>
    <w:rsid w:val="00F33AE1"/>
    <w:rsid w:val="00F34FD6"/>
    <w:rsid w:val="00F35135"/>
    <w:rsid w:val="00F354A9"/>
    <w:rsid w:val="00F366D1"/>
    <w:rsid w:val="00F37190"/>
    <w:rsid w:val="00F41121"/>
    <w:rsid w:val="00F424DE"/>
    <w:rsid w:val="00F425EF"/>
    <w:rsid w:val="00F426C3"/>
    <w:rsid w:val="00F42D6C"/>
    <w:rsid w:val="00F43CF9"/>
    <w:rsid w:val="00F43E16"/>
    <w:rsid w:val="00F441C3"/>
    <w:rsid w:val="00F4485A"/>
    <w:rsid w:val="00F457BE"/>
    <w:rsid w:val="00F45947"/>
    <w:rsid w:val="00F46087"/>
    <w:rsid w:val="00F465C2"/>
    <w:rsid w:val="00F466B2"/>
    <w:rsid w:val="00F46AC7"/>
    <w:rsid w:val="00F4796B"/>
    <w:rsid w:val="00F51084"/>
    <w:rsid w:val="00F516D6"/>
    <w:rsid w:val="00F518C4"/>
    <w:rsid w:val="00F54A37"/>
    <w:rsid w:val="00F55E77"/>
    <w:rsid w:val="00F56559"/>
    <w:rsid w:val="00F569A5"/>
    <w:rsid w:val="00F57045"/>
    <w:rsid w:val="00F57DA7"/>
    <w:rsid w:val="00F61490"/>
    <w:rsid w:val="00F614E5"/>
    <w:rsid w:val="00F62ED2"/>
    <w:rsid w:val="00F6307C"/>
    <w:rsid w:val="00F63FC0"/>
    <w:rsid w:val="00F66A4A"/>
    <w:rsid w:val="00F6710A"/>
    <w:rsid w:val="00F675F8"/>
    <w:rsid w:val="00F70BC5"/>
    <w:rsid w:val="00F71DB2"/>
    <w:rsid w:val="00F71E89"/>
    <w:rsid w:val="00F7204E"/>
    <w:rsid w:val="00F74084"/>
    <w:rsid w:val="00F7437E"/>
    <w:rsid w:val="00F74881"/>
    <w:rsid w:val="00F749E0"/>
    <w:rsid w:val="00F74BF4"/>
    <w:rsid w:val="00F74E63"/>
    <w:rsid w:val="00F755B3"/>
    <w:rsid w:val="00F77EE4"/>
    <w:rsid w:val="00F81654"/>
    <w:rsid w:val="00F819E2"/>
    <w:rsid w:val="00F824F7"/>
    <w:rsid w:val="00F825FC"/>
    <w:rsid w:val="00F84A9F"/>
    <w:rsid w:val="00F84D0C"/>
    <w:rsid w:val="00F8576D"/>
    <w:rsid w:val="00F85C7C"/>
    <w:rsid w:val="00F85E8A"/>
    <w:rsid w:val="00F86EC3"/>
    <w:rsid w:val="00F87C46"/>
    <w:rsid w:val="00F90C0E"/>
    <w:rsid w:val="00F92FD2"/>
    <w:rsid w:val="00F94AF7"/>
    <w:rsid w:val="00F962FF"/>
    <w:rsid w:val="00F966E5"/>
    <w:rsid w:val="00F96CC2"/>
    <w:rsid w:val="00FA0055"/>
    <w:rsid w:val="00FA03B6"/>
    <w:rsid w:val="00FA1472"/>
    <w:rsid w:val="00FA2A51"/>
    <w:rsid w:val="00FA330C"/>
    <w:rsid w:val="00FA5D8E"/>
    <w:rsid w:val="00FA5F2C"/>
    <w:rsid w:val="00FA739E"/>
    <w:rsid w:val="00FA7D88"/>
    <w:rsid w:val="00FA7EE0"/>
    <w:rsid w:val="00FB29FC"/>
    <w:rsid w:val="00FB34D9"/>
    <w:rsid w:val="00FB3F5D"/>
    <w:rsid w:val="00FB401C"/>
    <w:rsid w:val="00FB449E"/>
    <w:rsid w:val="00FB488D"/>
    <w:rsid w:val="00FB4D3B"/>
    <w:rsid w:val="00FB5F8C"/>
    <w:rsid w:val="00FB6C17"/>
    <w:rsid w:val="00FB74DE"/>
    <w:rsid w:val="00FB773C"/>
    <w:rsid w:val="00FB7F45"/>
    <w:rsid w:val="00FC0783"/>
    <w:rsid w:val="00FC1632"/>
    <w:rsid w:val="00FC2597"/>
    <w:rsid w:val="00FC2891"/>
    <w:rsid w:val="00FC28D7"/>
    <w:rsid w:val="00FC4BDC"/>
    <w:rsid w:val="00FC533A"/>
    <w:rsid w:val="00FC5BE0"/>
    <w:rsid w:val="00FC5E29"/>
    <w:rsid w:val="00FC5E67"/>
    <w:rsid w:val="00FC6CA3"/>
    <w:rsid w:val="00FC7CB5"/>
    <w:rsid w:val="00FC7FFA"/>
    <w:rsid w:val="00FD219A"/>
    <w:rsid w:val="00FD3085"/>
    <w:rsid w:val="00FD52ED"/>
    <w:rsid w:val="00FD5417"/>
    <w:rsid w:val="00FD68B5"/>
    <w:rsid w:val="00FD6E2A"/>
    <w:rsid w:val="00FD7371"/>
    <w:rsid w:val="00FE3DFF"/>
    <w:rsid w:val="00FE4A13"/>
    <w:rsid w:val="00FE5169"/>
    <w:rsid w:val="00FE6D2C"/>
    <w:rsid w:val="00FE7F91"/>
    <w:rsid w:val="00FF0010"/>
    <w:rsid w:val="00FF0992"/>
    <w:rsid w:val="00FF1F70"/>
    <w:rsid w:val="00FF2268"/>
    <w:rsid w:val="00FF25E2"/>
    <w:rsid w:val="00FF2A4E"/>
    <w:rsid w:val="00FF6172"/>
    <w:rsid w:val="00FF73E7"/>
    <w:rsid w:val="00FF7708"/>
    <w:rsid w:val="00FF7F2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C03CF"/>
  <w15:docId w15:val="{F65809FB-E4B8-4C4C-AF3E-94DCC615F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6A79"/>
    <w:pPr>
      <w:spacing w:before="120" w:after="0" w:line="240" w:lineRule="auto"/>
      <w:jc w:val="both"/>
    </w:pPr>
    <w:rPr>
      <w:rFonts w:ascii="Arial Narrow" w:eastAsia="Times New Roman" w:hAnsi="Arial Narrow" w:cs="Arial"/>
      <w:szCs w:val="20"/>
      <w:lang w:eastAsia="fr-FR"/>
    </w:rPr>
  </w:style>
  <w:style w:type="paragraph" w:styleId="Titre1">
    <w:name w:val="heading 1"/>
    <w:aliases w:val="H1,Contrat 1,chapitre,Ct.,Titre 11,t1.T1.Titre 1,t1,t1.T1,Heading1_Titre1"/>
    <w:basedOn w:val="Normal"/>
    <w:next w:val="Normal"/>
    <w:link w:val="Titre1Car"/>
    <w:qFormat/>
    <w:rsid w:val="004415A7"/>
    <w:pPr>
      <w:keepNext/>
      <w:pageBreakBefore/>
      <w:numPr>
        <w:numId w:val="1"/>
      </w:numPr>
      <w:pBdr>
        <w:top w:val="single" w:sz="12" w:space="1" w:color="595959" w:themeColor="text1" w:themeTint="A6"/>
      </w:pBdr>
      <w:shd w:val="clear" w:color="008080" w:fill="auto"/>
      <w:spacing w:after="240"/>
      <w:outlineLvl w:val="0"/>
    </w:pPr>
    <w:rPr>
      <w:rFonts w:cs="Corbel"/>
      <w:b/>
      <w:bCs/>
      <w:color w:val="006C43"/>
      <w:sz w:val="28"/>
      <w:szCs w:val="28"/>
    </w:rPr>
  </w:style>
  <w:style w:type="paragraph" w:styleId="Titre2">
    <w:name w:val="heading 2"/>
    <w:aliases w:val="H2,Contrat 2,Ctt,paragraphe,l2,I2,Titre 21,t2.T2,Heading2_Titre2"/>
    <w:basedOn w:val="Normal"/>
    <w:next w:val="Normal"/>
    <w:link w:val="Titre2Car"/>
    <w:qFormat/>
    <w:rsid w:val="004B279C"/>
    <w:pPr>
      <w:keepNext/>
      <w:widowControl w:val="0"/>
      <w:numPr>
        <w:ilvl w:val="1"/>
        <w:numId w:val="1"/>
      </w:numPr>
      <w:tabs>
        <w:tab w:val="left" w:pos="1134"/>
      </w:tabs>
      <w:spacing w:before="240"/>
      <w:outlineLvl w:val="1"/>
    </w:pPr>
    <w:rPr>
      <w:rFonts w:cs="Corbel"/>
      <w:b/>
      <w:bCs/>
      <w:color w:val="006C43"/>
      <w:sz w:val="24"/>
      <w:szCs w:val="24"/>
    </w:rPr>
  </w:style>
  <w:style w:type="paragraph" w:styleId="Titre3">
    <w:name w:val="heading 3"/>
    <w:aliases w:val="Contrat 3,H3,l3,CT,3,Titre 31,t3.T3,Heading3_Titre3,chapitre 1.1.1,(Shift Ctrl 3)"/>
    <w:basedOn w:val="Normal"/>
    <w:next w:val="Normal"/>
    <w:link w:val="Titre3Car"/>
    <w:qFormat/>
    <w:rsid w:val="004B279C"/>
    <w:pPr>
      <w:keepNext/>
      <w:widowControl w:val="0"/>
      <w:numPr>
        <w:ilvl w:val="2"/>
        <w:numId w:val="1"/>
      </w:numPr>
      <w:tabs>
        <w:tab w:val="left" w:pos="1800"/>
      </w:tabs>
      <w:spacing w:before="240"/>
      <w:outlineLvl w:val="2"/>
    </w:pPr>
    <w:rPr>
      <w:b/>
      <w:bCs/>
      <w:szCs w:val="22"/>
    </w:rPr>
  </w:style>
  <w:style w:type="paragraph" w:styleId="Titre4">
    <w:name w:val="heading 4"/>
    <w:aliases w:val="H4,Contrat 4,l4,I4,Titre 41,t4.T4,Heading4_Titre4,chapitre 1.1.1.1"/>
    <w:basedOn w:val="Normal"/>
    <w:next w:val="Normal"/>
    <w:link w:val="Titre4Car"/>
    <w:unhideWhenUsed/>
    <w:qFormat/>
    <w:rsid w:val="00F94AF7"/>
    <w:pPr>
      <w:keepNext/>
      <w:keepLines/>
      <w:spacing w:before="200"/>
      <w:outlineLvl w:val="3"/>
    </w:pPr>
    <w:rPr>
      <w:rFonts w:asciiTheme="majorHAnsi" w:eastAsiaTheme="majorEastAsia" w:hAnsiTheme="majorHAnsi" w:cstheme="majorBidi"/>
      <w:b/>
      <w:bCs/>
      <w:i/>
      <w:iCs/>
      <w:color w:val="5B9BD5" w:themeColor="accent1"/>
    </w:rPr>
  </w:style>
  <w:style w:type="paragraph" w:styleId="Titre5">
    <w:name w:val="heading 5"/>
    <w:aliases w:val="H5,Heading5_Titre5,Niveau 5,Niveau5"/>
    <w:basedOn w:val="Normal"/>
    <w:next w:val="Normal"/>
    <w:link w:val="Titre5Car"/>
    <w:qFormat/>
    <w:rsid w:val="000A40E3"/>
    <w:pPr>
      <w:widowControl w:val="0"/>
      <w:tabs>
        <w:tab w:val="num" w:pos="1008"/>
      </w:tabs>
      <w:spacing w:before="240" w:after="60"/>
      <w:ind w:left="1008" w:hanging="1008"/>
      <w:outlineLvl w:val="4"/>
    </w:pPr>
    <w:rPr>
      <w:rFonts w:ascii="Verdana" w:hAnsi="Verdana" w:cs="Times New Roman"/>
      <w:b/>
      <w:bCs/>
      <w:i/>
      <w:iCs/>
      <w:sz w:val="26"/>
      <w:szCs w:val="26"/>
      <w:lang w:val="en-GB" w:eastAsia="en-US"/>
    </w:rPr>
  </w:style>
  <w:style w:type="paragraph" w:styleId="Titre6">
    <w:name w:val="heading 6"/>
    <w:basedOn w:val="Normal"/>
    <w:next w:val="Normal"/>
    <w:link w:val="Titre6Car"/>
    <w:qFormat/>
    <w:rsid w:val="000A40E3"/>
    <w:pPr>
      <w:widowControl w:val="0"/>
      <w:tabs>
        <w:tab w:val="num" w:pos="1152"/>
      </w:tabs>
      <w:spacing w:before="240" w:after="60"/>
      <w:ind w:left="1152" w:hanging="1152"/>
      <w:outlineLvl w:val="5"/>
    </w:pPr>
    <w:rPr>
      <w:rFonts w:ascii="Verdana" w:hAnsi="Verdana" w:cs="Times New Roman"/>
      <w:b/>
      <w:bCs/>
      <w:szCs w:val="22"/>
      <w:lang w:val="en-GB" w:eastAsia="en-US"/>
    </w:rPr>
  </w:style>
  <w:style w:type="paragraph" w:styleId="Titre7">
    <w:name w:val="heading 7"/>
    <w:basedOn w:val="Normal"/>
    <w:next w:val="Normal"/>
    <w:link w:val="Titre7Car"/>
    <w:qFormat/>
    <w:rsid w:val="000A40E3"/>
    <w:pPr>
      <w:widowControl w:val="0"/>
      <w:tabs>
        <w:tab w:val="num" w:pos="1296"/>
      </w:tabs>
      <w:spacing w:before="240" w:after="60"/>
      <w:ind w:left="1296" w:hanging="1296"/>
      <w:outlineLvl w:val="6"/>
    </w:pPr>
    <w:rPr>
      <w:rFonts w:ascii="Verdana" w:hAnsi="Verdana" w:cs="Times New Roman"/>
      <w:sz w:val="24"/>
      <w:szCs w:val="24"/>
      <w:lang w:val="en-GB" w:eastAsia="en-US"/>
    </w:rPr>
  </w:style>
  <w:style w:type="paragraph" w:styleId="Titre8">
    <w:name w:val="heading 8"/>
    <w:basedOn w:val="Normal"/>
    <w:next w:val="Normal"/>
    <w:link w:val="Titre8Car"/>
    <w:qFormat/>
    <w:rsid w:val="000A40E3"/>
    <w:pPr>
      <w:widowControl w:val="0"/>
      <w:tabs>
        <w:tab w:val="num" w:pos="1440"/>
      </w:tabs>
      <w:spacing w:before="240" w:after="60"/>
      <w:ind w:left="1440" w:hanging="1440"/>
      <w:outlineLvl w:val="7"/>
    </w:pPr>
    <w:rPr>
      <w:rFonts w:ascii="Verdana" w:hAnsi="Verdana" w:cs="Times New Roman"/>
      <w:i/>
      <w:iCs/>
      <w:sz w:val="24"/>
      <w:szCs w:val="24"/>
      <w:lang w:val="en-GB" w:eastAsia="en-US"/>
    </w:rPr>
  </w:style>
  <w:style w:type="paragraph" w:styleId="Titre9">
    <w:name w:val="heading 9"/>
    <w:basedOn w:val="Normal"/>
    <w:next w:val="Normal"/>
    <w:link w:val="Titre9Car"/>
    <w:qFormat/>
    <w:rsid w:val="000A40E3"/>
    <w:pPr>
      <w:widowControl w:val="0"/>
      <w:tabs>
        <w:tab w:val="num" w:pos="1584"/>
      </w:tabs>
      <w:spacing w:before="240" w:after="60"/>
      <w:ind w:left="1584" w:hanging="1584"/>
      <w:outlineLvl w:val="8"/>
    </w:pPr>
    <w:rPr>
      <w:rFonts w:ascii="Verdana" w:hAnsi="Verdana"/>
      <w:szCs w:val="22"/>
      <w:lang w:val="en-GB"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A03B6"/>
    <w:pPr>
      <w:tabs>
        <w:tab w:val="center" w:pos="4536"/>
        <w:tab w:val="right" w:pos="9072"/>
      </w:tabs>
    </w:pPr>
  </w:style>
  <w:style w:type="character" w:customStyle="1" w:styleId="En-tteCar">
    <w:name w:val="En-tête Car"/>
    <w:basedOn w:val="Policepardfaut"/>
    <w:link w:val="En-tte"/>
    <w:uiPriority w:val="99"/>
    <w:rsid w:val="00FA03B6"/>
  </w:style>
  <w:style w:type="paragraph" w:styleId="Pieddepage">
    <w:name w:val="footer"/>
    <w:basedOn w:val="Normal"/>
    <w:link w:val="PieddepageCar"/>
    <w:unhideWhenUsed/>
    <w:rsid w:val="00FA03B6"/>
    <w:pPr>
      <w:tabs>
        <w:tab w:val="center" w:pos="4536"/>
        <w:tab w:val="right" w:pos="9072"/>
      </w:tabs>
    </w:pPr>
  </w:style>
  <w:style w:type="character" w:customStyle="1" w:styleId="PieddepageCar">
    <w:name w:val="Pied de page Car"/>
    <w:basedOn w:val="Policepardfaut"/>
    <w:link w:val="Pieddepage"/>
    <w:rsid w:val="00FA03B6"/>
  </w:style>
  <w:style w:type="paragraph" w:styleId="Notedebasdepage">
    <w:name w:val="footnote text"/>
    <w:basedOn w:val="Normal"/>
    <w:link w:val="NotedebasdepageCar"/>
    <w:semiHidden/>
    <w:rsid w:val="00FA03B6"/>
  </w:style>
  <w:style w:type="character" w:customStyle="1" w:styleId="NotedebasdepageCar">
    <w:name w:val="Note de bas de page Car"/>
    <w:basedOn w:val="Policepardfaut"/>
    <w:link w:val="Notedebasdepage"/>
    <w:semiHidden/>
    <w:rsid w:val="00FA03B6"/>
    <w:rPr>
      <w:rFonts w:ascii="Arial" w:eastAsia="Times New Roman" w:hAnsi="Arial" w:cs="Arial"/>
      <w:sz w:val="20"/>
      <w:szCs w:val="20"/>
      <w:lang w:eastAsia="fr-FR"/>
    </w:rPr>
  </w:style>
  <w:style w:type="character" w:styleId="Appelnotedebasdep">
    <w:name w:val="footnote reference"/>
    <w:semiHidden/>
    <w:rsid w:val="00FA03B6"/>
    <w:rPr>
      <w:rFonts w:cs="Times New Roman"/>
      <w:vertAlign w:val="superscript"/>
    </w:rPr>
  </w:style>
  <w:style w:type="character" w:customStyle="1" w:styleId="Titre1Car">
    <w:name w:val="Titre 1 Car"/>
    <w:aliases w:val="H1 Car,Contrat 1 Car,chapitre Car,Ct. Car,Titre 11 Car,t1.T1.Titre 1 Car,t1 Car,t1.T1 Car,Heading1_Titre1 Car"/>
    <w:basedOn w:val="Policepardfaut"/>
    <w:link w:val="Titre1"/>
    <w:rsid w:val="004415A7"/>
    <w:rPr>
      <w:rFonts w:ascii="Arial Narrow" w:eastAsia="Times New Roman" w:hAnsi="Arial Narrow" w:cs="Corbel"/>
      <w:b/>
      <w:bCs/>
      <w:color w:val="006C43"/>
      <w:sz w:val="28"/>
      <w:szCs w:val="28"/>
      <w:shd w:val="clear" w:color="008080" w:fill="auto"/>
      <w:lang w:eastAsia="fr-FR"/>
    </w:rPr>
  </w:style>
  <w:style w:type="character" w:customStyle="1" w:styleId="Titre2Car">
    <w:name w:val="Titre 2 Car"/>
    <w:aliases w:val="H2 Car,Contrat 2 Car,Ctt Car,paragraphe Car,l2 Car,I2 Car,Titre 21 Car,t2.T2 Car,Heading2_Titre2 Car"/>
    <w:basedOn w:val="Policepardfaut"/>
    <w:link w:val="Titre2"/>
    <w:rsid w:val="004B279C"/>
    <w:rPr>
      <w:rFonts w:ascii="Arial Narrow" w:eastAsia="Times New Roman" w:hAnsi="Arial Narrow" w:cs="Corbel"/>
      <w:b/>
      <w:bCs/>
      <w:color w:val="006C43"/>
      <w:sz w:val="24"/>
      <w:szCs w:val="24"/>
      <w:lang w:eastAsia="fr-FR"/>
    </w:rPr>
  </w:style>
  <w:style w:type="character" w:customStyle="1" w:styleId="Titre3Car">
    <w:name w:val="Titre 3 Car"/>
    <w:aliases w:val="Contrat 3 Car,H3 Car,l3 Car,CT Car,3 Car,Titre 31 Car,t3.T3 Car,Heading3_Titre3 Car,chapitre 1.1.1 Car,(Shift Ctrl 3) Car"/>
    <w:basedOn w:val="Policepardfaut"/>
    <w:link w:val="Titre3"/>
    <w:rsid w:val="004B279C"/>
    <w:rPr>
      <w:rFonts w:ascii="Arial Narrow" w:eastAsia="Times New Roman" w:hAnsi="Arial Narrow" w:cs="Arial"/>
      <w:b/>
      <w:bCs/>
      <w:lang w:eastAsia="fr-FR"/>
    </w:rPr>
  </w:style>
  <w:style w:type="paragraph" w:styleId="Paragraphedeliste">
    <w:name w:val="List Paragraph"/>
    <w:basedOn w:val="Normal"/>
    <w:link w:val="ParagraphedelisteCar"/>
    <w:uiPriority w:val="34"/>
    <w:qFormat/>
    <w:rsid w:val="00FA03B6"/>
    <w:pPr>
      <w:ind w:left="720"/>
      <w:contextualSpacing/>
    </w:pPr>
  </w:style>
  <w:style w:type="paragraph" w:customStyle="1" w:styleId="BI-Normal">
    <w:name w:val="BI - Normal"/>
    <w:basedOn w:val="Normal"/>
    <w:link w:val="BI-NormalCar"/>
    <w:qFormat/>
    <w:rsid w:val="00FF6172"/>
    <w:rPr>
      <w:rFonts w:cs="Times New Roman"/>
      <w:szCs w:val="24"/>
      <w:lang w:eastAsia="en-US"/>
    </w:rPr>
  </w:style>
  <w:style w:type="character" w:customStyle="1" w:styleId="BI-NormalCar">
    <w:name w:val="BI - Normal Car"/>
    <w:basedOn w:val="Policepardfaut"/>
    <w:link w:val="BI-Normal"/>
    <w:rsid w:val="00FF6172"/>
    <w:rPr>
      <w:rFonts w:ascii="Arial Narrow" w:eastAsia="Times New Roman" w:hAnsi="Arial Narrow" w:cs="Times New Roman"/>
      <w:szCs w:val="24"/>
    </w:rPr>
  </w:style>
  <w:style w:type="paragraph" w:styleId="NormalWeb">
    <w:name w:val="Normal (Web)"/>
    <w:basedOn w:val="Normal"/>
    <w:uiPriority w:val="99"/>
    <w:rsid w:val="002E087A"/>
    <w:pPr>
      <w:spacing w:before="100" w:beforeAutospacing="1" w:after="100" w:afterAutospacing="1"/>
      <w:jc w:val="left"/>
    </w:pPr>
    <w:rPr>
      <w:sz w:val="24"/>
      <w:szCs w:val="24"/>
    </w:rPr>
  </w:style>
  <w:style w:type="paragraph" w:customStyle="1" w:styleId="Commentaires">
    <w:name w:val="Commentaires"/>
    <w:basedOn w:val="Normal"/>
    <w:link w:val="CommentairesCar"/>
    <w:rsid w:val="002E087A"/>
    <w:pPr>
      <w:widowControl w:val="0"/>
    </w:pPr>
    <w:rPr>
      <w:i/>
      <w:iCs/>
      <w:color w:val="0000FF"/>
    </w:rPr>
  </w:style>
  <w:style w:type="character" w:customStyle="1" w:styleId="CommentairesCar">
    <w:name w:val="Commentaires Car"/>
    <w:link w:val="Commentaires"/>
    <w:rsid w:val="002E087A"/>
    <w:rPr>
      <w:rFonts w:ascii="Arial" w:eastAsia="Times New Roman" w:hAnsi="Arial" w:cs="Arial"/>
      <w:i/>
      <w:iCs/>
      <w:color w:val="0000FF"/>
      <w:sz w:val="20"/>
      <w:szCs w:val="20"/>
      <w:lang w:eastAsia="fr-FR"/>
    </w:rPr>
  </w:style>
  <w:style w:type="paragraph" w:styleId="En-ttedetabledesmatires">
    <w:name w:val="TOC Heading"/>
    <w:basedOn w:val="Titre1"/>
    <w:next w:val="Normal"/>
    <w:uiPriority w:val="39"/>
    <w:unhideWhenUsed/>
    <w:qFormat/>
    <w:rsid w:val="000176B1"/>
    <w:pPr>
      <w:keepLines/>
      <w:numPr>
        <w:numId w:val="0"/>
      </w:numPr>
      <w:shd w:val="clear" w:color="auto" w:fill="auto"/>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M1">
    <w:name w:val="toc 1"/>
    <w:basedOn w:val="Normal"/>
    <w:next w:val="Normal"/>
    <w:autoRedefine/>
    <w:uiPriority w:val="39"/>
    <w:unhideWhenUsed/>
    <w:rsid w:val="00C326DA"/>
    <w:pPr>
      <w:tabs>
        <w:tab w:val="left" w:pos="400"/>
        <w:tab w:val="right" w:leader="dot" w:pos="9062"/>
      </w:tabs>
      <w:jc w:val="left"/>
    </w:pPr>
    <w:rPr>
      <w:rFonts w:asciiTheme="minorHAnsi" w:hAnsiTheme="minorHAnsi"/>
      <w:b/>
      <w:bCs/>
      <w:caps/>
      <w:noProof/>
    </w:rPr>
  </w:style>
  <w:style w:type="paragraph" w:styleId="TM2">
    <w:name w:val="toc 2"/>
    <w:basedOn w:val="Normal"/>
    <w:next w:val="Normal"/>
    <w:autoRedefine/>
    <w:uiPriority w:val="39"/>
    <w:unhideWhenUsed/>
    <w:rsid w:val="00C326DA"/>
    <w:pPr>
      <w:tabs>
        <w:tab w:val="left" w:pos="800"/>
        <w:tab w:val="right" w:leader="dot" w:pos="9062"/>
      </w:tabs>
      <w:spacing w:before="0"/>
      <w:ind w:left="198"/>
      <w:jc w:val="left"/>
    </w:pPr>
    <w:rPr>
      <w:rFonts w:asciiTheme="minorHAnsi" w:hAnsiTheme="minorHAnsi" w:cs="Times New Roman"/>
      <w:smallCaps/>
      <w:noProof/>
      <w:sz w:val="21"/>
      <w:lang w:val="en-GB"/>
    </w:rPr>
  </w:style>
  <w:style w:type="paragraph" w:styleId="TM3">
    <w:name w:val="toc 3"/>
    <w:basedOn w:val="Normal"/>
    <w:next w:val="Normal"/>
    <w:autoRedefine/>
    <w:uiPriority w:val="39"/>
    <w:unhideWhenUsed/>
    <w:rsid w:val="004A72BA"/>
    <w:pPr>
      <w:tabs>
        <w:tab w:val="left" w:pos="1200"/>
        <w:tab w:val="right" w:leader="dot" w:pos="9060"/>
      </w:tabs>
      <w:spacing w:before="0"/>
      <w:jc w:val="left"/>
    </w:pPr>
    <w:rPr>
      <w:rFonts w:asciiTheme="minorHAnsi" w:hAnsiTheme="minorHAnsi"/>
      <w:iCs/>
      <w:noProof/>
      <w:color w:val="000000" w:themeColor="text1"/>
      <w:sz w:val="14"/>
      <w:szCs w:val="16"/>
      <w:lang w:val="en-GB"/>
    </w:rPr>
  </w:style>
  <w:style w:type="character" w:styleId="Lienhypertexte">
    <w:name w:val="Hyperlink"/>
    <w:basedOn w:val="Policepardfaut"/>
    <w:uiPriority w:val="99"/>
    <w:unhideWhenUsed/>
    <w:rsid w:val="000176B1"/>
    <w:rPr>
      <w:color w:val="0563C1" w:themeColor="hyperlink"/>
      <w:u w:val="single"/>
    </w:rPr>
  </w:style>
  <w:style w:type="character" w:customStyle="1" w:styleId="ParagraphedelisteCar">
    <w:name w:val="Paragraphe de liste Car"/>
    <w:basedOn w:val="Policepardfaut"/>
    <w:link w:val="Paragraphedeliste"/>
    <w:uiPriority w:val="34"/>
    <w:rsid w:val="005246D7"/>
    <w:rPr>
      <w:rFonts w:ascii="Arial" w:eastAsia="Times New Roman" w:hAnsi="Arial" w:cs="Arial"/>
      <w:sz w:val="20"/>
      <w:szCs w:val="20"/>
      <w:lang w:eastAsia="fr-FR"/>
    </w:rPr>
  </w:style>
  <w:style w:type="paragraph" w:customStyle="1" w:styleId="Default">
    <w:name w:val="Default"/>
    <w:rsid w:val="00EC67BE"/>
    <w:pPr>
      <w:autoSpaceDE w:val="0"/>
      <w:autoSpaceDN w:val="0"/>
      <w:adjustRightInd w:val="0"/>
      <w:spacing w:after="0" w:line="240" w:lineRule="auto"/>
    </w:pPr>
    <w:rPr>
      <w:rFonts w:ascii="Arial" w:eastAsia="Times New Roman" w:hAnsi="Arial" w:cs="Arial"/>
      <w:color w:val="000000"/>
      <w:sz w:val="24"/>
      <w:szCs w:val="24"/>
      <w:lang w:eastAsia="fr-FR"/>
    </w:rPr>
  </w:style>
  <w:style w:type="paragraph" w:styleId="Textedebulles">
    <w:name w:val="Balloon Text"/>
    <w:basedOn w:val="Normal"/>
    <w:link w:val="TextedebullesCar"/>
    <w:uiPriority w:val="99"/>
    <w:semiHidden/>
    <w:unhideWhenUsed/>
    <w:rsid w:val="00C0052F"/>
    <w:rPr>
      <w:rFonts w:ascii="Tahoma" w:hAnsi="Tahoma" w:cs="Tahoma"/>
      <w:sz w:val="16"/>
      <w:szCs w:val="16"/>
    </w:rPr>
  </w:style>
  <w:style w:type="character" w:customStyle="1" w:styleId="TextedebullesCar">
    <w:name w:val="Texte de bulles Car"/>
    <w:basedOn w:val="Policepardfaut"/>
    <w:link w:val="Textedebulles"/>
    <w:uiPriority w:val="99"/>
    <w:semiHidden/>
    <w:rsid w:val="00C0052F"/>
    <w:rPr>
      <w:rFonts w:ascii="Tahoma" w:eastAsia="Times New Roman" w:hAnsi="Tahoma" w:cs="Tahoma"/>
      <w:sz w:val="16"/>
      <w:szCs w:val="16"/>
      <w:lang w:eastAsia="fr-FR"/>
    </w:rPr>
  </w:style>
  <w:style w:type="paragraph" w:customStyle="1" w:styleId="Textefragment">
    <w:name w:val="Texte fragment"/>
    <w:basedOn w:val="Normal"/>
    <w:link w:val="TextefragmentCar"/>
    <w:rsid w:val="00C0052F"/>
    <w:pPr>
      <w:ind w:left="57"/>
    </w:pPr>
    <w:rPr>
      <w:rFonts w:ascii="Book Antiqua" w:hAnsi="Book Antiqua" w:cs="Times New Roman"/>
    </w:rPr>
  </w:style>
  <w:style w:type="character" w:customStyle="1" w:styleId="TextefragmentCar">
    <w:name w:val="Texte fragment Car"/>
    <w:link w:val="Textefragment"/>
    <w:rsid w:val="00C0052F"/>
    <w:rPr>
      <w:rFonts w:ascii="Book Antiqua" w:eastAsia="Times New Roman" w:hAnsi="Book Antiqua" w:cs="Times New Roman"/>
      <w:sz w:val="20"/>
      <w:szCs w:val="20"/>
      <w:lang w:eastAsia="fr-FR"/>
    </w:rPr>
  </w:style>
  <w:style w:type="paragraph" w:customStyle="1" w:styleId="Fragment">
    <w:name w:val="Fragment"/>
    <w:basedOn w:val="Normal"/>
    <w:next w:val="Normal"/>
    <w:rsid w:val="00C0052F"/>
    <w:pPr>
      <w:suppressAutoHyphens/>
      <w:ind w:left="-74"/>
      <w:jc w:val="left"/>
      <w:outlineLvl w:val="2"/>
    </w:pPr>
    <w:rPr>
      <w:b/>
      <w:color w:val="006C43"/>
      <w:szCs w:val="24"/>
    </w:rPr>
  </w:style>
  <w:style w:type="paragraph" w:customStyle="1" w:styleId="En-ttetableau">
    <w:name w:val="En-tête tableau"/>
    <w:basedOn w:val="Normal"/>
    <w:rsid w:val="00C0052F"/>
    <w:pPr>
      <w:widowControl w:val="0"/>
      <w:suppressAutoHyphens/>
      <w:spacing w:before="60" w:after="60"/>
      <w:jc w:val="left"/>
    </w:pPr>
    <w:rPr>
      <w:b/>
      <w:sz w:val="18"/>
    </w:rPr>
  </w:style>
  <w:style w:type="paragraph" w:customStyle="1" w:styleId="Textetableau">
    <w:name w:val="Texte tableau"/>
    <w:basedOn w:val="Textefragment"/>
    <w:rsid w:val="00C0052F"/>
    <w:pPr>
      <w:spacing w:before="40" w:after="40"/>
      <w:jc w:val="left"/>
    </w:pPr>
    <w:rPr>
      <w:sz w:val="18"/>
    </w:rPr>
  </w:style>
  <w:style w:type="paragraph" w:styleId="TM4">
    <w:name w:val="toc 4"/>
    <w:basedOn w:val="Normal"/>
    <w:next w:val="Normal"/>
    <w:autoRedefine/>
    <w:uiPriority w:val="39"/>
    <w:unhideWhenUsed/>
    <w:rsid w:val="00C0052F"/>
    <w:pPr>
      <w:ind w:left="600"/>
      <w:jc w:val="left"/>
    </w:pPr>
    <w:rPr>
      <w:rFonts w:asciiTheme="minorHAnsi" w:hAnsiTheme="minorHAnsi"/>
      <w:sz w:val="18"/>
      <w:szCs w:val="18"/>
    </w:rPr>
  </w:style>
  <w:style w:type="paragraph" w:styleId="TM5">
    <w:name w:val="toc 5"/>
    <w:basedOn w:val="Normal"/>
    <w:next w:val="Normal"/>
    <w:autoRedefine/>
    <w:uiPriority w:val="39"/>
    <w:unhideWhenUsed/>
    <w:rsid w:val="00C0052F"/>
    <w:pPr>
      <w:ind w:left="800"/>
      <w:jc w:val="left"/>
    </w:pPr>
    <w:rPr>
      <w:rFonts w:asciiTheme="minorHAnsi" w:hAnsiTheme="minorHAnsi"/>
      <w:sz w:val="18"/>
      <w:szCs w:val="18"/>
    </w:rPr>
  </w:style>
  <w:style w:type="paragraph" w:styleId="TM6">
    <w:name w:val="toc 6"/>
    <w:basedOn w:val="Normal"/>
    <w:next w:val="Normal"/>
    <w:autoRedefine/>
    <w:uiPriority w:val="39"/>
    <w:unhideWhenUsed/>
    <w:rsid w:val="00C0052F"/>
    <w:pPr>
      <w:ind w:left="1000"/>
      <w:jc w:val="left"/>
    </w:pPr>
    <w:rPr>
      <w:rFonts w:asciiTheme="minorHAnsi" w:hAnsiTheme="minorHAnsi"/>
      <w:sz w:val="18"/>
      <w:szCs w:val="18"/>
    </w:rPr>
  </w:style>
  <w:style w:type="paragraph" w:styleId="TM7">
    <w:name w:val="toc 7"/>
    <w:basedOn w:val="Normal"/>
    <w:next w:val="Normal"/>
    <w:autoRedefine/>
    <w:uiPriority w:val="39"/>
    <w:unhideWhenUsed/>
    <w:rsid w:val="00C0052F"/>
    <w:pPr>
      <w:ind w:left="1200"/>
      <w:jc w:val="left"/>
    </w:pPr>
    <w:rPr>
      <w:rFonts w:asciiTheme="minorHAnsi" w:hAnsiTheme="minorHAnsi"/>
      <w:sz w:val="18"/>
      <w:szCs w:val="18"/>
    </w:rPr>
  </w:style>
  <w:style w:type="paragraph" w:styleId="TM8">
    <w:name w:val="toc 8"/>
    <w:basedOn w:val="Normal"/>
    <w:next w:val="Normal"/>
    <w:autoRedefine/>
    <w:uiPriority w:val="39"/>
    <w:unhideWhenUsed/>
    <w:rsid w:val="00C0052F"/>
    <w:pPr>
      <w:ind w:left="1400"/>
      <w:jc w:val="left"/>
    </w:pPr>
    <w:rPr>
      <w:rFonts w:asciiTheme="minorHAnsi" w:hAnsiTheme="minorHAnsi"/>
      <w:sz w:val="18"/>
      <w:szCs w:val="18"/>
    </w:rPr>
  </w:style>
  <w:style w:type="paragraph" w:styleId="TM9">
    <w:name w:val="toc 9"/>
    <w:basedOn w:val="Normal"/>
    <w:next w:val="Normal"/>
    <w:autoRedefine/>
    <w:uiPriority w:val="39"/>
    <w:unhideWhenUsed/>
    <w:rsid w:val="00C0052F"/>
    <w:pPr>
      <w:ind w:left="1600"/>
      <w:jc w:val="left"/>
    </w:pPr>
    <w:rPr>
      <w:rFonts w:asciiTheme="minorHAnsi" w:hAnsiTheme="minorHAnsi"/>
      <w:sz w:val="18"/>
      <w:szCs w:val="18"/>
    </w:rPr>
  </w:style>
  <w:style w:type="character" w:styleId="Marquedecommentaire">
    <w:name w:val="annotation reference"/>
    <w:basedOn w:val="Policepardfaut"/>
    <w:uiPriority w:val="99"/>
    <w:semiHidden/>
    <w:unhideWhenUsed/>
    <w:rsid w:val="00EE27EC"/>
    <w:rPr>
      <w:sz w:val="16"/>
      <w:szCs w:val="16"/>
    </w:rPr>
  </w:style>
  <w:style w:type="paragraph" w:styleId="Commentaire">
    <w:name w:val="annotation text"/>
    <w:basedOn w:val="Normal"/>
    <w:link w:val="CommentaireCar"/>
    <w:uiPriority w:val="99"/>
    <w:semiHidden/>
    <w:unhideWhenUsed/>
    <w:rsid w:val="00EE27EC"/>
  </w:style>
  <w:style w:type="character" w:customStyle="1" w:styleId="CommentaireCar">
    <w:name w:val="Commentaire Car"/>
    <w:basedOn w:val="Policepardfaut"/>
    <w:link w:val="Commentaire"/>
    <w:uiPriority w:val="99"/>
    <w:semiHidden/>
    <w:rsid w:val="00EE27EC"/>
    <w:rPr>
      <w:rFonts w:ascii="Arial Narrow" w:eastAsia="Times New Roman" w:hAnsi="Arial Narrow" w:cs="Arial"/>
      <w:sz w:val="20"/>
      <w:szCs w:val="20"/>
      <w:lang w:eastAsia="fr-FR"/>
    </w:rPr>
  </w:style>
  <w:style w:type="paragraph" w:styleId="Objetducommentaire">
    <w:name w:val="annotation subject"/>
    <w:basedOn w:val="Commentaire"/>
    <w:next w:val="Commentaire"/>
    <w:link w:val="ObjetducommentaireCar"/>
    <w:uiPriority w:val="99"/>
    <w:semiHidden/>
    <w:unhideWhenUsed/>
    <w:rsid w:val="00EE27EC"/>
    <w:rPr>
      <w:b/>
      <w:bCs/>
    </w:rPr>
  </w:style>
  <w:style w:type="character" w:customStyle="1" w:styleId="ObjetducommentaireCar">
    <w:name w:val="Objet du commentaire Car"/>
    <w:basedOn w:val="CommentaireCar"/>
    <w:link w:val="Objetducommentaire"/>
    <w:uiPriority w:val="99"/>
    <w:semiHidden/>
    <w:rsid w:val="00EE27EC"/>
    <w:rPr>
      <w:rFonts w:ascii="Arial Narrow" w:eastAsia="Times New Roman" w:hAnsi="Arial Narrow" w:cs="Arial"/>
      <w:b/>
      <w:bCs/>
      <w:sz w:val="20"/>
      <w:szCs w:val="20"/>
      <w:lang w:eastAsia="fr-FR"/>
    </w:rPr>
  </w:style>
  <w:style w:type="paragraph" w:customStyle="1" w:styleId="TitreDossierArchitecture">
    <w:name w:val="Titre Dossier Architecture"/>
    <w:basedOn w:val="Normal"/>
    <w:rsid w:val="0082652B"/>
    <w:pPr>
      <w:widowControl w:val="0"/>
      <w:spacing w:before="40" w:after="40"/>
      <w:jc w:val="center"/>
    </w:pPr>
    <w:rPr>
      <w:rFonts w:ascii="Verdana" w:hAnsi="Verdana" w:cs="Times New Roman"/>
      <w:b/>
      <w:bCs/>
      <w:color w:val="961083"/>
      <w:sz w:val="44"/>
    </w:rPr>
  </w:style>
  <w:style w:type="character" w:customStyle="1" w:styleId="Normal-gras">
    <w:name w:val="Normal - gras"/>
    <w:basedOn w:val="Policepardfaut"/>
    <w:rsid w:val="0082652B"/>
    <w:rPr>
      <w:rFonts w:ascii="Arial" w:hAnsi="Arial"/>
      <w:b/>
      <w:bCs/>
      <w:color w:val="auto"/>
    </w:rPr>
  </w:style>
  <w:style w:type="paragraph" w:customStyle="1" w:styleId="Texteremplacer">
    <w:name w:val="Texte à remplacer"/>
    <w:link w:val="TexteremplacerCar"/>
    <w:rsid w:val="0082652B"/>
    <w:pPr>
      <w:spacing w:after="0" w:line="240" w:lineRule="auto"/>
    </w:pPr>
    <w:rPr>
      <w:rFonts w:ascii="Arial" w:eastAsia="Times New Roman" w:hAnsi="Arial" w:cs="Times New Roman"/>
      <w:bCs/>
      <w:i/>
      <w:color w:val="3366FF"/>
      <w:sz w:val="20"/>
      <w:szCs w:val="20"/>
      <w:lang w:val="en-US" w:eastAsia="fr-FR"/>
    </w:rPr>
  </w:style>
  <w:style w:type="character" w:customStyle="1" w:styleId="TexteremplacerCar">
    <w:name w:val="Texte à remplacer Car"/>
    <w:basedOn w:val="Policepardfaut"/>
    <w:link w:val="Texteremplacer"/>
    <w:rsid w:val="0082652B"/>
    <w:rPr>
      <w:rFonts w:ascii="Arial" w:eastAsia="Times New Roman" w:hAnsi="Arial" w:cs="Times New Roman"/>
      <w:bCs/>
      <w:i/>
      <w:color w:val="3366FF"/>
      <w:sz w:val="20"/>
      <w:szCs w:val="20"/>
      <w:lang w:val="en-US" w:eastAsia="fr-FR"/>
    </w:rPr>
  </w:style>
  <w:style w:type="table" w:styleId="Grilledutableau">
    <w:name w:val="Table Grid"/>
    <w:basedOn w:val="TableauNormal"/>
    <w:uiPriority w:val="59"/>
    <w:rsid w:val="0082652B"/>
    <w:pPr>
      <w:widowControl w:val="0"/>
      <w:spacing w:before="40" w:after="40" w:line="240" w:lineRule="auto"/>
      <w:jc w:val="both"/>
    </w:pPr>
    <w:rPr>
      <w:rFonts w:ascii="Verdana" w:eastAsia="MS Mincho" w:hAnsi="Verdana" w:cs="Times New Roman"/>
      <w:sz w:val="16"/>
      <w:szCs w:val="16"/>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character" w:styleId="Lienhypertextesuivivisit">
    <w:name w:val="FollowedHyperlink"/>
    <w:basedOn w:val="Policepardfaut"/>
    <w:uiPriority w:val="99"/>
    <w:semiHidden/>
    <w:unhideWhenUsed/>
    <w:rsid w:val="0082652B"/>
    <w:rPr>
      <w:color w:val="954F72" w:themeColor="followedHyperlink"/>
      <w:u w:val="single"/>
    </w:rPr>
  </w:style>
  <w:style w:type="paragraph" w:customStyle="1" w:styleId="HeaderTableau-Eagle">
    <w:name w:val="Header Tableau - Eagle"/>
    <w:basedOn w:val="Texteremplacer"/>
    <w:rsid w:val="0082652B"/>
    <w:pPr>
      <w:spacing w:before="40"/>
      <w:jc w:val="center"/>
    </w:pPr>
    <w:rPr>
      <w:b/>
      <w:i w:val="0"/>
      <w:color w:val="961089"/>
      <w:sz w:val="16"/>
    </w:rPr>
  </w:style>
  <w:style w:type="character" w:customStyle="1" w:styleId="Titre4Car">
    <w:name w:val="Titre 4 Car"/>
    <w:aliases w:val="H4 Car,Contrat 4 Car,l4 Car,I4 Car,Titre 41 Car,t4.T4 Car,Heading4_Titre4 Car,chapitre 1.1.1.1 Car"/>
    <w:basedOn w:val="Policepardfaut"/>
    <w:link w:val="Titre4"/>
    <w:uiPriority w:val="9"/>
    <w:rsid w:val="00F94AF7"/>
    <w:rPr>
      <w:rFonts w:asciiTheme="majorHAnsi" w:eastAsiaTheme="majorEastAsia" w:hAnsiTheme="majorHAnsi" w:cstheme="majorBidi"/>
      <w:b/>
      <w:bCs/>
      <w:i/>
      <w:iCs/>
      <w:color w:val="5B9BD5" w:themeColor="accent1"/>
      <w:szCs w:val="20"/>
      <w:lang w:eastAsia="fr-FR"/>
    </w:rPr>
  </w:style>
  <w:style w:type="table" w:styleId="Listeclaire">
    <w:name w:val="Light List"/>
    <w:basedOn w:val="TableauNormal"/>
    <w:uiPriority w:val="61"/>
    <w:rsid w:val="0013769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ramemoyenne1">
    <w:name w:val="Medium Shading 1"/>
    <w:basedOn w:val="TableauNormal"/>
    <w:uiPriority w:val="63"/>
    <w:rsid w:val="00003DD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emplate">
    <w:name w:val="template"/>
    <w:basedOn w:val="Normal"/>
    <w:link w:val="templateCar"/>
    <w:qFormat/>
    <w:rsid w:val="00087DF1"/>
    <w:pPr>
      <w:spacing w:before="0" w:line="276" w:lineRule="auto"/>
      <w:jc w:val="left"/>
    </w:pPr>
    <w:rPr>
      <w:rFonts w:ascii="Verdana" w:hAnsi="Verdana" w:cs="Times New Roman"/>
      <w:b/>
      <w:bCs/>
      <w:i/>
      <w:iCs/>
      <w:color w:val="3366FF"/>
      <w:sz w:val="20"/>
      <w:lang w:val="en-GB" w:eastAsia="en-US"/>
    </w:rPr>
  </w:style>
  <w:style w:type="character" w:customStyle="1" w:styleId="templateCar">
    <w:name w:val="template Car"/>
    <w:basedOn w:val="Policepardfaut"/>
    <w:link w:val="template"/>
    <w:rsid w:val="00087DF1"/>
    <w:rPr>
      <w:rFonts w:ascii="Verdana" w:eastAsia="Times New Roman" w:hAnsi="Verdana" w:cs="Times New Roman"/>
      <w:b/>
      <w:bCs/>
      <w:i/>
      <w:iCs/>
      <w:color w:val="3366FF"/>
      <w:sz w:val="20"/>
      <w:szCs w:val="20"/>
      <w:lang w:val="en-GB"/>
    </w:rPr>
  </w:style>
  <w:style w:type="table" w:styleId="Grilleclaire-Accent6">
    <w:name w:val="Light Grid Accent 6"/>
    <w:basedOn w:val="TableauNormal"/>
    <w:uiPriority w:val="62"/>
    <w:rsid w:val="00BC1337"/>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emoyenne2-Accent1">
    <w:name w:val="Medium List 2 Accent 1"/>
    <w:basedOn w:val="TableauNormal"/>
    <w:uiPriority w:val="66"/>
    <w:rsid w:val="00256F1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3-Accent6">
    <w:name w:val="Medium Grid 3 Accent 6"/>
    <w:basedOn w:val="TableauNormal"/>
    <w:uiPriority w:val="69"/>
    <w:rsid w:val="00256F1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Grilleclaire-Accent1">
    <w:name w:val="Light Grid Accent 1"/>
    <w:basedOn w:val="TableauNormal"/>
    <w:uiPriority w:val="62"/>
    <w:rsid w:val="00082B5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stemoyenne2-Accent6">
    <w:name w:val="Medium List 2 Accent 6"/>
    <w:basedOn w:val="TableauNormal"/>
    <w:uiPriority w:val="66"/>
    <w:rsid w:val="0042507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claire-Accent3">
    <w:name w:val="Light Grid Accent 3"/>
    <w:basedOn w:val="TableauNormal"/>
    <w:uiPriority w:val="62"/>
    <w:rsid w:val="00425075"/>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illeclaire-Accent5">
    <w:name w:val="Light Grid Accent 5"/>
    <w:basedOn w:val="TableauNormal"/>
    <w:uiPriority w:val="62"/>
    <w:rsid w:val="0081591D"/>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Tramemoyenne2-Accent3">
    <w:name w:val="Medium Shading 2 Accent 3"/>
    <w:basedOn w:val="TableauNormal"/>
    <w:uiPriority w:val="64"/>
    <w:rsid w:val="0055733C"/>
    <w:pPr>
      <w:spacing w:after="0" w:line="240" w:lineRule="auto"/>
    </w:pPr>
    <w:rPr>
      <w:rFonts w:eastAsiaTheme="minorEastAsia"/>
      <w:lang w:val="en-GB"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ous-titre">
    <w:name w:val="Subtitle"/>
    <w:basedOn w:val="Normal"/>
    <w:next w:val="Normal"/>
    <w:link w:val="Sous-titreCar"/>
    <w:uiPriority w:val="11"/>
    <w:qFormat/>
    <w:rsid w:val="0055733C"/>
    <w:pPr>
      <w:numPr>
        <w:ilvl w:val="1"/>
      </w:numPr>
      <w:spacing w:before="0" w:after="200" w:line="276" w:lineRule="auto"/>
      <w:jc w:val="left"/>
    </w:pPr>
    <w:rPr>
      <w:rFonts w:asciiTheme="majorHAnsi" w:eastAsiaTheme="majorEastAsia" w:hAnsiTheme="majorHAnsi" w:cstheme="majorBidi"/>
      <w:i/>
      <w:iCs/>
      <w:color w:val="5B9BD5" w:themeColor="accent1"/>
      <w:spacing w:val="15"/>
      <w:sz w:val="24"/>
      <w:szCs w:val="24"/>
      <w:lang w:val="en-GB" w:eastAsia="ja-JP"/>
    </w:rPr>
  </w:style>
  <w:style w:type="character" w:customStyle="1" w:styleId="Sous-titreCar">
    <w:name w:val="Sous-titre Car"/>
    <w:basedOn w:val="Policepardfaut"/>
    <w:link w:val="Sous-titre"/>
    <w:uiPriority w:val="11"/>
    <w:rsid w:val="0055733C"/>
    <w:rPr>
      <w:rFonts w:asciiTheme="majorHAnsi" w:eastAsiaTheme="majorEastAsia" w:hAnsiTheme="majorHAnsi" w:cstheme="majorBidi"/>
      <w:i/>
      <w:iCs/>
      <w:color w:val="5B9BD5" w:themeColor="accent1"/>
      <w:spacing w:val="15"/>
      <w:sz w:val="24"/>
      <w:szCs w:val="24"/>
      <w:lang w:val="en-GB" w:eastAsia="ja-JP"/>
    </w:rPr>
  </w:style>
  <w:style w:type="table" w:styleId="Tramemoyenne2-Accent6">
    <w:name w:val="Medium Shading 2 Accent 6"/>
    <w:basedOn w:val="TableauNormal"/>
    <w:uiPriority w:val="64"/>
    <w:rsid w:val="0012274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Tableau-Textecolonne">
    <w:name w:val="Tableau - Texte colonne"/>
    <w:basedOn w:val="Normal"/>
    <w:rsid w:val="009E5E00"/>
    <w:pPr>
      <w:widowControl w:val="0"/>
      <w:spacing w:before="40" w:after="40"/>
    </w:pPr>
    <w:rPr>
      <w:rFonts w:ascii="Arial" w:hAnsi="Arial" w:cs="Times New Roman"/>
      <w:sz w:val="20"/>
    </w:rPr>
  </w:style>
  <w:style w:type="character" w:customStyle="1" w:styleId="ContenuTableau">
    <w:name w:val="Contenu Tableau"/>
    <w:basedOn w:val="Policepardfaut"/>
    <w:rsid w:val="009E5E00"/>
    <w:rPr>
      <w:color w:val="auto"/>
      <w:sz w:val="16"/>
    </w:rPr>
  </w:style>
  <w:style w:type="paragraph" w:customStyle="1" w:styleId="Paragraphe1">
    <w:name w:val="Paragraphe 1"/>
    <w:basedOn w:val="Normal"/>
    <w:rsid w:val="009E5E00"/>
    <w:pPr>
      <w:spacing w:before="60"/>
    </w:pPr>
    <w:rPr>
      <w:rFonts w:ascii="Times New Roman" w:hAnsi="Times New Roman" w:cs="Times New Roman"/>
      <w:sz w:val="20"/>
      <w:lang w:eastAsia="zh-CN"/>
    </w:rPr>
  </w:style>
  <w:style w:type="table" w:styleId="Listeclaire-Accent5">
    <w:name w:val="Light List Accent 5"/>
    <w:basedOn w:val="TableauNormal"/>
    <w:uiPriority w:val="61"/>
    <w:rsid w:val="00331473"/>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customStyle="1" w:styleId="Titre5Car">
    <w:name w:val="Titre 5 Car"/>
    <w:aliases w:val="H5 Car,Heading5_Titre5 Car,Niveau 5 Car,Niveau5 Car"/>
    <w:basedOn w:val="Policepardfaut"/>
    <w:link w:val="Titre5"/>
    <w:rsid w:val="000A40E3"/>
    <w:rPr>
      <w:rFonts w:ascii="Verdana" w:eastAsia="Times New Roman" w:hAnsi="Verdana" w:cs="Times New Roman"/>
      <w:b/>
      <w:bCs/>
      <w:i/>
      <w:iCs/>
      <w:sz w:val="26"/>
      <w:szCs w:val="26"/>
      <w:lang w:val="en-GB"/>
    </w:rPr>
  </w:style>
  <w:style w:type="character" w:customStyle="1" w:styleId="Titre6Car">
    <w:name w:val="Titre 6 Car"/>
    <w:basedOn w:val="Policepardfaut"/>
    <w:link w:val="Titre6"/>
    <w:rsid w:val="000A40E3"/>
    <w:rPr>
      <w:rFonts w:ascii="Verdana" w:eastAsia="Times New Roman" w:hAnsi="Verdana" w:cs="Times New Roman"/>
      <w:b/>
      <w:bCs/>
      <w:lang w:val="en-GB"/>
    </w:rPr>
  </w:style>
  <w:style w:type="character" w:customStyle="1" w:styleId="Titre7Car">
    <w:name w:val="Titre 7 Car"/>
    <w:basedOn w:val="Policepardfaut"/>
    <w:link w:val="Titre7"/>
    <w:rsid w:val="000A40E3"/>
    <w:rPr>
      <w:rFonts w:ascii="Verdana" w:eastAsia="Times New Roman" w:hAnsi="Verdana" w:cs="Times New Roman"/>
      <w:sz w:val="24"/>
      <w:szCs w:val="24"/>
      <w:lang w:val="en-GB"/>
    </w:rPr>
  </w:style>
  <w:style w:type="character" w:customStyle="1" w:styleId="Titre8Car">
    <w:name w:val="Titre 8 Car"/>
    <w:basedOn w:val="Policepardfaut"/>
    <w:link w:val="Titre8"/>
    <w:rsid w:val="000A40E3"/>
    <w:rPr>
      <w:rFonts w:ascii="Verdana" w:eastAsia="Times New Roman" w:hAnsi="Verdana" w:cs="Times New Roman"/>
      <w:i/>
      <w:iCs/>
      <w:sz w:val="24"/>
      <w:szCs w:val="24"/>
      <w:lang w:val="en-GB"/>
    </w:rPr>
  </w:style>
  <w:style w:type="character" w:customStyle="1" w:styleId="Titre9Car">
    <w:name w:val="Titre 9 Car"/>
    <w:basedOn w:val="Policepardfaut"/>
    <w:link w:val="Titre9"/>
    <w:rsid w:val="000A40E3"/>
    <w:rPr>
      <w:rFonts w:ascii="Verdana" w:eastAsia="Times New Roman" w:hAnsi="Verdana" w:cs="Arial"/>
      <w:lang w:val="en-GB"/>
    </w:rPr>
  </w:style>
  <w:style w:type="character" w:customStyle="1" w:styleId="ms-rtethemeforecolor-1-0">
    <w:name w:val="ms-rtethemeforecolor-1-0"/>
    <w:basedOn w:val="Policepardfaut"/>
    <w:rsid w:val="00747F3D"/>
  </w:style>
  <w:style w:type="paragraph" w:styleId="PrformatHTML">
    <w:name w:val="HTML Preformatted"/>
    <w:basedOn w:val="Normal"/>
    <w:link w:val="PrformatHTMLCar"/>
    <w:uiPriority w:val="99"/>
    <w:semiHidden/>
    <w:unhideWhenUsed/>
    <w:rsid w:val="00B60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lang w:val="en-GB" w:eastAsia="ja-JP"/>
    </w:rPr>
  </w:style>
  <w:style w:type="character" w:customStyle="1" w:styleId="PrformatHTMLCar">
    <w:name w:val="Préformaté HTML Car"/>
    <w:basedOn w:val="Policepardfaut"/>
    <w:link w:val="PrformatHTML"/>
    <w:uiPriority w:val="99"/>
    <w:semiHidden/>
    <w:rsid w:val="00B60520"/>
    <w:rPr>
      <w:rFonts w:ascii="Courier New" w:eastAsia="Times New Roman" w:hAnsi="Courier New" w:cs="Courier New"/>
      <w:sz w:val="20"/>
      <w:szCs w:val="20"/>
      <w:lang w:val="en-GB" w:eastAsia="ja-JP"/>
    </w:rPr>
  </w:style>
  <w:style w:type="table" w:styleId="Tramemoyenne1-Accent3">
    <w:name w:val="Medium Shading 1 Accent 3"/>
    <w:basedOn w:val="TableauNormal"/>
    <w:uiPriority w:val="63"/>
    <w:rsid w:val="00633EFE"/>
    <w:pPr>
      <w:spacing w:after="0" w:line="240" w:lineRule="auto"/>
    </w:pPr>
    <w:rPr>
      <w:rFonts w:ascii="Times New Roman" w:eastAsia="MS Mincho" w:hAnsi="Times New Roman" w:cs="Times New Roman"/>
      <w:sz w:val="20"/>
      <w:szCs w:val="20"/>
      <w:lang w:eastAsia="fr-FR"/>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ableauGrille4-Accentuation1">
    <w:name w:val="Grid Table 4 Accent 1"/>
    <w:basedOn w:val="TableauNormal"/>
    <w:uiPriority w:val="49"/>
    <w:rsid w:val="00AB7E2C"/>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5Fonc-Accentuation1">
    <w:name w:val="Grid Table 5 Dark Accent 1"/>
    <w:basedOn w:val="TableauNormal"/>
    <w:uiPriority w:val="50"/>
    <w:rsid w:val="002E30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Notedefin">
    <w:name w:val="endnote text"/>
    <w:basedOn w:val="Normal"/>
    <w:link w:val="NotedefinCar"/>
    <w:uiPriority w:val="99"/>
    <w:semiHidden/>
    <w:unhideWhenUsed/>
    <w:rsid w:val="002E30AC"/>
    <w:pPr>
      <w:spacing w:before="0"/>
    </w:pPr>
    <w:rPr>
      <w:sz w:val="20"/>
    </w:rPr>
  </w:style>
  <w:style w:type="character" w:customStyle="1" w:styleId="NotedefinCar">
    <w:name w:val="Note de fin Car"/>
    <w:basedOn w:val="Policepardfaut"/>
    <w:link w:val="Notedefin"/>
    <w:uiPriority w:val="99"/>
    <w:semiHidden/>
    <w:rsid w:val="002E30AC"/>
    <w:rPr>
      <w:rFonts w:ascii="Arial Narrow" w:eastAsia="Times New Roman" w:hAnsi="Arial Narrow" w:cs="Arial"/>
      <w:sz w:val="20"/>
      <w:szCs w:val="20"/>
      <w:lang w:eastAsia="fr-FR"/>
    </w:rPr>
  </w:style>
  <w:style w:type="character" w:styleId="Appeldenotedefin">
    <w:name w:val="endnote reference"/>
    <w:basedOn w:val="Policepardfaut"/>
    <w:uiPriority w:val="99"/>
    <w:semiHidden/>
    <w:unhideWhenUsed/>
    <w:rsid w:val="002E30A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76643">
      <w:bodyDiv w:val="1"/>
      <w:marLeft w:val="0"/>
      <w:marRight w:val="0"/>
      <w:marTop w:val="0"/>
      <w:marBottom w:val="0"/>
      <w:divBdr>
        <w:top w:val="none" w:sz="0" w:space="0" w:color="auto"/>
        <w:left w:val="none" w:sz="0" w:space="0" w:color="auto"/>
        <w:bottom w:val="none" w:sz="0" w:space="0" w:color="auto"/>
        <w:right w:val="none" w:sz="0" w:space="0" w:color="auto"/>
      </w:divBdr>
    </w:div>
    <w:div w:id="267003927">
      <w:bodyDiv w:val="1"/>
      <w:marLeft w:val="0"/>
      <w:marRight w:val="0"/>
      <w:marTop w:val="0"/>
      <w:marBottom w:val="0"/>
      <w:divBdr>
        <w:top w:val="none" w:sz="0" w:space="0" w:color="auto"/>
        <w:left w:val="none" w:sz="0" w:space="0" w:color="auto"/>
        <w:bottom w:val="none" w:sz="0" w:space="0" w:color="auto"/>
        <w:right w:val="none" w:sz="0" w:space="0" w:color="auto"/>
      </w:divBdr>
      <w:divsChild>
        <w:div w:id="569845930">
          <w:marLeft w:val="0"/>
          <w:marRight w:val="0"/>
          <w:marTop w:val="0"/>
          <w:marBottom w:val="0"/>
          <w:divBdr>
            <w:top w:val="none" w:sz="0" w:space="0" w:color="auto"/>
            <w:left w:val="none" w:sz="0" w:space="0" w:color="auto"/>
            <w:bottom w:val="none" w:sz="0" w:space="0" w:color="auto"/>
            <w:right w:val="none" w:sz="0" w:space="0" w:color="auto"/>
          </w:divBdr>
          <w:divsChild>
            <w:div w:id="1820145278">
              <w:marLeft w:val="0"/>
              <w:marRight w:val="0"/>
              <w:marTop w:val="0"/>
              <w:marBottom w:val="0"/>
              <w:divBdr>
                <w:top w:val="none" w:sz="0" w:space="0" w:color="auto"/>
                <w:left w:val="none" w:sz="0" w:space="0" w:color="auto"/>
                <w:bottom w:val="none" w:sz="0" w:space="0" w:color="auto"/>
                <w:right w:val="none" w:sz="0" w:space="0" w:color="auto"/>
              </w:divBdr>
              <w:divsChild>
                <w:div w:id="438255286">
                  <w:marLeft w:val="0"/>
                  <w:marRight w:val="0"/>
                  <w:marTop w:val="0"/>
                  <w:marBottom w:val="0"/>
                  <w:divBdr>
                    <w:top w:val="none" w:sz="0" w:space="0" w:color="auto"/>
                    <w:left w:val="none" w:sz="0" w:space="0" w:color="auto"/>
                    <w:bottom w:val="none" w:sz="0" w:space="0" w:color="auto"/>
                    <w:right w:val="none" w:sz="0" w:space="0" w:color="auto"/>
                  </w:divBdr>
                  <w:divsChild>
                    <w:div w:id="2080663940">
                      <w:marLeft w:val="3750"/>
                      <w:marRight w:val="0"/>
                      <w:marTop w:val="0"/>
                      <w:marBottom w:val="0"/>
                      <w:divBdr>
                        <w:top w:val="none" w:sz="0" w:space="0" w:color="auto"/>
                        <w:left w:val="none" w:sz="0" w:space="0" w:color="auto"/>
                        <w:bottom w:val="none" w:sz="0" w:space="0" w:color="auto"/>
                        <w:right w:val="none" w:sz="0" w:space="0" w:color="auto"/>
                      </w:divBdr>
                      <w:divsChild>
                        <w:div w:id="1189100798">
                          <w:marLeft w:val="0"/>
                          <w:marRight w:val="0"/>
                          <w:marTop w:val="0"/>
                          <w:marBottom w:val="0"/>
                          <w:divBdr>
                            <w:top w:val="none" w:sz="0" w:space="0" w:color="auto"/>
                            <w:left w:val="none" w:sz="0" w:space="0" w:color="auto"/>
                            <w:bottom w:val="none" w:sz="0" w:space="0" w:color="auto"/>
                            <w:right w:val="none" w:sz="0" w:space="0" w:color="auto"/>
                          </w:divBdr>
                          <w:divsChild>
                            <w:div w:id="987125584">
                              <w:marLeft w:val="0"/>
                              <w:marRight w:val="0"/>
                              <w:marTop w:val="0"/>
                              <w:marBottom w:val="0"/>
                              <w:divBdr>
                                <w:top w:val="none" w:sz="0" w:space="0" w:color="auto"/>
                                <w:left w:val="none" w:sz="0" w:space="0" w:color="auto"/>
                                <w:bottom w:val="none" w:sz="0" w:space="0" w:color="auto"/>
                                <w:right w:val="none" w:sz="0" w:space="0" w:color="auto"/>
                              </w:divBdr>
                              <w:divsChild>
                                <w:div w:id="1113673538">
                                  <w:marLeft w:val="0"/>
                                  <w:marRight w:val="0"/>
                                  <w:marTop w:val="0"/>
                                  <w:marBottom w:val="0"/>
                                  <w:divBdr>
                                    <w:top w:val="none" w:sz="0" w:space="0" w:color="auto"/>
                                    <w:left w:val="none" w:sz="0" w:space="0" w:color="auto"/>
                                    <w:bottom w:val="none" w:sz="0" w:space="0" w:color="auto"/>
                                    <w:right w:val="none" w:sz="0" w:space="0" w:color="auto"/>
                                  </w:divBdr>
                                  <w:divsChild>
                                    <w:div w:id="916868870">
                                      <w:marLeft w:val="0"/>
                                      <w:marRight w:val="0"/>
                                      <w:marTop w:val="0"/>
                                      <w:marBottom w:val="0"/>
                                      <w:divBdr>
                                        <w:top w:val="none" w:sz="0" w:space="0" w:color="auto"/>
                                        <w:left w:val="none" w:sz="0" w:space="0" w:color="auto"/>
                                        <w:bottom w:val="none" w:sz="0" w:space="0" w:color="auto"/>
                                        <w:right w:val="none" w:sz="0" w:space="0" w:color="auto"/>
                                      </w:divBdr>
                                      <w:divsChild>
                                        <w:div w:id="539048422">
                                          <w:marLeft w:val="0"/>
                                          <w:marRight w:val="0"/>
                                          <w:marTop w:val="0"/>
                                          <w:marBottom w:val="0"/>
                                          <w:divBdr>
                                            <w:top w:val="none" w:sz="0" w:space="0" w:color="auto"/>
                                            <w:left w:val="none" w:sz="0" w:space="0" w:color="auto"/>
                                            <w:bottom w:val="none" w:sz="0" w:space="0" w:color="auto"/>
                                            <w:right w:val="none" w:sz="0" w:space="0" w:color="auto"/>
                                          </w:divBdr>
                                          <w:divsChild>
                                            <w:div w:id="171770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4455783">
      <w:bodyDiv w:val="1"/>
      <w:marLeft w:val="0"/>
      <w:marRight w:val="0"/>
      <w:marTop w:val="0"/>
      <w:marBottom w:val="0"/>
      <w:divBdr>
        <w:top w:val="none" w:sz="0" w:space="0" w:color="auto"/>
        <w:left w:val="none" w:sz="0" w:space="0" w:color="auto"/>
        <w:bottom w:val="none" w:sz="0" w:space="0" w:color="auto"/>
        <w:right w:val="none" w:sz="0" w:space="0" w:color="auto"/>
      </w:divBdr>
      <w:divsChild>
        <w:div w:id="2081903319">
          <w:marLeft w:val="0"/>
          <w:marRight w:val="0"/>
          <w:marTop w:val="0"/>
          <w:marBottom w:val="0"/>
          <w:divBdr>
            <w:top w:val="none" w:sz="0" w:space="0" w:color="auto"/>
            <w:left w:val="none" w:sz="0" w:space="0" w:color="auto"/>
            <w:bottom w:val="none" w:sz="0" w:space="0" w:color="auto"/>
            <w:right w:val="none" w:sz="0" w:space="0" w:color="auto"/>
          </w:divBdr>
          <w:divsChild>
            <w:div w:id="2011712033">
              <w:marLeft w:val="0"/>
              <w:marRight w:val="0"/>
              <w:marTop w:val="0"/>
              <w:marBottom w:val="0"/>
              <w:divBdr>
                <w:top w:val="none" w:sz="0" w:space="0" w:color="auto"/>
                <w:left w:val="none" w:sz="0" w:space="0" w:color="auto"/>
                <w:bottom w:val="none" w:sz="0" w:space="0" w:color="auto"/>
                <w:right w:val="none" w:sz="0" w:space="0" w:color="auto"/>
              </w:divBdr>
              <w:divsChild>
                <w:div w:id="453250819">
                  <w:marLeft w:val="0"/>
                  <w:marRight w:val="0"/>
                  <w:marTop w:val="0"/>
                  <w:marBottom w:val="0"/>
                  <w:divBdr>
                    <w:top w:val="none" w:sz="0" w:space="0" w:color="auto"/>
                    <w:left w:val="none" w:sz="0" w:space="0" w:color="auto"/>
                    <w:bottom w:val="none" w:sz="0" w:space="0" w:color="auto"/>
                    <w:right w:val="none" w:sz="0" w:space="0" w:color="auto"/>
                  </w:divBdr>
                  <w:divsChild>
                    <w:div w:id="98373430">
                      <w:marLeft w:val="3750"/>
                      <w:marRight w:val="0"/>
                      <w:marTop w:val="0"/>
                      <w:marBottom w:val="0"/>
                      <w:divBdr>
                        <w:top w:val="none" w:sz="0" w:space="0" w:color="auto"/>
                        <w:left w:val="none" w:sz="0" w:space="0" w:color="auto"/>
                        <w:bottom w:val="none" w:sz="0" w:space="0" w:color="auto"/>
                        <w:right w:val="none" w:sz="0" w:space="0" w:color="auto"/>
                      </w:divBdr>
                      <w:divsChild>
                        <w:div w:id="1023702932">
                          <w:marLeft w:val="0"/>
                          <w:marRight w:val="0"/>
                          <w:marTop w:val="0"/>
                          <w:marBottom w:val="0"/>
                          <w:divBdr>
                            <w:top w:val="none" w:sz="0" w:space="0" w:color="auto"/>
                            <w:left w:val="none" w:sz="0" w:space="0" w:color="auto"/>
                            <w:bottom w:val="none" w:sz="0" w:space="0" w:color="auto"/>
                            <w:right w:val="none" w:sz="0" w:space="0" w:color="auto"/>
                          </w:divBdr>
                          <w:divsChild>
                            <w:div w:id="1653093498">
                              <w:marLeft w:val="0"/>
                              <w:marRight w:val="0"/>
                              <w:marTop w:val="0"/>
                              <w:marBottom w:val="0"/>
                              <w:divBdr>
                                <w:top w:val="none" w:sz="0" w:space="0" w:color="auto"/>
                                <w:left w:val="none" w:sz="0" w:space="0" w:color="auto"/>
                                <w:bottom w:val="none" w:sz="0" w:space="0" w:color="auto"/>
                                <w:right w:val="none" w:sz="0" w:space="0" w:color="auto"/>
                              </w:divBdr>
                              <w:divsChild>
                                <w:div w:id="1428044009">
                                  <w:marLeft w:val="0"/>
                                  <w:marRight w:val="0"/>
                                  <w:marTop w:val="0"/>
                                  <w:marBottom w:val="0"/>
                                  <w:divBdr>
                                    <w:top w:val="none" w:sz="0" w:space="0" w:color="auto"/>
                                    <w:left w:val="none" w:sz="0" w:space="0" w:color="auto"/>
                                    <w:bottom w:val="none" w:sz="0" w:space="0" w:color="auto"/>
                                    <w:right w:val="none" w:sz="0" w:space="0" w:color="auto"/>
                                  </w:divBdr>
                                  <w:divsChild>
                                    <w:div w:id="927932470">
                                      <w:marLeft w:val="0"/>
                                      <w:marRight w:val="0"/>
                                      <w:marTop w:val="0"/>
                                      <w:marBottom w:val="0"/>
                                      <w:divBdr>
                                        <w:top w:val="none" w:sz="0" w:space="0" w:color="auto"/>
                                        <w:left w:val="none" w:sz="0" w:space="0" w:color="auto"/>
                                        <w:bottom w:val="none" w:sz="0" w:space="0" w:color="auto"/>
                                        <w:right w:val="none" w:sz="0" w:space="0" w:color="auto"/>
                                      </w:divBdr>
                                      <w:divsChild>
                                        <w:div w:id="373308391">
                                          <w:marLeft w:val="0"/>
                                          <w:marRight w:val="0"/>
                                          <w:marTop w:val="0"/>
                                          <w:marBottom w:val="0"/>
                                          <w:divBdr>
                                            <w:top w:val="none" w:sz="0" w:space="0" w:color="auto"/>
                                            <w:left w:val="none" w:sz="0" w:space="0" w:color="auto"/>
                                            <w:bottom w:val="none" w:sz="0" w:space="0" w:color="auto"/>
                                            <w:right w:val="none" w:sz="0" w:space="0" w:color="auto"/>
                                          </w:divBdr>
                                          <w:divsChild>
                                            <w:div w:id="2163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9518321">
      <w:bodyDiv w:val="1"/>
      <w:marLeft w:val="0"/>
      <w:marRight w:val="0"/>
      <w:marTop w:val="0"/>
      <w:marBottom w:val="0"/>
      <w:divBdr>
        <w:top w:val="none" w:sz="0" w:space="0" w:color="auto"/>
        <w:left w:val="none" w:sz="0" w:space="0" w:color="auto"/>
        <w:bottom w:val="none" w:sz="0" w:space="0" w:color="auto"/>
        <w:right w:val="none" w:sz="0" w:space="0" w:color="auto"/>
      </w:divBdr>
    </w:div>
    <w:div w:id="635648859">
      <w:bodyDiv w:val="1"/>
      <w:marLeft w:val="0"/>
      <w:marRight w:val="0"/>
      <w:marTop w:val="0"/>
      <w:marBottom w:val="0"/>
      <w:divBdr>
        <w:top w:val="none" w:sz="0" w:space="0" w:color="auto"/>
        <w:left w:val="none" w:sz="0" w:space="0" w:color="auto"/>
        <w:bottom w:val="none" w:sz="0" w:space="0" w:color="auto"/>
        <w:right w:val="none" w:sz="0" w:space="0" w:color="auto"/>
      </w:divBdr>
    </w:div>
    <w:div w:id="751464308">
      <w:bodyDiv w:val="1"/>
      <w:marLeft w:val="0"/>
      <w:marRight w:val="0"/>
      <w:marTop w:val="0"/>
      <w:marBottom w:val="0"/>
      <w:divBdr>
        <w:top w:val="none" w:sz="0" w:space="0" w:color="auto"/>
        <w:left w:val="none" w:sz="0" w:space="0" w:color="auto"/>
        <w:bottom w:val="none" w:sz="0" w:space="0" w:color="auto"/>
        <w:right w:val="none" w:sz="0" w:space="0" w:color="auto"/>
      </w:divBdr>
    </w:div>
    <w:div w:id="762142419">
      <w:bodyDiv w:val="1"/>
      <w:marLeft w:val="0"/>
      <w:marRight w:val="0"/>
      <w:marTop w:val="0"/>
      <w:marBottom w:val="0"/>
      <w:divBdr>
        <w:top w:val="none" w:sz="0" w:space="0" w:color="auto"/>
        <w:left w:val="none" w:sz="0" w:space="0" w:color="auto"/>
        <w:bottom w:val="none" w:sz="0" w:space="0" w:color="auto"/>
        <w:right w:val="none" w:sz="0" w:space="0" w:color="auto"/>
      </w:divBdr>
      <w:divsChild>
        <w:div w:id="2047948732">
          <w:marLeft w:val="0"/>
          <w:marRight w:val="0"/>
          <w:marTop w:val="0"/>
          <w:marBottom w:val="0"/>
          <w:divBdr>
            <w:top w:val="none" w:sz="0" w:space="0" w:color="auto"/>
            <w:left w:val="none" w:sz="0" w:space="0" w:color="auto"/>
            <w:bottom w:val="none" w:sz="0" w:space="0" w:color="auto"/>
            <w:right w:val="none" w:sz="0" w:space="0" w:color="auto"/>
          </w:divBdr>
          <w:divsChild>
            <w:div w:id="527180545">
              <w:marLeft w:val="0"/>
              <w:marRight w:val="0"/>
              <w:marTop w:val="0"/>
              <w:marBottom w:val="0"/>
              <w:divBdr>
                <w:top w:val="none" w:sz="0" w:space="0" w:color="auto"/>
                <w:left w:val="none" w:sz="0" w:space="0" w:color="auto"/>
                <w:bottom w:val="none" w:sz="0" w:space="0" w:color="auto"/>
                <w:right w:val="none" w:sz="0" w:space="0" w:color="auto"/>
              </w:divBdr>
              <w:divsChild>
                <w:div w:id="2103644799">
                  <w:marLeft w:val="0"/>
                  <w:marRight w:val="0"/>
                  <w:marTop w:val="0"/>
                  <w:marBottom w:val="0"/>
                  <w:divBdr>
                    <w:top w:val="none" w:sz="0" w:space="0" w:color="auto"/>
                    <w:left w:val="none" w:sz="0" w:space="0" w:color="auto"/>
                    <w:bottom w:val="none" w:sz="0" w:space="0" w:color="auto"/>
                    <w:right w:val="none" w:sz="0" w:space="0" w:color="auto"/>
                  </w:divBdr>
                  <w:divsChild>
                    <w:div w:id="1076590804">
                      <w:marLeft w:val="3750"/>
                      <w:marRight w:val="0"/>
                      <w:marTop w:val="0"/>
                      <w:marBottom w:val="0"/>
                      <w:divBdr>
                        <w:top w:val="none" w:sz="0" w:space="0" w:color="auto"/>
                        <w:left w:val="none" w:sz="0" w:space="0" w:color="auto"/>
                        <w:bottom w:val="none" w:sz="0" w:space="0" w:color="auto"/>
                        <w:right w:val="none" w:sz="0" w:space="0" w:color="auto"/>
                      </w:divBdr>
                      <w:divsChild>
                        <w:div w:id="1019741656">
                          <w:marLeft w:val="0"/>
                          <w:marRight w:val="0"/>
                          <w:marTop w:val="0"/>
                          <w:marBottom w:val="0"/>
                          <w:divBdr>
                            <w:top w:val="none" w:sz="0" w:space="0" w:color="auto"/>
                            <w:left w:val="none" w:sz="0" w:space="0" w:color="auto"/>
                            <w:bottom w:val="none" w:sz="0" w:space="0" w:color="auto"/>
                            <w:right w:val="none" w:sz="0" w:space="0" w:color="auto"/>
                          </w:divBdr>
                          <w:divsChild>
                            <w:div w:id="1273168344">
                              <w:marLeft w:val="0"/>
                              <w:marRight w:val="0"/>
                              <w:marTop w:val="0"/>
                              <w:marBottom w:val="0"/>
                              <w:divBdr>
                                <w:top w:val="none" w:sz="0" w:space="0" w:color="auto"/>
                                <w:left w:val="none" w:sz="0" w:space="0" w:color="auto"/>
                                <w:bottom w:val="none" w:sz="0" w:space="0" w:color="auto"/>
                                <w:right w:val="none" w:sz="0" w:space="0" w:color="auto"/>
                              </w:divBdr>
                              <w:divsChild>
                                <w:div w:id="301883637">
                                  <w:marLeft w:val="0"/>
                                  <w:marRight w:val="0"/>
                                  <w:marTop w:val="0"/>
                                  <w:marBottom w:val="0"/>
                                  <w:divBdr>
                                    <w:top w:val="none" w:sz="0" w:space="0" w:color="auto"/>
                                    <w:left w:val="none" w:sz="0" w:space="0" w:color="auto"/>
                                    <w:bottom w:val="none" w:sz="0" w:space="0" w:color="auto"/>
                                    <w:right w:val="none" w:sz="0" w:space="0" w:color="auto"/>
                                  </w:divBdr>
                                  <w:divsChild>
                                    <w:div w:id="2057896116">
                                      <w:marLeft w:val="0"/>
                                      <w:marRight w:val="0"/>
                                      <w:marTop w:val="0"/>
                                      <w:marBottom w:val="0"/>
                                      <w:divBdr>
                                        <w:top w:val="none" w:sz="0" w:space="0" w:color="auto"/>
                                        <w:left w:val="none" w:sz="0" w:space="0" w:color="auto"/>
                                        <w:bottom w:val="none" w:sz="0" w:space="0" w:color="auto"/>
                                        <w:right w:val="none" w:sz="0" w:space="0" w:color="auto"/>
                                      </w:divBdr>
                                      <w:divsChild>
                                        <w:div w:id="1908684857">
                                          <w:marLeft w:val="0"/>
                                          <w:marRight w:val="0"/>
                                          <w:marTop w:val="0"/>
                                          <w:marBottom w:val="0"/>
                                          <w:divBdr>
                                            <w:top w:val="none" w:sz="0" w:space="0" w:color="auto"/>
                                            <w:left w:val="none" w:sz="0" w:space="0" w:color="auto"/>
                                            <w:bottom w:val="none" w:sz="0" w:space="0" w:color="auto"/>
                                            <w:right w:val="none" w:sz="0" w:space="0" w:color="auto"/>
                                          </w:divBdr>
                                          <w:divsChild>
                                            <w:div w:id="109012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2818141">
      <w:bodyDiv w:val="1"/>
      <w:marLeft w:val="0"/>
      <w:marRight w:val="0"/>
      <w:marTop w:val="0"/>
      <w:marBottom w:val="0"/>
      <w:divBdr>
        <w:top w:val="none" w:sz="0" w:space="0" w:color="auto"/>
        <w:left w:val="none" w:sz="0" w:space="0" w:color="auto"/>
        <w:bottom w:val="none" w:sz="0" w:space="0" w:color="auto"/>
        <w:right w:val="none" w:sz="0" w:space="0" w:color="auto"/>
      </w:divBdr>
    </w:div>
    <w:div w:id="990212945">
      <w:bodyDiv w:val="1"/>
      <w:marLeft w:val="0"/>
      <w:marRight w:val="0"/>
      <w:marTop w:val="0"/>
      <w:marBottom w:val="0"/>
      <w:divBdr>
        <w:top w:val="none" w:sz="0" w:space="0" w:color="auto"/>
        <w:left w:val="none" w:sz="0" w:space="0" w:color="auto"/>
        <w:bottom w:val="none" w:sz="0" w:space="0" w:color="auto"/>
        <w:right w:val="none" w:sz="0" w:space="0" w:color="auto"/>
      </w:divBdr>
    </w:div>
    <w:div w:id="1058868670">
      <w:bodyDiv w:val="1"/>
      <w:marLeft w:val="0"/>
      <w:marRight w:val="0"/>
      <w:marTop w:val="0"/>
      <w:marBottom w:val="0"/>
      <w:divBdr>
        <w:top w:val="none" w:sz="0" w:space="0" w:color="auto"/>
        <w:left w:val="none" w:sz="0" w:space="0" w:color="auto"/>
        <w:bottom w:val="none" w:sz="0" w:space="0" w:color="auto"/>
        <w:right w:val="none" w:sz="0" w:space="0" w:color="auto"/>
      </w:divBdr>
      <w:divsChild>
        <w:div w:id="924189768">
          <w:marLeft w:val="0"/>
          <w:marRight w:val="0"/>
          <w:marTop w:val="0"/>
          <w:marBottom w:val="0"/>
          <w:divBdr>
            <w:top w:val="none" w:sz="0" w:space="0" w:color="auto"/>
            <w:left w:val="none" w:sz="0" w:space="0" w:color="auto"/>
            <w:bottom w:val="none" w:sz="0" w:space="0" w:color="auto"/>
            <w:right w:val="none" w:sz="0" w:space="0" w:color="auto"/>
          </w:divBdr>
          <w:divsChild>
            <w:div w:id="748426443">
              <w:marLeft w:val="0"/>
              <w:marRight w:val="0"/>
              <w:marTop w:val="0"/>
              <w:marBottom w:val="0"/>
              <w:divBdr>
                <w:top w:val="none" w:sz="0" w:space="0" w:color="auto"/>
                <w:left w:val="none" w:sz="0" w:space="0" w:color="auto"/>
                <w:bottom w:val="none" w:sz="0" w:space="0" w:color="auto"/>
                <w:right w:val="none" w:sz="0" w:space="0" w:color="auto"/>
              </w:divBdr>
              <w:divsChild>
                <w:div w:id="958099972">
                  <w:marLeft w:val="0"/>
                  <w:marRight w:val="0"/>
                  <w:marTop w:val="0"/>
                  <w:marBottom w:val="0"/>
                  <w:divBdr>
                    <w:top w:val="none" w:sz="0" w:space="0" w:color="auto"/>
                    <w:left w:val="none" w:sz="0" w:space="0" w:color="auto"/>
                    <w:bottom w:val="none" w:sz="0" w:space="0" w:color="auto"/>
                    <w:right w:val="none" w:sz="0" w:space="0" w:color="auto"/>
                  </w:divBdr>
                  <w:divsChild>
                    <w:div w:id="1324161968">
                      <w:marLeft w:val="3750"/>
                      <w:marRight w:val="0"/>
                      <w:marTop w:val="0"/>
                      <w:marBottom w:val="0"/>
                      <w:divBdr>
                        <w:top w:val="none" w:sz="0" w:space="0" w:color="auto"/>
                        <w:left w:val="none" w:sz="0" w:space="0" w:color="auto"/>
                        <w:bottom w:val="none" w:sz="0" w:space="0" w:color="auto"/>
                        <w:right w:val="none" w:sz="0" w:space="0" w:color="auto"/>
                      </w:divBdr>
                      <w:divsChild>
                        <w:div w:id="719013691">
                          <w:marLeft w:val="0"/>
                          <w:marRight w:val="0"/>
                          <w:marTop w:val="0"/>
                          <w:marBottom w:val="0"/>
                          <w:divBdr>
                            <w:top w:val="none" w:sz="0" w:space="0" w:color="auto"/>
                            <w:left w:val="none" w:sz="0" w:space="0" w:color="auto"/>
                            <w:bottom w:val="none" w:sz="0" w:space="0" w:color="auto"/>
                            <w:right w:val="none" w:sz="0" w:space="0" w:color="auto"/>
                          </w:divBdr>
                          <w:divsChild>
                            <w:div w:id="150945717">
                              <w:marLeft w:val="0"/>
                              <w:marRight w:val="0"/>
                              <w:marTop w:val="0"/>
                              <w:marBottom w:val="0"/>
                              <w:divBdr>
                                <w:top w:val="none" w:sz="0" w:space="0" w:color="auto"/>
                                <w:left w:val="none" w:sz="0" w:space="0" w:color="auto"/>
                                <w:bottom w:val="none" w:sz="0" w:space="0" w:color="auto"/>
                                <w:right w:val="none" w:sz="0" w:space="0" w:color="auto"/>
                              </w:divBdr>
                              <w:divsChild>
                                <w:div w:id="812796430">
                                  <w:marLeft w:val="0"/>
                                  <w:marRight w:val="0"/>
                                  <w:marTop w:val="0"/>
                                  <w:marBottom w:val="0"/>
                                  <w:divBdr>
                                    <w:top w:val="none" w:sz="0" w:space="0" w:color="auto"/>
                                    <w:left w:val="none" w:sz="0" w:space="0" w:color="auto"/>
                                    <w:bottom w:val="none" w:sz="0" w:space="0" w:color="auto"/>
                                    <w:right w:val="none" w:sz="0" w:space="0" w:color="auto"/>
                                  </w:divBdr>
                                  <w:divsChild>
                                    <w:div w:id="1819106882">
                                      <w:marLeft w:val="0"/>
                                      <w:marRight w:val="0"/>
                                      <w:marTop w:val="0"/>
                                      <w:marBottom w:val="0"/>
                                      <w:divBdr>
                                        <w:top w:val="none" w:sz="0" w:space="0" w:color="auto"/>
                                        <w:left w:val="none" w:sz="0" w:space="0" w:color="auto"/>
                                        <w:bottom w:val="none" w:sz="0" w:space="0" w:color="auto"/>
                                        <w:right w:val="none" w:sz="0" w:space="0" w:color="auto"/>
                                      </w:divBdr>
                                      <w:divsChild>
                                        <w:div w:id="829294258">
                                          <w:marLeft w:val="0"/>
                                          <w:marRight w:val="0"/>
                                          <w:marTop w:val="0"/>
                                          <w:marBottom w:val="0"/>
                                          <w:divBdr>
                                            <w:top w:val="none" w:sz="0" w:space="0" w:color="auto"/>
                                            <w:left w:val="none" w:sz="0" w:space="0" w:color="auto"/>
                                            <w:bottom w:val="none" w:sz="0" w:space="0" w:color="auto"/>
                                            <w:right w:val="none" w:sz="0" w:space="0" w:color="auto"/>
                                          </w:divBdr>
                                          <w:divsChild>
                                            <w:div w:id="101306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7724329">
      <w:bodyDiv w:val="1"/>
      <w:marLeft w:val="0"/>
      <w:marRight w:val="0"/>
      <w:marTop w:val="0"/>
      <w:marBottom w:val="0"/>
      <w:divBdr>
        <w:top w:val="none" w:sz="0" w:space="0" w:color="auto"/>
        <w:left w:val="none" w:sz="0" w:space="0" w:color="auto"/>
        <w:bottom w:val="none" w:sz="0" w:space="0" w:color="auto"/>
        <w:right w:val="none" w:sz="0" w:space="0" w:color="auto"/>
      </w:divBdr>
      <w:divsChild>
        <w:div w:id="648486585">
          <w:marLeft w:val="0"/>
          <w:marRight w:val="0"/>
          <w:marTop w:val="0"/>
          <w:marBottom w:val="0"/>
          <w:divBdr>
            <w:top w:val="none" w:sz="0" w:space="0" w:color="auto"/>
            <w:left w:val="none" w:sz="0" w:space="0" w:color="auto"/>
            <w:bottom w:val="none" w:sz="0" w:space="0" w:color="auto"/>
            <w:right w:val="none" w:sz="0" w:space="0" w:color="auto"/>
          </w:divBdr>
          <w:divsChild>
            <w:div w:id="222956005">
              <w:marLeft w:val="0"/>
              <w:marRight w:val="0"/>
              <w:marTop w:val="0"/>
              <w:marBottom w:val="0"/>
              <w:divBdr>
                <w:top w:val="none" w:sz="0" w:space="0" w:color="auto"/>
                <w:left w:val="none" w:sz="0" w:space="0" w:color="auto"/>
                <w:bottom w:val="none" w:sz="0" w:space="0" w:color="auto"/>
                <w:right w:val="none" w:sz="0" w:space="0" w:color="auto"/>
              </w:divBdr>
              <w:divsChild>
                <w:div w:id="77138705">
                  <w:marLeft w:val="0"/>
                  <w:marRight w:val="0"/>
                  <w:marTop w:val="0"/>
                  <w:marBottom w:val="0"/>
                  <w:divBdr>
                    <w:top w:val="none" w:sz="0" w:space="0" w:color="auto"/>
                    <w:left w:val="none" w:sz="0" w:space="0" w:color="auto"/>
                    <w:bottom w:val="none" w:sz="0" w:space="0" w:color="auto"/>
                    <w:right w:val="none" w:sz="0" w:space="0" w:color="auto"/>
                  </w:divBdr>
                  <w:divsChild>
                    <w:div w:id="1064449231">
                      <w:marLeft w:val="3750"/>
                      <w:marRight w:val="0"/>
                      <w:marTop w:val="0"/>
                      <w:marBottom w:val="0"/>
                      <w:divBdr>
                        <w:top w:val="none" w:sz="0" w:space="0" w:color="auto"/>
                        <w:left w:val="none" w:sz="0" w:space="0" w:color="auto"/>
                        <w:bottom w:val="none" w:sz="0" w:space="0" w:color="auto"/>
                        <w:right w:val="none" w:sz="0" w:space="0" w:color="auto"/>
                      </w:divBdr>
                      <w:divsChild>
                        <w:div w:id="1354645173">
                          <w:marLeft w:val="0"/>
                          <w:marRight w:val="0"/>
                          <w:marTop w:val="0"/>
                          <w:marBottom w:val="0"/>
                          <w:divBdr>
                            <w:top w:val="none" w:sz="0" w:space="0" w:color="auto"/>
                            <w:left w:val="none" w:sz="0" w:space="0" w:color="auto"/>
                            <w:bottom w:val="none" w:sz="0" w:space="0" w:color="auto"/>
                            <w:right w:val="none" w:sz="0" w:space="0" w:color="auto"/>
                          </w:divBdr>
                          <w:divsChild>
                            <w:div w:id="4788157">
                              <w:marLeft w:val="0"/>
                              <w:marRight w:val="0"/>
                              <w:marTop w:val="0"/>
                              <w:marBottom w:val="0"/>
                              <w:divBdr>
                                <w:top w:val="none" w:sz="0" w:space="0" w:color="auto"/>
                                <w:left w:val="none" w:sz="0" w:space="0" w:color="auto"/>
                                <w:bottom w:val="none" w:sz="0" w:space="0" w:color="auto"/>
                                <w:right w:val="none" w:sz="0" w:space="0" w:color="auto"/>
                              </w:divBdr>
                              <w:divsChild>
                                <w:div w:id="638807905">
                                  <w:marLeft w:val="0"/>
                                  <w:marRight w:val="0"/>
                                  <w:marTop w:val="0"/>
                                  <w:marBottom w:val="0"/>
                                  <w:divBdr>
                                    <w:top w:val="none" w:sz="0" w:space="0" w:color="auto"/>
                                    <w:left w:val="none" w:sz="0" w:space="0" w:color="auto"/>
                                    <w:bottom w:val="none" w:sz="0" w:space="0" w:color="auto"/>
                                    <w:right w:val="none" w:sz="0" w:space="0" w:color="auto"/>
                                  </w:divBdr>
                                  <w:divsChild>
                                    <w:div w:id="1632251738">
                                      <w:marLeft w:val="0"/>
                                      <w:marRight w:val="0"/>
                                      <w:marTop w:val="0"/>
                                      <w:marBottom w:val="0"/>
                                      <w:divBdr>
                                        <w:top w:val="none" w:sz="0" w:space="0" w:color="auto"/>
                                        <w:left w:val="none" w:sz="0" w:space="0" w:color="auto"/>
                                        <w:bottom w:val="none" w:sz="0" w:space="0" w:color="auto"/>
                                        <w:right w:val="none" w:sz="0" w:space="0" w:color="auto"/>
                                      </w:divBdr>
                                      <w:divsChild>
                                        <w:div w:id="140121012">
                                          <w:marLeft w:val="0"/>
                                          <w:marRight w:val="0"/>
                                          <w:marTop w:val="0"/>
                                          <w:marBottom w:val="0"/>
                                          <w:divBdr>
                                            <w:top w:val="none" w:sz="0" w:space="0" w:color="auto"/>
                                            <w:left w:val="none" w:sz="0" w:space="0" w:color="auto"/>
                                            <w:bottom w:val="none" w:sz="0" w:space="0" w:color="auto"/>
                                            <w:right w:val="none" w:sz="0" w:space="0" w:color="auto"/>
                                          </w:divBdr>
                                          <w:divsChild>
                                            <w:div w:id="24688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6054729">
      <w:bodyDiv w:val="1"/>
      <w:marLeft w:val="0"/>
      <w:marRight w:val="0"/>
      <w:marTop w:val="0"/>
      <w:marBottom w:val="0"/>
      <w:divBdr>
        <w:top w:val="none" w:sz="0" w:space="0" w:color="auto"/>
        <w:left w:val="none" w:sz="0" w:space="0" w:color="auto"/>
        <w:bottom w:val="none" w:sz="0" w:space="0" w:color="auto"/>
        <w:right w:val="none" w:sz="0" w:space="0" w:color="auto"/>
      </w:divBdr>
    </w:div>
    <w:div w:id="1209415796">
      <w:bodyDiv w:val="1"/>
      <w:marLeft w:val="0"/>
      <w:marRight w:val="0"/>
      <w:marTop w:val="0"/>
      <w:marBottom w:val="0"/>
      <w:divBdr>
        <w:top w:val="none" w:sz="0" w:space="0" w:color="auto"/>
        <w:left w:val="none" w:sz="0" w:space="0" w:color="auto"/>
        <w:bottom w:val="none" w:sz="0" w:space="0" w:color="auto"/>
        <w:right w:val="none" w:sz="0" w:space="0" w:color="auto"/>
      </w:divBdr>
      <w:divsChild>
        <w:div w:id="954290373">
          <w:marLeft w:val="0"/>
          <w:marRight w:val="0"/>
          <w:marTop w:val="0"/>
          <w:marBottom w:val="0"/>
          <w:divBdr>
            <w:top w:val="none" w:sz="0" w:space="0" w:color="auto"/>
            <w:left w:val="none" w:sz="0" w:space="0" w:color="auto"/>
            <w:bottom w:val="none" w:sz="0" w:space="0" w:color="auto"/>
            <w:right w:val="none" w:sz="0" w:space="0" w:color="auto"/>
          </w:divBdr>
          <w:divsChild>
            <w:div w:id="427431479">
              <w:marLeft w:val="0"/>
              <w:marRight w:val="0"/>
              <w:marTop w:val="0"/>
              <w:marBottom w:val="0"/>
              <w:divBdr>
                <w:top w:val="none" w:sz="0" w:space="0" w:color="auto"/>
                <w:left w:val="none" w:sz="0" w:space="0" w:color="auto"/>
                <w:bottom w:val="none" w:sz="0" w:space="0" w:color="auto"/>
                <w:right w:val="none" w:sz="0" w:space="0" w:color="auto"/>
              </w:divBdr>
              <w:divsChild>
                <w:div w:id="2013794536">
                  <w:marLeft w:val="0"/>
                  <w:marRight w:val="0"/>
                  <w:marTop w:val="0"/>
                  <w:marBottom w:val="0"/>
                  <w:divBdr>
                    <w:top w:val="none" w:sz="0" w:space="0" w:color="auto"/>
                    <w:left w:val="none" w:sz="0" w:space="0" w:color="auto"/>
                    <w:bottom w:val="none" w:sz="0" w:space="0" w:color="auto"/>
                    <w:right w:val="none" w:sz="0" w:space="0" w:color="auto"/>
                  </w:divBdr>
                  <w:divsChild>
                    <w:div w:id="420029409">
                      <w:marLeft w:val="3750"/>
                      <w:marRight w:val="0"/>
                      <w:marTop w:val="0"/>
                      <w:marBottom w:val="0"/>
                      <w:divBdr>
                        <w:top w:val="none" w:sz="0" w:space="0" w:color="auto"/>
                        <w:left w:val="none" w:sz="0" w:space="0" w:color="auto"/>
                        <w:bottom w:val="none" w:sz="0" w:space="0" w:color="auto"/>
                        <w:right w:val="none" w:sz="0" w:space="0" w:color="auto"/>
                      </w:divBdr>
                      <w:divsChild>
                        <w:div w:id="105319275">
                          <w:marLeft w:val="0"/>
                          <w:marRight w:val="0"/>
                          <w:marTop w:val="0"/>
                          <w:marBottom w:val="0"/>
                          <w:divBdr>
                            <w:top w:val="none" w:sz="0" w:space="0" w:color="auto"/>
                            <w:left w:val="none" w:sz="0" w:space="0" w:color="auto"/>
                            <w:bottom w:val="none" w:sz="0" w:space="0" w:color="auto"/>
                            <w:right w:val="none" w:sz="0" w:space="0" w:color="auto"/>
                          </w:divBdr>
                          <w:divsChild>
                            <w:div w:id="1094984223">
                              <w:marLeft w:val="0"/>
                              <w:marRight w:val="0"/>
                              <w:marTop w:val="0"/>
                              <w:marBottom w:val="0"/>
                              <w:divBdr>
                                <w:top w:val="none" w:sz="0" w:space="0" w:color="auto"/>
                                <w:left w:val="none" w:sz="0" w:space="0" w:color="auto"/>
                                <w:bottom w:val="none" w:sz="0" w:space="0" w:color="auto"/>
                                <w:right w:val="none" w:sz="0" w:space="0" w:color="auto"/>
                              </w:divBdr>
                              <w:divsChild>
                                <w:div w:id="2109696743">
                                  <w:marLeft w:val="0"/>
                                  <w:marRight w:val="0"/>
                                  <w:marTop w:val="0"/>
                                  <w:marBottom w:val="0"/>
                                  <w:divBdr>
                                    <w:top w:val="none" w:sz="0" w:space="0" w:color="auto"/>
                                    <w:left w:val="none" w:sz="0" w:space="0" w:color="auto"/>
                                    <w:bottom w:val="none" w:sz="0" w:space="0" w:color="auto"/>
                                    <w:right w:val="none" w:sz="0" w:space="0" w:color="auto"/>
                                  </w:divBdr>
                                  <w:divsChild>
                                    <w:div w:id="855995056">
                                      <w:marLeft w:val="0"/>
                                      <w:marRight w:val="0"/>
                                      <w:marTop w:val="0"/>
                                      <w:marBottom w:val="0"/>
                                      <w:divBdr>
                                        <w:top w:val="none" w:sz="0" w:space="0" w:color="auto"/>
                                        <w:left w:val="none" w:sz="0" w:space="0" w:color="auto"/>
                                        <w:bottom w:val="none" w:sz="0" w:space="0" w:color="auto"/>
                                        <w:right w:val="none" w:sz="0" w:space="0" w:color="auto"/>
                                      </w:divBdr>
                                      <w:divsChild>
                                        <w:div w:id="666439142">
                                          <w:marLeft w:val="0"/>
                                          <w:marRight w:val="0"/>
                                          <w:marTop w:val="0"/>
                                          <w:marBottom w:val="0"/>
                                          <w:divBdr>
                                            <w:top w:val="none" w:sz="0" w:space="0" w:color="auto"/>
                                            <w:left w:val="none" w:sz="0" w:space="0" w:color="auto"/>
                                            <w:bottom w:val="none" w:sz="0" w:space="0" w:color="auto"/>
                                            <w:right w:val="none" w:sz="0" w:space="0" w:color="auto"/>
                                          </w:divBdr>
                                          <w:divsChild>
                                            <w:div w:id="12158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7687205">
      <w:bodyDiv w:val="1"/>
      <w:marLeft w:val="0"/>
      <w:marRight w:val="0"/>
      <w:marTop w:val="0"/>
      <w:marBottom w:val="0"/>
      <w:divBdr>
        <w:top w:val="none" w:sz="0" w:space="0" w:color="auto"/>
        <w:left w:val="none" w:sz="0" w:space="0" w:color="auto"/>
        <w:bottom w:val="none" w:sz="0" w:space="0" w:color="auto"/>
        <w:right w:val="none" w:sz="0" w:space="0" w:color="auto"/>
      </w:divBdr>
    </w:div>
    <w:div w:id="1437020431">
      <w:bodyDiv w:val="1"/>
      <w:marLeft w:val="0"/>
      <w:marRight w:val="0"/>
      <w:marTop w:val="0"/>
      <w:marBottom w:val="0"/>
      <w:divBdr>
        <w:top w:val="none" w:sz="0" w:space="0" w:color="auto"/>
        <w:left w:val="none" w:sz="0" w:space="0" w:color="auto"/>
        <w:bottom w:val="none" w:sz="0" w:space="0" w:color="auto"/>
        <w:right w:val="none" w:sz="0" w:space="0" w:color="auto"/>
      </w:divBdr>
    </w:div>
    <w:div w:id="1508062662">
      <w:bodyDiv w:val="1"/>
      <w:marLeft w:val="0"/>
      <w:marRight w:val="0"/>
      <w:marTop w:val="0"/>
      <w:marBottom w:val="0"/>
      <w:divBdr>
        <w:top w:val="none" w:sz="0" w:space="0" w:color="auto"/>
        <w:left w:val="none" w:sz="0" w:space="0" w:color="auto"/>
        <w:bottom w:val="none" w:sz="0" w:space="0" w:color="auto"/>
        <w:right w:val="none" w:sz="0" w:space="0" w:color="auto"/>
      </w:divBdr>
    </w:div>
    <w:div w:id="1521703891">
      <w:bodyDiv w:val="1"/>
      <w:marLeft w:val="0"/>
      <w:marRight w:val="0"/>
      <w:marTop w:val="0"/>
      <w:marBottom w:val="0"/>
      <w:divBdr>
        <w:top w:val="none" w:sz="0" w:space="0" w:color="auto"/>
        <w:left w:val="none" w:sz="0" w:space="0" w:color="auto"/>
        <w:bottom w:val="none" w:sz="0" w:space="0" w:color="auto"/>
        <w:right w:val="none" w:sz="0" w:space="0" w:color="auto"/>
      </w:divBdr>
    </w:div>
    <w:div w:id="1532646404">
      <w:bodyDiv w:val="1"/>
      <w:marLeft w:val="0"/>
      <w:marRight w:val="0"/>
      <w:marTop w:val="0"/>
      <w:marBottom w:val="0"/>
      <w:divBdr>
        <w:top w:val="none" w:sz="0" w:space="0" w:color="auto"/>
        <w:left w:val="none" w:sz="0" w:space="0" w:color="auto"/>
        <w:bottom w:val="none" w:sz="0" w:space="0" w:color="auto"/>
        <w:right w:val="none" w:sz="0" w:space="0" w:color="auto"/>
      </w:divBdr>
    </w:div>
    <w:div w:id="1580021797">
      <w:bodyDiv w:val="1"/>
      <w:marLeft w:val="0"/>
      <w:marRight w:val="0"/>
      <w:marTop w:val="0"/>
      <w:marBottom w:val="0"/>
      <w:divBdr>
        <w:top w:val="none" w:sz="0" w:space="0" w:color="auto"/>
        <w:left w:val="none" w:sz="0" w:space="0" w:color="auto"/>
        <w:bottom w:val="none" w:sz="0" w:space="0" w:color="auto"/>
        <w:right w:val="none" w:sz="0" w:space="0" w:color="auto"/>
      </w:divBdr>
      <w:divsChild>
        <w:div w:id="1351175162">
          <w:marLeft w:val="0"/>
          <w:marRight w:val="0"/>
          <w:marTop w:val="0"/>
          <w:marBottom w:val="0"/>
          <w:divBdr>
            <w:top w:val="none" w:sz="0" w:space="0" w:color="auto"/>
            <w:left w:val="none" w:sz="0" w:space="0" w:color="auto"/>
            <w:bottom w:val="none" w:sz="0" w:space="0" w:color="auto"/>
            <w:right w:val="none" w:sz="0" w:space="0" w:color="auto"/>
          </w:divBdr>
          <w:divsChild>
            <w:div w:id="679085242">
              <w:marLeft w:val="0"/>
              <w:marRight w:val="0"/>
              <w:marTop w:val="0"/>
              <w:marBottom w:val="0"/>
              <w:divBdr>
                <w:top w:val="none" w:sz="0" w:space="0" w:color="auto"/>
                <w:left w:val="none" w:sz="0" w:space="0" w:color="auto"/>
                <w:bottom w:val="none" w:sz="0" w:space="0" w:color="auto"/>
                <w:right w:val="none" w:sz="0" w:space="0" w:color="auto"/>
              </w:divBdr>
              <w:divsChild>
                <w:div w:id="118763391">
                  <w:marLeft w:val="0"/>
                  <w:marRight w:val="0"/>
                  <w:marTop w:val="0"/>
                  <w:marBottom w:val="0"/>
                  <w:divBdr>
                    <w:top w:val="none" w:sz="0" w:space="0" w:color="auto"/>
                    <w:left w:val="none" w:sz="0" w:space="0" w:color="auto"/>
                    <w:bottom w:val="none" w:sz="0" w:space="0" w:color="auto"/>
                    <w:right w:val="none" w:sz="0" w:space="0" w:color="auto"/>
                  </w:divBdr>
                  <w:divsChild>
                    <w:div w:id="491457790">
                      <w:marLeft w:val="3750"/>
                      <w:marRight w:val="0"/>
                      <w:marTop w:val="0"/>
                      <w:marBottom w:val="0"/>
                      <w:divBdr>
                        <w:top w:val="none" w:sz="0" w:space="0" w:color="auto"/>
                        <w:left w:val="none" w:sz="0" w:space="0" w:color="auto"/>
                        <w:bottom w:val="none" w:sz="0" w:space="0" w:color="auto"/>
                        <w:right w:val="none" w:sz="0" w:space="0" w:color="auto"/>
                      </w:divBdr>
                      <w:divsChild>
                        <w:div w:id="1959214238">
                          <w:marLeft w:val="0"/>
                          <w:marRight w:val="0"/>
                          <w:marTop w:val="0"/>
                          <w:marBottom w:val="0"/>
                          <w:divBdr>
                            <w:top w:val="none" w:sz="0" w:space="0" w:color="auto"/>
                            <w:left w:val="none" w:sz="0" w:space="0" w:color="auto"/>
                            <w:bottom w:val="none" w:sz="0" w:space="0" w:color="auto"/>
                            <w:right w:val="none" w:sz="0" w:space="0" w:color="auto"/>
                          </w:divBdr>
                          <w:divsChild>
                            <w:div w:id="1334533353">
                              <w:marLeft w:val="0"/>
                              <w:marRight w:val="0"/>
                              <w:marTop w:val="0"/>
                              <w:marBottom w:val="0"/>
                              <w:divBdr>
                                <w:top w:val="none" w:sz="0" w:space="0" w:color="auto"/>
                                <w:left w:val="none" w:sz="0" w:space="0" w:color="auto"/>
                                <w:bottom w:val="none" w:sz="0" w:space="0" w:color="auto"/>
                                <w:right w:val="none" w:sz="0" w:space="0" w:color="auto"/>
                              </w:divBdr>
                              <w:divsChild>
                                <w:div w:id="541673656">
                                  <w:marLeft w:val="0"/>
                                  <w:marRight w:val="0"/>
                                  <w:marTop w:val="0"/>
                                  <w:marBottom w:val="0"/>
                                  <w:divBdr>
                                    <w:top w:val="none" w:sz="0" w:space="0" w:color="auto"/>
                                    <w:left w:val="none" w:sz="0" w:space="0" w:color="auto"/>
                                    <w:bottom w:val="none" w:sz="0" w:space="0" w:color="auto"/>
                                    <w:right w:val="none" w:sz="0" w:space="0" w:color="auto"/>
                                  </w:divBdr>
                                  <w:divsChild>
                                    <w:div w:id="1170871992">
                                      <w:marLeft w:val="0"/>
                                      <w:marRight w:val="0"/>
                                      <w:marTop w:val="0"/>
                                      <w:marBottom w:val="0"/>
                                      <w:divBdr>
                                        <w:top w:val="none" w:sz="0" w:space="0" w:color="auto"/>
                                        <w:left w:val="none" w:sz="0" w:space="0" w:color="auto"/>
                                        <w:bottom w:val="none" w:sz="0" w:space="0" w:color="auto"/>
                                        <w:right w:val="none" w:sz="0" w:space="0" w:color="auto"/>
                                      </w:divBdr>
                                      <w:divsChild>
                                        <w:div w:id="118887877">
                                          <w:marLeft w:val="0"/>
                                          <w:marRight w:val="0"/>
                                          <w:marTop w:val="0"/>
                                          <w:marBottom w:val="0"/>
                                          <w:divBdr>
                                            <w:top w:val="none" w:sz="0" w:space="0" w:color="auto"/>
                                            <w:left w:val="none" w:sz="0" w:space="0" w:color="auto"/>
                                            <w:bottom w:val="none" w:sz="0" w:space="0" w:color="auto"/>
                                            <w:right w:val="none" w:sz="0" w:space="0" w:color="auto"/>
                                          </w:divBdr>
                                          <w:divsChild>
                                            <w:div w:id="4060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7157605">
      <w:bodyDiv w:val="1"/>
      <w:marLeft w:val="0"/>
      <w:marRight w:val="0"/>
      <w:marTop w:val="0"/>
      <w:marBottom w:val="0"/>
      <w:divBdr>
        <w:top w:val="none" w:sz="0" w:space="0" w:color="auto"/>
        <w:left w:val="none" w:sz="0" w:space="0" w:color="auto"/>
        <w:bottom w:val="none" w:sz="0" w:space="0" w:color="auto"/>
        <w:right w:val="none" w:sz="0" w:space="0" w:color="auto"/>
      </w:divBdr>
      <w:divsChild>
        <w:div w:id="448670182">
          <w:marLeft w:val="0"/>
          <w:marRight w:val="0"/>
          <w:marTop w:val="0"/>
          <w:marBottom w:val="0"/>
          <w:divBdr>
            <w:top w:val="none" w:sz="0" w:space="0" w:color="auto"/>
            <w:left w:val="none" w:sz="0" w:space="0" w:color="auto"/>
            <w:bottom w:val="none" w:sz="0" w:space="0" w:color="auto"/>
            <w:right w:val="none" w:sz="0" w:space="0" w:color="auto"/>
          </w:divBdr>
          <w:divsChild>
            <w:div w:id="2000696564">
              <w:marLeft w:val="0"/>
              <w:marRight w:val="0"/>
              <w:marTop w:val="0"/>
              <w:marBottom w:val="0"/>
              <w:divBdr>
                <w:top w:val="none" w:sz="0" w:space="0" w:color="auto"/>
                <w:left w:val="none" w:sz="0" w:space="0" w:color="auto"/>
                <w:bottom w:val="none" w:sz="0" w:space="0" w:color="auto"/>
                <w:right w:val="none" w:sz="0" w:space="0" w:color="auto"/>
              </w:divBdr>
              <w:divsChild>
                <w:div w:id="1956936279">
                  <w:marLeft w:val="0"/>
                  <w:marRight w:val="0"/>
                  <w:marTop w:val="0"/>
                  <w:marBottom w:val="0"/>
                  <w:divBdr>
                    <w:top w:val="none" w:sz="0" w:space="0" w:color="auto"/>
                    <w:left w:val="none" w:sz="0" w:space="0" w:color="auto"/>
                    <w:bottom w:val="none" w:sz="0" w:space="0" w:color="auto"/>
                    <w:right w:val="none" w:sz="0" w:space="0" w:color="auto"/>
                  </w:divBdr>
                  <w:divsChild>
                    <w:div w:id="1732651417">
                      <w:marLeft w:val="0"/>
                      <w:marRight w:val="0"/>
                      <w:marTop w:val="0"/>
                      <w:marBottom w:val="0"/>
                      <w:divBdr>
                        <w:top w:val="none" w:sz="0" w:space="0" w:color="auto"/>
                        <w:left w:val="none" w:sz="0" w:space="0" w:color="auto"/>
                        <w:bottom w:val="none" w:sz="0" w:space="0" w:color="auto"/>
                        <w:right w:val="none" w:sz="0" w:space="0" w:color="auto"/>
                      </w:divBdr>
                      <w:divsChild>
                        <w:div w:id="1467239926">
                          <w:marLeft w:val="0"/>
                          <w:marRight w:val="0"/>
                          <w:marTop w:val="0"/>
                          <w:marBottom w:val="0"/>
                          <w:divBdr>
                            <w:top w:val="none" w:sz="0" w:space="0" w:color="auto"/>
                            <w:left w:val="none" w:sz="0" w:space="0" w:color="auto"/>
                            <w:bottom w:val="none" w:sz="0" w:space="0" w:color="auto"/>
                            <w:right w:val="none" w:sz="0" w:space="0" w:color="auto"/>
                          </w:divBdr>
                          <w:divsChild>
                            <w:div w:id="1354108951">
                              <w:marLeft w:val="0"/>
                              <w:marRight w:val="0"/>
                              <w:marTop w:val="0"/>
                              <w:marBottom w:val="0"/>
                              <w:divBdr>
                                <w:top w:val="none" w:sz="0" w:space="0" w:color="auto"/>
                                <w:left w:val="none" w:sz="0" w:space="0" w:color="auto"/>
                                <w:bottom w:val="none" w:sz="0" w:space="0" w:color="auto"/>
                                <w:right w:val="none" w:sz="0" w:space="0" w:color="auto"/>
                              </w:divBdr>
                              <w:divsChild>
                                <w:div w:id="1423837333">
                                  <w:marLeft w:val="0"/>
                                  <w:marRight w:val="0"/>
                                  <w:marTop w:val="0"/>
                                  <w:marBottom w:val="0"/>
                                  <w:divBdr>
                                    <w:top w:val="none" w:sz="0" w:space="0" w:color="auto"/>
                                    <w:left w:val="none" w:sz="0" w:space="0" w:color="auto"/>
                                    <w:bottom w:val="none" w:sz="0" w:space="0" w:color="auto"/>
                                    <w:right w:val="none" w:sz="0" w:space="0" w:color="auto"/>
                                  </w:divBdr>
                                  <w:divsChild>
                                    <w:div w:id="399984797">
                                      <w:marLeft w:val="0"/>
                                      <w:marRight w:val="0"/>
                                      <w:marTop w:val="0"/>
                                      <w:marBottom w:val="0"/>
                                      <w:divBdr>
                                        <w:top w:val="none" w:sz="0" w:space="0" w:color="auto"/>
                                        <w:left w:val="none" w:sz="0" w:space="0" w:color="auto"/>
                                        <w:bottom w:val="none" w:sz="0" w:space="0" w:color="auto"/>
                                        <w:right w:val="none" w:sz="0" w:space="0" w:color="auto"/>
                                      </w:divBdr>
                                      <w:divsChild>
                                        <w:div w:id="426577268">
                                          <w:marLeft w:val="0"/>
                                          <w:marRight w:val="0"/>
                                          <w:marTop w:val="0"/>
                                          <w:marBottom w:val="0"/>
                                          <w:divBdr>
                                            <w:top w:val="none" w:sz="0" w:space="0" w:color="auto"/>
                                            <w:left w:val="none" w:sz="0" w:space="0" w:color="auto"/>
                                            <w:bottom w:val="none" w:sz="0" w:space="0" w:color="auto"/>
                                            <w:right w:val="none" w:sz="0" w:space="0" w:color="auto"/>
                                          </w:divBdr>
                                          <w:divsChild>
                                            <w:div w:id="20008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4528212">
      <w:bodyDiv w:val="1"/>
      <w:marLeft w:val="0"/>
      <w:marRight w:val="0"/>
      <w:marTop w:val="0"/>
      <w:marBottom w:val="0"/>
      <w:divBdr>
        <w:top w:val="none" w:sz="0" w:space="0" w:color="auto"/>
        <w:left w:val="none" w:sz="0" w:space="0" w:color="auto"/>
        <w:bottom w:val="none" w:sz="0" w:space="0" w:color="auto"/>
        <w:right w:val="none" w:sz="0" w:space="0" w:color="auto"/>
      </w:divBdr>
      <w:divsChild>
        <w:div w:id="633949145">
          <w:marLeft w:val="0"/>
          <w:marRight w:val="0"/>
          <w:marTop w:val="0"/>
          <w:marBottom w:val="0"/>
          <w:divBdr>
            <w:top w:val="none" w:sz="0" w:space="0" w:color="auto"/>
            <w:left w:val="none" w:sz="0" w:space="0" w:color="auto"/>
            <w:bottom w:val="none" w:sz="0" w:space="0" w:color="auto"/>
            <w:right w:val="none" w:sz="0" w:space="0" w:color="auto"/>
          </w:divBdr>
          <w:divsChild>
            <w:div w:id="805465180">
              <w:marLeft w:val="0"/>
              <w:marRight w:val="0"/>
              <w:marTop w:val="0"/>
              <w:marBottom w:val="0"/>
              <w:divBdr>
                <w:top w:val="none" w:sz="0" w:space="0" w:color="auto"/>
                <w:left w:val="none" w:sz="0" w:space="0" w:color="auto"/>
                <w:bottom w:val="none" w:sz="0" w:space="0" w:color="auto"/>
                <w:right w:val="none" w:sz="0" w:space="0" w:color="auto"/>
              </w:divBdr>
              <w:divsChild>
                <w:div w:id="1549757185">
                  <w:marLeft w:val="0"/>
                  <w:marRight w:val="0"/>
                  <w:marTop w:val="0"/>
                  <w:marBottom w:val="0"/>
                  <w:divBdr>
                    <w:top w:val="none" w:sz="0" w:space="0" w:color="auto"/>
                    <w:left w:val="none" w:sz="0" w:space="0" w:color="auto"/>
                    <w:bottom w:val="none" w:sz="0" w:space="0" w:color="auto"/>
                    <w:right w:val="none" w:sz="0" w:space="0" w:color="auto"/>
                  </w:divBdr>
                  <w:divsChild>
                    <w:div w:id="898398566">
                      <w:marLeft w:val="3750"/>
                      <w:marRight w:val="0"/>
                      <w:marTop w:val="0"/>
                      <w:marBottom w:val="0"/>
                      <w:divBdr>
                        <w:top w:val="none" w:sz="0" w:space="0" w:color="auto"/>
                        <w:left w:val="none" w:sz="0" w:space="0" w:color="auto"/>
                        <w:bottom w:val="none" w:sz="0" w:space="0" w:color="auto"/>
                        <w:right w:val="none" w:sz="0" w:space="0" w:color="auto"/>
                      </w:divBdr>
                      <w:divsChild>
                        <w:div w:id="8145162">
                          <w:marLeft w:val="0"/>
                          <w:marRight w:val="0"/>
                          <w:marTop w:val="0"/>
                          <w:marBottom w:val="0"/>
                          <w:divBdr>
                            <w:top w:val="none" w:sz="0" w:space="0" w:color="auto"/>
                            <w:left w:val="none" w:sz="0" w:space="0" w:color="auto"/>
                            <w:bottom w:val="none" w:sz="0" w:space="0" w:color="auto"/>
                            <w:right w:val="none" w:sz="0" w:space="0" w:color="auto"/>
                          </w:divBdr>
                          <w:divsChild>
                            <w:div w:id="596597976">
                              <w:marLeft w:val="0"/>
                              <w:marRight w:val="0"/>
                              <w:marTop w:val="0"/>
                              <w:marBottom w:val="0"/>
                              <w:divBdr>
                                <w:top w:val="none" w:sz="0" w:space="0" w:color="auto"/>
                                <w:left w:val="none" w:sz="0" w:space="0" w:color="auto"/>
                                <w:bottom w:val="none" w:sz="0" w:space="0" w:color="auto"/>
                                <w:right w:val="none" w:sz="0" w:space="0" w:color="auto"/>
                              </w:divBdr>
                              <w:divsChild>
                                <w:div w:id="1238517819">
                                  <w:marLeft w:val="0"/>
                                  <w:marRight w:val="0"/>
                                  <w:marTop w:val="0"/>
                                  <w:marBottom w:val="0"/>
                                  <w:divBdr>
                                    <w:top w:val="none" w:sz="0" w:space="0" w:color="auto"/>
                                    <w:left w:val="none" w:sz="0" w:space="0" w:color="auto"/>
                                    <w:bottom w:val="none" w:sz="0" w:space="0" w:color="auto"/>
                                    <w:right w:val="none" w:sz="0" w:space="0" w:color="auto"/>
                                  </w:divBdr>
                                  <w:divsChild>
                                    <w:div w:id="807238119">
                                      <w:marLeft w:val="0"/>
                                      <w:marRight w:val="0"/>
                                      <w:marTop w:val="0"/>
                                      <w:marBottom w:val="0"/>
                                      <w:divBdr>
                                        <w:top w:val="none" w:sz="0" w:space="0" w:color="auto"/>
                                        <w:left w:val="none" w:sz="0" w:space="0" w:color="auto"/>
                                        <w:bottom w:val="none" w:sz="0" w:space="0" w:color="auto"/>
                                        <w:right w:val="none" w:sz="0" w:space="0" w:color="auto"/>
                                      </w:divBdr>
                                      <w:divsChild>
                                        <w:div w:id="1697461239">
                                          <w:marLeft w:val="0"/>
                                          <w:marRight w:val="0"/>
                                          <w:marTop w:val="0"/>
                                          <w:marBottom w:val="0"/>
                                          <w:divBdr>
                                            <w:top w:val="none" w:sz="0" w:space="0" w:color="auto"/>
                                            <w:left w:val="none" w:sz="0" w:space="0" w:color="auto"/>
                                            <w:bottom w:val="none" w:sz="0" w:space="0" w:color="auto"/>
                                            <w:right w:val="none" w:sz="0" w:space="0" w:color="auto"/>
                                          </w:divBdr>
                                          <w:divsChild>
                                            <w:div w:id="5491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1950337">
      <w:bodyDiv w:val="1"/>
      <w:marLeft w:val="0"/>
      <w:marRight w:val="0"/>
      <w:marTop w:val="0"/>
      <w:marBottom w:val="0"/>
      <w:divBdr>
        <w:top w:val="none" w:sz="0" w:space="0" w:color="auto"/>
        <w:left w:val="none" w:sz="0" w:space="0" w:color="auto"/>
        <w:bottom w:val="none" w:sz="0" w:space="0" w:color="auto"/>
        <w:right w:val="none" w:sz="0" w:space="0" w:color="auto"/>
      </w:divBdr>
    </w:div>
    <w:div w:id="1802306064">
      <w:bodyDiv w:val="1"/>
      <w:marLeft w:val="0"/>
      <w:marRight w:val="0"/>
      <w:marTop w:val="0"/>
      <w:marBottom w:val="0"/>
      <w:divBdr>
        <w:top w:val="none" w:sz="0" w:space="0" w:color="auto"/>
        <w:left w:val="none" w:sz="0" w:space="0" w:color="auto"/>
        <w:bottom w:val="none" w:sz="0" w:space="0" w:color="auto"/>
        <w:right w:val="none" w:sz="0" w:space="0" w:color="auto"/>
      </w:divBdr>
      <w:divsChild>
        <w:div w:id="709456456">
          <w:marLeft w:val="0"/>
          <w:marRight w:val="0"/>
          <w:marTop w:val="0"/>
          <w:marBottom w:val="0"/>
          <w:divBdr>
            <w:top w:val="none" w:sz="0" w:space="0" w:color="auto"/>
            <w:left w:val="none" w:sz="0" w:space="0" w:color="auto"/>
            <w:bottom w:val="none" w:sz="0" w:space="0" w:color="auto"/>
            <w:right w:val="none" w:sz="0" w:space="0" w:color="auto"/>
          </w:divBdr>
          <w:divsChild>
            <w:div w:id="1972441380">
              <w:marLeft w:val="0"/>
              <w:marRight w:val="0"/>
              <w:marTop w:val="0"/>
              <w:marBottom w:val="0"/>
              <w:divBdr>
                <w:top w:val="none" w:sz="0" w:space="0" w:color="auto"/>
                <w:left w:val="none" w:sz="0" w:space="0" w:color="auto"/>
                <w:bottom w:val="none" w:sz="0" w:space="0" w:color="auto"/>
                <w:right w:val="none" w:sz="0" w:space="0" w:color="auto"/>
              </w:divBdr>
              <w:divsChild>
                <w:div w:id="1277903039">
                  <w:marLeft w:val="0"/>
                  <w:marRight w:val="0"/>
                  <w:marTop w:val="0"/>
                  <w:marBottom w:val="0"/>
                  <w:divBdr>
                    <w:top w:val="none" w:sz="0" w:space="0" w:color="auto"/>
                    <w:left w:val="none" w:sz="0" w:space="0" w:color="auto"/>
                    <w:bottom w:val="none" w:sz="0" w:space="0" w:color="auto"/>
                    <w:right w:val="none" w:sz="0" w:space="0" w:color="auto"/>
                  </w:divBdr>
                  <w:divsChild>
                    <w:div w:id="1103382955">
                      <w:marLeft w:val="3750"/>
                      <w:marRight w:val="0"/>
                      <w:marTop w:val="0"/>
                      <w:marBottom w:val="0"/>
                      <w:divBdr>
                        <w:top w:val="none" w:sz="0" w:space="0" w:color="auto"/>
                        <w:left w:val="none" w:sz="0" w:space="0" w:color="auto"/>
                        <w:bottom w:val="none" w:sz="0" w:space="0" w:color="auto"/>
                        <w:right w:val="none" w:sz="0" w:space="0" w:color="auto"/>
                      </w:divBdr>
                      <w:divsChild>
                        <w:div w:id="1526669306">
                          <w:marLeft w:val="0"/>
                          <w:marRight w:val="0"/>
                          <w:marTop w:val="0"/>
                          <w:marBottom w:val="0"/>
                          <w:divBdr>
                            <w:top w:val="none" w:sz="0" w:space="0" w:color="auto"/>
                            <w:left w:val="none" w:sz="0" w:space="0" w:color="auto"/>
                            <w:bottom w:val="none" w:sz="0" w:space="0" w:color="auto"/>
                            <w:right w:val="none" w:sz="0" w:space="0" w:color="auto"/>
                          </w:divBdr>
                          <w:divsChild>
                            <w:div w:id="1739089326">
                              <w:marLeft w:val="0"/>
                              <w:marRight w:val="0"/>
                              <w:marTop w:val="0"/>
                              <w:marBottom w:val="0"/>
                              <w:divBdr>
                                <w:top w:val="none" w:sz="0" w:space="0" w:color="auto"/>
                                <w:left w:val="none" w:sz="0" w:space="0" w:color="auto"/>
                                <w:bottom w:val="none" w:sz="0" w:space="0" w:color="auto"/>
                                <w:right w:val="none" w:sz="0" w:space="0" w:color="auto"/>
                              </w:divBdr>
                              <w:divsChild>
                                <w:div w:id="1318412848">
                                  <w:marLeft w:val="0"/>
                                  <w:marRight w:val="0"/>
                                  <w:marTop w:val="0"/>
                                  <w:marBottom w:val="0"/>
                                  <w:divBdr>
                                    <w:top w:val="none" w:sz="0" w:space="0" w:color="auto"/>
                                    <w:left w:val="none" w:sz="0" w:space="0" w:color="auto"/>
                                    <w:bottom w:val="none" w:sz="0" w:space="0" w:color="auto"/>
                                    <w:right w:val="none" w:sz="0" w:space="0" w:color="auto"/>
                                  </w:divBdr>
                                  <w:divsChild>
                                    <w:div w:id="622997539">
                                      <w:marLeft w:val="0"/>
                                      <w:marRight w:val="0"/>
                                      <w:marTop w:val="0"/>
                                      <w:marBottom w:val="0"/>
                                      <w:divBdr>
                                        <w:top w:val="none" w:sz="0" w:space="0" w:color="auto"/>
                                        <w:left w:val="none" w:sz="0" w:space="0" w:color="auto"/>
                                        <w:bottom w:val="none" w:sz="0" w:space="0" w:color="auto"/>
                                        <w:right w:val="none" w:sz="0" w:space="0" w:color="auto"/>
                                      </w:divBdr>
                                      <w:divsChild>
                                        <w:div w:id="264655578">
                                          <w:marLeft w:val="0"/>
                                          <w:marRight w:val="0"/>
                                          <w:marTop w:val="0"/>
                                          <w:marBottom w:val="0"/>
                                          <w:divBdr>
                                            <w:top w:val="none" w:sz="0" w:space="0" w:color="auto"/>
                                            <w:left w:val="none" w:sz="0" w:space="0" w:color="auto"/>
                                            <w:bottom w:val="none" w:sz="0" w:space="0" w:color="auto"/>
                                            <w:right w:val="none" w:sz="0" w:space="0" w:color="auto"/>
                                          </w:divBdr>
                                          <w:divsChild>
                                            <w:div w:id="7676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0124676">
      <w:bodyDiv w:val="1"/>
      <w:marLeft w:val="0"/>
      <w:marRight w:val="0"/>
      <w:marTop w:val="0"/>
      <w:marBottom w:val="0"/>
      <w:divBdr>
        <w:top w:val="none" w:sz="0" w:space="0" w:color="auto"/>
        <w:left w:val="none" w:sz="0" w:space="0" w:color="auto"/>
        <w:bottom w:val="none" w:sz="0" w:space="0" w:color="auto"/>
        <w:right w:val="none" w:sz="0" w:space="0" w:color="auto"/>
      </w:divBdr>
    </w:div>
    <w:div w:id="1965892427">
      <w:bodyDiv w:val="1"/>
      <w:marLeft w:val="0"/>
      <w:marRight w:val="0"/>
      <w:marTop w:val="0"/>
      <w:marBottom w:val="0"/>
      <w:divBdr>
        <w:top w:val="none" w:sz="0" w:space="0" w:color="auto"/>
        <w:left w:val="none" w:sz="0" w:space="0" w:color="auto"/>
        <w:bottom w:val="none" w:sz="0" w:space="0" w:color="auto"/>
        <w:right w:val="none" w:sz="0" w:space="0" w:color="auto"/>
      </w:divBdr>
      <w:divsChild>
        <w:div w:id="1656571632">
          <w:marLeft w:val="0"/>
          <w:marRight w:val="0"/>
          <w:marTop w:val="0"/>
          <w:marBottom w:val="0"/>
          <w:divBdr>
            <w:top w:val="none" w:sz="0" w:space="0" w:color="auto"/>
            <w:left w:val="none" w:sz="0" w:space="0" w:color="auto"/>
            <w:bottom w:val="none" w:sz="0" w:space="0" w:color="auto"/>
            <w:right w:val="none" w:sz="0" w:space="0" w:color="auto"/>
          </w:divBdr>
          <w:divsChild>
            <w:div w:id="734864549">
              <w:marLeft w:val="0"/>
              <w:marRight w:val="0"/>
              <w:marTop w:val="0"/>
              <w:marBottom w:val="0"/>
              <w:divBdr>
                <w:top w:val="none" w:sz="0" w:space="0" w:color="auto"/>
                <w:left w:val="none" w:sz="0" w:space="0" w:color="auto"/>
                <w:bottom w:val="none" w:sz="0" w:space="0" w:color="auto"/>
                <w:right w:val="none" w:sz="0" w:space="0" w:color="auto"/>
              </w:divBdr>
              <w:divsChild>
                <w:div w:id="1031220755">
                  <w:marLeft w:val="0"/>
                  <w:marRight w:val="0"/>
                  <w:marTop w:val="0"/>
                  <w:marBottom w:val="0"/>
                  <w:divBdr>
                    <w:top w:val="none" w:sz="0" w:space="0" w:color="auto"/>
                    <w:left w:val="none" w:sz="0" w:space="0" w:color="auto"/>
                    <w:bottom w:val="none" w:sz="0" w:space="0" w:color="auto"/>
                    <w:right w:val="none" w:sz="0" w:space="0" w:color="auto"/>
                  </w:divBdr>
                  <w:divsChild>
                    <w:div w:id="1724939728">
                      <w:marLeft w:val="3750"/>
                      <w:marRight w:val="0"/>
                      <w:marTop w:val="0"/>
                      <w:marBottom w:val="0"/>
                      <w:divBdr>
                        <w:top w:val="none" w:sz="0" w:space="0" w:color="auto"/>
                        <w:left w:val="none" w:sz="0" w:space="0" w:color="auto"/>
                        <w:bottom w:val="none" w:sz="0" w:space="0" w:color="auto"/>
                        <w:right w:val="none" w:sz="0" w:space="0" w:color="auto"/>
                      </w:divBdr>
                      <w:divsChild>
                        <w:div w:id="1950041863">
                          <w:marLeft w:val="0"/>
                          <w:marRight w:val="0"/>
                          <w:marTop w:val="0"/>
                          <w:marBottom w:val="0"/>
                          <w:divBdr>
                            <w:top w:val="none" w:sz="0" w:space="0" w:color="auto"/>
                            <w:left w:val="none" w:sz="0" w:space="0" w:color="auto"/>
                            <w:bottom w:val="none" w:sz="0" w:space="0" w:color="auto"/>
                            <w:right w:val="none" w:sz="0" w:space="0" w:color="auto"/>
                          </w:divBdr>
                          <w:divsChild>
                            <w:div w:id="782384649">
                              <w:marLeft w:val="0"/>
                              <w:marRight w:val="0"/>
                              <w:marTop w:val="0"/>
                              <w:marBottom w:val="0"/>
                              <w:divBdr>
                                <w:top w:val="none" w:sz="0" w:space="0" w:color="auto"/>
                                <w:left w:val="none" w:sz="0" w:space="0" w:color="auto"/>
                                <w:bottom w:val="none" w:sz="0" w:space="0" w:color="auto"/>
                                <w:right w:val="none" w:sz="0" w:space="0" w:color="auto"/>
                              </w:divBdr>
                              <w:divsChild>
                                <w:div w:id="987169003">
                                  <w:marLeft w:val="0"/>
                                  <w:marRight w:val="0"/>
                                  <w:marTop w:val="0"/>
                                  <w:marBottom w:val="0"/>
                                  <w:divBdr>
                                    <w:top w:val="none" w:sz="0" w:space="0" w:color="auto"/>
                                    <w:left w:val="none" w:sz="0" w:space="0" w:color="auto"/>
                                    <w:bottom w:val="none" w:sz="0" w:space="0" w:color="auto"/>
                                    <w:right w:val="none" w:sz="0" w:space="0" w:color="auto"/>
                                  </w:divBdr>
                                  <w:divsChild>
                                    <w:div w:id="1153106081">
                                      <w:marLeft w:val="0"/>
                                      <w:marRight w:val="0"/>
                                      <w:marTop w:val="0"/>
                                      <w:marBottom w:val="0"/>
                                      <w:divBdr>
                                        <w:top w:val="none" w:sz="0" w:space="0" w:color="auto"/>
                                        <w:left w:val="none" w:sz="0" w:space="0" w:color="auto"/>
                                        <w:bottom w:val="none" w:sz="0" w:space="0" w:color="auto"/>
                                        <w:right w:val="none" w:sz="0" w:space="0" w:color="auto"/>
                                      </w:divBdr>
                                      <w:divsChild>
                                        <w:div w:id="1839153015">
                                          <w:marLeft w:val="0"/>
                                          <w:marRight w:val="0"/>
                                          <w:marTop w:val="0"/>
                                          <w:marBottom w:val="0"/>
                                          <w:divBdr>
                                            <w:top w:val="none" w:sz="0" w:space="0" w:color="auto"/>
                                            <w:left w:val="none" w:sz="0" w:space="0" w:color="auto"/>
                                            <w:bottom w:val="none" w:sz="0" w:space="0" w:color="auto"/>
                                            <w:right w:val="none" w:sz="0" w:space="0" w:color="auto"/>
                                          </w:divBdr>
                                          <w:divsChild>
                                            <w:div w:id="96974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2850280">
      <w:bodyDiv w:val="1"/>
      <w:marLeft w:val="0"/>
      <w:marRight w:val="0"/>
      <w:marTop w:val="0"/>
      <w:marBottom w:val="0"/>
      <w:divBdr>
        <w:top w:val="none" w:sz="0" w:space="0" w:color="auto"/>
        <w:left w:val="none" w:sz="0" w:space="0" w:color="auto"/>
        <w:bottom w:val="none" w:sz="0" w:space="0" w:color="auto"/>
        <w:right w:val="none" w:sz="0" w:space="0" w:color="auto"/>
      </w:divBdr>
      <w:divsChild>
        <w:div w:id="1965575447">
          <w:marLeft w:val="0"/>
          <w:marRight w:val="0"/>
          <w:marTop w:val="0"/>
          <w:marBottom w:val="0"/>
          <w:divBdr>
            <w:top w:val="none" w:sz="0" w:space="0" w:color="auto"/>
            <w:left w:val="none" w:sz="0" w:space="0" w:color="auto"/>
            <w:bottom w:val="none" w:sz="0" w:space="0" w:color="auto"/>
            <w:right w:val="none" w:sz="0" w:space="0" w:color="auto"/>
          </w:divBdr>
          <w:divsChild>
            <w:div w:id="369187279">
              <w:marLeft w:val="0"/>
              <w:marRight w:val="0"/>
              <w:marTop w:val="0"/>
              <w:marBottom w:val="0"/>
              <w:divBdr>
                <w:top w:val="none" w:sz="0" w:space="0" w:color="auto"/>
                <w:left w:val="none" w:sz="0" w:space="0" w:color="auto"/>
                <w:bottom w:val="none" w:sz="0" w:space="0" w:color="auto"/>
                <w:right w:val="none" w:sz="0" w:space="0" w:color="auto"/>
              </w:divBdr>
              <w:divsChild>
                <w:div w:id="1081752827">
                  <w:marLeft w:val="0"/>
                  <w:marRight w:val="0"/>
                  <w:marTop w:val="0"/>
                  <w:marBottom w:val="0"/>
                  <w:divBdr>
                    <w:top w:val="none" w:sz="0" w:space="0" w:color="auto"/>
                    <w:left w:val="none" w:sz="0" w:space="0" w:color="auto"/>
                    <w:bottom w:val="none" w:sz="0" w:space="0" w:color="auto"/>
                    <w:right w:val="none" w:sz="0" w:space="0" w:color="auto"/>
                  </w:divBdr>
                  <w:divsChild>
                    <w:div w:id="1852140893">
                      <w:marLeft w:val="3750"/>
                      <w:marRight w:val="0"/>
                      <w:marTop w:val="0"/>
                      <w:marBottom w:val="0"/>
                      <w:divBdr>
                        <w:top w:val="none" w:sz="0" w:space="0" w:color="auto"/>
                        <w:left w:val="none" w:sz="0" w:space="0" w:color="auto"/>
                        <w:bottom w:val="none" w:sz="0" w:space="0" w:color="auto"/>
                        <w:right w:val="none" w:sz="0" w:space="0" w:color="auto"/>
                      </w:divBdr>
                      <w:divsChild>
                        <w:div w:id="958999461">
                          <w:marLeft w:val="0"/>
                          <w:marRight w:val="0"/>
                          <w:marTop w:val="0"/>
                          <w:marBottom w:val="0"/>
                          <w:divBdr>
                            <w:top w:val="none" w:sz="0" w:space="0" w:color="auto"/>
                            <w:left w:val="none" w:sz="0" w:space="0" w:color="auto"/>
                            <w:bottom w:val="none" w:sz="0" w:space="0" w:color="auto"/>
                            <w:right w:val="none" w:sz="0" w:space="0" w:color="auto"/>
                          </w:divBdr>
                          <w:divsChild>
                            <w:div w:id="280385103">
                              <w:marLeft w:val="0"/>
                              <w:marRight w:val="0"/>
                              <w:marTop w:val="0"/>
                              <w:marBottom w:val="0"/>
                              <w:divBdr>
                                <w:top w:val="none" w:sz="0" w:space="0" w:color="auto"/>
                                <w:left w:val="none" w:sz="0" w:space="0" w:color="auto"/>
                                <w:bottom w:val="none" w:sz="0" w:space="0" w:color="auto"/>
                                <w:right w:val="none" w:sz="0" w:space="0" w:color="auto"/>
                              </w:divBdr>
                              <w:divsChild>
                                <w:div w:id="1756394604">
                                  <w:marLeft w:val="0"/>
                                  <w:marRight w:val="0"/>
                                  <w:marTop w:val="0"/>
                                  <w:marBottom w:val="0"/>
                                  <w:divBdr>
                                    <w:top w:val="none" w:sz="0" w:space="0" w:color="auto"/>
                                    <w:left w:val="none" w:sz="0" w:space="0" w:color="auto"/>
                                    <w:bottom w:val="none" w:sz="0" w:space="0" w:color="auto"/>
                                    <w:right w:val="none" w:sz="0" w:space="0" w:color="auto"/>
                                  </w:divBdr>
                                  <w:divsChild>
                                    <w:div w:id="288439997">
                                      <w:marLeft w:val="0"/>
                                      <w:marRight w:val="0"/>
                                      <w:marTop w:val="0"/>
                                      <w:marBottom w:val="0"/>
                                      <w:divBdr>
                                        <w:top w:val="none" w:sz="0" w:space="0" w:color="auto"/>
                                        <w:left w:val="none" w:sz="0" w:space="0" w:color="auto"/>
                                        <w:bottom w:val="none" w:sz="0" w:space="0" w:color="auto"/>
                                        <w:right w:val="none" w:sz="0" w:space="0" w:color="auto"/>
                                      </w:divBdr>
                                      <w:divsChild>
                                        <w:div w:id="900018830">
                                          <w:marLeft w:val="0"/>
                                          <w:marRight w:val="0"/>
                                          <w:marTop w:val="0"/>
                                          <w:marBottom w:val="0"/>
                                          <w:divBdr>
                                            <w:top w:val="none" w:sz="0" w:space="0" w:color="auto"/>
                                            <w:left w:val="none" w:sz="0" w:space="0" w:color="auto"/>
                                            <w:bottom w:val="none" w:sz="0" w:space="0" w:color="auto"/>
                                            <w:right w:val="none" w:sz="0" w:space="0" w:color="auto"/>
                                          </w:divBdr>
                                          <w:divsChild>
                                            <w:div w:id="213112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9323915">
      <w:bodyDiv w:val="1"/>
      <w:marLeft w:val="0"/>
      <w:marRight w:val="0"/>
      <w:marTop w:val="0"/>
      <w:marBottom w:val="0"/>
      <w:divBdr>
        <w:top w:val="none" w:sz="0" w:space="0" w:color="auto"/>
        <w:left w:val="none" w:sz="0" w:space="0" w:color="auto"/>
        <w:bottom w:val="none" w:sz="0" w:space="0" w:color="auto"/>
        <w:right w:val="none" w:sz="0" w:space="0" w:color="auto"/>
      </w:divBdr>
    </w:div>
    <w:div w:id="2140799828">
      <w:bodyDiv w:val="1"/>
      <w:marLeft w:val="0"/>
      <w:marRight w:val="0"/>
      <w:marTop w:val="0"/>
      <w:marBottom w:val="0"/>
      <w:divBdr>
        <w:top w:val="none" w:sz="0" w:space="0" w:color="auto"/>
        <w:left w:val="none" w:sz="0" w:space="0" w:color="auto"/>
        <w:bottom w:val="none" w:sz="0" w:space="0" w:color="auto"/>
        <w:right w:val="none" w:sz="0" w:space="0" w:color="auto"/>
      </w:divBdr>
      <w:divsChild>
        <w:div w:id="1399090877">
          <w:marLeft w:val="0"/>
          <w:marRight w:val="0"/>
          <w:marTop w:val="0"/>
          <w:marBottom w:val="0"/>
          <w:divBdr>
            <w:top w:val="none" w:sz="0" w:space="0" w:color="auto"/>
            <w:left w:val="none" w:sz="0" w:space="0" w:color="auto"/>
            <w:bottom w:val="none" w:sz="0" w:space="0" w:color="auto"/>
            <w:right w:val="none" w:sz="0" w:space="0" w:color="auto"/>
          </w:divBdr>
          <w:divsChild>
            <w:div w:id="108354885">
              <w:marLeft w:val="0"/>
              <w:marRight w:val="0"/>
              <w:marTop w:val="0"/>
              <w:marBottom w:val="0"/>
              <w:divBdr>
                <w:top w:val="none" w:sz="0" w:space="0" w:color="auto"/>
                <w:left w:val="none" w:sz="0" w:space="0" w:color="auto"/>
                <w:bottom w:val="none" w:sz="0" w:space="0" w:color="auto"/>
                <w:right w:val="none" w:sz="0" w:space="0" w:color="auto"/>
              </w:divBdr>
              <w:divsChild>
                <w:div w:id="1674409142">
                  <w:marLeft w:val="0"/>
                  <w:marRight w:val="0"/>
                  <w:marTop w:val="0"/>
                  <w:marBottom w:val="0"/>
                  <w:divBdr>
                    <w:top w:val="none" w:sz="0" w:space="0" w:color="auto"/>
                    <w:left w:val="none" w:sz="0" w:space="0" w:color="auto"/>
                    <w:bottom w:val="none" w:sz="0" w:space="0" w:color="auto"/>
                    <w:right w:val="none" w:sz="0" w:space="0" w:color="auto"/>
                  </w:divBdr>
                  <w:divsChild>
                    <w:div w:id="976255674">
                      <w:marLeft w:val="3750"/>
                      <w:marRight w:val="0"/>
                      <w:marTop w:val="0"/>
                      <w:marBottom w:val="0"/>
                      <w:divBdr>
                        <w:top w:val="none" w:sz="0" w:space="0" w:color="auto"/>
                        <w:left w:val="none" w:sz="0" w:space="0" w:color="auto"/>
                        <w:bottom w:val="none" w:sz="0" w:space="0" w:color="auto"/>
                        <w:right w:val="none" w:sz="0" w:space="0" w:color="auto"/>
                      </w:divBdr>
                      <w:divsChild>
                        <w:div w:id="1643391687">
                          <w:marLeft w:val="0"/>
                          <w:marRight w:val="0"/>
                          <w:marTop w:val="0"/>
                          <w:marBottom w:val="0"/>
                          <w:divBdr>
                            <w:top w:val="none" w:sz="0" w:space="0" w:color="auto"/>
                            <w:left w:val="none" w:sz="0" w:space="0" w:color="auto"/>
                            <w:bottom w:val="none" w:sz="0" w:space="0" w:color="auto"/>
                            <w:right w:val="none" w:sz="0" w:space="0" w:color="auto"/>
                          </w:divBdr>
                          <w:divsChild>
                            <w:div w:id="445270587">
                              <w:marLeft w:val="0"/>
                              <w:marRight w:val="0"/>
                              <w:marTop w:val="0"/>
                              <w:marBottom w:val="0"/>
                              <w:divBdr>
                                <w:top w:val="none" w:sz="0" w:space="0" w:color="auto"/>
                                <w:left w:val="none" w:sz="0" w:space="0" w:color="auto"/>
                                <w:bottom w:val="none" w:sz="0" w:space="0" w:color="auto"/>
                                <w:right w:val="none" w:sz="0" w:space="0" w:color="auto"/>
                              </w:divBdr>
                              <w:divsChild>
                                <w:div w:id="416363447">
                                  <w:marLeft w:val="0"/>
                                  <w:marRight w:val="0"/>
                                  <w:marTop w:val="0"/>
                                  <w:marBottom w:val="0"/>
                                  <w:divBdr>
                                    <w:top w:val="none" w:sz="0" w:space="0" w:color="auto"/>
                                    <w:left w:val="none" w:sz="0" w:space="0" w:color="auto"/>
                                    <w:bottom w:val="none" w:sz="0" w:space="0" w:color="auto"/>
                                    <w:right w:val="none" w:sz="0" w:space="0" w:color="auto"/>
                                  </w:divBdr>
                                  <w:divsChild>
                                    <w:div w:id="1717924519">
                                      <w:marLeft w:val="0"/>
                                      <w:marRight w:val="0"/>
                                      <w:marTop w:val="0"/>
                                      <w:marBottom w:val="0"/>
                                      <w:divBdr>
                                        <w:top w:val="none" w:sz="0" w:space="0" w:color="auto"/>
                                        <w:left w:val="none" w:sz="0" w:space="0" w:color="auto"/>
                                        <w:bottom w:val="none" w:sz="0" w:space="0" w:color="auto"/>
                                        <w:right w:val="none" w:sz="0" w:space="0" w:color="auto"/>
                                      </w:divBdr>
                                      <w:divsChild>
                                        <w:div w:id="1293708452">
                                          <w:marLeft w:val="0"/>
                                          <w:marRight w:val="0"/>
                                          <w:marTop w:val="0"/>
                                          <w:marBottom w:val="0"/>
                                          <w:divBdr>
                                            <w:top w:val="none" w:sz="0" w:space="0" w:color="auto"/>
                                            <w:left w:val="none" w:sz="0" w:space="0" w:color="auto"/>
                                            <w:bottom w:val="none" w:sz="0" w:space="0" w:color="auto"/>
                                            <w:right w:val="none" w:sz="0" w:space="0" w:color="auto"/>
                                          </w:divBdr>
                                          <w:divsChild>
                                            <w:div w:id="66679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94.png"/><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footer" Target="footer4.xml"/><Relationship Id="rId68" Type="http://schemas.openxmlformats.org/officeDocument/2006/relationships/image" Target="media/image47.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image" Target="media/image105.emf"/><Relationship Id="rId16" Type="http://schemas.openxmlformats.org/officeDocument/2006/relationships/image" Target="media/image7.png"/><Relationship Id="rId107" Type="http://schemas.openxmlformats.org/officeDocument/2006/relationships/image" Target="media/image84.png"/><Relationship Id="rId11" Type="http://schemas.openxmlformats.org/officeDocument/2006/relationships/image" Target="media/image2.jpeg"/><Relationship Id="rId32" Type="http://schemas.openxmlformats.org/officeDocument/2006/relationships/header" Target="header2.xml"/><Relationship Id="rId37" Type="http://schemas.openxmlformats.org/officeDocument/2006/relationships/image" Target="media/image22.png"/><Relationship Id="rId53" Type="http://schemas.openxmlformats.org/officeDocument/2006/relationships/hyperlink" Target="https://socialbusiness.group.echonet/files/form/anonymous/api/library/b0709938-78a2-4d74-8b15-3b1e0b371cea/document/6ef3aba3-de81-477c-8842-5309d0dc6e6d/media/BNPP_STA%20G_Map_Web%20Application%20Hosting%20-%20v1.0.docx" TargetMode="External"/><Relationship Id="rId58" Type="http://schemas.openxmlformats.org/officeDocument/2006/relationships/image" Target="media/image39.png"/><Relationship Id="rId74" Type="http://schemas.openxmlformats.org/officeDocument/2006/relationships/image" Target="media/image53.emf"/><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hyperlink" Target="https://cyou-cardif-assurance.is.echonet/activities/itcorp/Documents/Forms/EADocuments.aspx" TargetMode="External"/><Relationship Id="rId5" Type="http://schemas.openxmlformats.org/officeDocument/2006/relationships/numbering" Target="numbering.xml"/><Relationship Id="rId90" Type="http://schemas.openxmlformats.org/officeDocument/2006/relationships/image" Target="media/image67.png"/><Relationship Id="rId95" Type="http://schemas.openxmlformats.org/officeDocument/2006/relationships/image" Target="media/image72.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socialbusiness.group.echonet/files/form/anonymous/api/library/b0709938-78a2-4d74-8b15-3b1e0b371cea/document/3adae2c7-3ff1-4e79-9889-977e853ee24e/media/Cardif_STA-E_Map_IAM-v1.0.docx" TargetMode="External"/><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eader" Target="header5.xml"/><Relationship Id="rId100" Type="http://schemas.openxmlformats.org/officeDocument/2006/relationships/image" Target="media/image77.png"/><Relationship Id="rId105" Type="http://schemas.openxmlformats.org/officeDocument/2006/relationships/image" Target="media/image82.png"/><Relationship Id="rId113" Type="http://schemas.openxmlformats.org/officeDocument/2006/relationships/image" Target="media/image90.png"/><Relationship Id="rId118" Type="http://schemas.openxmlformats.org/officeDocument/2006/relationships/image" Target="media/image95.png"/><Relationship Id="rId126" Type="http://schemas.openxmlformats.org/officeDocument/2006/relationships/image" Target="media/image103.png"/><Relationship Id="rId134" Type="http://schemas.openxmlformats.org/officeDocument/2006/relationships/package" Target="embeddings/Microsoft_Excel_Worksheet.xlsx"/><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1.emf"/><Relationship Id="rId80" Type="http://schemas.openxmlformats.org/officeDocument/2006/relationships/image" Target="media/image57.emf"/><Relationship Id="rId85" Type="http://schemas.openxmlformats.org/officeDocument/2006/relationships/image" Target="media/image62.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6.png"/><Relationship Id="rId103" Type="http://schemas.openxmlformats.org/officeDocument/2006/relationships/image" Target="media/image80.png"/><Relationship Id="rId108" Type="http://schemas.openxmlformats.org/officeDocument/2006/relationships/image" Target="media/image85.png"/><Relationship Id="rId116" Type="http://schemas.openxmlformats.org/officeDocument/2006/relationships/image" Target="media/image93.png"/><Relationship Id="rId124" Type="http://schemas.openxmlformats.org/officeDocument/2006/relationships/image" Target="media/image101.png"/><Relationship Id="rId129" Type="http://schemas.openxmlformats.org/officeDocument/2006/relationships/hyperlink" Target="https://cyou-cardif-assurance.is.echonet/rooms/ArchiMEDsworkspace/CardifDocuments/Regalian/03Data/Data%20Architecture/Corporate/Data%20models%20and%20scripts%20Delivery" TargetMode="External"/><Relationship Id="rId137"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image" Target="media/image26.emf"/><Relationship Id="rId54" Type="http://schemas.openxmlformats.org/officeDocument/2006/relationships/hyperlink" Target="https://socialbusiness.group.echonet/files/form/anonymous/api/library/b0709938-78a2-4d74-8b15-3b1e0b371cea/document/dca82cab-45c8-4007-913d-e36ca5bd9486/version/e368b2dd-088c-4295-9963-6596122e9c93/media/Cardif_STA-E_Map_EXCHANGES_v1.0.docx" TargetMode="External"/><Relationship Id="rId62" Type="http://schemas.openxmlformats.org/officeDocument/2006/relationships/header" Target="header4.xml"/><Relationship Id="rId70" Type="http://schemas.openxmlformats.org/officeDocument/2006/relationships/image" Target="media/image49.png"/><Relationship Id="rId75" Type="http://schemas.openxmlformats.org/officeDocument/2006/relationships/image" Target="media/image54.emf"/><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11" Type="http://schemas.openxmlformats.org/officeDocument/2006/relationships/image" Target="media/image88.png"/><Relationship Id="rId132" Type="http://schemas.openxmlformats.org/officeDocument/2006/relationships/hyperlink" Target="https://cyou-cardif-assurance.is.echonet/activities/itcorp/governancestandards/standards/Pages/Global-Infrastructure-references.aspx"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footer" Target="footer3.xml"/><Relationship Id="rId49" Type="http://schemas.openxmlformats.org/officeDocument/2006/relationships/image" Target="media/image34.png"/><Relationship Id="rId57" Type="http://schemas.openxmlformats.org/officeDocument/2006/relationships/image" Target="media/image38.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image" Target="media/image104.png"/><Relationship Id="rId10" Type="http://schemas.openxmlformats.org/officeDocument/2006/relationships/endnotes" Target="endnotes.xml"/><Relationship Id="rId31" Type="http://schemas.openxmlformats.org/officeDocument/2006/relationships/header" Target="header1.xml"/><Relationship Id="rId44" Type="http://schemas.openxmlformats.org/officeDocument/2006/relationships/image" Target="media/image29.JPG"/><Relationship Id="rId52" Type="http://schemas.openxmlformats.org/officeDocument/2006/relationships/image" Target="media/image37.png"/><Relationship Id="rId60" Type="http://schemas.openxmlformats.org/officeDocument/2006/relationships/image" Target="media/image41.emf"/><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footer" Target="footer5.xml"/><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130" Type="http://schemas.openxmlformats.org/officeDocument/2006/relationships/hyperlink" Target="http://easy-assurance.asia.echonet/existant/en/WoW/index.php" TargetMode="External"/><Relationship Id="rId13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9.png"/><Relationship Id="rId39" Type="http://schemas.openxmlformats.org/officeDocument/2006/relationships/image" Target="media/image24.emf"/><Relationship Id="rId109" Type="http://schemas.openxmlformats.org/officeDocument/2006/relationships/image" Target="media/image86.png"/><Relationship Id="rId34" Type="http://schemas.openxmlformats.org/officeDocument/2006/relationships/footer" Target="footer2.xml"/><Relationship Id="rId50" Type="http://schemas.openxmlformats.org/officeDocument/2006/relationships/image" Target="media/image35.png"/><Relationship Id="rId55" Type="http://schemas.openxmlformats.org/officeDocument/2006/relationships/hyperlink" Target="https://socialbusiness.group.echonet/files/form/anonymous/api/library/b0709938-78a2-4d74-8b15-3b1e0b371cea/document/fa55aa4c-1e4f-4231-8608-4b3ab9191e61/media/STA-G%20SSO%20-%20MAP%20v1.0.pdf" TargetMode="External"/><Relationship Id="rId76" Type="http://schemas.openxmlformats.org/officeDocument/2006/relationships/image" Target="media/image55.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7" Type="http://schemas.openxmlformats.org/officeDocument/2006/relationships/settings" Target="settings.xml"/><Relationship Id="rId71" Type="http://schemas.openxmlformats.org/officeDocument/2006/relationships/image" Target="media/image50.png"/><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5.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hyperlink" Target="https://cyou-cardif-assurance.is.echonet/activities/itcorp/governancestandards/standards/Lists/Infra_Rules/AllItems.aspx" TargetMode="External"/><Relationship Id="rId136" Type="http://schemas.microsoft.com/office/2011/relationships/people" Target="people.xml"/><Relationship Id="rId61" Type="http://schemas.openxmlformats.org/officeDocument/2006/relationships/image" Target="media/image42.png"/><Relationship Id="rId82" Type="http://schemas.openxmlformats.org/officeDocument/2006/relationships/image" Target="media/image59.png"/><Relationship Id="rId19" Type="http://schemas.openxmlformats.org/officeDocument/2006/relationships/image" Target="media/image10.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s C'you" ma:contentTypeID="0x01010003105059DC6740CD949057862E120DEC0007C7450CA411DA499E4083AA9A63E7BC" ma:contentTypeVersion="8" ma:contentTypeDescription="Créer un document." ma:contentTypeScope="" ma:versionID="83e1ac4f8349356b0de46b2d7c3ed0fb">
  <xsd:schema xmlns:xsd="http://www.w3.org/2001/XMLSchema" xmlns:xs="http://www.w3.org/2001/XMLSchema" xmlns:p="http://schemas.microsoft.com/office/2006/metadata/properties" xmlns:ns2="ac4f67a9-1b93-41d7-ae26-e9a8a5750ebd" xmlns:ns3="2a9e3281-7c56-46d1-b64b-b0d40eb22922" targetNamespace="http://schemas.microsoft.com/office/2006/metadata/properties" ma:root="true" ma:fieldsID="192fb51a06a76381d35bc5a0423bea5c" ns2:_="" ns3:_="">
    <xsd:import namespace="ac4f67a9-1b93-41d7-ae26-e9a8a5750ebd"/>
    <xsd:import namespace="2a9e3281-7c56-46d1-b64b-b0d40eb22922"/>
    <xsd:element name="properties">
      <xsd:complexType>
        <xsd:sequence>
          <xsd:element name="documentManagement">
            <xsd:complexType>
              <xsd:all>
                <xsd:element ref="ns2:Discipline" minOccurs="0"/>
                <xsd:element ref="ns2:Activit_x00e9_s" minOccurs="0"/>
                <xsd:element ref="ns2:Cat_x00e9_gorie" minOccurs="0"/>
                <xsd:element ref="ns2:Regroupement" minOccurs="0"/>
                <xsd:element ref="ns2:Etat"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4f67a9-1b93-41d7-ae26-e9a8a5750ebd" elementFormDefault="qualified">
    <xsd:import namespace="http://schemas.microsoft.com/office/2006/documentManagement/types"/>
    <xsd:import namespace="http://schemas.microsoft.com/office/infopath/2007/PartnerControls"/>
    <xsd:element name="Discipline" ma:index="8" nillable="true" ma:displayName="Discipline" ma:format="Dropdown" ma:internalName="Discipline">
      <xsd:simpleType>
        <xsd:restriction base="dms:Choice">
          <xsd:enumeration value="1-Gestion de projet"/>
          <xsd:enumeration value="2-Gestion de la soustraitance"/>
          <xsd:enumeration value="3-Métier"/>
          <xsd:enumeration value="4-Exigences"/>
          <xsd:enumeration value="5-Analyse et conception"/>
          <xsd:enumeration value="6-Construction"/>
          <xsd:enumeration value="7-Tests"/>
          <xsd:enumeration value="8-Déploiement"/>
          <xsd:enumeration value="9-Gest-Config"/>
        </xsd:restriction>
      </xsd:simpleType>
    </xsd:element>
    <xsd:element name="Activit_x00e9_s" ma:index="9" nillable="true" ma:displayName="Activités" ma:format="Dropdown" ma:internalName="Activit_x00e9_s">
      <xsd:simpleType>
        <xsd:restriction base="dms:Choice">
          <xsd:enumeration value="1-Plans et suivis"/>
          <xsd:enumeration value="1-Estimation"/>
          <xsd:enumeration value="1-changements"/>
          <xsd:enumeration value="1-Coproj"/>
          <xsd:enumeration value="1-Copil"/>
          <xsd:enumeration value="1-Autres comités"/>
          <xsd:enumeration value="1-Cellules Transverses"/>
          <xsd:enumeration value="1-IC Init"/>
          <xsd:enumeration value="1-IC Valid"/>
          <xsd:enumeration value="1-IC End"/>
          <xsd:enumeration value="1-Expert Review et Casa"/>
          <xsd:enumeration value="1-Suivi budgétaire"/>
          <xsd:enumeration value="1-Organisation projet"/>
          <xsd:enumeration value="2-Appel d'offres"/>
          <xsd:enumeration value="2-Contrat"/>
          <xsd:enumeration value="2-Réunions"/>
          <xsd:enumeration value="2-Livraisons"/>
          <xsd:enumeration value="2-Réception"/>
          <xsd:enumeration value="2-Fiches achats"/>
          <xsd:enumeration value="2-Suivi du sous-traitant"/>
          <xsd:enumeration value="3-Besoin"/>
          <xsd:enumeration value="4-Fonctionnel"/>
          <xsd:enumeration value="4-Technique"/>
          <xsd:enumeration value="5-Fonctionnel"/>
          <xsd:enumeration value="5-Technique"/>
          <xsd:enumeration value="6-Construction"/>
          <xsd:enumeration value="6-Tests Unitaires"/>
          <xsd:enumeration value="6-Tests d'Assemblage"/>
          <xsd:enumeration value="6-Tests d'Intégration"/>
          <xsd:enumeration value="7-Tests Systèmes"/>
          <xsd:enumeration value="7-Recette Technique et Fonctionnelle"/>
          <xsd:enumeration value="7-Recette de Production"/>
          <xsd:enumeration value="8-Intégration"/>
          <xsd:enumeration value="8-Recette"/>
          <xsd:enumeration value="8-Pré Prod"/>
          <xsd:enumeration value="8-Prod"/>
          <xsd:enumeration value="8-Conduite du Changement"/>
          <xsd:enumeration value="9-Gestion de conf."/>
        </xsd:restriction>
      </xsd:simpleType>
    </xsd:element>
    <xsd:element name="Cat_x00e9_gorie" ma:index="10" nillable="true" ma:displayName="Catégorie" ma:format="Dropdown" ma:internalName="Cat_x00e9_gorie">
      <xsd:simpleType>
        <xsd:restriction base="dms:Choice">
          <xsd:enumeration value="Fonctionnel"/>
          <xsd:enumeration value="Utilisateur"/>
          <xsd:enumeration value="Projet"/>
          <xsd:enumeration value="Exploitation"/>
          <xsd:enumeration value="Technique"/>
          <xsd:enumeration value="Technico Fonctionnel"/>
        </xsd:restriction>
      </xsd:simpleType>
    </xsd:element>
    <xsd:element name="Regroupement" ma:index="11" nillable="true" ma:displayName="Regroupement" ma:internalName="Regroupement">
      <xsd:simpleType>
        <xsd:restriction base="dms:Text">
          <xsd:maxLength value="255"/>
        </xsd:restriction>
      </xsd:simpleType>
    </xsd:element>
    <xsd:element name="Etat" ma:index="12" nillable="true" ma:displayName="Etat" ma:format="Dropdown" ma:internalName="Etat">
      <xsd:simpleType>
        <xsd:restriction base="dms:Choice">
          <xsd:enumeration value="Importé"/>
          <xsd:enumeration value="Modifié"/>
          <xsd:enumeration value="Validé"/>
          <xsd:enumeration value="Livré"/>
          <xsd:enumeration value="Abandonné"/>
        </xsd:restriction>
      </xsd:simpleType>
    </xsd:element>
  </xsd:schema>
  <xsd:schema xmlns:xsd="http://www.w3.org/2001/XMLSchema" xmlns:xs="http://www.w3.org/2001/XMLSchema" xmlns:dms="http://schemas.microsoft.com/office/2006/documentManagement/types" xmlns:pc="http://schemas.microsoft.com/office/infopath/2007/PartnerControls" targetNamespace="2a9e3281-7c56-46d1-b64b-b0d40eb22922"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_x00e9_gorie xmlns="ac4f67a9-1b93-41d7-ae26-e9a8a5750ebd">Projet</Cat_x00e9_gorie>
    <Etat xmlns="ac4f67a9-1b93-41d7-ae26-e9a8a5750ebd">Validé</Etat>
    <Activit_x00e9_s xmlns="ac4f67a9-1b93-41d7-ae26-e9a8a5750ebd">1-Expert Review et Casa</Activit_x00e9_s>
    <Regroupement xmlns="ac4f67a9-1b93-41d7-ae26-e9a8a5750ebd" xsi:nil="true"/>
    <Discipline xmlns="ac4f67a9-1b93-41d7-ae26-e9a8a5750ebd">1-Gestion de projet</Disciplin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576F9-EC50-4680-875D-F4D219796034}">
  <ds:schemaRefs>
    <ds:schemaRef ds:uri="http://schemas.microsoft.com/sharepoint/v3/contenttype/forms"/>
  </ds:schemaRefs>
</ds:datastoreItem>
</file>

<file path=customXml/itemProps2.xml><?xml version="1.0" encoding="utf-8"?>
<ds:datastoreItem xmlns:ds="http://schemas.openxmlformats.org/officeDocument/2006/customXml" ds:itemID="{F8BFEB87-43EC-43A9-8AD0-ABFB00B84F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4f67a9-1b93-41d7-ae26-e9a8a5750ebd"/>
    <ds:schemaRef ds:uri="2a9e3281-7c56-46d1-b64b-b0d40eb229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C15DE3-2466-459B-8B72-D231ABE22129}">
  <ds:schemaRefs>
    <ds:schemaRef ds:uri="http://purl.org/dc/terms/"/>
    <ds:schemaRef ds:uri="http://schemas.openxmlformats.org/package/2006/metadata/core-properties"/>
    <ds:schemaRef ds:uri="http://schemas.microsoft.com/office/2006/documentManagement/types"/>
    <ds:schemaRef ds:uri="http://purl.org/dc/dcmitype/"/>
    <ds:schemaRef ds:uri="http://schemas.microsoft.com/office/infopath/2007/PartnerControls"/>
    <ds:schemaRef ds:uri="ac4f67a9-1b93-41d7-ae26-e9a8a5750ebd"/>
    <ds:schemaRef ds:uri="http://purl.org/dc/elements/1.1/"/>
    <ds:schemaRef ds:uri="http://schemas.microsoft.com/office/2006/metadata/properties"/>
    <ds:schemaRef ds:uri="2a9e3281-7c56-46d1-b64b-b0d40eb22922"/>
    <ds:schemaRef ds:uri="http://www.w3.org/XML/1998/namespace"/>
  </ds:schemaRefs>
</ds:datastoreItem>
</file>

<file path=customXml/itemProps4.xml><?xml version="1.0" encoding="utf-8"?>
<ds:datastoreItem xmlns:ds="http://schemas.openxmlformats.org/officeDocument/2006/customXml" ds:itemID="{082AABCD-DA6D-4DDC-AE35-AB70AC686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9971</Words>
  <Characters>54842</Characters>
  <Application>Microsoft Office Word</Application>
  <DocSecurity>0</DocSecurity>
  <Lines>457</Lines>
  <Paragraphs>129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GAD V4.1</vt:lpstr>
      <vt:lpstr/>
    </vt:vector>
  </TitlesOfParts>
  <Company>BNP Paribas</Company>
  <LinksUpToDate>false</LinksUpToDate>
  <CharactersWithSpaces>64684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GAD V4.1</dc:title>
  <dc:subject>Global architecture document template</dc:subject>
  <dc:creator>Emmanuel PENNDU</dc:creator>
  <dc:description>Version deployée fin octobre 2018</dc:description>
  <cp:lastModifiedBy>Gerard KOUASSI</cp:lastModifiedBy>
  <cp:revision>2</cp:revision>
  <cp:lastPrinted>2018-10-01T15:11:00Z</cp:lastPrinted>
  <dcterms:created xsi:type="dcterms:W3CDTF">2019-12-23T09:38:00Z</dcterms:created>
  <dcterms:modified xsi:type="dcterms:W3CDTF">2019-12-23T09:38:00Z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0x01010003105059DC6740CD949057862E120DEC0007C7450CA411DA499E4083AA9A63E7BC</vt:lpwstr>
  </property>
  <property fmtid="{D5CDD505-2E9C-101B-9397-08002B2CF9AE}" pid="3" name="_dlc_DocIdItemGuid">
    <vt:lpwstr>580dd7e3-e4cb-4fad-9a98-1163a6d57993</vt:lpwstr>
  </property>
</Properties>
</file>