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EA125B" w14:textId="7AC30B0F" w:rsidR="00262977" w:rsidRPr="00262977" w:rsidRDefault="00262977" w:rsidP="00262977">
      <w:pPr>
        <w:ind w:left="360" w:right="-88"/>
        <w:rPr>
          <w:rFonts w:ascii="Century Schoolbook" w:hAnsi="Century Schoolbook"/>
          <w:i/>
          <w:vanish/>
          <w:color w:val="C00000"/>
          <w:sz w:val="18"/>
          <w:szCs w:val="18"/>
        </w:rPr>
      </w:pPr>
      <w:r w:rsidRPr="00262977">
        <w:rPr>
          <w:rFonts w:ascii="Century Schoolbook" w:hAnsi="Century Schoolbook"/>
          <w:i/>
          <w:vanish/>
          <w:color w:val="C00000"/>
          <w:sz w:val="18"/>
          <w:szCs w:val="18"/>
        </w:rPr>
        <w:t xml:space="preserve">Ce document </w:t>
      </w:r>
      <w:r w:rsidR="008D069C">
        <w:rPr>
          <w:rFonts w:ascii="Century Schoolbook" w:hAnsi="Century Schoolbook"/>
          <w:i/>
          <w:vanish/>
          <w:color w:val="C00000"/>
          <w:sz w:val="18"/>
          <w:szCs w:val="18"/>
        </w:rPr>
        <w:t>a</w:t>
      </w:r>
      <w:r w:rsidRPr="00262977">
        <w:rPr>
          <w:rFonts w:ascii="Century Schoolbook" w:hAnsi="Century Schoolbook"/>
          <w:i/>
          <w:vanish/>
          <w:color w:val="C00000"/>
          <w:sz w:val="18"/>
          <w:szCs w:val="18"/>
        </w:rPr>
        <w:t xml:space="preserve"> pour </w:t>
      </w:r>
      <w:r w:rsidR="008D069C">
        <w:rPr>
          <w:rFonts w:ascii="Century Schoolbook" w:hAnsi="Century Schoolbook"/>
          <w:i/>
          <w:vanish/>
          <w:color w:val="C00000"/>
          <w:sz w:val="18"/>
          <w:szCs w:val="18"/>
        </w:rPr>
        <w:t>but</w:t>
      </w:r>
      <w:r w:rsidRPr="00262977">
        <w:rPr>
          <w:rFonts w:ascii="Century Schoolbook" w:hAnsi="Century Schoolbook"/>
          <w:i/>
          <w:vanish/>
          <w:color w:val="C00000"/>
          <w:sz w:val="18"/>
          <w:szCs w:val="18"/>
        </w:rPr>
        <w:t xml:space="preserve"> de </w:t>
      </w:r>
    </w:p>
    <w:p w14:paraId="1F8BEA15" w14:textId="27384423" w:rsidR="00262977" w:rsidRPr="00262977" w:rsidRDefault="00444B38" w:rsidP="00262977">
      <w:pPr>
        <w:pStyle w:val="Paragraphedeliste"/>
        <w:numPr>
          <w:ilvl w:val="0"/>
          <w:numId w:val="57"/>
        </w:numPr>
        <w:ind w:right="-88"/>
        <w:rPr>
          <w:rFonts w:ascii="Century Schoolbook" w:hAnsi="Century Schoolbook"/>
          <w:i/>
          <w:vanish/>
          <w:color w:val="C00000"/>
          <w:sz w:val="18"/>
          <w:szCs w:val="18"/>
        </w:rPr>
      </w:pPr>
      <w:r w:rsidRPr="00262977">
        <w:rPr>
          <w:rFonts w:ascii="Century Schoolbook" w:hAnsi="Century Schoolbook"/>
          <w:i/>
          <w:vanish/>
          <w:color w:val="C00000"/>
          <w:sz w:val="18"/>
          <w:szCs w:val="18"/>
        </w:rPr>
        <w:t>Définir</w:t>
      </w:r>
      <w:r w:rsidR="00262977" w:rsidRPr="00262977">
        <w:rPr>
          <w:rFonts w:ascii="Century Schoolbook" w:hAnsi="Century Schoolbook"/>
          <w:i/>
          <w:vanish/>
          <w:color w:val="C00000"/>
          <w:sz w:val="18"/>
          <w:szCs w:val="18"/>
        </w:rPr>
        <w:t xml:space="preserve"> les objectifs de la gestion de configu</w:t>
      </w:r>
      <w:r w:rsidR="00262977">
        <w:rPr>
          <w:rFonts w:ascii="Century Schoolbook" w:hAnsi="Century Schoolbook"/>
          <w:i/>
          <w:vanish/>
          <w:color w:val="C00000"/>
          <w:sz w:val="18"/>
          <w:szCs w:val="18"/>
        </w:rPr>
        <w:t>r</w:t>
      </w:r>
      <w:r w:rsidR="00262977" w:rsidRPr="00262977">
        <w:rPr>
          <w:rFonts w:ascii="Century Schoolbook" w:hAnsi="Century Schoolbook"/>
          <w:i/>
          <w:vanish/>
          <w:color w:val="C00000"/>
          <w:sz w:val="18"/>
          <w:szCs w:val="18"/>
        </w:rPr>
        <w:t>a</w:t>
      </w:r>
      <w:r w:rsidR="00262977">
        <w:rPr>
          <w:rFonts w:ascii="Century Schoolbook" w:hAnsi="Century Schoolbook"/>
          <w:i/>
          <w:vanish/>
          <w:color w:val="C00000"/>
          <w:sz w:val="18"/>
          <w:szCs w:val="18"/>
        </w:rPr>
        <w:t>t</w:t>
      </w:r>
      <w:r w:rsidR="00262977" w:rsidRPr="00262977">
        <w:rPr>
          <w:rFonts w:ascii="Century Schoolbook" w:hAnsi="Century Schoolbook"/>
          <w:i/>
          <w:vanish/>
          <w:color w:val="C00000"/>
          <w:sz w:val="18"/>
          <w:szCs w:val="18"/>
        </w:rPr>
        <w:t xml:space="preserve">ion logicielle d'une </w:t>
      </w:r>
      <w:r w:rsidR="008D069C">
        <w:rPr>
          <w:rFonts w:ascii="Century Schoolbook" w:hAnsi="Century Schoolbook"/>
          <w:i/>
          <w:vanish/>
          <w:color w:val="C00000"/>
          <w:sz w:val="18"/>
          <w:szCs w:val="18"/>
        </w:rPr>
        <w:t>A</w:t>
      </w:r>
      <w:r w:rsidR="00262977" w:rsidRPr="00262977">
        <w:rPr>
          <w:rFonts w:ascii="Century Schoolbook" w:hAnsi="Century Schoolbook"/>
          <w:i/>
          <w:vanish/>
          <w:color w:val="C00000"/>
          <w:sz w:val="18"/>
          <w:szCs w:val="18"/>
        </w:rPr>
        <w:t xml:space="preserve">pplication </w:t>
      </w:r>
    </w:p>
    <w:p w14:paraId="5D34B28E" w14:textId="5422283A" w:rsidR="00262977" w:rsidRPr="00262977" w:rsidRDefault="00444B38" w:rsidP="00262977">
      <w:pPr>
        <w:pStyle w:val="Paragraphedeliste"/>
        <w:numPr>
          <w:ilvl w:val="0"/>
          <w:numId w:val="57"/>
        </w:numPr>
        <w:ind w:right="-88"/>
        <w:rPr>
          <w:rFonts w:ascii="Century Schoolbook" w:hAnsi="Century Schoolbook"/>
          <w:i/>
          <w:vanish/>
          <w:color w:val="C00000"/>
          <w:sz w:val="18"/>
          <w:szCs w:val="18"/>
        </w:rPr>
      </w:pPr>
      <w:r w:rsidRPr="00262977">
        <w:rPr>
          <w:rFonts w:ascii="Century Schoolbook" w:hAnsi="Century Schoolbook"/>
          <w:i/>
          <w:vanish/>
          <w:color w:val="C00000"/>
          <w:sz w:val="18"/>
          <w:szCs w:val="18"/>
        </w:rPr>
        <w:t>Déclarer</w:t>
      </w:r>
      <w:r w:rsidR="00262977" w:rsidRPr="00262977">
        <w:rPr>
          <w:rFonts w:ascii="Century Schoolbook" w:hAnsi="Century Schoolbook"/>
          <w:i/>
          <w:vanish/>
          <w:color w:val="C00000"/>
          <w:sz w:val="18"/>
          <w:szCs w:val="18"/>
        </w:rPr>
        <w:t xml:space="preserve"> </w:t>
      </w:r>
      <w:r w:rsidR="008D069C">
        <w:rPr>
          <w:rFonts w:ascii="Century Schoolbook" w:hAnsi="Century Schoolbook"/>
          <w:i/>
          <w:vanish/>
          <w:color w:val="C00000"/>
          <w:sz w:val="18"/>
          <w:szCs w:val="18"/>
        </w:rPr>
        <w:t xml:space="preserve">les moyens et </w:t>
      </w:r>
      <w:r w:rsidR="00262977" w:rsidRPr="00262977">
        <w:rPr>
          <w:rFonts w:ascii="Century Schoolbook" w:hAnsi="Century Schoolbook"/>
          <w:i/>
          <w:vanish/>
          <w:color w:val="C00000"/>
          <w:sz w:val="18"/>
          <w:szCs w:val="18"/>
        </w:rPr>
        <w:t>les configurations utiles à cette gestion</w:t>
      </w:r>
    </w:p>
    <w:p w14:paraId="49B2E08E" w14:textId="08F838B4" w:rsidR="00262977" w:rsidRDefault="00444B38" w:rsidP="00262977">
      <w:pPr>
        <w:pStyle w:val="Paragraphedeliste"/>
        <w:numPr>
          <w:ilvl w:val="0"/>
          <w:numId w:val="57"/>
        </w:numPr>
        <w:ind w:right="-88"/>
        <w:rPr>
          <w:rFonts w:ascii="Century Schoolbook" w:hAnsi="Century Schoolbook"/>
          <w:i/>
          <w:vanish/>
          <w:color w:val="C00000"/>
          <w:sz w:val="18"/>
          <w:szCs w:val="18"/>
        </w:rPr>
      </w:pPr>
      <w:r w:rsidRPr="00262977">
        <w:rPr>
          <w:rFonts w:ascii="Century Schoolbook" w:hAnsi="Century Schoolbook"/>
          <w:i/>
          <w:vanish/>
          <w:color w:val="C00000"/>
          <w:sz w:val="18"/>
          <w:szCs w:val="18"/>
        </w:rPr>
        <w:t>Décrire</w:t>
      </w:r>
      <w:r w:rsidR="00262977" w:rsidRPr="00262977">
        <w:rPr>
          <w:rFonts w:ascii="Century Schoolbook" w:hAnsi="Century Schoolbook"/>
          <w:i/>
          <w:vanish/>
          <w:color w:val="C00000"/>
          <w:sz w:val="18"/>
          <w:szCs w:val="18"/>
        </w:rPr>
        <w:t xml:space="preserve"> l'utilisation de ces configurations</w:t>
      </w:r>
    </w:p>
    <w:p w14:paraId="144963A0" w14:textId="77777777" w:rsidR="00262977" w:rsidRDefault="00262977" w:rsidP="00262977">
      <w:pPr>
        <w:ind w:left="360" w:right="-88"/>
        <w:rPr>
          <w:rFonts w:ascii="Century Schoolbook" w:hAnsi="Century Schoolbook"/>
          <w:i/>
          <w:vanish/>
          <w:color w:val="C00000"/>
          <w:sz w:val="18"/>
          <w:szCs w:val="18"/>
        </w:rPr>
      </w:pPr>
    </w:p>
    <w:p w14:paraId="62D75F44" w14:textId="7D078320" w:rsidR="00262977" w:rsidRDefault="00262977" w:rsidP="00262977">
      <w:pPr>
        <w:ind w:left="360" w:right="-88"/>
        <w:rPr>
          <w:rFonts w:ascii="Century Schoolbook" w:hAnsi="Century Schoolbook"/>
          <w:i/>
          <w:vanish/>
          <w:color w:val="C00000"/>
          <w:sz w:val="18"/>
          <w:szCs w:val="18"/>
        </w:rPr>
      </w:pPr>
      <w:r>
        <w:rPr>
          <w:rFonts w:ascii="Century Schoolbook" w:hAnsi="Century Schoolbook"/>
          <w:i/>
          <w:vanish/>
          <w:color w:val="C00000"/>
          <w:sz w:val="18"/>
          <w:szCs w:val="18"/>
        </w:rPr>
        <w:t xml:space="preserve">Sa rédaction peut être précédée d'une formation de 2 </w:t>
      </w:r>
      <w:r w:rsidR="00444B38">
        <w:rPr>
          <w:rFonts w:ascii="Century Schoolbook" w:hAnsi="Century Schoolbook"/>
          <w:i/>
          <w:vanish/>
          <w:color w:val="C00000"/>
          <w:sz w:val="18"/>
          <w:szCs w:val="18"/>
        </w:rPr>
        <w:t>heures détaillant</w:t>
      </w:r>
      <w:r>
        <w:rPr>
          <w:rFonts w:ascii="Century Schoolbook" w:hAnsi="Century Schoolbook"/>
          <w:i/>
          <w:vanish/>
          <w:color w:val="C00000"/>
          <w:sz w:val="18"/>
          <w:szCs w:val="18"/>
        </w:rPr>
        <w:t xml:space="preserve"> chacune de ses parties</w:t>
      </w:r>
      <w:r w:rsidR="008D069C">
        <w:rPr>
          <w:rFonts w:ascii="Century Schoolbook" w:hAnsi="Century Schoolbook"/>
          <w:i/>
          <w:vanish/>
          <w:color w:val="C00000"/>
          <w:sz w:val="18"/>
          <w:szCs w:val="18"/>
        </w:rPr>
        <w:t>, e</w:t>
      </w:r>
      <w:r w:rsidR="009010FA">
        <w:rPr>
          <w:rFonts w:ascii="Century Schoolbook" w:hAnsi="Century Schoolbook"/>
          <w:i/>
          <w:vanish/>
          <w:color w:val="C00000"/>
          <w:sz w:val="18"/>
          <w:szCs w:val="18"/>
        </w:rPr>
        <w:t xml:space="preserve">t proposant aux participants (au plus 4 </w:t>
      </w:r>
      <w:r w:rsidR="008D069C">
        <w:rPr>
          <w:rFonts w:ascii="Century Schoolbook" w:hAnsi="Century Schoolbook"/>
          <w:i/>
          <w:vanish/>
          <w:color w:val="C00000"/>
          <w:sz w:val="18"/>
          <w:szCs w:val="18"/>
        </w:rPr>
        <w:t>R</w:t>
      </w:r>
      <w:r w:rsidR="00FF7BA7">
        <w:rPr>
          <w:rFonts w:ascii="Century Schoolbook" w:hAnsi="Century Schoolbook"/>
          <w:i/>
          <w:vanish/>
          <w:color w:val="C00000"/>
          <w:sz w:val="18"/>
          <w:szCs w:val="18"/>
        </w:rPr>
        <w:t>GC – Référent de Gestio</w:t>
      </w:r>
      <w:r w:rsidR="00A63BD8">
        <w:rPr>
          <w:rFonts w:ascii="Century Schoolbook" w:hAnsi="Century Schoolbook"/>
          <w:i/>
          <w:vanish/>
          <w:color w:val="C00000"/>
          <w:sz w:val="18"/>
          <w:szCs w:val="18"/>
        </w:rPr>
        <w:t>n</w:t>
      </w:r>
      <w:r w:rsidR="00FF7BA7">
        <w:rPr>
          <w:rFonts w:ascii="Century Schoolbook" w:hAnsi="Century Schoolbook"/>
          <w:i/>
          <w:vanish/>
          <w:color w:val="C00000"/>
          <w:sz w:val="18"/>
          <w:szCs w:val="18"/>
        </w:rPr>
        <w:t xml:space="preserve"> de</w:t>
      </w:r>
      <w:r w:rsidR="00A63BD8">
        <w:rPr>
          <w:rFonts w:ascii="Century Schoolbook" w:hAnsi="Century Schoolbook"/>
          <w:i/>
          <w:vanish/>
          <w:color w:val="C00000"/>
          <w:sz w:val="18"/>
          <w:szCs w:val="18"/>
        </w:rPr>
        <w:t xml:space="preserve"> </w:t>
      </w:r>
      <w:r w:rsidR="00FF7BA7">
        <w:rPr>
          <w:rFonts w:ascii="Century Schoolbook" w:hAnsi="Century Schoolbook"/>
          <w:i/>
          <w:vanish/>
          <w:color w:val="C00000"/>
          <w:sz w:val="18"/>
          <w:szCs w:val="18"/>
        </w:rPr>
        <w:t>Configuration -</w:t>
      </w:r>
      <w:r w:rsidR="008D069C">
        <w:rPr>
          <w:rFonts w:ascii="Century Schoolbook" w:hAnsi="Century Schoolbook"/>
          <w:i/>
          <w:vanish/>
          <w:color w:val="C00000"/>
          <w:sz w:val="18"/>
          <w:szCs w:val="18"/>
        </w:rPr>
        <w:t>) d'imaginer durant la ses</w:t>
      </w:r>
      <w:r w:rsidR="004A37DE">
        <w:rPr>
          <w:rFonts w:ascii="Century Schoolbook" w:hAnsi="Century Schoolbook"/>
          <w:i/>
          <w:vanish/>
          <w:color w:val="C00000"/>
          <w:sz w:val="18"/>
          <w:szCs w:val="18"/>
        </w:rPr>
        <w:t>s</w:t>
      </w:r>
      <w:r w:rsidR="008D069C">
        <w:rPr>
          <w:rFonts w:ascii="Century Schoolbook" w:hAnsi="Century Schoolbook"/>
          <w:i/>
          <w:vanish/>
          <w:color w:val="C00000"/>
          <w:sz w:val="18"/>
          <w:szCs w:val="18"/>
        </w:rPr>
        <w:t>ion, des instanciations spécifiques à leurs Applications</w:t>
      </w:r>
    </w:p>
    <w:p w14:paraId="721512A5" w14:textId="77777777" w:rsidR="00262977" w:rsidRPr="00262977" w:rsidRDefault="00262977" w:rsidP="00262977">
      <w:pPr>
        <w:ind w:left="360" w:right="-88"/>
        <w:rPr>
          <w:rFonts w:ascii="Century Schoolbook" w:hAnsi="Century Schoolbook"/>
          <w:i/>
          <w:vanish/>
          <w:color w:val="C00000"/>
          <w:sz w:val="18"/>
          <w:szCs w:val="18"/>
        </w:rPr>
      </w:pPr>
    </w:p>
    <w:p w14:paraId="39D9E715" w14:textId="3DD96CD8" w:rsidR="00B41BD7" w:rsidRDefault="00B41BD7" w:rsidP="00B41BD7">
      <w:pPr>
        <w:ind w:right="-88"/>
        <w:jc w:val="center"/>
        <w:rPr>
          <w:rFonts w:ascii="Century Schoolbook" w:hAnsi="Century Schoolbook"/>
          <w:i/>
          <w:vanish/>
          <w:color w:val="C00000"/>
          <w:sz w:val="24"/>
          <w:szCs w:val="24"/>
        </w:rPr>
      </w:pPr>
      <w:r w:rsidRPr="00E61930">
        <w:rPr>
          <w:rFonts w:ascii="Century Schoolbook" w:hAnsi="Century Schoolbook"/>
          <w:b/>
          <w:i/>
          <w:vanish/>
          <w:color w:val="C00000"/>
          <w:sz w:val="24"/>
          <w:szCs w:val="24"/>
          <w:u w:val="single"/>
        </w:rPr>
        <w:t>Recommandation</w:t>
      </w:r>
      <w:r>
        <w:rPr>
          <w:rFonts w:ascii="Century Schoolbook" w:hAnsi="Century Schoolbook"/>
          <w:b/>
          <w:i/>
          <w:vanish/>
          <w:color w:val="C00000"/>
          <w:sz w:val="24"/>
          <w:szCs w:val="24"/>
          <w:u w:val="single"/>
        </w:rPr>
        <w:t>s</w:t>
      </w:r>
      <w:r w:rsidRPr="00E61930">
        <w:rPr>
          <w:rFonts w:ascii="Century Schoolbook" w:hAnsi="Century Schoolbook"/>
          <w:b/>
          <w:i/>
          <w:vanish/>
          <w:color w:val="C00000"/>
          <w:sz w:val="24"/>
          <w:szCs w:val="24"/>
          <w:u w:val="single"/>
        </w:rPr>
        <w:t xml:space="preserve"> importante</w:t>
      </w:r>
      <w:r>
        <w:rPr>
          <w:rFonts w:ascii="Century Schoolbook" w:hAnsi="Century Schoolbook"/>
          <w:b/>
          <w:i/>
          <w:vanish/>
          <w:color w:val="C00000"/>
          <w:sz w:val="24"/>
          <w:szCs w:val="24"/>
          <w:u w:val="single"/>
        </w:rPr>
        <w:t>s</w:t>
      </w:r>
      <w:r w:rsidR="0060123D">
        <w:rPr>
          <w:rFonts w:ascii="Century Schoolbook" w:hAnsi="Century Schoolbook"/>
          <w:i/>
          <w:vanish/>
          <w:color w:val="C00000"/>
          <w:sz w:val="24"/>
          <w:szCs w:val="24"/>
        </w:rPr>
        <w:t xml:space="preserve"> </w:t>
      </w:r>
    </w:p>
    <w:p w14:paraId="30335F3D" w14:textId="5209E0D6" w:rsidR="0060123D" w:rsidRDefault="0060123D" w:rsidP="00B41BD7">
      <w:pPr>
        <w:ind w:right="-88"/>
        <w:jc w:val="center"/>
        <w:rPr>
          <w:rFonts w:ascii="Century Schoolbook" w:hAnsi="Century Schoolbook"/>
          <w:i/>
          <w:vanish/>
          <w:color w:val="C00000"/>
          <w:sz w:val="24"/>
          <w:szCs w:val="24"/>
        </w:rPr>
      </w:pPr>
      <w:r>
        <w:rPr>
          <w:rFonts w:ascii="Century Schoolbook" w:hAnsi="Century Schoolbook"/>
          <w:i/>
          <w:vanish/>
          <w:color w:val="C00000"/>
          <w:sz w:val="24"/>
          <w:szCs w:val="24"/>
        </w:rPr>
        <w:t>Pour l</w:t>
      </w:r>
      <w:r w:rsidR="009010FA">
        <w:rPr>
          <w:rFonts w:ascii="Century Schoolbook" w:hAnsi="Century Schoolbook"/>
          <w:i/>
          <w:vanish/>
          <w:color w:val="C00000"/>
          <w:sz w:val="24"/>
          <w:szCs w:val="24"/>
        </w:rPr>
        <w:t>a rédaction et l</w:t>
      </w:r>
      <w:r>
        <w:rPr>
          <w:rFonts w:ascii="Century Schoolbook" w:hAnsi="Century Schoolbook"/>
          <w:i/>
          <w:vanish/>
          <w:color w:val="C00000"/>
          <w:sz w:val="24"/>
          <w:szCs w:val="24"/>
        </w:rPr>
        <w:t>'utilisation de ce Document</w:t>
      </w:r>
    </w:p>
    <w:p w14:paraId="7782D7CF" w14:textId="77777777" w:rsidR="00B41BD7" w:rsidRPr="00E61930" w:rsidRDefault="00B41BD7" w:rsidP="00B41BD7">
      <w:pPr>
        <w:ind w:right="-88"/>
        <w:jc w:val="center"/>
        <w:rPr>
          <w:rFonts w:ascii="Century Schoolbook" w:hAnsi="Century Schoolbook"/>
          <w:i/>
          <w:vanish/>
          <w:color w:val="C00000"/>
          <w:sz w:val="24"/>
          <w:szCs w:val="24"/>
        </w:rPr>
      </w:pPr>
    </w:p>
    <w:p w14:paraId="719E1AEE" w14:textId="77777777" w:rsidR="00B41BD7" w:rsidRPr="007A060B" w:rsidRDefault="00B41BD7" w:rsidP="00CC4F26">
      <w:pPr>
        <w:pStyle w:val="Paragraphedeliste"/>
        <w:numPr>
          <w:ilvl w:val="0"/>
          <w:numId w:val="37"/>
        </w:numPr>
        <w:ind w:right="-88"/>
        <w:rPr>
          <w:rFonts w:ascii="Century Schoolbook" w:hAnsi="Century Schoolbook"/>
          <w:i/>
          <w:vanish/>
          <w:color w:val="C00000"/>
          <w:sz w:val="18"/>
          <w:szCs w:val="18"/>
        </w:rPr>
      </w:pPr>
      <w:r w:rsidRPr="007A060B">
        <w:rPr>
          <w:rFonts w:ascii="Century Schoolbook" w:hAnsi="Century Schoolbook"/>
          <w:i/>
          <w:vanish/>
          <w:color w:val="C00000"/>
          <w:sz w:val="18"/>
          <w:szCs w:val="18"/>
          <w:u w:val="double"/>
        </w:rPr>
        <w:t>Conservez tous les guides de rédaction</w:t>
      </w:r>
      <w:r w:rsidRPr="007A060B">
        <w:rPr>
          <w:rFonts w:ascii="Century Schoolbook" w:hAnsi="Century Schoolbook"/>
          <w:i/>
          <w:vanish/>
          <w:color w:val="C00000"/>
          <w:sz w:val="18"/>
          <w:szCs w:val="18"/>
          <w:u w:val="single"/>
        </w:rPr>
        <w:t xml:space="preserve"> comme celui-ci</w:t>
      </w:r>
      <w:r w:rsidRPr="007A060B">
        <w:rPr>
          <w:rFonts w:ascii="Century Schoolbook" w:hAnsi="Century Schoolbook"/>
          <w:i/>
          <w:vanish/>
          <w:color w:val="C00000"/>
          <w:sz w:val="18"/>
          <w:szCs w:val="18"/>
        </w:rPr>
        <w:t xml:space="preserve">, même après finalisation de ce document, </w:t>
      </w:r>
    </w:p>
    <w:p w14:paraId="597C0AAE" w14:textId="77777777" w:rsidR="00B41BD7" w:rsidRPr="007A060B" w:rsidRDefault="00B41BD7" w:rsidP="0014248F">
      <w:pPr>
        <w:pStyle w:val="Paragraphedeliste"/>
        <w:ind w:right="-88"/>
        <w:rPr>
          <w:rFonts w:ascii="Century Schoolbook" w:hAnsi="Century Schoolbook"/>
          <w:i/>
          <w:vanish/>
          <w:color w:val="C00000"/>
          <w:sz w:val="18"/>
          <w:szCs w:val="18"/>
        </w:rPr>
      </w:pPr>
      <w:r w:rsidRPr="007A060B">
        <w:rPr>
          <w:rFonts w:ascii="Century Schoolbook" w:hAnsi="Century Schoolbook"/>
          <w:i/>
          <w:vanish/>
          <w:color w:val="C00000"/>
          <w:sz w:val="18"/>
          <w:szCs w:val="18"/>
        </w:rPr>
        <w:t>Car ils peuvent encore aider un lecteur sur la compréhension des objectifs d'un paragraphe.</w:t>
      </w:r>
    </w:p>
    <w:p w14:paraId="06B2968C" w14:textId="77777777" w:rsidR="00B41BD7" w:rsidRPr="007A060B" w:rsidRDefault="00B41BD7" w:rsidP="00CC4F26">
      <w:pPr>
        <w:pStyle w:val="Paragraphedeliste"/>
        <w:numPr>
          <w:ilvl w:val="0"/>
          <w:numId w:val="37"/>
        </w:numPr>
        <w:ind w:right="-88"/>
        <w:rPr>
          <w:rFonts w:ascii="Century Schoolbook" w:hAnsi="Century Schoolbook"/>
          <w:i/>
          <w:vanish/>
          <w:color w:val="C00000"/>
          <w:sz w:val="18"/>
          <w:szCs w:val="18"/>
        </w:rPr>
      </w:pPr>
      <w:r w:rsidRPr="007A060B">
        <w:rPr>
          <w:rFonts w:ascii="Century Schoolbook" w:hAnsi="Century Schoolbook"/>
          <w:i/>
          <w:vanish/>
          <w:color w:val="C00000"/>
          <w:sz w:val="18"/>
          <w:szCs w:val="18"/>
        </w:rPr>
        <w:t>Le non affichage des marques de paragraphe (bouton [¶]) les cache</w:t>
      </w:r>
    </w:p>
    <w:p w14:paraId="0C462A77" w14:textId="730B4D85" w:rsidR="00B41BD7" w:rsidRPr="007A060B" w:rsidRDefault="009010FA" w:rsidP="00CC4F26">
      <w:pPr>
        <w:pStyle w:val="Paragraphedeliste"/>
        <w:numPr>
          <w:ilvl w:val="0"/>
          <w:numId w:val="37"/>
        </w:numPr>
        <w:ind w:right="-88"/>
        <w:rPr>
          <w:rFonts w:ascii="Century Schoolbook" w:hAnsi="Century Schoolbook"/>
          <w:i/>
          <w:vanish/>
          <w:color w:val="C00000"/>
          <w:sz w:val="18"/>
          <w:szCs w:val="18"/>
        </w:rPr>
      </w:pPr>
      <w:r>
        <w:rPr>
          <w:rFonts w:ascii="Century Schoolbook" w:hAnsi="Century Schoolbook"/>
          <w:i/>
          <w:vanish/>
          <w:color w:val="C00000"/>
          <w:sz w:val="18"/>
          <w:szCs w:val="18"/>
        </w:rPr>
        <w:t>N’</w:t>
      </w:r>
      <w:r w:rsidR="00444B38">
        <w:rPr>
          <w:rFonts w:ascii="Century Schoolbook" w:hAnsi="Century Schoolbook"/>
          <w:i/>
          <w:vanish/>
          <w:color w:val="C00000"/>
          <w:sz w:val="18"/>
          <w:szCs w:val="18"/>
        </w:rPr>
        <w:t>utilisez</w:t>
      </w:r>
      <w:r>
        <w:rPr>
          <w:rFonts w:ascii="Century Schoolbook" w:hAnsi="Century Schoolbook"/>
          <w:i/>
          <w:vanish/>
          <w:color w:val="C00000"/>
          <w:sz w:val="18"/>
          <w:szCs w:val="18"/>
        </w:rPr>
        <w:t xml:space="preserve"> pas</w:t>
      </w:r>
      <w:r w:rsidR="00B41BD7" w:rsidRPr="007A060B">
        <w:rPr>
          <w:rFonts w:ascii="Century Schoolbook" w:hAnsi="Century Schoolbook"/>
          <w:i/>
          <w:vanish/>
          <w:color w:val="C00000"/>
          <w:sz w:val="18"/>
          <w:szCs w:val="18"/>
        </w:rPr>
        <w:t xml:space="preserve"> la couleur des commentaires (ou une couleur approchante, comme le rouge) dans le texte standard du document</w:t>
      </w:r>
      <w:r>
        <w:rPr>
          <w:rFonts w:ascii="Century Schoolbook" w:hAnsi="Century Schoolbook"/>
          <w:i/>
          <w:vanish/>
          <w:color w:val="C00000"/>
          <w:sz w:val="18"/>
          <w:szCs w:val="18"/>
        </w:rPr>
        <w:t xml:space="preserve">, pour éviter toute confusion. Cachez les commentaires </w:t>
      </w:r>
      <w:r w:rsidR="00444B38">
        <w:rPr>
          <w:rFonts w:ascii="Century Schoolbook" w:hAnsi="Century Schoolbook"/>
          <w:i/>
          <w:vanish/>
          <w:color w:val="C00000"/>
          <w:sz w:val="18"/>
          <w:szCs w:val="18"/>
        </w:rPr>
        <w:t>fréquemment</w:t>
      </w:r>
      <w:r>
        <w:rPr>
          <w:rFonts w:ascii="Century Schoolbook" w:hAnsi="Century Schoolbook"/>
          <w:i/>
          <w:vanish/>
          <w:color w:val="C00000"/>
          <w:sz w:val="18"/>
          <w:szCs w:val="18"/>
        </w:rPr>
        <w:t xml:space="preserve"> pour vérifier la lisibilité finale de votre document</w:t>
      </w:r>
    </w:p>
    <w:p w14:paraId="0B6957DE" w14:textId="77777777" w:rsidR="0014248F" w:rsidRPr="007A060B" w:rsidRDefault="0014248F" w:rsidP="0014248F">
      <w:pPr>
        <w:pStyle w:val="Paragraphedeliste"/>
        <w:numPr>
          <w:ilvl w:val="0"/>
          <w:numId w:val="37"/>
        </w:numPr>
        <w:ind w:right="-88"/>
        <w:rPr>
          <w:rFonts w:ascii="Century Schoolbook" w:hAnsi="Century Schoolbook"/>
          <w:i/>
          <w:vanish/>
          <w:color w:val="C00000"/>
          <w:sz w:val="18"/>
          <w:szCs w:val="18"/>
        </w:rPr>
      </w:pPr>
      <w:r w:rsidRPr="007A060B">
        <w:rPr>
          <w:rFonts w:ascii="Century Schoolbook" w:hAnsi="Century Schoolbook"/>
          <w:i/>
          <w:vanish/>
          <w:color w:val="C00000"/>
          <w:sz w:val="18"/>
          <w:szCs w:val="18"/>
        </w:rPr>
        <w:t>Les commentaires &lt;encadrés&gt; ainsi sont des options et alternatives :</w:t>
      </w:r>
    </w:p>
    <w:p w14:paraId="635C9B24" w14:textId="4A5DDE2F" w:rsidR="0014248F" w:rsidRPr="007A060B" w:rsidRDefault="00444B38" w:rsidP="001C4812">
      <w:pPr>
        <w:pStyle w:val="Paragraphedeliste"/>
        <w:numPr>
          <w:ilvl w:val="1"/>
          <w:numId w:val="37"/>
        </w:numPr>
        <w:ind w:left="1276" w:right="-88"/>
        <w:rPr>
          <w:rFonts w:ascii="Century Schoolbook" w:hAnsi="Century Schoolbook"/>
          <w:i/>
          <w:vanish/>
          <w:color w:val="C00000"/>
          <w:sz w:val="18"/>
          <w:szCs w:val="18"/>
        </w:rPr>
      </w:pPr>
      <w:r w:rsidRPr="007A060B">
        <w:rPr>
          <w:rFonts w:ascii="Century Schoolbook" w:hAnsi="Century Schoolbook"/>
          <w:i/>
          <w:vanish/>
          <w:color w:val="C00000"/>
          <w:sz w:val="18"/>
          <w:szCs w:val="18"/>
        </w:rPr>
        <w:t>Soit</w:t>
      </w:r>
      <w:r w:rsidR="0014248F" w:rsidRPr="007A060B">
        <w:rPr>
          <w:rFonts w:ascii="Century Schoolbook" w:hAnsi="Century Schoolbook"/>
          <w:i/>
          <w:vanish/>
          <w:color w:val="C00000"/>
          <w:sz w:val="18"/>
          <w:szCs w:val="18"/>
        </w:rPr>
        <w:t xml:space="preserve"> des &lt;"textes"&gt;</w:t>
      </w:r>
      <w:r w:rsidR="0014248F">
        <w:rPr>
          <w:rFonts w:ascii="Century Schoolbook" w:hAnsi="Century Schoolbook"/>
          <w:i/>
          <w:vanish/>
          <w:color w:val="C00000"/>
          <w:sz w:val="18"/>
          <w:szCs w:val="18"/>
        </w:rPr>
        <w:t xml:space="preserve"> </w:t>
      </w:r>
      <w:r>
        <w:rPr>
          <w:rFonts w:ascii="Century Schoolbook" w:hAnsi="Century Schoolbook"/>
          <w:i/>
          <w:vanish/>
          <w:color w:val="C00000"/>
          <w:sz w:val="18"/>
          <w:szCs w:val="18"/>
        </w:rPr>
        <w:t>prédéfinis, mais</w:t>
      </w:r>
      <w:r w:rsidR="0014248F">
        <w:rPr>
          <w:rFonts w:ascii="Century Schoolbook" w:hAnsi="Century Schoolbook"/>
          <w:i/>
          <w:vanish/>
          <w:color w:val="C00000"/>
          <w:sz w:val="18"/>
          <w:szCs w:val="18"/>
        </w:rPr>
        <w:t xml:space="preserve"> ce ne sont que des </w:t>
      </w:r>
      <w:r>
        <w:rPr>
          <w:rFonts w:ascii="Century Schoolbook" w:hAnsi="Century Schoolbook"/>
          <w:i/>
          <w:vanish/>
          <w:color w:val="C00000"/>
          <w:sz w:val="18"/>
          <w:szCs w:val="18"/>
        </w:rPr>
        <w:t>suggestions,</w:t>
      </w:r>
      <w:r w:rsidR="0014248F" w:rsidRPr="007A060B">
        <w:rPr>
          <w:rFonts w:ascii="Century Schoolbook" w:hAnsi="Century Schoolbook"/>
          <w:i/>
          <w:vanish/>
          <w:color w:val="C00000"/>
          <w:sz w:val="18"/>
          <w:szCs w:val="18"/>
        </w:rPr>
        <w:t xml:space="preserve"> </w:t>
      </w:r>
    </w:p>
    <w:p w14:paraId="72B89675" w14:textId="128888FA" w:rsidR="0014248F" w:rsidRPr="007A060B" w:rsidRDefault="00444B38" w:rsidP="001C4812">
      <w:pPr>
        <w:pStyle w:val="Paragraphedeliste"/>
        <w:numPr>
          <w:ilvl w:val="1"/>
          <w:numId w:val="37"/>
        </w:numPr>
        <w:ind w:left="1276" w:right="-88"/>
        <w:rPr>
          <w:rFonts w:ascii="Century Schoolbook" w:hAnsi="Century Schoolbook"/>
          <w:i/>
          <w:vanish/>
          <w:color w:val="C00000"/>
          <w:sz w:val="18"/>
          <w:szCs w:val="18"/>
        </w:rPr>
      </w:pPr>
      <w:r w:rsidRPr="007A060B">
        <w:rPr>
          <w:rFonts w:ascii="Century Schoolbook" w:hAnsi="Century Schoolbook"/>
          <w:i/>
          <w:vanish/>
          <w:color w:val="C00000"/>
          <w:sz w:val="18"/>
          <w:szCs w:val="18"/>
        </w:rPr>
        <w:t>Soit</w:t>
      </w:r>
      <w:r w:rsidR="0014248F" w:rsidRPr="007A060B">
        <w:rPr>
          <w:rFonts w:ascii="Century Schoolbook" w:hAnsi="Century Schoolbook"/>
          <w:i/>
          <w:vanish/>
          <w:color w:val="C00000"/>
          <w:sz w:val="18"/>
          <w:szCs w:val="18"/>
        </w:rPr>
        <w:t xml:space="preserve"> des identifiants à préciser, comme par exemple &lt;Nom du RA&gt;</w:t>
      </w:r>
    </w:p>
    <w:p w14:paraId="7AD7D425" w14:textId="26CDEC47" w:rsidR="00B41BD7" w:rsidRPr="007A060B" w:rsidRDefault="00B41BD7" w:rsidP="00CC4F26">
      <w:pPr>
        <w:pStyle w:val="Paragraphedeliste"/>
        <w:numPr>
          <w:ilvl w:val="0"/>
          <w:numId w:val="37"/>
        </w:numPr>
        <w:ind w:right="-88"/>
        <w:rPr>
          <w:rFonts w:ascii="Century Schoolbook" w:hAnsi="Century Schoolbook"/>
          <w:i/>
          <w:vanish/>
          <w:color w:val="C00000"/>
          <w:sz w:val="18"/>
          <w:szCs w:val="18"/>
        </w:rPr>
      </w:pPr>
      <w:r w:rsidRPr="007A060B">
        <w:rPr>
          <w:rFonts w:ascii="Century Schoolbook" w:hAnsi="Century Schoolbook"/>
          <w:i/>
          <w:vanish/>
          <w:color w:val="C00000"/>
          <w:sz w:val="18"/>
          <w:szCs w:val="18"/>
        </w:rPr>
        <w:t xml:space="preserve">Ces </w:t>
      </w:r>
      <w:r w:rsidR="00444B38" w:rsidRPr="007A060B">
        <w:rPr>
          <w:rFonts w:ascii="Century Schoolbook" w:hAnsi="Century Schoolbook"/>
          <w:i/>
          <w:vanish/>
          <w:color w:val="C00000"/>
          <w:sz w:val="18"/>
          <w:szCs w:val="18"/>
        </w:rPr>
        <w:t>commentaires ne</w:t>
      </w:r>
      <w:r w:rsidRPr="007A060B">
        <w:rPr>
          <w:rFonts w:ascii="Century Schoolbook" w:hAnsi="Century Schoolbook"/>
          <w:i/>
          <w:vanish/>
          <w:color w:val="C00000"/>
          <w:sz w:val="18"/>
          <w:szCs w:val="18"/>
        </w:rPr>
        <w:t xml:space="preserve"> seront jamais imprimables (sauf en décochant l'option </w:t>
      </w:r>
      <w:r w:rsidR="00444B38" w:rsidRPr="007A060B">
        <w:rPr>
          <w:rFonts w:ascii="Century Schoolbook" w:hAnsi="Century Schoolbook"/>
          <w:i/>
          <w:vanish/>
          <w:color w:val="C00000"/>
          <w:sz w:val="18"/>
          <w:szCs w:val="18"/>
        </w:rPr>
        <w:t>Police cachée</w:t>
      </w:r>
      <w:r w:rsidRPr="007A060B">
        <w:rPr>
          <w:rFonts w:ascii="Century Schoolbook" w:hAnsi="Century Schoolbook"/>
          <w:i/>
          <w:vanish/>
          <w:color w:val="C00000"/>
          <w:sz w:val="18"/>
          <w:szCs w:val="18"/>
        </w:rPr>
        <w:t xml:space="preserve"> pour l'ensemble du document).</w:t>
      </w:r>
    </w:p>
    <w:p w14:paraId="1D3F06BD" w14:textId="669628A3" w:rsidR="0014248F" w:rsidRDefault="0014248F" w:rsidP="0014248F">
      <w:pPr>
        <w:pStyle w:val="Paragraphedeliste"/>
        <w:numPr>
          <w:ilvl w:val="0"/>
          <w:numId w:val="37"/>
        </w:numPr>
        <w:ind w:right="-88"/>
        <w:rPr>
          <w:rFonts w:ascii="Century Schoolbook" w:hAnsi="Century Schoolbook"/>
          <w:i/>
          <w:vanish/>
          <w:color w:val="C00000"/>
          <w:sz w:val="18"/>
          <w:szCs w:val="18"/>
        </w:rPr>
      </w:pPr>
      <w:r>
        <w:rPr>
          <w:rFonts w:ascii="Century Schoolbook" w:hAnsi="Century Schoolbook"/>
          <w:i/>
          <w:vanish/>
          <w:color w:val="C00000"/>
          <w:sz w:val="18"/>
          <w:szCs w:val="18"/>
        </w:rPr>
        <w:t>Modifiez</w:t>
      </w:r>
      <w:r w:rsidRPr="0014248F">
        <w:rPr>
          <w:rFonts w:ascii="Century Schoolbook" w:hAnsi="Century Schoolbook"/>
          <w:i/>
          <w:vanish/>
          <w:color w:val="C00000"/>
          <w:sz w:val="18"/>
          <w:szCs w:val="18"/>
        </w:rPr>
        <w:t xml:space="preserve"> le titre sur le pied de page : PGCL (Plan de Configuration Logicielle) - &lt;Nom de l'Application&gt;</w:t>
      </w:r>
    </w:p>
    <w:p w14:paraId="29A1D4C0" w14:textId="76887116" w:rsidR="0014248F" w:rsidRPr="0014248F" w:rsidRDefault="0014248F" w:rsidP="0014248F">
      <w:pPr>
        <w:pStyle w:val="Paragraphedeliste"/>
        <w:numPr>
          <w:ilvl w:val="0"/>
          <w:numId w:val="37"/>
        </w:numPr>
        <w:ind w:right="-88"/>
        <w:rPr>
          <w:rFonts w:ascii="Century Schoolbook" w:hAnsi="Century Schoolbook"/>
          <w:i/>
          <w:vanish/>
          <w:color w:val="C00000"/>
          <w:sz w:val="18"/>
          <w:szCs w:val="18"/>
        </w:rPr>
      </w:pPr>
      <w:r>
        <w:rPr>
          <w:rFonts w:ascii="Century Schoolbook" w:hAnsi="Century Schoolbook"/>
          <w:i/>
          <w:vanish/>
          <w:color w:val="C00000"/>
          <w:sz w:val="18"/>
          <w:szCs w:val="18"/>
        </w:rPr>
        <w:t xml:space="preserve">Avant la première revue de ce PGCL, merci de le transmettre au </w:t>
      </w:r>
      <w:r w:rsidR="00FF7BA7">
        <w:rPr>
          <w:rFonts w:ascii="Century Schoolbook" w:hAnsi="Century Schoolbook"/>
          <w:i/>
          <w:vanish/>
          <w:color w:val="C00000"/>
          <w:sz w:val="18"/>
          <w:szCs w:val="18"/>
        </w:rPr>
        <w:t>RGCT (</w:t>
      </w:r>
      <w:r w:rsidR="00444B38">
        <w:rPr>
          <w:rFonts w:ascii="Century Schoolbook" w:hAnsi="Century Schoolbook"/>
          <w:i/>
          <w:vanish/>
          <w:color w:val="C00000"/>
          <w:sz w:val="18"/>
          <w:szCs w:val="18"/>
        </w:rPr>
        <w:t>Référent</w:t>
      </w:r>
      <w:r w:rsidR="00FF7BA7">
        <w:rPr>
          <w:rFonts w:ascii="Century Schoolbook" w:hAnsi="Century Schoolbook"/>
          <w:i/>
          <w:vanish/>
          <w:color w:val="C00000"/>
          <w:sz w:val="18"/>
          <w:szCs w:val="18"/>
        </w:rPr>
        <w:t xml:space="preserve"> des Gestions de Configurations </w:t>
      </w:r>
      <w:r w:rsidR="00444B38">
        <w:rPr>
          <w:rFonts w:ascii="Century Schoolbook" w:hAnsi="Century Schoolbook"/>
          <w:i/>
          <w:vanish/>
          <w:color w:val="C00000"/>
          <w:sz w:val="18"/>
          <w:szCs w:val="18"/>
        </w:rPr>
        <w:t>Transverse) par</w:t>
      </w:r>
      <w:r>
        <w:rPr>
          <w:rFonts w:ascii="Century Schoolbook" w:hAnsi="Century Schoolbook"/>
          <w:i/>
          <w:vanish/>
          <w:color w:val="C00000"/>
          <w:sz w:val="18"/>
          <w:szCs w:val="18"/>
        </w:rPr>
        <w:t xml:space="preserve"> mail, afin qu'il puisse le sauvegarder dans le site C'You GCL. Ce fichier sera alors modifi</w:t>
      </w:r>
      <w:r w:rsidR="003C0416">
        <w:rPr>
          <w:rFonts w:ascii="Century Schoolbook" w:hAnsi="Century Schoolbook"/>
          <w:i/>
          <w:vanish/>
          <w:color w:val="C00000"/>
          <w:sz w:val="18"/>
          <w:szCs w:val="18"/>
        </w:rPr>
        <w:t>a</w:t>
      </w:r>
      <w:r>
        <w:rPr>
          <w:rFonts w:ascii="Century Schoolbook" w:hAnsi="Century Schoolbook"/>
          <w:i/>
          <w:vanish/>
          <w:color w:val="C00000"/>
          <w:sz w:val="18"/>
          <w:szCs w:val="18"/>
        </w:rPr>
        <w:t xml:space="preserve">ble </w:t>
      </w:r>
      <w:r w:rsidR="003C0416">
        <w:rPr>
          <w:rFonts w:ascii="Century Schoolbook" w:hAnsi="Century Schoolbook"/>
          <w:i/>
          <w:vanish/>
          <w:color w:val="C00000"/>
          <w:sz w:val="18"/>
          <w:szCs w:val="18"/>
        </w:rPr>
        <w:t xml:space="preserve">depuis </w:t>
      </w:r>
      <w:r w:rsidR="001C4812">
        <w:rPr>
          <w:rFonts w:ascii="Century Schoolbook" w:hAnsi="Century Schoolbook"/>
          <w:i/>
          <w:vanish/>
          <w:color w:val="C00000"/>
          <w:sz w:val="18"/>
          <w:szCs w:val="18"/>
        </w:rPr>
        <w:t xml:space="preserve">le </w:t>
      </w:r>
      <w:r w:rsidR="003C0416">
        <w:rPr>
          <w:rFonts w:ascii="Century Schoolbook" w:hAnsi="Century Schoolbook"/>
          <w:i/>
          <w:vanish/>
          <w:color w:val="C00000"/>
          <w:sz w:val="18"/>
          <w:szCs w:val="18"/>
        </w:rPr>
        <w:t xml:space="preserve">C'You GCL </w:t>
      </w:r>
      <w:r>
        <w:rPr>
          <w:rFonts w:ascii="Century Schoolbook" w:hAnsi="Century Schoolbook"/>
          <w:i/>
          <w:vanish/>
          <w:color w:val="C00000"/>
          <w:sz w:val="18"/>
          <w:szCs w:val="18"/>
        </w:rPr>
        <w:t>par le R</w:t>
      </w:r>
      <w:r w:rsidR="00FF7BA7">
        <w:rPr>
          <w:rFonts w:ascii="Century Schoolbook" w:hAnsi="Century Schoolbook"/>
          <w:i/>
          <w:vanish/>
          <w:color w:val="C00000"/>
          <w:sz w:val="18"/>
          <w:szCs w:val="18"/>
        </w:rPr>
        <w:t>GC</w:t>
      </w:r>
      <w:r>
        <w:rPr>
          <w:rFonts w:ascii="Century Schoolbook" w:hAnsi="Century Schoolbook"/>
          <w:i/>
          <w:vanish/>
          <w:color w:val="C00000"/>
          <w:sz w:val="18"/>
          <w:szCs w:val="18"/>
        </w:rPr>
        <w:t>/RGCT et le RGCT</w:t>
      </w:r>
      <w:r w:rsidR="001C4812">
        <w:rPr>
          <w:rFonts w:ascii="Century Schoolbook" w:hAnsi="Century Schoolbook"/>
          <w:i/>
          <w:vanish/>
          <w:color w:val="C00000"/>
          <w:sz w:val="18"/>
          <w:szCs w:val="18"/>
        </w:rPr>
        <w:t xml:space="preserve"> (utilement lors des revues de ce document)</w:t>
      </w:r>
      <w:r>
        <w:rPr>
          <w:rFonts w:ascii="Century Schoolbook" w:hAnsi="Century Schoolbook"/>
          <w:i/>
          <w:vanish/>
          <w:color w:val="C00000"/>
          <w:sz w:val="18"/>
          <w:szCs w:val="18"/>
        </w:rPr>
        <w:t xml:space="preserve"> </w:t>
      </w:r>
    </w:p>
    <w:p w14:paraId="6E5A78C8" w14:textId="45C824F8" w:rsidR="00B41BD7" w:rsidRDefault="00444B38" w:rsidP="001C4812">
      <w:pPr>
        <w:pStyle w:val="Paragraphedeliste"/>
        <w:numPr>
          <w:ilvl w:val="0"/>
          <w:numId w:val="37"/>
        </w:numPr>
        <w:ind w:right="-88"/>
        <w:rPr>
          <w:rFonts w:ascii="Century Schoolbook" w:hAnsi="Century Schoolbook"/>
          <w:i/>
          <w:vanish/>
          <w:color w:val="C00000"/>
          <w:sz w:val="18"/>
          <w:szCs w:val="18"/>
        </w:rPr>
      </w:pPr>
      <w:r w:rsidRPr="001C4812">
        <w:rPr>
          <w:rFonts w:ascii="Century Schoolbook" w:hAnsi="Century Schoolbook"/>
          <w:i/>
          <w:vanish/>
          <w:color w:val="C00000"/>
          <w:sz w:val="18"/>
          <w:szCs w:val="18"/>
        </w:rPr>
        <w:t>S’il</w:t>
      </w:r>
      <w:r w:rsidR="0014248F" w:rsidRPr="001C4812">
        <w:rPr>
          <w:rFonts w:ascii="Century Schoolbook" w:hAnsi="Century Schoolbook"/>
          <w:i/>
          <w:vanish/>
          <w:color w:val="C00000"/>
          <w:sz w:val="18"/>
          <w:szCs w:val="18"/>
        </w:rPr>
        <w:t xml:space="preserve"> est </w:t>
      </w:r>
      <w:r w:rsidRPr="001C4812">
        <w:rPr>
          <w:rFonts w:ascii="Century Schoolbook" w:hAnsi="Century Schoolbook"/>
          <w:i/>
          <w:vanish/>
          <w:color w:val="C00000"/>
          <w:sz w:val="18"/>
          <w:szCs w:val="18"/>
        </w:rPr>
        <w:t>nécessaire d’imprimer</w:t>
      </w:r>
      <w:r w:rsidR="00B41BD7" w:rsidRPr="001C4812">
        <w:rPr>
          <w:rFonts w:ascii="Century Schoolbook" w:hAnsi="Century Schoolbook"/>
          <w:i/>
          <w:vanish/>
          <w:color w:val="C00000"/>
          <w:sz w:val="18"/>
          <w:szCs w:val="18"/>
        </w:rPr>
        <w:t xml:space="preserve">, ne pas oublier de </w:t>
      </w:r>
      <w:r w:rsidR="001C4812" w:rsidRPr="001C4812">
        <w:rPr>
          <w:rFonts w:ascii="Century Schoolbook" w:hAnsi="Century Schoolbook"/>
          <w:i/>
          <w:vanish/>
          <w:color w:val="C00000"/>
          <w:sz w:val="18"/>
          <w:szCs w:val="18"/>
        </w:rPr>
        <w:t>m</w:t>
      </w:r>
      <w:r w:rsidR="00B41BD7" w:rsidRPr="001C4812">
        <w:rPr>
          <w:rFonts w:ascii="Century Schoolbook" w:hAnsi="Century Schoolbook"/>
          <w:i/>
          <w:vanish/>
          <w:color w:val="C00000"/>
          <w:sz w:val="18"/>
          <w:szCs w:val="18"/>
        </w:rPr>
        <w:t>ettre à jour les n° de lignes de la table du Contenu après avoir cachés ces marques de paragraphes, car la pagination changera alors</w:t>
      </w:r>
    </w:p>
    <w:p w14:paraId="47C63D46" w14:textId="77777777" w:rsidR="00504110" w:rsidRDefault="00504110" w:rsidP="00504110">
      <w:pPr>
        <w:ind w:right="-88"/>
        <w:rPr>
          <w:rFonts w:ascii="Century Schoolbook" w:hAnsi="Century Schoolbook"/>
          <w:i/>
          <w:vanish/>
          <w:color w:val="C00000"/>
          <w:sz w:val="18"/>
          <w:szCs w:val="18"/>
        </w:rPr>
      </w:pPr>
    </w:p>
    <w:p w14:paraId="05C7A7F7" w14:textId="77777777" w:rsidR="00504110" w:rsidRPr="009010FA" w:rsidRDefault="00504110" w:rsidP="00504110">
      <w:pPr>
        <w:pBdr>
          <w:top w:val="single" w:sz="4" w:space="1" w:color="C00000"/>
          <w:left w:val="single" w:sz="4" w:space="4" w:color="C00000"/>
          <w:bottom w:val="single" w:sz="4" w:space="1" w:color="C00000"/>
          <w:right w:val="single" w:sz="4" w:space="4" w:color="C00000"/>
        </w:pBdr>
        <w:ind w:right="-88"/>
        <w:jc w:val="center"/>
        <w:rPr>
          <w:rFonts w:ascii="Century Schoolbook" w:hAnsi="Century Schoolbook"/>
          <w:i/>
          <w:vanish/>
          <w:color w:val="C00000"/>
          <w:sz w:val="21"/>
          <w:szCs w:val="21"/>
        </w:rPr>
      </w:pPr>
      <w:r w:rsidRPr="009010FA">
        <w:rPr>
          <w:rFonts w:ascii="Century Schoolbook" w:hAnsi="Century Schoolbook"/>
          <w:i/>
          <w:vanish/>
          <w:color w:val="C00000"/>
          <w:sz w:val="21"/>
          <w:szCs w:val="21"/>
        </w:rPr>
        <w:t xml:space="preserve">Si lors de la rédaction de ce document, le rédacteur se trouve devant une incompréhension, </w:t>
      </w:r>
    </w:p>
    <w:p w14:paraId="006D61EF" w14:textId="3E70D768" w:rsidR="0068335D" w:rsidRPr="009010FA" w:rsidRDefault="00444B38" w:rsidP="00504110">
      <w:pPr>
        <w:pBdr>
          <w:top w:val="single" w:sz="4" w:space="1" w:color="C00000"/>
          <w:left w:val="single" w:sz="4" w:space="4" w:color="C00000"/>
          <w:bottom w:val="single" w:sz="4" w:space="1" w:color="C00000"/>
          <w:right w:val="single" w:sz="4" w:space="4" w:color="C00000"/>
        </w:pBdr>
        <w:ind w:right="-88"/>
        <w:jc w:val="center"/>
        <w:rPr>
          <w:rFonts w:ascii="Century Schoolbook" w:hAnsi="Century Schoolbook"/>
          <w:i/>
          <w:vanish/>
          <w:color w:val="C00000"/>
          <w:sz w:val="21"/>
          <w:szCs w:val="21"/>
        </w:rPr>
      </w:pPr>
      <w:r w:rsidRPr="009010FA">
        <w:rPr>
          <w:rFonts w:ascii="Century Schoolbook" w:hAnsi="Century Schoolbook"/>
          <w:i/>
          <w:vanish/>
          <w:color w:val="C00000"/>
          <w:sz w:val="21"/>
          <w:szCs w:val="21"/>
        </w:rPr>
        <w:t>Il</w:t>
      </w:r>
      <w:r w:rsidR="00504110" w:rsidRPr="009010FA">
        <w:rPr>
          <w:rFonts w:ascii="Century Schoolbook" w:hAnsi="Century Schoolbook"/>
          <w:i/>
          <w:vanish/>
          <w:color w:val="C00000"/>
          <w:sz w:val="21"/>
          <w:szCs w:val="21"/>
        </w:rPr>
        <w:t xml:space="preserve"> est indispensable qu'il appelle le RGCT </w:t>
      </w:r>
      <w:r w:rsidR="0068335D" w:rsidRPr="009010FA">
        <w:rPr>
          <w:rFonts w:ascii="Century Schoolbook" w:hAnsi="Century Schoolbook"/>
          <w:i/>
          <w:vanish/>
          <w:color w:val="C00000"/>
          <w:sz w:val="21"/>
          <w:szCs w:val="21"/>
        </w:rPr>
        <w:t>disposé à lui fournir tout complément d'information</w:t>
      </w:r>
    </w:p>
    <w:p w14:paraId="766B55EE" w14:textId="02D4D585" w:rsidR="00504110" w:rsidRPr="009010FA" w:rsidRDefault="00444B38" w:rsidP="00504110">
      <w:pPr>
        <w:pBdr>
          <w:top w:val="single" w:sz="4" w:space="1" w:color="C00000"/>
          <w:left w:val="single" w:sz="4" w:space="4" w:color="C00000"/>
          <w:bottom w:val="single" w:sz="4" w:space="1" w:color="C00000"/>
          <w:right w:val="single" w:sz="4" w:space="4" w:color="C00000"/>
        </w:pBdr>
        <w:ind w:right="-88"/>
        <w:jc w:val="center"/>
        <w:rPr>
          <w:rFonts w:ascii="Century Schoolbook" w:hAnsi="Century Schoolbook"/>
          <w:i/>
          <w:vanish/>
          <w:color w:val="C00000"/>
          <w:sz w:val="21"/>
          <w:szCs w:val="21"/>
        </w:rPr>
      </w:pPr>
      <w:r w:rsidRPr="009010FA">
        <w:rPr>
          <w:rFonts w:ascii="Century Schoolbook" w:hAnsi="Century Schoolbook"/>
          <w:i/>
          <w:vanish/>
          <w:color w:val="C00000"/>
          <w:sz w:val="21"/>
          <w:szCs w:val="21"/>
        </w:rPr>
        <w:t>Pour</w:t>
      </w:r>
      <w:r w:rsidR="0068335D" w:rsidRPr="009010FA">
        <w:rPr>
          <w:rFonts w:ascii="Century Schoolbook" w:hAnsi="Century Schoolbook"/>
          <w:i/>
          <w:vanish/>
          <w:color w:val="C00000"/>
          <w:sz w:val="21"/>
          <w:szCs w:val="21"/>
        </w:rPr>
        <w:t xml:space="preserve"> </w:t>
      </w:r>
      <w:r w:rsidR="009010FA" w:rsidRPr="009010FA">
        <w:rPr>
          <w:rFonts w:ascii="Century Schoolbook" w:hAnsi="Century Schoolbook"/>
          <w:i/>
          <w:vanish/>
          <w:color w:val="C00000"/>
          <w:sz w:val="21"/>
          <w:szCs w:val="21"/>
        </w:rPr>
        <w:t xml:space="preserve">se faire </w:t>
      </w:r>
      <w:r w:rsidR="00504110" w:rsidRPr="009010FA">
        <w:rPr>
          <w:rFonts w:ascii="Century Schoolbook" w:hAnsi="Century Schoolbook"/>
          <w:i/>
          <w:vanish/>
          <w:color w:val="C00000"/>
          <w:sz w:val="21"/>
          <w:szCs w:val="21"/>
        </w:rPr>
        <w:t>e</w:t>
      </w:r>
      <w:r w:rsidR="0068335D" w:rsidRPr="009010FA">
        <w:rPr>
          <w:rFonts w:ascii="Century Schoolbook" w:hAnsi="Century Schoolbook"/>
          <w:i/>
          <w:vanish/>
          <w:color w:val="C00000"/>
          <w:sz w:val="21"/>
          <w:szCs w:val="21"/>
        </w:rPr>
        <w:t xml:space="preserve">xpliquer </w:t>
      </w:r>
      <w:r w:rsidR="00504110" w:rsidRPr="009010FA">
        <w:rPr>
          <w:rFonts w:ascii="Century Schoolbook" w:hAnsi="Century Schoolbook"/>
          <w:i/>
          <w:vanish/>
          <w:color w:val="C00000"/>
          <w:sz w:val="21"/>
          <w:szCs w:val="21"/>
        </w:rPr>
        <w:t xml:space="preserve">le concept bloquant, l'objectif d'un paragraphe, </w:t>
      </w:r>
      <w:r w:rsidRPr="009010FA">
        <w:rPr>
          <w:rFonts w:ascii="Century Schoolbook" w:hAnsi="Century Schoolbook"/>
          <w:i/>
          <w:vanish/>
          <w:color w:val="C00000"/>
          <w:sz w:val="21"/>
          <w:szCs w:val="21"/>
        </w:rPr>
        <w:t>etc.</w:t>
      </w:r>
    </w:p>
    <w:p w14:paraId="1029DD42" w14:textId="5026C164" w:rsidR="00504110" w:rsidRPr="009010FA" w:rsidRDefault="00504110" w:rsidP="00504110">
      <w:pPr>
        <w:pBdr>
          <w:top w:val="single" w:sz="4" w:space="1" w:color="C00000"/>
          <w:left w:val="single" w:sz="4" w:space="4" w:color="C00000"/>
          <w:bottom w:val="single" w:sz="4" w:space="1" w:color="C00000"/>
          <w:right w:val="single" w:sz="4" w:space="4" w:color="C00000"/>
        </w:pBdr>
        <w:ind w:right="-88"/>
        <w:jc w:val="center"/>
        <w:rPr>
          <w:rFonts w:ascii="Century Schoolbook" w:hAnsi="Century Schoolbook"/>
          <w:i/>
          <w:vanish/>
          <w:color w:val="C00000"/>
          <w:sz w:val="21"/>
          <w:szCs w:val="21"/>
        </w:rPr>
      </w:pPr>
      <w:r w:rsidRPr="009010FA">
        <w:rPr>
          <w:rFonts w:ascii="Century Schoolbook" w:hAnsi="Century Schoolbook"/>
          <w:i/>
          <w:vanish/>
          <w:color w:val="C00000"/>
          <w:sz w:val="21"/>
          <w:szCs w:val="21"/>
        </w:rPr>
        <w:t>Ce</w:t>
      </w:r>
      <w:r w:rsidR="009010FA" w:rsidRPr="009010FA">
        <w:rPr>
          <w:rFonts w:ascii="Century Schoolbook" w:hAnsi="Century Schoolbook"/>
          <w:i/>
          <w:vanish/>
          <w:color w:val="C00000"/>
          <w:sz w:val="21"/>
          <w:szCs w:val="21"/>
        </w:rPr>
        <w:t>tte trame de</w:t>
      </w:r>
      <w:r w:rsidRPr="009010FA">
        <w:rPr>
          <w:rFonts w:ascii="Century Schoolbook" w:hAnsi="Century Schoolbook"/>
          <w:i/>
          <w:vanish/>
          <w:color w:val="C00000"/>
          <w:sz w:val="21"/>
          <w:szCs w:val="21"/>
        </w:rPr>
        <w:t xml:space="preserve"> document doit évoluer selon les retours d'usage des rédacteurs, </w:t>
      </w:r>
    </w:p>
    <w:p w14:paraId="40B67688" w14:textId="77777777" w:rsidR="009010FA" w:rsidRPr="009010FA" w:rsidRDefault="009010FA" w:rsidP="00504110">
      <w:pPr>
        <w:pBdr>
          <w:top w:val="single" w:sz="4" w:space="1" w:color="C00000"/>
          <w:left w:val="single" w:sz="4" w:space="4" w:color="C00000"/>
          <w:bottom w:val="single" w:sz="4" w:space="1" w:color="C00000"/>
          <w:right w:val="single" w:sz="4" w:space="4" w:color="C00000"/>
        </w:pBdr>
        <w:ind w:right="-88"/>
        <w:jc w:val="center"/>
        <w:rPr>
          <w:rFonts w:ascii="Century Schoolbook" w:hAnsi="Century Schoolbook"/>
          <w:i/>
          <w:vanish/>
          <w:color w:val="C00000"/>
          <w:sz w:val="21"/>
          <w:szCs w:val="21"/>
        </w:rPr>
      </w:pPr>
      <w:r w:rsidRPr="009010FA">
        <w:rPr>
          <w:rFonts w:ascii="Century Schoolbook" w:hAnsi="Century Schoolbook"/>
          <w:i/>
          <w:vanish/>
          <w:color w:val="C00000"/>
          <w:sz w:val="21"/>
          <w:szCs w:val="21"/>
        </w:rPr>
        <w:t>Toutes les</w:t>
      </w:r>
      <w:r w:rsidR="00504110" w:rsidRPr="009010FA">
        <w:rPr>
          <w:rFonts w:ascii="Century Schoolbook" w:hAnsi="Century Schoolbook"/>
          <w:i/>
          <w:vanish/>
          <w:color w:val="C00000"/>
          <w:sz w:val="21"/>
          <w:szCs w:val="21"/>
        </w:rPr>
        <w:t xml:space="preserve"> critiques constructives</w:t>
      </w:r>
      <w:r w:rsidRPr="009010FA">
        <w:rPr>
          <w:rFonts w:ascii="Century Schoolbook" w:hAnsi="Century Schoolbook"/>
          <w:i/>
          <w:vanish/>
          <w:color w:val="C00000"/>
          <w:sz w:val="21"/>
          <w:szCs w:val="21"/>
        </w:rPr>
        <w:t xml:space="preserve"> sont les bienvenues</w:t>
      </w:r>
      <w:r w:rsidR="00504110" w:rsidRPr="009010FA">
        <w:rPr>
          <w:rFonts w:ascii="Century Schoolbook" w:hAnsi="Century Schoolbook"/>
          <w:i/>
          <w:vanish/>
          <w:color w:val="C00000"/>
          <w:sz w:val="21"/>
          <w:szCs w:val="21"/>
        </w:rPr>
        <w:t>,</w:t>
      </w:r>
    </w:p>
    <w:p w14:paraId="17D1138E" w14:textId="3225E5B5" w:rsidR="00504110" w:rsidRDefault="00504110" w:rsidP="00504110">
      <w:pPr>
        <w:pBdr>
          <w:top w:val="single" w:sz="4" w:space="1" w:color="C00000"/>
          <w:left w:val="single" w:sz="4" w:space="4" w:color="C00000"/>
          <w:bottom w:val="single" w:sz="4" w:space="1" w:color="C00000"/>
          <w:right w:val="single" w:sz="4" w:space="4" w:color="C00000"/>
        </w:pBdr>
        <w:ind w:right="-88"/>
        <w:jc w:val="center"/>
        <w:rPr>
          <w:rFonts w:ascii="Century Schoolbook" w:hAnsi="Century Schoolbook"/>
          <w:i/>
          <w:vanish/>
          <w:color w:val="C00000"/>
          <w:sz w:val="21"/>
          <w:szCs w:val="21"/>
        </w:rPr>
      </w:pPr>
      <w:r w:rsidRPr="009010FA">
        <w:rPr>
          <w:rFonts w:ascii="Century Schoolbook" w:hAnsi="Century Schoolbook"/>
          <w:i/>
          <w:vanish/>
          <w:color w:val="C00000"/>
          <w:sz w:val="21"/>
          <w:szCs w:val="21"/>
        </w:rPr>
        <w:t xml:space="preserve"> </w:t>
      </w:r>
      <w:r w:rsidR="00444B38" w:rsidRPr="009010FA">
        <w:rPr>
          <w:rFonts w:ascii="Century Schoolbook" w:hAnsi="Century Schoolbook"/>
          <w:i/>
          <w:vanish/>
          <w:color w:val="C00000"/>
          <w:sz w:val="21"/>
          <w:szCs w:val="21"/>
        </w:rPr>
        <w:t>Donc</w:t>
      </w:r>
      <w:r w:rsidRPr="009010FA">
        <w:rPr>
          <w:rFonts w:ascii="Century Schoolbook" w:hAnsi="Century Schoolbook"/>
          <w:i/>
          <w:vanish/>
          <w:color w:val="C00000"/>
          <w:sz w:val="21"/>
          <w:szCs w:val="21"/>
        </w:rPr>
        <w:t xml:space="preserve"> </w:t>
      </w:r>
      <w:r w:rsidR="009010FA" w:rsidRPr="009010FA">
        <w:rPr>
          <w:rFonts w:ascii="Century Schoolbook" w:hAnsi="Century Schoolbook"/>
          <w:i/>
          <w:vanish/>
          <w:color w:val="C00000"/>
          <w:sz w:val="21"/>
          <w:szCs w:val="21"/>
        </w:rPr>
        <w:t xml:space="preserve">elles doivent être </w:t>
      </w:r>
      <w:r w:rsidRPr="009010FA">
        <w:rPr>
          <w:rFonts w:ascii="Century Schoolbook" w:hAnsi="Century Schoolbook"/>
          <w:i/>
          <w:vanish/>
          <w:color w:val="C00000"/>
          <w:sz w:val="21"/>
          <w:szCs w:val="21"/>
        </w:rPr>
        <w:t xml:space="preserve">précises avec des propositions </w:t>
      </w:r>
      <w:r w:rsidR="009010FA" w:rsidRPr="009010FA">
        <w:rPr>
          <w:rFonts w:ascii="Century Schoolbook" w:hAnsi="Century Schoolbook"/>
          <w:i/>
          <w:vanish/>
          <w:color w:val="C00000"/>
          <w:sz w:val="21"/>
          <w:szCs w:val="21"/>
        </w:rPr>
        <w:t>de modifications</w:t>
      </w:r>
    </w:p>
    <w:p w14:paraId="46E33C15" w14:textId="6C89FA33" w:rsidR="009010FA" w:rsidRPr="009010FA" w:rsidRDefault="009010FA" w:rsidP="00504110">
      <w:pPr>
        <w:pBdr>
          <w:top w:val="single" w:sz="4" w:space="1" w:color="C00000"/>
          <w:left w:val="single" w:sz="4" w:space="4" w:color="C00000"/>
          <w:bottom w:val="single" w:sz="4" w:space="1" w:color="C00000"/>
          <w:right w:val="single" w:sz="4" w:space="4" w:color="C00000"/>
        </w:pBdr>
        <w:ind w:right="-88"/>
        <w:jc w:val="center"/>
        <w:rPr>
          <w:rFonts w:ascii="Century Schoolbook" w:hAnsi="Century Schoolbook"/>
          <w:i/>
          <w:vanish/>
          <w:color w:val="C00000"/>
          <w:sz w:val="21"/>
          <w:szCs w:val="21"/>
        </w:rPr>
      </w:pPr>
      <w:r>
        <w:rPr>
          <w:rFonts w:ascii="Century Schoolbook" w:hAnsi="Century Schoolbook"/>
          <w:i/>
          <w:vanish/>
          <w:color w:val="C00000"/>
          <w:sz w:val="21"/>
          <w:szCs w:val="21"/>
        </w:rPr>
        <w:t>La dernière version de ce document est disponible sur le site C’You</w:t>
      </w:r>
    </w:p>
    <w:p w14:paraId="7821A072" w14:textId="3D1522BD" w:rsidR="00AE0305" w:rsidRPr="009010FA" w:rsidRDefault="00AE0305">
      <w:pPr>
        <w:rPr>
          <w:rFonts w:ascii="Century Schoolbook" w:hAnsi="Century Schoolbook"/>
          <w:b/>
          <w:vanish/>
          <w:color w:val="C00000"/>
          <w:sz w:val="21"/>
          <w:szCs w:val="21"/>
        </w:rPr>
      </w:pPr>
      <w:r w:rsidRPr="009010FA">
        <w:rPr>
          <w:rFonts w:ascii="Century Schoolbook" w:hAnsi="Century Schoolbook"/>
          <w:b/>
          <w:vanish/>
          <w:color w:val="C00000"/>
          <w:sz w:val="21"/>
          <w:szCs w:val="21"/>
        </w:rPr>
        <w:br w:type="page"/>
      </w:r>
    </w:p>
    <w:p w14:paraId="632E6958" w14:textId="77777777" w:rsidR="00AB32E5" w:rsidRDefault="00AB32E5" w:rsidP="00BC06AD">
      <w:pPr>
        <w:jc w:val="center"/>
        <w:rPr>
          <w:rFonts w:asciiTheme="majorHAnsi" w:hAnsiTheme="majorHAnsi"/>
          <w:b/>
          <w:sz w:val="44"/>
          <w:szCs w:val="44"/>
        </w:rPr>
      </w:pPr>
    </w:p>
    <w:p w14:paraId="632E6959" w14:textId="77777777" w:rsidR="00BC06AD" w:rsidRPr="006A25FB" w:rsidRDefault="00BC06AD" w:rsidP="00AB32E5">
      <w:pPr>
        <w:pBdr>
          <w:top w:val="single" w:sz="4" w:space="1" w:color="auto" w:shadow="1"/>
          <w:left w:val="single" w:sz="4" w:space="1" w:color="auto" w:shadow="1"/>
          <w:bottom w:val="single" w:sz="4" w:space="1" w:color="auto" w:shadow="1"/>
          <w:right w:val="single" w:sz="4" w:space="4" w:color="auto" w:shadow="1"/>
        </w:pBdr>
        <w:jc w:val="center"/>
        <w:rPr>
          <w:rFonts w:ascii="Arial" w:eastAsia="Times New Roman" w:hAnsi="Arial" w:cs="Arial"/>
          <w:i/>
          <w:iCs/>
          <w:smallCaps/>
          <w:color w:val="008080"/>
          <w:sz w:val="48"/>
          <w:szCs w:val="48"/>
          <w:lang w:eastAsia="fr-F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A25FB">
        <w:rPr>
          <w:rFonts w:ascii="Arial" w:eastAsia="Times New Roman" w:hAnsi="Arial" w:cs="Arial"/>
          <w:i/>
          <w:iCs/>
          <w:smallCaps/>
          <w:color w:val="008080"/>
          <w:sz w:val="48"/>
          <w:szCs w:val="48"/>
          <w:lang w:eastAsia="fr-F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Gestion de Configuration</w:t>
      </w:r>
    </w:p>
    <w:p w14:paraId="632E695A" w14:textId="77777777" w:rsidR="00BC06AD" w:rsidRPr="006A25FB" w:rsidRDefault="00BC06AD" w:rsidP="00AB32E5">
      <w:pPr>
        <w:pBdr>
          <w:top w:val="single" w:sz="4" w:space="1" w:color="auto" w:shadow="1"/>
          <w:left w:val="single" w:sz="4" w:space="1" w:color="auto" w:shadow="1"/>
          <w:bottom w:val="single" w:sz="4" w:space="1" w:color="auto" w:shadow="1"/>
          <w:right w:val="single" w:sz="4" w:space="4" w:color="auto" w:shadow="1"/>
        </w:pBdr>
        <w:jc w:val="center"/>
        <w:rPr>
          <w:rFonts w:ascii="Arial" w:eastAsia="Times New Roman" w:hAnsi="Arial" w:cs="Arial"/>
          <w:i/>
          <w:iCs/>
          <w:smallCaps/>
          <w:color w:val="008080"/>
          <w:sz w:val="48"/>
          <w:szCs w:val="48"/>
          <w:lang w:eastAsia="fr-F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A25FB">
        <w:rPr>
          <w:rFonts w:ascii="Arial" w:eastAsia="Times New Roman" w:hAnsi="Arial" w:cs="Arial"/>
          <w:i/>
          <w:iCs/>
          <w:smallCaps/>
          <w:color w:val="008080"/>
          <w:sz w:val="48"/>
          <w:szCs w:val="48"/>
          <w:lang w:eastAsia="fr-F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Stratégie et Plan</w:t>
      </w:r>
    </w:p>
    <w:p w14:paraId="632E695B" w14:textId="77777777" w:rsidR="007429FD" w:rsidRPr="006A25FB" w:rsidRDefault="007429FD" w:rsidP="00AB32E5">
      <w:pPr>
        <w:pBdr>
          <w:top w:val="single" w:sz="4" w:space="1" w:color="auto" w:shadow="1"/>
          <w:left w:val="single" w:sz="4" w:space="1" w:color="auto" w:shadow="1"/>
          <w:bottom w:val="single" w:sz="4" w:space="1" w:color="auto" w:shadow="1"/>
          <w:right w:val="single" w:sz="4" w:space="4" w:color="auto" w:shadow="1"/>
        </w:pBdr>
        <w:jc w:val="center"/>
        <w:rPr>
          <w:rFonts w:ascii="Arial" w:eastAsia="Times New Roman" w:hAnsi="Arial" w:cs="Arial"/>
          <w:i/>
          <w:iCs/>
          <w:smallCaps/>
          <w:color w:val="008080"/>
          <w:sz w:val="48"/>
          <w:szCs w:val="48"/>
          <w:lang w:eastAsia="fr-F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632E695C" w14:textId="6FDE8D73" w:rsidR="00CD6E5F" w:rsidRDefault="00CD6E5F" w:rsidP="00AB32E5">
      <w:pPr>
        <w:pBdr>
          <w:top w:val="single" w:sz="4" w:space="1" w:color="auto" w:shadow="1"/>
          <w:left w:val="single" w:sz="4" w:space="1" w:color="auto" w:shadow="1"/>
          <w:bottom w:val="single" w:sz="4" w:space="1" w:color="auto" w:shadow="1"/>
          <w:right w:val="single" w:sz="4" w:space="4" w:color="auto" w:shadow="1"/>
        </w:pBdr>
        <w:jc w:val="center"/>
        <w:rPr>
          <w:rFonts w:ascii="Century Schoolbook" w:hAnsi="Century Schoolbook"/>
          <w:i/>
          <w:vanish/>
          <w:color w:val="C00000"/>
          <w:sz w:val="36"/>
          <w:szCs w:val="36"/>
        </w:rPr>
      </w:pPr>
      <w:r w:rsidRPr="00B56847">
        <w:rPr>
          <w:rFonts w:ascii="Century Schoolbook" w:hAnsi="Century Schoolbook"/>
          <w:i/>
          <w:vanish/>
          <w:color w:val="C00000"/>
          <w:sz w:val="36"/>
          <w:szCs w:val="36"/>
        </w:rPr>
        <w:t>Préciser</w:t>
      </w:r>
      <w:r w:rsidR="00B56847" w:rsidRPr="00B56847">
        <w:rPr>
          <w:rFonts w:ascii="Century Schoolbook" w:hAnsi="Century Schoolbook"/>
          <w:i/>
          <w:vanish/>
          <w:color w:val="C00000"/>
          <w:sz w:val="36"/>
          <w:szCs w:val="36"/>
        </w:rPr>
        <w:t xml:space="preserve"> </w:t>
      </w:r>
      <w:r w:rsidR="00E61930">
        <w:rPr>
          <w:rFonts w:ascii="Century Schoolbook" w:hAnsi="Century Schoolbook"/>
          <w:i/>
          <w:vanish/>
          <w:color w:val="C00000"/>
          <w:sz w:val="36"/>
          <w:szCs w:val="36"/>
        </w:rPr>
        <w:t>ici</w:t>
      </w:r>
    </w:p>
    <w:p w14:paraId="6D503388" w14:textId="59586984" w:rsidR="00CE40AC" w:rsidRDefault="00903D62" w:rsidP="00CE40AC">
      <w:pPr>
        <w:pBdr>
          <w:top w:val="single" w:sz="4" w:space="1" w:color="auto" w:shadow="1"/>
          <w:left w:val="single" w:sz="4" w:space="1" w:color="auto" w:shadow="1"/>
          <w:bottom w:val="single" w:sz="4" w:space="1" w:color="auto" w:shadow="1"/>
          <w:right w:val="single" w:sz="4" w:space="4" w:color="auto" w:shadow="1"/>
        </w:pBdr>
        <w:jc w:val="center"/>
        <w:rPr>
          <w:rFonts w:ascii="Arial" w:eastAsia="Times New Roman" w:hAnsi="Arial" w:cs="Arial"/>
          <w:i/>
          <w:iCs/>
          <w:smallCaps/>
          <w:color w:val="008080"/>
          <w:sz w:val="40"/>
          <w:szCs w:val="40"/>
          <w:lang w:eastAsia="fr-F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A25FB">
        <w:rPr>
          <w:rFonts w:ascii="Arial" w:eastAsia="Times New Roman" w:hAnsi="Arial" w:cs="Arial"/>
          <w:i/>
          <w:iCs/>
          <w:smallCaps/>
          <w:color w:val="008080"/>
          <w:sz w:val="40"/>
          <w:szCs w:val="40"/>
          <w:lang w:eastAsia="fr-F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De l'Application</w:t>
      </w:r>
    </w:p>
    <w:p w14:paraId="7978C974" w14:textId="52A554A0" w:rsidR="0092046D" w:rsidRPr="0092046D" w:rsidRDefault="0092046D" w:rsidP="001C3AEA">
      <w:pPr>
        <w:pBdr>
          <w:top w:val="single" w:sz="4" w:space="1" w:color="auto" w:shadow="1"/>
          <w:left w:val="single" w:sz="4" w:space="1" w:color="auto" w:shadow="1"/>
          <w:bottom w:val="single" w:sz="4" w:space="1" w:color="auto" w:shadow="1"/>
          <w:right w:val="single" w:sz="4" w:space="4" w:color="auto" w:shadow="1"/>
        </w:pBdr>
        <w:jc w:val="center"/>
        <w:rPr>
          <w:rFonts w:ascii="Century Schoolbook" w:hAnsi="Century Schoolbook"/>
          <w:i/>
          <w:vanish/>
          <w:color w:val="C00000"/>
          <w:sz w:val="40"/>
          <w:szCs w:val="40"/>
        </w:rPr>
      </w:pPr>
      <w:r w:rsidRPr="0092046D">
        <w:rPr>
          <w:rFonts w:ascii="Century Schoolbook" w:hAnsi="Century Schoolbook"/>
          <w:i/>
          <w:vanish/>
          <w:color w:val="C00000"/>
          <w:sz w:val="40"/>
          <w:szCs w:val="40"/>
        </w:rPr>
        <w:t>Des Applications</w:t>
      </w:r>
    </w:p>
    <w:p w14:paraId="53E87C09" w14:textId="65FA4537" w:rsidR="001C3AEA" w:rsidRPr="006A25FB" w:rsidRDefault="003B4A91" w:rsidP="001C3AEA">
      <w:pPr>
        <w:pBdr>
          <w:top w:val="single" w:sz="4" w:space="1" w:color="auto" w:shadow="1"/>
          <w:left w:val="single" w:sz="4" w:space="1" w:color="auto" w:shadow="1"/>
          <w:bottom w:val="single" w:sz="4" w:space="1" w:color="auto" w:shadow="1"/>
          <w:right w:val="single" w:sz="4" w:space="4" w:color="auto" w:shadow="1"/>
        </w:pBdr>
        <w:jc w:val="center"/>
        <w:rPr>
          <w:rFonts w:ascii="Arial" w:eastAsia="Times New Roman" w:hAnsi="Arial" w:cs="Arial"/>
          <w:i/>
          <w:iCs/>
          <w:smallCaps/>
          <w:color w:val="008080"/>
          <w:sz w:val="40"/>
          <w:szCs w:val="40"/>
          <w:lang w:eastAsia="fr-F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ial" w:eastAsia="Times New Roman" w:hAnsi="Arial" w:cs="Arial"/>
          <w:i/>
          <w:iCs/>
          <w:smallCaps/>
          <w:color w:val="008080"/>
          <w:sz w:val="40"/>
          <w:szCs w:val="40"/>
          <w:lang w:eastAsia="fr-F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ESB</w:t>
      </w:r>
    </w:p>
    <w:p w14:paraId="55550951" w14:textId="1F10F335" w:rsidR="0092046D" w:rsidRDefault="0092046D" w:rsidP="00BB2CE7">
      <w:pPr>
        <w:pBdr>
          <w:top w:val="single" w:sz="4" w:space="1" w:color="auto" w:shadow="1"/>
          <w:left w:val="single" w:sz="4" w:space="1" w:color="auto" w:shadow="1"/>
          <w:bottom w:val="single" w:sz="4" w:space="1" w:color="auto" w:shadow="1"/>
          <w:right w:val="single" w:sz="4" w:space="4" w:color="auto" w:shadow="1"/>
        </w:pBdr>
        <w:jc w:val="center"/>
        <w:rPr>
          <w:rFonts w:ascii="Century Schoolbook" w:hAnsi="Century Schoolbook"/>
          <w:i/>
          <w:vanish/>
          <w:color w:val="C00000"/>
          <w:sz w:val="40"/>
          <w:szCs w:val="40"/>
        </w:rPr>
      </w:pPr>
      <w:r w:rsidRPr="00903D62">
        <w:rPr>
          <w:rFonts w:ascii="Century Schoolbook" w:hAnsi="Century Schoolbook"/>
          <w:i/>
          <w:vanish/>
          <w:color w:val="C00000"/>
          <w:sz w:val="40"/>
          <w:szCs w:val="40"/>
        </w:rPr>
        <w:t>&lt;</w:t>
      </w:r>
      <w:r w:rsidR="00444B38">
        <w:rPr>
          <w:rFonts w:ascii="Century Schoolbook" w:hAnsi="Century Schoolbook"/>
          <w:i/>
          <w:vanish/>
          <w:color w:val="C00000"/>
          <w:sz w:val="40"/>
          <w:szCs w:val="40"/>
        </w:rPr>
        <w:t>Nom</w:t>
      </w:r>
      <w:r w:rsidRPr="00903D62">
        <w:rPr>
          <w:rFonts w:ascii="Century Schoolbook" w:hAnsi="Century Schoolbook"/>
          <w:i/>
          <w:vanish/>
          <w:color w:val="C00000"/>
          <w:sz w:val="40"/>
          <w:szCs w:val="40"/>
        </w:rPr>
        <w:t xml:space="preserve"> de l'Application&gt;</w:t>
      </w:r>
    </w:p>
    <w:p w14:paraId="3D4D4867" w14:textId="69A1BF15" w:rsidR="0092046D" w:rsidRDefault="0092046D" w:rsidP="00BB2CE7">
      <w:pPr>
        <w:pBdr>
          <w:top w:val="single" w:sz="4" w:space="1" w:color="auto" w:shadow="1"/>
          <w:left w:val="single" w:sz="4" w:space="1" w:color="auto" w:shadow="1"/>
          <w:bottom w:val="single" w:sz="4" w:space="1" w:color="auto" w:shadow="1"/>
          <w:right w:val="single" w:sz="4" w:space="4" w:color="auto" w:shadow="1"/>
        </w:pBdr>
        <w:jc w:val="center"/>
        <w:rPr>
          <w:rFonts w:ascii="Century Schoolbook" w:hAnsi="Century Schoolbook"/>
          <w:i/>
          <w:vanish/>
          <w:color w:val="C00000"/>
          <w:sz w:val="40"/>
          <w:szCs w:val="40"/>
        </w:rPr>
      </w:pPr>
      <w:r w:rsidRPr="00903D62">
        <w:rPr>
          <w:rFonts w:ascii="Century Schoolbook" w:hAnsi="Century Schoolbook"/>
          <w:i/>
          <w:vanish/>
          <w:color w:val="C00000"/>
          <w:sz w:val="40"/>
          <w:szCs w:val="40"/>
        </w:rPr>
        <w:t>&lt;</w:t>
      </w:r>
      <w:r w:rsidR="00444B38">
        <w:rPr>
          <w:rFonts w:ascii="Century Schoolbook" w:hAnsi="Century Schoolbook"/>
          <w:i/>
          <w:vanish/>
          <w:color w:val="C00000"/>
          <w:sz w:val="40"/>
          <w:szCs w:val="40"/>
        </w:rPr>
        <w:t>Nom</w:t>
      </w:r>
      <w:r w:rsidRPr="00903D62">
        <w:rPr>
          <w:rFonts w:ascii="Century Schoolbook" w:hAnsi="Century Schoolbook"/>
          <w:i/>
          <w:vanish/>
          <w:color w:val="C00000"/>
          <w:sz w:val="40"/>
          <w:szCs w:val="40"/>
        </w:rPr>
        <w:t xml:space="preserve"> de l'Application&gt;</w:t>
      </w:r>
    </w:p>
    <w:p w14:paraId="76991A34" w14:textId="77777777" w:rsidR="0092046D" w:rsidRPr="006A25FB" w:rsidRDefault="0092046D" w:rsidP="00BB2CE7">
      <w:pPr>
        <w:pBdr>
          <w:top w:val="single" w:sz="4" w:space="1" w:color="auto" w:shadow="1"/>
          <w:left w:val="single" w:sz="4" w:space="1" w:color="auto" w:shadow="1"/>
          <w:bottom w:val="single" w:sz="4" w:space="1" w:color="auto" w:shadow="1"/>
          <w:right w:val="single" w:sz="4" w:space="4" w:color="auto" w:shadow="1"/>
        </w:pBdr>
        <w:jc w:val="center"/>
        <w:rPr>
          <w:rFonts w:ascii="Arial" w:eastAsia="Times New Roman" w:hAnsi="Arial" w:cs="Arial"/>
          <w:i/>
          <w:iCs/>
          <w:smallCaps/>
          <w:color w:val="008080"/>
          <w:sz w:val="40"/>
          <w:szCs w:val="40"/>
          <w:lang w:eastAsia="fr-F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4D712A82" w14:textId="2AFC4A00" w:rsidR="008960DF" w:rsidRDefault="00903D62" w:rsidP="00BB2CE7">
      <w:pPr>
        <w:pBdr>
          <w:top w:val="single" w:sz="4" w:space="1" w:color="auto" w:shadow="1"/>
          <w:left w:val="single" w:sz="4" w:space="1" w:color="auto" w:shadow="1"/>
          <w:bottom w:val="single" w:sz="4" w:space="1" w:color="auto" w:shadow="1"/>
          <w:right w:val="single" w:sz="4" w:space="4" w:color="auto" w:shadow="1"/>
        </w:pBdr>
        <w:jc w:val="center"/>
        <w:rPr>
          <w:rFonts w:ascii="Arial" w:eastAsia="Times New Roman" w:hAnsi="Arial" w:cs="Arial"/>
          <w:i/>
          <w:iCs/>
          <w:smallCaps/>
          <w:color w:val="008080"/>
          <w:sz w:val="40"/>
          <w:szCs w:val="40"/>
          <w:lang w:eastAsia="fr-F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6A25FB">
        <w:rPr>
          <w:rFonts w:ascii="Arial" w:eastAsia="Times New Roman" w:hAnsi="Arial" w:cs="Arial"/>
          <w:i/>
          <w:iCs/>
          <w:smallCaps/>
          <w:color w:val="008080"/>
          <w:sz w:val="40"/>
          <w:szCs w:val="40"/>
          <w:lang w:eastAsia="fr-F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Du </w:t>
      </w:r>
      <w:r w:rsidR="00BB2CE7" w:rsidRPr="006A25FB">
        <w:rPr>
          <w:rFonts w:ascii="Arial" w:eastAsia="Times New Roman" w:hAnsi="Arial" w:cs="Arial"/>
          <w:i/>
          <w:iCs/>
          <w:smallCaps/>
          <w:color w:val="008080"/>
          <w:sz w:val="40"/>
          <w:szCs w:val="40"/>
          <w:lang w:eastAsia="fr-F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Patrimoine</w:t>
      </w:r>
    </w:p>
    <w:p w14:paraId="2BAFA5BD" w14:textId="108AB0A8" w:rsidR="001C3AEA" w:rsidRPr="006A25FB" w:rsidRDefault="00C343FC" w:rsidP="00BB2CE7">
      <w:pPr>
        <w:pBdr>
          <w:top w:val="single" w:sz="4" w:space="1" w:color="auto" w:shadow="1"/>
          <w:left w:val="single" w:sz="4" w:space="1" w:color="auto" w:shadow="1"/>
          <w:bottom w:val="single" w:sz="4" w:space="1" w:color="auto" w:shadow="1"/>
          <w:right w:val="single" w:sz="4" w:space="4" w:color="auto" w:shadow="1"/>
        </w:pBdr>
        <w:jc w:val="center"/>
        <w:rPr>
          <w:rFonts w:ascii="Arial" w:eastAsia="Times New Roman" w:hAnsi="Arial" w:cs="Arial"/>
          <w:i/>
          <w:iCs/>
          <w:smallCaps/>
          <w:color w:val="008080"/>
          <w:sz w:val="40"/>
          <w:szCs w:val="40"/>
          <w:lang w:eastAsia="fr-F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Arial" w:eastAsia="Times New Roman" w:hAnsi="Arial" w:cs="Arial"/>
          <w:i/>
          <w:iCs/>
          <w:smallCaps/>
          <w:color w:val="008080"/>
          <w:sz w:val="40"/>
          <w:szCs w:val="40"/>
          <w:lang w:eastAsia="fr-F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ECHANGES et Habilitations</w:t>
      </w:r>
    </w:p>
    <w:p w14:paraId="632E695D" w14:textId="74A6EA7C" w:rsidR="00BB2CE7" w:rsidRDefault="006F4F13" w:rsidP="00BB2CE7">
      <w:pPr>
        <w:pBdr>
          <w:top w:val="single" w:sz="4" w:space="1" w:color="auto" w:shadow="1"/>
          <w:left w:val="single" w:sz="4" w:space="1" w:color="auto" w:shadow="1"/>
          <w:bottom w:val="single" w:sz="4" w:space="1" w:color="auto" w:shadow="1"/>
          <w:right w:val="single" w:sz="4" w:space="4" w:color="auto" w:shadow="1"/>
        </w:pBdr>
        <w:jc w:val="center"/>
        <w:rPr>
          <w:rFonts w:ascii="Century Schoolbook" w:hAnsi="Century Schoolbook"/>
          <w:i/>
          <w:vanish/>
          <w:color w:val="C00000"/>
          <w:sz w:val="40"/>
          <w:szCs w:val="40"/>
        </w:rPr>
      </w:pPr>
      <w:r w:rsidRPr="00903D62">
        <w:rPr>
          <w:rFonts w:ascii="Century Schoolbook" w:hAnsi="Century Schoolbook"/>
          <w:i/>
          <w:vanish/>
          <w:color w:val="C00000"/>
          <w:sz w:val="40"/>
          <w:szCs w:val="40"/>
        </w:rPr>
        <w:t>&lt;</w:t>
      </w:r>
      <w:r w:rsidR="00444B38" w:rsidRPr="00903D62">
        <w:rPr>
          <w:rFonts w:ascii="Century Schoolbook" w:hAnsi="Century Schoolbook"/>
          <w:i/>
          <w:vanish/>
          <w:color w:val="C00000"/>
          <w:sz w:val="40"/>
          <w:szCs w:val="40"/>
        </w:rPr>
        <w:t>Nom</w:t>
      </w:r>
      <w:r w:rsidRPr="00903D62">
        <w:rPr>
          <w:rFonts w:ascii="Century Schoolbook" w:hAnsi="Century Schoolbook"/>
          <w:i/>
          <w:vanish/>
          <w:color w:val="C00000"/>
          <w:sz w:val="40"/>
          <w:szCs w:val="40"/>
        </w:rPr>
        <w:t xml:space="preserve"> du Patrimoine</w:t>
      </w:r>
      <w:r w:rsidR="00BB2CE7" w:rsidRPr="00903D62">
        <w:rPr>
          <w:rFonts w:ascii="Century Schoolbook" w:hAnsi="Century Schoolbook"/>
          <w:i/>
          <w:vanish/>
          <w:color w:val="C00000"/>
          <w:sz w:val="40"/>
          <w:szCs w:val="40"/>
        </w:rPr>
        <w:t>&gt;</w:t>
      </w:r>
    </w:p>
    <w:p w14:paraId="427E8C89" w14:textId="1A0941A7" w:rsidR="003D4189" w:rsidRDefault="003D4189" w:rsidP="00BB2CE7">
      <w:pPr>
        <w:pBdr>
          <w:top w:val="single" w:sz="4" w:space="1" w:color="auto" w:shadow="1"/>
          <w:left w:val="single" w:sz="4" w:space="1" w:color="auto" w:shadow="1"/>
          <w:bottom w:val="single" w:sz="4" w:space="1" w:color="auto" w:shadow="1"/>
          <w:right w:val="single" w:sz="4" w:space="4" w:color="auto" w:shadow="1"/>
        </w:pBdr>
        <w:jc w:val="center"/>
        <w:rPr>
          <w:rFonts w:ascii="Arial" w:eastAsia="Times New Roman" w:hAnsi="Arial" w:cs="Arial"/>
          <w:i/>
          <w:iCs/>
          <w:smallCaps/>
          <w:color w:val="008080"/>
          <w:sz w:val="40"/>
          <w:szCs w:val="40"/>
          <w:lang w:eastAsia="fr-F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70286800" w14:textId="77777777" w:rsidR="003D4189" w:rsidRPr="006A25FB" w:rsidRDefault="003D4189" w:rsidP="00BB2CE7">
      <w:pPr>
        <w:pBdr>
          <w:top w:val="single" w:sz="4" w:space="1" w:color="auto" w:shadow="1"/>
          <w:left w:val="single" w:sz="4" w:space="1" w:color="auto" w:shadow="1"/>
          <w:bottom w:val="single" w:sz="4" w:space="1" w:color="auto" w:shadow="1"/>
          <w:right w:val="single" w:sz="4" w:space="4" w:color="auto" w:shadow="1"/>
        </w:pBdr>
        <w:jc w:val="center"/>
        <w:rPr>
          <w:rFonts w:ascii="Arial" w:eastAsia="Times New Roman" w:hAnsi="Arial" w:cs="Arial"/>
          <w:i/>
          <w:iCs/>
          <w:smallCaps/>
          <w:color w:val="008080"/>
          <w:sz w:val="40"/>
          <w:szCs w:val="40"/>
          <w:lang w:eastAsia="fr-F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632E695E" w14:textId="77777777" w:rsidR="0058666D" w:rsidRDefault="0058666D" w:rsidP="00BC06AD">
      <w:pPr>
        <w:jc w:val="center"/>
        <w:rPr>
          <w:rFonts w:asciiTheme="majorHAnsi" w:hAnsiTheme="majorHAnsi"/>
          <w:b/>
          <w:sz w:val="44"/>
          <w:szCs w:val="44"/>
        </w:rPr>
      </w:pPr>
    </w:p>
    <w:p w14:paraId="632E6968" w14:textId="77777777" w:rsidR="00BC06AD" w:rsidRPr="00BC06AD" w:rsidRDefault="00BC06AD" w:rsidP="00BC06AD">
      <w:pPr>
        <w:rPr>
          <w:b/>
          <w14:shadow w14:blurRad="50800" w14:dist="38100" w14:dir="2700000" w14:sx="100000" w14:sy="100000" w14:kx="0" w14:ky="0" w14:algn="tl">
            <w14:srgbClr w14:val="000000">
              <w14:alpha w14:val="60000"/>
            </w14:srgbClr>
          </w14:shadow>
        </w:rPr>
      </w:pPr>
      <w:r w:rsidRPr="00BC06AD">
        <w:rPr>
          <w:b/>
          <w14:shadow w14:blurRad="50800" w14:dist="38100" w14:dir="2700000" w14:sx="100000" w14:sy="100000" w14:kx="0" w14:ky="0" w14:algn="tl">
            <w14:srgbClr w14:val="000000">
              <w14:alpha w14:val="60000"/>
            </w14:srgbClr>
          </w14:shadow>
        </w:rPr>
        <w:t>Liste de Diffusion</w:t>
      </w:r>
    </w:p>
    <w:tbl>
      <w:tblPr>
        <w:tblW w:w="4965" w:type="pct"/>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2190"/>
        <w:gridCol w:w="6255"/>
        <w:gridCol w:w="742"/>
      </w:tblGrid>
      <w:tr w:rsidR="0058666D" w:rsidRPr="00137094" w14:paraId="632E696C" w14:textId="77777777" w:rsidTr="00C343FC">
        <w:trPr>
          <w:tblHeader/>
        </w:trPr>
        <w:tc>
          <w:tcPr>
            <w:tcW w:w="1192" w:type="pct"/>
            <w:shd w:val="pct10" w:color="auto" w:fill="auto"/>
            <w:vAlign w:val="center"/>
          </w:tcPr>
          <w:p w14:paraId="632E6969" w14:textId="77777777" w:rsidR="0058666D" w:rsidRPr="00137094" w:rsidRDefault="0058666D" w:rsidP="00137094">
            <w:pPr>
              <w:ind w:left="142"/>
              <w:jc w:val="center"/>
              <w:rPr>
                <w:rFonts w:ascii="Arial" w:hAnsi="Arial" w:cs="Arial"/>
                <w:sz w:val="18"/>
                <w:szCs w:val="18"/>
                <w14:shadow w14:blurRad="50800" w14:dist="38100" w14:dir="2700000" w14:sx="100000" w14:sy="100000" w14:kx="0" w14:ky="0" w14:algn="tl">
                  <w14:srgbClr w14:val="000000">
                    <w14:alpha w14:val="60000"/>
                  </w14:srgbClr>
                </w14:shadow>
              </w:rPr>
            </w:pPr>
            <w:r w:rsidRPr="00137094">
              <w:rPr>
                <w:rFonts w:ascii="Arial" w:hAnsi="Arial" w:cs="Arial"/>
                <w:sz w:val="18"/>
                <w:szCs w:val="18"/>
                <w14:shadow w14:blurRad="50800" w14:dist="38100" w14:dir="2700000" w14:sx="100000" w14:sy="100000" w14:kx="0" w14:ky="0" w14:algn="tl">
                  <w14:srgbClr w14:val="000000">
                    <w14:alpha w14:val="60000"/>
                  </w14:srgbClr>
                </w14:shadow>
              </w:rPr>
              <w:t>Nom</w:t>
            </w:r>
          </w:p>
        </w:tc>
        <w:tc>
          <w:tcPr>
            <w:tcW w:w="3404" w:type="pct"/>
            <w:shd w:val="pct10" w:color="auto" w:fill="auto"/>
            <w:vAlign w:val="center"/>
          </w:tcPr>
          <w:p w14:paraId="632E696A" w14:textId="77777777" w:rsidR="0058666D" w:rsidRPr="00137094" w:rsidRDefault="0058666D" w:rsidP="00137094">
            <w:pPr>
              <w:ind w:left="234"/>
              <w:jc w:val="center"/>
              <w:rPr>
                <w:rFonts w:ascii="Arial" w:hAnsi="Arial" w:cs="Arial"/>
                <w:sz w:val="18"/>
                <w:szCs w:val="18"/>
                <w14:shadow w14:blurRad="50800" w14:dist="38100" w14:dir="2700000" w14:sx="100000" w14:sy="100000" w14:kx="0" w14:ky="0" w14:algn="tl">
                  <w14:srgbClr w14:val="000000">
                    <w14:alpha w14:val="60000"/>
                  </w14:srgbClr>
                </w14:shadow>
              </w:rPr>
            </w:pPr>
            <w:r w:rsidRPr="00137094">
              <w:rPr>
                <w:rFonts w:ascii="Arial" w:hAnsi="Arial" w:cs="Arial"/>
                <w:sz w:val="18"/>
                <w:szCs w:val="18"/>
                <w14:shadow w14:blurRad="50800" w14:dist="38100" w14:dir="2700000" w14:sx="100000" w14:sy="100000" w14:kx="0" w14:ky="0" w14:algn="tl">
                  <w14:srgbClr w14:val="000000">
                    <w14:alpha w14:val="60000"/>
                  </w14:srgbClr>
                </w14:shadow>
              </w:rPr>
              <w:t>Fonction</w:t>
            </w:r>
          </w:p>
        </w:tc>
        <w:tc>
          <w:tcPr>
            <w:tcW w:w="404" w:type="pct"/>
            <w:shd w:val="pct10" w:color="auto" w:fill="auto"/>
            <w:vAlign w:val="center"/>
          </w:tcPr>
          <w:p w14:paraId="632E696B" w14:textId="77777777" w:rsidR="0058666D" w:rsidRPr="00137094" w:rsidRDefault="0058666D" w:rsidP="00137094">
            <w:pPr>
              <w:ind w:left="121"/>
              <w:jc w:val="center"/>
              <w:rPr>
                <w:rFonts w:ascii="Arial" w:hAnsi="Arial" w:cs="Arial"/>
                <w:sz w:val="18"/>
                <w:szCs w:val="18"/>
                <w14:shadow w14:blurRad="50800" w14:dist="38100" w14:dir="2700000" w14:sx="100000" w14:sy="100000" w14:kx="0" w14:ky="0" w14:algn="tl">
                  <w14:srgbClr w14:val="000000">
                    <w14:alpha w14:val="60000"/>
                  </w14:srgbClr>
                </w14:shadow>
              </w:rPr>
            </w:pPr>
            <w:r w:rsidRPr="00137094">
              <w:rPr>
                <w:rFonts w:ascii="Arial" w:hAnsi="Arial" w:cs="Arial"/>
                <w:sz w:val="18"/>
                <w:szCs w:val="18"/>
                <w14:shadow w14:blurRad="50800" w14:dist="38100" w14:dir="2700000" w14:sx="100000" w14:sy="100000" w14:kx="0" w14:ky="0" w14:algn="tl">
                  <w14:srgbClr w14:val="000000">
                    <w14:alpha w14:val="60000"/>
                  </w14:srgbClr>
                </w14:shadow>
              </w:rPr>
              <w:t>RACI</w:t>
            </w:r>
          </w:p>
        </w:tc>
      </w:tr>
      <w:tr w:rsidR="0058666D" w:rsidRPr="00137094" w14:paraId="632E6970" w14:textId="77777777" w:rsidTr="00C343FC">
        <w:tc>
          <w:tcPr>
            <w:tcW w:w="1192" w:type="pct"/>
          </w:tcPr>
          <w:p w14:paraId="632E696D" w14:textId="1DFFA0B1" w:rsidR="0058666D" w:rsidRPr="00137094" w:rsidRDefault="00C343FC" w:rsidP="00A9377B">
            <w:pPr>
              <w:ind w:right="720"/>
              <w:rPr>
                <w:rFonts w:ascii="Arial" w:hAnsi="Arial" w:cs="Arial"/>
                <w:bCs/>
                <w:snapToGrid w:val="0"/>
                <w:sz w:val="18"/>
                <w:szCs w:val="18"/>
              </w:rPr>
            </w:pPr>
            <w:r>
              <w:rPr>
                <w:rFonts w:ascii="Arial" w:hAnsi="Arial" w:cs="Arial"/>
                <w:bCs/>
                <w:snapToGrid w:val="0"/>
                <w:sz w:val="18"/>
                <w:szCs w:val="18"/>
              </w:rPr>
              <w:t>Lamine NDIAYE</w:t>
            </w:r>
          </w:p>
        </w:tc>
        <w:tc>
          <w:tcPr>
            <w:tcW w:w="3404" w:type="pct"/>
          </w:tcPr>
          <w:p w14:paraId="632E696E" w14:textId="57B10273" w:rsidR="0058666D" w:rsidRPr="00903D62" w:rsidRDefault="00B00FAC" w:rsidP="00A9377B">
            <w:pPr>
              <w:rPr>
                <w:rFonts w:ascii="Arial" w:hAnsi="Arial" w:cs="Arial"/>
                <w:bCs/>
                <w:snapToGrid w:val="0"/>
                <w:sz w:val="16"/>
                <w:szCs w:val="18"/>
              </w:rPr>
            </w:pPr>
            <w:r w:rsidRPr="00903D62">
              <w:rPr>
                <w:rFonts w:ascii="Arial" w:hAnsi="Arial" w:cs="Arial"/>
                <w:bCs/>
                <w:snapToGrid w:val="0"/>
                <w:sz w:val="16"/>
                <w:szCs w:val="18"/>
              </w:rPr>
              <w:t>RPA</w:t>
            </w:r>
            <w:r w:rsidR="009010FA">
              <w:rPr>
                <w:rFonts w:ascii="Arial" w:hAnsi="Arial" w:cs="Arial"/>
                <w:bCs/>
                <w:snapToGrid w:val="0"/>
                <w:sz w:val="16"/>
                <w:szCs w:val="18"/>
              </w:rPr>
              <w:t xml:space="preserve"> </w:t>
            </w:r>
            <w:r w:rsidR="009010FA" w:rsidRPr="008707A3">
              <w:rPr>
                <w:rFonts w:ascii="Century Schoolbook" w:hAnsi="Century Schoolbook"/>
                <w:i/>
                <w:vanish/>
                <w:color w:val="C00000"/>
                <w:sz w:val="16"/>
                <w:szCs w:val="16"/>
              </w:rPr>
              <w:t xml:space="preserve">(Responsable de </w:t>
            </w:r>
            <w:r w:rsidR="00444B38" w:rsidRPr="008707A3">
              <w:rPr>
                <w:rFonts w:ascii="Century Schoolbook" w:hAnsi="Century Schoolbook"/>
                <w:i/>
                <w:vanish/>
                <w:color w:val="C00000"/>
                <w:sz w:val="16"/>
                <w:szCs w:val="16"/>
              </w:rPr>
              <w:t>Patrimoine</w:t>
            </w:r>
            <w:r w:rsidR="009010FA" w:rsidRPr="008707A3">
              <w:rPr>
                <w:rFonts w:ascii="Century Schoolbook" w:hAnsi="Century Schoolbook"/>
                <w:i/>
                <w:vanish/>
                <w:color w:val="C00000"/>
                <w:sz w:val="16"/>
                <w:szCs w:val="16"/>
              </w:rPr>
              <w:t xml:space="preserve"> Applicatif)</w:t>
            </w:r>
          </w:p>
        </w:tc>
        <w:tc>
          <w:tcPr>
            <w:tcW w:w="404" w:type="pct"/>
          </w:tcPr>
          <w:p w14:paraId="632E696F" w14:textId="77777777" w:rsidR="0058666D" w:rsidRPr="00903D62" w:rsidRDefault="00137094" w:rsidP="00137094">
            <w:pPr>
              <w:ind w:left="70"/>
              <w:jc w:val="center"/>
              <w:rPr>
                <w:rFonts w:ascii="Arial" w:hAnsi="Arial" w:cs="Arial"/>
                <w:bCs/>
                <w:snapToGrid w:val="0"/>
                <w:sz w:val="16"/>
                <w:szCs w:val="18"/>
              </w:rPr>
            </w:pPr>
            <w:r w:rsidRPr="00903D62">
              <w:rPr>
                <w:rFonts w:ascii="Arial" w:hAnsi="Arial" w:cs="Arial"/>
                <w:bCs/>
                <w:snapToGrid w:val="0"/>
                <w:sz w:val="16"/>
                <w:szCs w:val="18"/>
              </w:rPr>
              <w:t>R</w:t>
            </w:r>
          </w:p>
        </w:tc>
      </w:tr>
      <w:tr w:rsidR="0058666D" w:rsidRPr="00137094" w14:paraId="632E6974" w14:textId="77777777" w:rsidTr="00C343FC">
        <w:tc>
          <w:tcPr>
            <w:tcW w:w="1192" w:type="pct"/>
          </w:tcPr>
          <w:p w14:paraId="632E6971" w14:textId="25F83865" w:rsidR="0058666D" w:rsidRPr="00137094" w:rsidRDefault="00C343FC" w:rsidP="00A9377B">
            <w:pPr>
              <w:ind w:right="360"/>
              <w:rPr>
                <w:rFonts w:ascii="Arial" w:hAnsi="Arial" w:cs="Arial"/>
                <w:bCs/>
                <w:snapToGrid w:val="0"/>
                <w:sz w:val="18"/>
                <w:szCs w:val="18"/>
              </w:rPr>
            </w:pPr>
            <w:r>
              <w:rPr>
                <w:rFonts w:ascii="Arial" w:hAnsi="Arial" w:cs="Arial"/>
                <w:bCs/>
                <w:snapToGrid w:val="0"/>
                <w:sz w:val="18"/>
                <w:szCs w:val="18"/>
              </w:rPr>
              <w:t>Abir TAHRI</w:t>
            </w:r>
          </w:p>
        </w:tc>
        <w:tc>
          <w:tcPr>
            <w:tcW w:w="3404" w:type="pct"/>
          </w:tcPr>
          <w:p w14:paraId="632E6972" w14:textId="6A0C530B" w:rsidR="0058666D" w:rsidRPr="00903D62" w:rsidRDefault="00B00FAC" w:rsidP="00A9377B">
            <w:pPr>
              <w:rPr>
                <w:rFonts w:ascii="Arial" w:hAnsi="Arial" w:cs="Arial"/>
                <w:bCs/>
                <w:snapToGrid w:val="0"/>
                <w:sz w:val="16"/>
                <w:szCs w:val="18"/>
              </w:rPr>
            </w:pPr>
            <w:r w:rsidRPr="00903D62">
              <w:rPr>
                <w:rFonts w:ascii="Arial" w:hAnsi="Arial" w:cs="Arial"/>
                <w:bCs/>
                <w:snapToGrid w:val="0"/>
                <w:sz w:val="16"/>
                <w:szCs w:val="18"/>
              </w:rPr>
              <w:t>RA</w:t>
            </w:r>
            <w:r w:rsidR="009010FA">
              <w:rPr>
                <w:rFonts w:ascii="Arial" w:hAnsi="Arial" w:cs="Arial"/>
                <w:bCs/>
                <w:snapToGrid w:val="0"/>
                <w:sz w:val="16"/>
                <w:szCs w:val="18"/>
              </w:rPr>
              <w:t xml:space="preserve"> </w:t>
            </w:r>
            <w:r w:rsidR="009010FA" w:rsidRPr="008707A3">
              <w:rPr>
                <w:rFonts w:ascii="Century Schoolbook" w:hAnsi="Century Schoolbook"/>
                <w:i/>
                <w:vanish/>
                <w:color w:val="C00000"/>
                <w:sz w:val="16"/>
                <w:szCs w:val="16"/>
              </w:rPr>
              <w:t>(Responsable d’Application)</w:t>
            </w:r>
          </w:p>
        </w:tc>
        <w:tc>
          <w:tcPr>
            <w:tcW w:w="404" w:type="pct"/>
          </w:tcPr>
          <w:p w14:paraId="632E6973" w14:textId="77777777" w:rsidR="0058666D" w:rsidRPr="00903D62" w:rsidRDefault="00B00FAC" w:rsidP="00137094">
            <w:pPr>
              <w:ind w:left="70"/>
              <w:jc w:val="center"/>
              <w:rPr>
                <w:rFonts w:ascii="Arial" w:hAnsi="Arial" w:cs="Arial"/>
                <w:bCs/>
                <w:snapToGrid w:val="0"/>
                <w:sz w:val="16"/>
                <w:szCs w:val="18"/>
              </w:rPr>
            </w:pPr>
            <w:r w:rsidRPr="00903D62">
              <w:rPr>
                <w:rFonts w:ascii="Arial" w:hAnsi="Arial" w:cs="Arial"/>
                <w:bCs/>
                <w:snapToGrid w:val="0"/>
                <w:sz w:val="16"/>
                <w:szCs w:val="18"/>
              </w:rPr>
              <w:t>R</w:t>
            </w:r>
          </w:p>
        </w:tc>
      </w:tr>
      <w:tr w:rsidR="00137094" w:rsidRPr="00137094" w14:paraId="632E6978" w14:textId="77777777" w:rsidTr="00C343FC">
        <w:tc>
          <w:tcPr>
            <w:tcW w:w="1192" w:type="pct"/>
          </w:tcPr>
          <w:p w14:paraId="632E6975" w14:textId="0A74AD72" w:rsidR="00137094" w:rsidRPr="00137094" w:rsidRDefault="00174ECE" w:rsidP="00A9377B">
            <w:pPr>
              <w:ind w:right="360"/>
              <w:rPr>
                <w:rFonts w:ascii="Arial" w:hAnsi="Arial" w:cs="Arial"/>
                <w:bCs/>
                <w:snapToGrid w:val="0"/>
                <w:sz w:val="18"/>
                <w:szCs w:val="18"/>
              </w:rPr>
            </w:pPr>
            <w:r>
              <w:rPr>
                <w:rFonts w:ascii="Arial" w:hAnsi="Arial" w:cs="Arial"/>
                <w:bCs/>
                <w:snapToGrid w:val="0"/>
                <w:sz w:val="18"/>
                <w:szCs w:val="18"/>
              </w:rPr>
              <w:t>Pierre Bédué</w:t>
            </w:r>
          </w:p>
        </w:tc>
        <w:tc>
          <w:tcPr>
            <w:tcW w:w="3404" w:type="pct"/>
          </w:tcPr>
          <w:p w14:paraId="632E6976" w14:textId="6D9D43EB" w:rsidR="00137094" w:rsidRPr="00903D62" w:rsidRDefault="00B00FAC" w:rsidP="00A9377B">
            <w:pPr>
              <w:rPr>
                <w:rFonts w:ascii="Arial" w:hAnsi="Arial" w:cs="Arial"/>
                <w:bCs/>
                <w:snapToGrid w:val="0"/>
                <w:sz w:val="16"/>
                <w:szCs w:val="18"/>
              </w:rPr>
            </w:pPr>
            <w:r w:rsidRPr="00903D62">
              <w:rPr>
                <w:rFonts w:ascii="Arial" w:hAnsi="Arial" w:cs="Arial"/>
                <w:bCs/>
                <w:snapToGrid w:val="0"/>
                <w:sz w:val="16"/>
                <w:szCs w:val="18"/>
              </w:rPr>
              <w:t>RGCT</w:t>
            </w:r>
            <w:r w:rsidR="009010FA">
              <w:rPr>
                <w:rFonts w:ascii="Century Schoolbook" w:hAnsi="Century Schoolbook"/>
                <w:i/>
                <w:vanish/>
                <w:color w:val="C00000"/>
                <w:sz w:val="16"/>
                <w:szCs w:val="16"/>
              </w:rPr>
              <w:t>(R</w:t>
            </w:r>
            <w:r w:rsidR="009010FA" w:rsidRPr="008707A3">
              <w:rPr>
                <w:rFonts w:ascii="Century Schoolbook" w:hAnsi="Century Schoolbook"/>
                <w:i/>
                <w:vanish/>
                <w:color w:val="C00000"/>
                <w:sz w:val="16"/>
                <w:szCs w:val="16"/>
              </w:rPr>
              <w:t>éférent de Gestion de Configuration Transvers</w:t>
            </w:r>
            <w:r w:rsidR="009010FA">
              <w:rPr>
                <w:rFonts w:ascii="Century Schoolbook" w:hAnsi="Century Schoolbook"/>
                <w:i/>
                <w:vanish/>
                <w:color w:val="C00000"/>
                <w:sz w:val="16"/>
                <w:szCs w:val="16"/>
              </w:rPr>
              <w:t>e)</w:t>
            </w:r>
          </w:p>
        </w:tc>
        <w:tc>
          <w:tcPr>
            <w:tcW w:w="404" w:type="pct"/>
          </w:tcPr>
          <w:p w14:paraId="632E6977" w14:textId="77777777" w:rsidR="00137094" w:rsidRPr="00903D62" w:rsidRDefault="00B00FAC" w:rsidP="00137094">
            <w:pPr>
              <w:ind w:left="70"/>
              <w:jc w:val="center"/>
              <w:rPr>
                <w:rFonts w:ascii="Arial" w:hAnsi="Arial" w:cs="Arial"/>
                <w:bCs/>
                <w:snapToGrid w:val="0"/>
                <w:sz w:val="16"/>
                <w:szCs w:val="18"/>
              </w:rPr>
            </w:pPr>
            <w:r w:rsidRPr="00903D62">
              <w:rPr>
                <w:rFonts w:ascii="Arial" w:hAnsi="Arial" w:cs="Arial"/>
                <w:bCs/>
                <w:snapToGrid w:val="0"/>
                <w:sz w:val="16"/>
                <w:szCs w:val="18"/>
              </w:rPr>
              <w:t>A</w:t>
            </w:r>
          </w:p>
        </w:tc>
      </w:tr>
      <w:tr w:rsidR="00137094" w:rsidRPr="00137094" w14:paraId="632E697C" w14:textId="77777777" w:rsidTr="00C343FC">
        <w:tc>
          <w:tcPr>
            <w:tcW w:w="1192" w:type="pct"/>
          </w:tcPr>
          <w:p w14:paraId="632E6979" w14:textId="1C1F9916" w:rsidR="00137094" w:rsidRPr="00137094" w:rsidRDefault="00C343FC" w:rsidP="00A9377B">
            <w:pPr>
              <w:rPr>
                <w:rFonts w:ascii="Arial" w:hAnsi="Arial" w:cs="Arial"/>
                <w:bCs/>
                <w:snapToGrid w:val="0"/>
                <w:sz w:val="18"/>
                <w:szCs w:val="18"/>
              </w:rPr>
            </w:pPr>
            <w:r>
              <w:rPr>
                <w:rFonts w:ascii="Arial" w:hAnsi="Arial" w:cs="Arial"/>
                <w:bCs/>
                <w:snapToGrid w:val="0"/>
                <w:sz w:val="18"/>
                <w:szCs w:val="18"/>
              </w:rPr>
              <w:t xml:space="preserve">Equipe ESB TIBCO </w:t>
            </w:r>
          </w:p>
        </w:tc>
        <w:tc>
          <w:tcPr>
            <w:tcW w:w="3404" w:type="pct"/>
          </w:tcPr>
          <w:p w14:paraId="632E697A" w14:textId="50267F3F" w:rsidR="00787AF5" w:rsidRPr="00B41BD7" w:rsidRDefault="00B00FAC" w:rsidP="00A9377B">
            <w:pPr>
              <w:rPr>
                <w:rFonts w:ascii="Century Schoolbook" w:hAnsi="Century Schoolbook"/>
                <w:i/>
                <w:vanish/>
                <w:color w:val="C00000"/>
                <w:sz w:val="16"/>
                <w:szCs w:val="16"/>
              </w:rPr>
            </w:pPr>
            <w:r w:rsidRPr="00903D62">
              <w:rPr>
                <w:rFonts w:ascii="Arial" w:hAnsi="Arial" w:cs="Arial"/>
                <w:bCs/>
                <w:snapToGrid w:val="0"/>
                <w:sz w:val="16"/>
                <w:szCs w:val="18"/>
              </w:rPr>
              <w:t>Contributeur</w:t>
            </w:r>
            <w:r w:rsidR="00787AF5">
              <w:rPr>
                <w:rFonts w:ascii="Arial" w:hAnsi="Arial" w:cs="Arial"/>
                <w:bCs/>
                <w:snapToGrid w:val="0"/>
                <w:sz w:val="16"/>
                <w:szCs w:val="18"/>
              </w:rPr>
              <w:t>(</w:t>
            </w:r>
            <w:r w:rsidRPr="00903D62">
              <w:rPr>
                <w:rFonts w:ascii="Arial" w:hAnsi="Arial" w:cs="Arial"/>
                <w:bCs/>
                <w:snapToGrid w:val="0"/>
                <w:sz w:val="16"/>
                <w:szCs w:val="18"/>
              </w:rPr>
              <w:t>s</w:t>
            </w:r>
            <w:r w:rsidR="00787AF5">
              <w:rPr>
                <w:rFonts w:ascii="Arial" w:hAnsi="Arial" w:cs="Arial"/>
                <w:bCs/>
                <w:snapToGrid w:val="0"/>
                <w:sz w:val="16"/>
                <w:szCs w:val="18"/>
              </w:rPr>
              <w:t xml:space="preserve">). </w:t>
            </w:r>
            <w:r w:rsidR="00787AF5" w:rsidRPr="00787AF5">
              <w:rPr>
                <w:rFonts w:ascii="Century Schoolbook" w:hAnsi="Century Schoolbook"/>
                <w:i/>
                <w:vanish/>
                <w:color w:val="C00000"/>
                <w:sz w:val="16"/>
                <w:szCs w:val="16"/>
              </w:rPr>
              <w:t>nommément si ils sont peu nombreux, sinon leur entité, comme par exemple "CDEV", "TMA IBM à tel endroit, …</w:t>
            </w:r>
          </w:p>
        </w:tc>
        <w:tc>
          <w:tcPr>
            <w:tcW w:w="404" w:type="pct"/>
          </w:tcPr>
          <w:p w14:paraId="632E697B" w14:textId="77777777" w:rsidR="00137094" w:rsidRPr="00903D62" w:rsidRDefault="00B00FAC" w:rsidP="00137094">
            <w:pPr>
              <w:ind w:left="70"/>
              <w:jc w:val="center"/>
              <w:rPr>
                <w:rFonts w:ascii="Arial" w:hAnsi="Arial" w:cs="Arial"/>
                <w:bCs/>
                <w:snapToGrid w:val="0"/>
                <w:sz w:val="16"/>
                <w:szCs w:val="18"/>
              </w:rPr>
            </w:pPr>
            <w:r w:rsidRPr="00903D62">
              <w:rPr>
                <w:rFonts w:ascii="Arial" w:hAnsi="Arial" w:cs="Arial"/>
                <w:bCs/>
                <w:snapToGrid w:val="0"/>
                <w:sz w:val="16"/>
                <w:szCs w:val="18"/>
              </w:rPr>
              <w:t>I</w:t>
            </w:r>
          </w:p>
        </w:tc>
      </w:tr>
      <w:tr w:rsidR="00787AF5" w:rsidRPr="00137094" w14:paraId="2BB5EBA4" w14:textId="77777777" w:rsidTr="00C343FC">
        <w:tc>
          <w:tcPr>
            <w:tcW w:w="1192" w:type="pct"/>
          </w:tcPr>
          <w:p w14:paraId="3FF669F0" w14:textId="77777777" w:rsidR="00787AF5" w:rsidRPr="00137094" w:rsidRDefault="00787AF5" w:rsidP="00A9377B">
            <w:pPr>
              <w:rPr>
                <w:rFonts w:ascii="Arial" w:hAnsi="Arial" w:cs="Arial"/>
                <w:bCs/>
                <w:snapToGrid w:val="0"/>
                <w:sz w:val="18"/>
                <w:szCs w:val="18"/>
              </w:rPr>
            </w:pPr>
          </w:p>
        </w:tc>
        <w:tc>
          <w:tcPr>
            <w:tcW w:w="3404" w:type="pct"/>
          </w:tcPr>
          <w:p w14:paraId="79382FB3" w14:textId="77777777" w:rsidR="00787AF5" w:rsidRDefault="00787AF5" w:rsidP="00787AF5">
            <w:pPr>
              <w:rPr>
                <w:rFonts w:ascii="Century Schoolbook" w:hAnsi="Century Schoolbook"/>
                <w:i/>
                <w:vanish/>
                <w:color w:val="C00000"/>
                <w:sz w:val="16"/>
                <w:szCs w:val="16"/>
              </w:rPr>
            </w:pPr>
            <w:r>
              <w:rPr>
                <w:rFonts w:ascii="Century Schoolbook" w:hAnsi="Century Schoolbook"/>
                <w:i/>
                <w:vanish/>
                <w:color w:val="C00000"/>
                <w:sz w:val="16"/>
                <w:szCs w:val="16"/>
              </w:rPr>
              <w:t xml:space="preserve">Si un </w:t>
            </w:r>
            <w:r w:rsidR="001D35FE">
              <w:rPr>
                <w:rFonts w:ascii="Century Schoolbook" w:hAnsi="Century Schoolbook"/>
                <w:i/>
                <w:vanish/>
                <w:color w:val="C00000"/>
                <w:sz w:val="16"/>
                <w:szCs w:val="16"/>
              </w:rPr>
              <w:t>éditeur</w:t>
            </w:r>
            <w:r>
              <w:rPr>
                <w:rFonts w:ascii="Century Schoolbook" w:hAnsi="Century Schoolbook"/>
                <w:i/>
                <w:vanish/>
                <w:color w:val="C00000"/>
                <w:sz w:val="16"/>
                <w:szCs w:val="16"/>
              </w:rPr>
              <w:t xml:space="preserve"> est concerné par le PGCL car il doit se conformer à certaines obligations qui y sont </w:t>
            </w:r>
            <w:r w:rsidR="001D35FE">
              <w:rPr>
                <w:rFonts w:ascii="Century Schoolbook" w:hAnsi="Century Schoolbook"/>
                <w:i/>
                <w:vanish/>
                <w:color w:val="C00000"/>
                <w:sz w:val="16"/>
                <w:szCs w:val="16"/>
              </w:rPr>
              <w:t>décrites</w:t>
            </w:r>
            <w:r>
              <w:rPr>
                <w:rFonts w:ascii="Century Schoolbook" w:hAnsi="Century Schoolbook"/>
                <w:i/>
                <w:vanish/>
                <w:color w:val="C00000"/>
                <w:sz w:val="16"/>
                <w:szCs w:val="16"/>
              </w:rPr>
              <w:t>, donner son nom et sa fonction "Editeur"</w:t>
            </w:r>
          </w:p>
          <w:p w14:paraId="6B4AE6D0" w14:textId="63D904FE" w:rsidR="00761489" w:rsidRPr="00787AF5" w:rsidRDefault="00761489" w:rsidP="00787AF5">
            <w:pPr>
              <w:rPr>
                <w:rFonts w:ascii="Century Schoolbook" w:hAnsi="Century Schoolbook"/>
                <w:i/>
                <w:vanish/>
                <w:color w:val="C00000"/>
                <w:sz w:val="16"/>
                <w:szCs w:val="16"/>
              </w:rPr>
            </w:pPr>
            <w:r>
              <w:rPr>
                <w:rFonts w:ascii="Century Schoolbook" w:hAnsi="Century Schoolbook"/>
                <w:i/>
                <w:vanish/>
                <w:color w:val="C00000"/>
                <w:sz w:val="16"/>
                <w:szCs w:val="16"/>
              </w:rPr>
              <w:t xml:space="preserve">Une TRA devant récupérer des source </w:t>
            </w:r>
            <w:r w:rsidR="00444B38">
              <w:rPr>
                <w:rFonts w:ascii="Century Schoolbook" w:hAnsi="Century Schoolbook"/>
                <w:i/>
                <w:vanish/>
                <w:color w:val="C00000"/>
                <w:sz w:val="16"/>
                <w:szCs w:val="16"/>
              </w:rPr>
              <w:t>pour construire</w:t>
            </w:r>
            <w:r>
              <w:rPr>
                <w:rFonts w:ascii="Century Schoolbook" w:hAnsi="Century Schoolbook"/>
                <w:i/>
                <w:vanish/>
                <w:color w:val="C00000"/>
                <w:sz w:val="16"/>
                <w:szCs w:val="16"/>
              </w:rPr>
              <w:t xml:space="preserve"> elle-même sa version à tester est </w:t>
            </w:r>
            <w:r w:rsidR="00444B38">
              <w:rPr>
                <w:rFonts w:ascii="Century Schoolbook" w:hAnsi="Century Schoolbook"/>
                <w:i/>
                <w:vanish/>
                <w:color w:val="C00000"/>
                <w:sz w:val="16"/>
                <w:szCs w:val="16"/>
              </w:rPr>
              <w:t>concernée</w:t>
            </w:r>
            <w:r>
              <w:rPr>
                <w:rFonts w:ascii="Century Schoolbook" w:hAnsi="Century Schoolbook"/>
                <w:i/>
                <w:vanish/>
                <w:color w:val="C00000"/>
                <w:sz w:val="16"/>
                <w:szCs w:val="16"/>
              </w:rPr>
              <w:t xml:space="preserve"> alors par ce PGCL.</w:t>
            </w:r>
          </w:p>
        </w:tc>
        <w:tc>
          <w:tcPr>
            <w:tcW w:w="404" w:type="pct"/>
          </w:tcPr>
          <w:p w14:paraId="3385B678" w14:textId="6563FF19" w:rsidR="00787AF5" w:rsidRPr="00137094" w:rsidRDefault="00016F54" w:rsidP="00137094">
            <w:pPr>
              <w:ind w:left="70"/>
              <w:jc w:val="center"/>
              <w:rPr>
                <w:rFonts w:ascii="Arial" w:hAnsi="Arial" w:cs="Arial"/>
                <w:bCs/>
                <w:snapToGrid w:val="0"/>
                <w:sz w:val="18"/>
                <w:szCs w:val="18"/>
              </w:rPr>
            </w:pPr>
            <w:r w:rsidRPr="00016F54">
              <w:rPr>
                <w:rFonts w:ascii="Century Schoolbook" w:hAnsi="Century Schoolbook"/>
                <w:i/>
                <w:vanish/>
                <w:color w:val="C00000"/>
                <w:sz w:val="16"/>
                <w:szCs w:val="16"/>
              </w:rPr>
              <w:t>I</w:t>
            </w:r>
          </w:p>
        </w:tc>
      </w:tr>
      <w:tr w:rsidR="00137094" w:rsidRPr="00137094" w14:paraId="632E6984" w14:textId="77777777" w:rsidTr="00C343FC">
        <w:tc>
          <w:tcPr>
            <w:tcW w:w="1192" w:type="pct"/>
          </w:tcPr>
          <w:p w14:paraId="632E6981" w14:textId="77777777" w:rsidR="00137094" w:rsidRPr="00137094" w:rsidRDefault="00137094" w:rsidP="00A9377B">
            <w:pPr>
              <w:rPr>
                <w:rFonts w:ascii="Arial" w:hAnsi="Arial" w:cs="Arial"/>
                <w:bCs/>
                <w:snapToGrid w:val="0"/>
                <w:sz w:val="18"/>
                <w:szCs w:val="18"/>
              </w:rPr>
            </w:pPr>
          </w:p>
        </w:tc>
        <w:tc>
          <w:tcPr>
            <w:tcW w:w="3404" w:type="pct"/>
          </w:tcPr>
          <w:p w14:paraId="632E6982" w14:textId="4C5B9631" w:rsidR="00137094" w:rsidRPr="00787AF5" w:rsidRDefault="00787AF5" w:rsidP="00A9377B">
            <w:pPr>
              <w:rPr>
                <w:rFonts w:ascii="Arial" w:hAnsi="Arial" w:cs="Arial"/>
                <w:bCs/>
                <w:snapToGrid w:val="0"/>
                <w:sz w:val="16"/>
                <w:szCs w:val="16"/>
              </w:rPr>
            </w:pPr>
            <w:r w:rsidRPr="00787AF5">
              <w:rPr>
                <w:rFonts w:ascii="Century Schoolbook" w:hAnsi="Century Schoolbook"/>
                <w:i/>
                <w:vanish/>
                <w:color w:val="C00000"/>
                <w:sz w:val="16"/>
                <w:szCs w:val="16"/>
              </w:rPr>
              <w:t>Pas la peine d'</w:t>
            </w:r>
            <w:r w:rsidR="001D35FE" w:rsidRPr="00787AF5">
              <w:rPr>
                <w:rFonts w:ascii="Century Schoolbook" w:hAnsi="Century Schoolbook"/>
                <w:i/>
                <w:vanish/>
                <w:color w:val="C00000"/>
                <w:sz w:val="16"/>
                <w:szCs w:val="16"/>
              </w:rPr>
              <w:t>ajouter ici</w:t>
            </w:r>
            <w:r w:rsidRPr="00787AF5">
              <w:rPr>
                <w:rFonts w:ascii="Century Schoolbook" w:hAnsi="Century Schoolbook"/>
                <w:i/>
                <w:vanish/>
                <w:color w:val="C00000"/>
                <w:sz w:val="16"/>
                <w:szCs w:val="16"/>
              </w:rPr>
              <w:t xml:space="preserve"> le </w:t>
            </w:r>
            <w:r w:rsidR="009010FA">
              <w:rPr>
                <w:rFonts w:ascii="Century Schoolbook" w:hAnsi="Century Schoolbook"/>
                <w:i/>
                <w:vanish/>
                <w:color w:val="C00000"/>
                <w:sz w:val="16"/>
                <w:szCs w:val="16"/>
              </w:rPr>
              <w:t>RGC (Référent de Gestion de Configuration)</w:t>
            </w:r>
            <w:r w:rsidR="009010FA" w:rsidRPr="00787AF5">
              <w:rPr>
                <w:rFonts w:ascii="Century Schoolbook" w:hAnsi="Century Schoolbook"/>
                <w:i/>
                <w:vanish/>
                <w:color w:val="C00000"/>
                <w:sz w:val="16"/>
                <w:szCs w:val="16"/>
              </w:rPr>
              <w:t xml:space="preserve"> car c'est le rédacteur</w:t>
            </w:r>
            <w:r w:rsidR="00B804FD">
              <w:rPr>
                <w:rFonts w:ascii="Century Schoolbook" w:hAnsi="Century Schoolbook"/>
                <w:i/>
                <w:vanish/>
                <w:color w:val="C00000"/>
                <w:sz w:val="16"/>
                <w:szCs w:val="16"/>
              </w:rPr>
              <w:t>, dont le nom va apparaitre dans C’You</w:t>
            </w:r>
          </w:p>
        </w:tc>
        <w:tc>
          <w:tcPr>
            <w:tcW w:w="404" w:type="pct"/>
          </w:tcPr>
          <w:p w14:paraId="632E6983" w14:textId="77777777" w:rsidR="00137094" w:rsidRPr="00137094" w:rsidRDefault="00137094" w:rsidP="00137094">
            <w:pPr>
              <w:ind w:left="70"/>
              <w:jc w:val="center"/>
              <w:rPr>
                <w:rFonts w:ascii="Arial" w:hAnsi="Arial" w:cs="Arial"/>
                <w:bCs/>
                <w:snapToGrid w:val="0"/>
                <w:sz w:val="18"/>
                <w:szCs w:val="18"/>
              </w:rPr>
            </w:pPr>
          </w:p>
        </w:tc>
      </w:tr>
    </w:tbl>
    <w:p w14:paraId="632E6985" w14:textId="77777777" w:rsidR="0058666D" w:rsidRPr="00F740BA" w:rsidRDefault="0058666D" w:rsidP="00BC06AD">
      <w:pPr>
        <w:rPr>
          <w:rFonts w:asciiTheme="majorHAnsi" w:hAnsiTheme="majorHAnsi"/>
          <w:szCs w:val="44"/>
        </w:rPr>
      </w:pPr>
    </w:p>
    <w:p w14:paraId="632E6986" w14:textId="77777777" w:rsidR="00BC06AD" w:rsidRPr="00BC06AD" w:rsidRDefault="00AB32E5" w:rsidP="00BC06AD">
      <w:pPr>
        <w:rPr>
          <w:b/>
          <w14:shadow w14:blurRad="50800" w14:dist="38100" w14:dir="2700000" w14:sx="100000" w14:sy="100000" w14:kx="0" w14:ky="0" w14:algn="tl">
            <w14:srgbClr w14:val="000000">
              <w14:alpha w14:val="60000"/>
            </w14:srgbClr>
          </w14:shadow>
        </w:rPr>
      </w:pPr>
      <w:r>
        <w:rPr>
          <w:b/>
          <w14:shadow w14:blurRad="50800" w14:dist="38100" w14:dir="2700000" w14:sx="100000" w14:sy="100000" w14:kx="0" w14:ky="0" w14:algn="tl">
            <w14:srgbClr w14:val="000000">
              <w14:alpha w14:val="60000"/>
            </w14:srgbClr>
          </w14:shadow>
        </w:rPr>
        <w:t>Evolu</w:t>
      </w:r>
      <w:r w:rsidR="0058666D">
        <w:rPr>
          <w:b/>
          <w14:shadow w14:blurRad="50800" w14:dist="38100" w14:dir="2700000" w14:sx="100000" w14:sy="100000" w14:kx="0" w14:ky="0" w14:algn="tl">
            <w14:srgbClr w14:val="000000">
              <w14:alpha w14:val="60000"/>
            </w14:srgbClr>
          </w14:shadow>
        </w:rPr>
        <w:t>tions</w:t>
      </w:r>
      <w:r w:rsidR="00137094">
        <w:rPr>
          <w:b/>
          <w14:shadow w14:blurRad="50800" w14:dist="38100" w14:dir="2700000" w14:sx="100000" w14:sy="100000" w14:kx="0" w14:ky="0" w14:algn="tl">
            <w14:srgbClr w14:val="000000">
              <w14:alpha w14:val="60000"/>
            </w14:srgbClr>
          </w14:shadow>
        </w:rPr>
        <w:t xml:space="preserve"> du document</w:t>
      </w:r>
    </w:p>
    <w:tbl>
      <w:tblPr>
        <w:tblW w:w="4964" w:type="pct"/>
        <w:tblInd w:w="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115"/>
        <w:gridCol w:w="1115"/>
        <w:gridCol w:w="1115"/>
        <w:gridCol w:w="3485"/>
        <w:gridCol w:w="2355"/>
      </w:tblGrid>
      <w:tr w:rsidR="0058666D" w:rsidRPr="00137094" w14:paraId="632E698C" w14:textId="77777777" w:rsidTr="005C7DD2">
        <w:tc>
          <w:tcPr>
            <w:tcW w:w="607" w:type="pct"/>
            <w:shd w:val="pct10" w:color="auto" w:fill="auto"/>
            <w:vAlign w:val="center"/>
          </w:tcPr>
          <w:p w14:paraId="61027616" w14:textId="77777777" w:rsidR="0058666D" w:rsidRDefault="0058666D" w:rsidP="00137094">
            <w:pPr>
              <w:jc w:val="center"/>
              <w:rPr>
                <w:rFonts w:ascii="Arial" w:hAnsi="Arial" w:cs="Arial"/>
                <w:sz w:val="18"/>
                <w:szCs w:val="18"/>
                <w14:shadow w14:blurRad="50800" w14:dist="38100" w14:dir="2700000" w14:sx="100000" w14:sy="100000" w14:kx="0" w14:ky="0" w14:algn="tl">
                  <w14:srgbClr w14:val="000000">
                    <w14:alpha w14:val="60000"/>
                  </w14:srgbClr>
                </w14:shadow>
              </w:rPr>
            </w:pPr>
            <w:r w:rsidRPr="00137094">
              <w:rPr>
                <w:rFonts w:ascii="Arial" w:hAnsi="Arial" w:cs="Arial"/>
                <w:sz w:val="18"/>
                <w:szCs w:val="18"/>
                <w14:shadow w14:blurRad="50800" w14:dist="38100" w14:dir="2700000" w14:sx="100000" w14:sy="100000" w14:kx="0" w14:ky="0" w14:algn="tl">
                  <w14:srgbClr w14:val="000000">
                    <w14:alpha w14:val="60000"/>
                  </w14:srgbClr>
                </w14:shadow>
              </w:rPr>
              <w:t>Version</w:t>
            </w:r>
          </w:p>
          <w:p w14:paraId="632E6987" w14:textId="08530710" w:rsidR="00E61930" w:rsidRPr="00137094" w:rsidRDefault="00E61930" w:rsidP="00137094">
            <w:pPr>
              <w:jc w:val="center"/>
              <w:rPr>
                <w:rFonts w:ascii="Arial" w:hAnsi="Arial" w:cs="Arial"/>
                <w:sz w:val="18"/>
                <w:szCs w:val="18"/>
                <w14:shadow w14:blurRad="50800" w14:dist="38100" w14:dir="2700000" w14:sx="100000" w14:sy="100000" w14:kx="0" w14:ky="0" w14:algn="tl">
                  <w14:srgbClr w14:val="000000">
                    <w14:alpha w14:val="60000"/>
                  </w14:srgbClr>
                </w14:shadow>
              </w:rPr>
            </w:pPr>
            <w:r w:rsidRPr="00EB5A24">
              <w:rPr>
                <w:rFonts w:ascii="Century Schoolbook" w:hAnsi="Century Schoolbook"/>
                <w:vanish/>
                <w:color w:val="C00000"/>
                <w:sz w:val="12"/>
                <w:szCs w:val="12"/>
              </w:rPr>
              <w:t>Si le document est géré sous C'You, il n'est pas nécessaire d'indiquer ici les mini ajustements</w:t>
            </w:r>
            <w:r w:rsidR="00EB5A24" w:rsidRPr="00EB5A24">
              <w:rPr>
                <w:rFonts w:ascii="Century Schoolbook" w:hAnsi="Century Schoolbook"/>
                <w:vanish/>
                <w:color w:val="C00000"/>
                <w:sz w:val="12"/>
                <w:szCs w:val="12"/>
              </w:rPr>
              <w:t xml:space="preserve"> (donnant lieu à une version automatique de C'You)</w:t>
            </w:r>
            <w:r w:rsidRPr="00EB5A24">
              <w:rPr>
                <w:rFonts w:ascii="Century Schoolbook" w:hAnsi="Century Schoolbook"/>
                <w:vanish/>
                <w:color w:val="C00000"/>
                <w:sz w:val="12"/>
                <w:szCs w:val="12"/>
              </w:rPr>
              <w:t xml:space="preserve"> qui sont plutôt à préciser</w:t>
            </w:r>
            <w:r w:rsidRPr="00EB5A24">
              <w:rPr>
                <w:rFonts w:ascii="Arial" w:hAnsi="Arial" w:cs="Arial"/>
                <w:sz w:val="12"/>
                <w:szCs w:val="12"/>
                <w14:shadow w14:blurRad="50800" w14:dist="38100" w14:dir="2700000" w14:sx="100000" w14:sy="100000" w14:kx="0" w14:ky="0" w14:algn="tl">
                  <w14:srgbClr w14:val="000000">
                    <w14:alpha w14:val="60000"/>
                  </w14:srgbClr>
                </w14:shadow>
              </w:rPr>
              <w:t xml:space="preserve"> </w:t>
            </w:r>
            <w:r w:rsidRPr="00EB5A24">
              <w:rPr>
                <w:rFonts w:ascii="Century Schoolbook" w:hAnsi="Century Schoolbook"/>
                <w:vanish/>
                <w:color w:val="C00000"/>
                <w:sz w:val="12"/>
                <w:szCs w:val="12"/>
              </w:rPr>
              <w:t>dans la zone commentaire à</w:t>
            </w:r>
            <w:r w:rsidRPr="00EB5A24">
              <w:rPr>
                <w:rFonts w:ascii="Arial" w:hAnsi="Arial" w:cs="Arial"/>
                <w:sz w:val="12"/>
                <w:szCs w:val="12"/>
                <w14:shadow w14:blurRad="50800" w14:dist="38100" w14:dir="2700000" w14:sx="100000" w14:sy="100000" w14:kx="0" w14:ky="0" w14:algn="tl">
                  <w14:srgbClr w14:val="000000">
                    <w14:alpha w14:val="60000"/>
                  </w14:srgbClr>
                </w14:shadow>
              </w:rPr>
              <w:t xml:space="preserve"> </w:t>
            </w:r>
            <w:r w:rsidRPr="00EB5A24">
              <w:rPr>
                <w:rFonts w:ascii="Century Schoolbook" w:hAnsi="Century Schoolbook"/>
                <w:vanish/>
                <w:color w:val="C00000"/>
                <w:sz w:val="12"/>
                <w:szCs w:val="12"/>
              </w:rPr>
              <w:t xml:space="preserve">chaque archivage dans </w:t>
            </w:r>
            <w:r w:rsidR="005C7DD2" w:rsidRPr="00EB5A24">
              <w:rPr>
                <w:rFonts w:ascii="Century Schoolbook" w:hAnsi="Century Schoolbook"/>
                <w:vanish/>
                <w:color w:val="C00000"/>
                <w:sz w:val="12"/>
                <w:szCs w:val="12"/>
              </w:rPr>
              <w:t>C'You</w:t>
            </w:r>
            <w:r w:rsidRPr="005C7DD2">
              <w:rPr>
                <w:rFonts w:ascii="Century Schoolbook" w:hAnsi="Century Schoolbook"/>
                <w:vanish/>
                <w:color w:val="C00000"/>
                <w:sz w:val="14"/>
                <w:szCs w:val="18"/>
              </w:rPr>
              <w:t xml:space="preserve"> </w:t>
            </w:r>
          </w:p>
        </w:tc>
        <w:tc>
          <w:tcPr>
            <w:tcW w:w="607" w:type="pct"/>
            <w:shd w:val="pct10" w:color="auto" w:fill="auto"/>
            <w:vAlign w:val="center"/>
          </w:tcPr>
          <w:p w14:paraId="6052D53A" w14:textId="77777777" w:rsidR="0058666D" w:rsidRDefault="0058666D" w:rsidP="00137094">
            <w:pPr>
              <w:ind w:left="71"/>
              <w:jc w:val="center"/>
              <w:rPr>
                <w:rFonts w:ascii="Arial" w:hAnsi="Arial" w:cs="Arial"/>
                <w:sz w:val="18"/>
                <w:szCs w:val="18"/>
                <w14:shadow w14:blurRad="50800" w14:dist="38100" w14:dir="2700000" w14:sx="100000" w14:sy="100000" w14:kx="0" w14:ky="0" w14:algn="tl">
                  <w14:srgbClr w14:val="000000">
                    <w14:alpha w14:val="60000"/>
                  </w14:srgbClr>
                </w14:shadow>
              </w:rPr>
            </w:pPr>
            <w:r w:rsidRPr="00137094">
              <w:rPr>
                <w:rFonts w:ascii="Arial" w:hAnsi="Arial" w:cs="Arial"/>
                <w:sz w:val="18"/>
                <w:szCs w:val="18"/>
                <w14:shadow w14:blurRad="50800" w14:dist="38100" w14:dir="2700000" w14:sx="100000" w14:sy="100000" w14:kx="0" w14:ky="0" w14:algn="tl">
                  <w14:srgbClr w14:val="000000">
                    <w14:alpha w14:val="60000"/>
                  </w14:srgbClr>
                </w14:shadow>
              </w:rPr>
              <w:t>Date</w:t>
            </w:r>
            <w:r w:rsidR="00137094">
              <w:rPr>
                <w:rFonts w:ascii="Arial" w:hAnsi="Arial" w:cs="Arial"/>
                <w:sz w:val="18"/>
                <w:szCs w:val="18"/>
                <w14:shadow w14:blurRad="50800" w14:dist="38100" w14:dir="2700000" w14:sx="100000" w14:sy="100000" w14:kx="0" w14:ky="0" w14:algn="tl">
                  <w14:srgbClr w14:val="000000">
                    <w14:alpha w14:val="60000"/>
                  </w14:srgbClr>
                </w14:shadow>
              </w:rPr>
              <w:t xml:space="preserve"> de Validation</w:t>
            </w:r>
          </w:p>
          <w:p w14:paraId="632E6988" w14:textId="5C5C3BA2" w:rsidR="005C7DD2" w:rsidRPr="00137094" w:rsidRDefault="005C7DD2" w:rsidP="005C7DD2">
            <w:pPr>
              <w:ind w:left="71"/>
              <w:jc w:val="center"/>
              <w:rPr>
                <w:rFonts w:ascii="Arial" w:hAnsi="Arial" w:cs="Arial"/>
                <w:sz w:val="18"/>
                <w:szCs w:val="18"/>
                <w14:shadow w14:blurRad="50800" w14:dist="38100" w14:dir="2700000" w14:sx="100000" w14:sy="100000" w14:kx="0" w14:ky="0" w14:algn="tl">
                  <w14:srgbClr w14:val="000000">
                    <w14:alpha w14:val="60000"/>
                  </w14:srgbClr>
                </w14:shadow>
              </w:rPr>
            </w:pPr>
            <w:r w:rsidRPr="00EB5A24">
              <w:rPr>
                <w:rFonts w:ascii="Century Schoolbook" w:hAnsi="Century Schoolbook"/>
                <w:vanish/>
                <w:color w:val="C00000"/>
                <w:sz w:val="12"/>
                <w:szCs w:val="12"/>
              </w:rPr>
              <w:t>Pas celle de parution de la version, mais celle d'acceptation par  l'acteur de la colonne Validation</w:t>
            </w:r>
          </w:p>
        </w:tc>
        <w:tc>
          <w:tcPr>
            <w:tcW w:w="607" w:type="pct"/>
            <w:shd w:val="pct10" w:color="auto" w:fill="auto"/>
            <w:vAlign w:val="center"/>
          </w:tcPr>
          <w:p w14:paraId="7D85C9A9" w14:textId="77777777" w:rsidR="0058666D" w:rsidRDefault="00137094" w:rsidP="00137094">
            <w:pPr>
              <w:ind w:left="70"/>
              <w:jc w:val="center"/>
              <w:rPr>
                <w:rFonts w:ascii="Arial" w:hAnsi="Arial" w:cs="Arial"/>
                <w:sz w:val="18"/>
                <w:szCs w:val="18"/>
                <w14:shadow w14:blurRad="50800" w14:dist="38100" w14:dir="2700000" w14:sx="100000" w14:sy="100000" w14:kx="0" w14:ky="0" w14:algn="tl">
                  <w14:srgbClr w14:val="000000">
                    <w14:alpha w14:val="60000"/>
                  </w14:srgbClr>
                </w14:shadow>
              </w:rPr>
            </w:pPr>
            <w:r w:rsidRPr="00137094">
              <w:rPr>
                <w:rFonts w:ascii="Arial" w:hAnsi="Arial" w:cs="Arial"/>
                <w:sz w:val="18"/>
                <w:szCs w:val="18"/>
                <w14:shadow w14:blurRad="50800" w14:dist="38100" w14:dir="2700000" w14:sx="100000" w14:sy="100000" w14:kx="0" w14:ky="0" w14:algn="tl">
                  <w14:srgbClr w14:val="000000">
                    <w14:alpha w14:val="60000"/>
                  </w14:srgbClr>
                </w14:shadow>
              </w:rPr>
              <w:t>Rédacteur</w:t>
            </w:r>
          </w:p>
          <w:p w14:paraId="632E6989" w14:textId="50A4AA59" w:rsidR="00787AF5" w:rsidRPr="00137094" w:rsidRDefault="00787AF5" w:rsidP="00137094">
            <w:pPr>
              <w:ind w:left="70"/>
              <w:jc w:val="center"/>
              <w:rPr>
                <w:rFonts w:ascii="Arial" w:hAnsi="Arial" w:cs="Arial"/>
                <w:sz w:val="18"/>
                <w:szCs w:val="18"/>
                <w14:shadow w14:blurRad="50800" w14:dist="38100" w14:dir="2700000" w14:sx="100000" w14:sy="100000" w14:kx="0" w14:ky="0" w14:algn="tl">
                  <w14:srgbClr w14:val="000000">
                    <w14:alpha w14:val="60000"/>
                  </w14:srgbClr>
                </w14:shadow>
              </w:rPr>
            </w:pPr>
            <w:r>
              <w:rPr>
                <w:rFonts w:ascii="Century Schoolbook" w:hAnsi="Century Schoolbook"/>
                <w:vanish/>
                <w:color w:val="C00000"/>
                <w:sz w:val="12"/>
                <w:szCs w:val="12"/>
              </w:rPr>
              <w:t>Par défaut le RGC, mais cela peut être aussi le RGCT, le RPA, le RA si il n'est pas aussi RGC</w:t>
            </w:r>
          </w:p>
        </w:tc>
        <w:tc>
          <w:tcPr>
            <w:tcW w:w="1897" w:type="pct"/>
            <w:shd w:val="pct10" w:color="auto" w:fill="auto"/>
            <w:vAlign w:val="center"/>
          </w:tcPr>
          <w:p w14:paraId="632E698A" w14:textId="77777777" w:rsidR="0058666D" w:rsidRPr="00137094" w:rsidRDefault="0058666D" w:rsidP="00137094">
            <w:pPr>
              <w:ind w:left="70"/>
              <w:jc w:val="center"/>
              <w:rPr>
                <w:rFonts w:ascii="Arial" w:hAnsi="Arial" w:cs="Arial"/>
                <w:sz w:val="18"/>
                <w:szCs w:val="18"/>
                <w14:shadow w14:blurRad="50800" w14:dist="38100" w14:dir="2700000" w14:sx="100000" w14:sy="100000" w14:kx="0" w14:ky="0" w14:algn="tl">
                  <w14:srgbClr w14:val="000000">
                    <w14:alpha w14:val="60000"/>
                  </w14:srgbClr>
                </w14:shadow>
              </w:rPr>
            </w:pPr>
            <w:r w:rsidRPr="00137094">
              <w:rPr>
                <w:rFonts w:ascii="Arial" w:hAnsi="Arial" w:cs="Arial"/>
                <w:sz w:val="18"/>
                <w:szCs w:val="18"/>
                <w14:shadow w14:blurRad="50800" w14:dist="38100" w14:dir="2700000" w14:sx="100000" w14:sy="100000" w14:kx="0" w14:ky="0" w14:algn="tl">
                  <w14:srgbClr w14:val="000000">
                    <w14:alpha w14:val="60000"/>
                  </w14:srgbClr>
                </w14:shadow>
              </w:rPr>
              <w:t>Nature des modifications</w:t>
            </w:r>
          </w:p>
        </w:tc>
        <w:tc>
          <w:tcPr>
            <w:tcW w:w="1282" w:type="pct"/>
            <w:shd w:val="pct10" w:color="auto" w:fill="auto"/>
            <w:vAlign w:val="center"/>
          </w:tcPr>
          <w:p w14:paraId="5DEDC572" w14:textId="77777777" w:rsidR="00787AF5" w:rsidRDefault="0058666D" w:rsidP="00137094">
            <w:pPr>
              <w:ind w:left="70"/>
              <w:jc w:val="center"/>
              <w:rPr>
                <w:rFonts w:ascii="Century Schoolbook" w:hAnsi="Century Schoolbook"/>
                <w:vanish/>
                <w:color w:val="C00000"/>
                <w:sz w:val="12"/>
                <w:szCs w:val="12"/>
              </w:rPr>
            </w:pPr>
            <w:r w:rsidRPr="00137094">
              <w:rPr>
                <w:rFonts w:ascii="Arial" w:hAnsi="Arial" w:cs="Arial"/>
                <w:sz w:val="18"/>
                <w:szCs w:val="18"/>
                <w14:shadow w14:blurRad="50800" w14:dist="38100" w14:dir="2700000" w14:sx="100000" w14:sy="100000" w14:kx="0" w14:ky="0" w14:algn="tl">
                  <w14:srgbClr w14:val="000000">
                    <w14:alpha w14:val="60000"/>
                  </w14:srgbClr>
                </w14:shadow>
              </w:rPr>
              <w:t>Validation</w:t>
            </w:r>
          </w:p>
          <w:p w14:paraId="5B68F8B0" w14:textId="77777777" w:rsidR="0058666D" w:rsidRDefault="00787AF5" w:rsidP="00137094">
            <w:pPr>
              <w:ind w:left="70"/>
              <w:jc w:val="center"/>
              <w:rPr>
                <w:rFonts w:ascii="Century Schoolbook" w:hAnsi="Century Schoolbook"/>
                <w:vanish/>
                <w:color w:val="C00000"/>
                <w:sz w:val="12"/>
                <w:szCs w:val="12"/>
              </w:rPr>
            </w:pPr>
            <w:r>
              <w:rPr>
                <w:rFonts w:ascii="Century Schoolbook" w:hAnsi="Century Schoolbook"/>
                <w:vanish/>
                <w:color w:val="C00000"/>
                <w:sz w:val="12"/>
                <w:szCs w:val="12"/>
              </w:rPr>
              <w:t xml:space="preserve">Qui valide le document </w:t>
            </w:r>
          </w:p>
          <w:p w14:paraId="66737839" w14:textId="77777777" w:rsidR="00787AF5" w:rsidRDefault="00787AF5" w:rsidP="00137094">
            <w:pPr>
              <w:ind w:left="70"/>
              <w:jc w:val="center"/>
              <w:rPr>
                <w:rFonts w:ascii="Century Schoolbook" w:hAnsi="Century Schoolbook"/>
                <w:vanish/>
                <w:color w:val="C00000"/>
                <w:sz w:val="12"/>
                <w:szCs w:val="12"/>
              </w:rPr>
            </w:pPr>
            <w:r>
              <w:rPr>
                <w:rFonts w:ascii="Century Schoolbook" w:hAnsi="Century Schoolbook"/>
                <w:vanish/>
                <w:color w:val="C00000"/>
                <w:sz w:val="12"/>
                <w:szCs w:val="12"/>
              </w:rPr>
              <w:t>RGCT au moins</w:t>
            </w:r>
          </w:p>
          <w:p w14:paraId="42B5A156" w14:textId="4CFB3C1B" w:rsidR="00787AF5" w:rsidRDefault="00787AF5" w:rsidP="00137094">
            <w:pPr>
              <w:ind w:left="70"/>
              <w:jc w:val="center"/>
              <w:rPr>
                <w:rFonts w:ascii="Century Schoolbook" w:hAnsi="Century Schoolbook"/>
                <w:vanish/>
                <w:color w:val="C00000"/>
                <w:sz w:val="12"/>
                <w:szCs w:val="12"/>
              </w:rPr>
            </w:pPr>
            <w:r>
              <w:rPr>
                <w:rFonts w:ascii="Century Schoolbook" w:hAnsi="Century Schoolbook"/>
                <w:vanish/>
                <w:color w:val="C00000"/>
                <w:sz w:val="12"/>
                <w:szCs w:val="12"/>
              </w:rPr>
              <w:t>RA si ce n'est pas le RGC</w:t>
            </w:r>
          </w:p>
          <w:p w14:paraId="632E698B" w14:textId="5AA68E80" w:rsidR="00787AF5" w:rsidRPr="00137094" w:rsidRDefault="00787AF5" w:rsidP="00137094">
            <w:pPr>
              <w:ind w:left="70"/>
              <w:jc w:val="center"/>
              <w:rPr>
                <w:rFonts w:ascii="Arial" w:hAnsi="Arial" w:cs="Arial"/>
                <w:sz w:val="18"/>
                <w:szCs w:val="18"/>
                <w14:shadow w14:blurRad="50800" w14:dist="38100" w14:dir="2700000" w14:sx="100000" w14:sy="100000" w14:kx="0" w14:ky="0" w14:algn="tl">
                  <w14:srgbClr w14:val="000000">
                    <w14:alpha w14:val="60000"/>
                  </w14:srgbClr>
                </w14:shadow>
              </w:rPr>
            </w:pPr>
            <w:r>
              <w:rPr>
                <w:rFonts w:ascii="Century Schoolbook" w:hAnsi="Century Schoolbook"/>
                <w:vanish/>
                <w:color w:val="C00000"/>
                <w:sz w:val="12"/>
                <w:szCs w:val="12"/>
              </w:rPr>
              <w:t>RPA possiblement</w:t>
            </w:r>
          </w:p>
        </w:tc>
      </w:tr>
      <w:tr w:rsidR="0058666D" w:rsidRPr="00137094" w14:paraId="632E6992" w14:textId="77777777" w:rsidTr="005C7DD2">
        <w:tc>
          <w:tcPr>
            <w:tcW w:w="607" w:type="pct"/>
          </w:tcPr>
          <w:p w14:paraId="632E698D" w14:textId="02A7ADA2" w:rsidR="0058666D" w:rsidRPr="00137094" w:rsidRDefault="00C343FC" w:rsidP="00544DB3">
            <w:pPr>
              <w:ind w:firstLine="32"/>
              <w:rPr>
                <w:rFonts w:ascii="Arial" w:hAnsi="Arial" w:cs="Arial"/>
                <w:sz w:val="18"/>
                <w:szCs w:val="18"/>
              </w:rPr>
            </w:pPr>
            <w:r>
              <w:rPr>
                <w:rFonts w:ascii="Arial" w:hAnsi="Arial" w:cs="Arial"/>
                <w:sz w:val="18"/>
                <w:szCs w:val="18"/>
              </w:rPr>
              <w:t>0.1</w:t>
            </w:r>
          </w:p>
        </w:tc>
        <w:tc>
          <w:tcPr>
            <w:tcW w:w="607" w:type="pct"/>
          </w:tcPr>
          <w:p w14:paraId="632E698E" w14:textId="56A7C58E" w:rsidR="0058666D" w:rsidRPr="00137094" w:rsidRDefault="00C343FC" w:rsidP="0058666D">
            <w:pPr>
              <w:ind w:left="71"/>
              <w:rPr>
                <w:rFonts w:ascii="Arial" w:hAnsi="Arial" w:cs="Arial"/>
                <w:sz w:val="18"/>
                <w:szCs w:val="18"/>
              </w:rPr>
            </w:pPr>
            <w:r>
              <w:rPr>
                <w:rFonts w:ascii="Arial" w:hAnsi="Arial" w:cs="Arial"/>
                <w:sz w:val="18"/>
                <w:szCs w:val="18"/>
              </w:rPr>
              <w:t>24/01/2020</w:t>
            </w:r>
          </w:p>
        </w:tc>
        <w:tc>
          <w:tcPr>
            <w:tcW w:w="607" w:type="pct"/>
          </w:tcPr>
          <w:p w14:paraId="632E698F" w14:textId="0054B163" w:rsidR="0058666D" w:rsidRPr="00137094" w:rsidRDefault="00137004" w:rsidP="0058666D">
            <w:pPr>
              <w:ind w:left="70"/>
              <w:rPr>
                <w:rFonts w:ascii="Arial" w:hAnsi="Arial" w:cs="Arial"/>
                <w:caps/>
                <w:sz w:val="18"/>
                <w:szCs w:val="18"/>
              </w:rPr>
            </w:pPr>
            <w:r>
              <w:rPr>
                <w:rFonts w:ascii="Arial" w:hAnsi="Arial" w:cs="Arial"/>
                <w:caps/>
                <w:sz w:val="18"/>
                <w:szCs w:val="18"/>
              </w:rPr>
              <w:t>RGCT</w:t>
            </w:r>
          </w:p>
        </w:tc>
        <w:tc>
          <w:tcPr>
            <w:tcW w:w="1897" w:type="pct"/>
          </w:tcPr>
          <w:p w14:paraId="632E6990" w14:textId="605A4D36" w:rsidR="0058666D" w:rsidRPr="00137094" w:rsidRDefault="00137004" w:rsidP="0058666D">
            <w:pPr>
              <w:ind w:left="70"/>
              <w:rPr>
                <w:rFonts w:ascii="Arial" w:hAnsi="Arial" w:cs="Arial"/>
                <w:bCs/>
                <w:snapToGrid w:val="0"/>
                <w:sz w:val="18"/>
                <w:szCs w:val="18"/>
              </w:rPr>
            </w:pPr>
            <w:r>
              <w:rPr>
                <w:rFonts w:ascii="Arial" w:hAnsi="Arial" w:cs="Arial"/>
                <w:bCs/>
                <w:snapToGrid w:val="0"/>
                <w:sz w:val="18"/>
                <w:szCs w:val="18"/>
              </w:rPr>
              <w:t>Initialisation du document</w:t>
            </w:r>
          </w:p>
        </w:tc>
        <w:tc>
          <w:tcPr>
            <w:tcW w:w="1282" w:type="pct"/>
          </w:tcPr>
          <w:p w14:paraId="632E6991" w14:textId="685378A9" w:rsidR="0058666D" w:rsidRPr="00E61930" w:rsidRDefault="00893920" w:rsidP="00E61930">
            <w:pPr>
              <w:ind w:left="70"/>
              <w:rPr>
                <w:rFonts w:ascii="Century Schoolbook" w:hAnsi="Century Schoolbook"/>
                <w:vanish/>
                <w:color w:val="C00000"/>
                <w:sz w:val="20"/>
                <w:szCs w:val="18"/>
              </w:rPr>
            </w:pPr>
            <w:r>
              <w:rPr>
                <w:rFonts w:ascii="Century Schoolbook" w:hAnsi="Century Schoolbook"/>
                <w:vanish/>
                <w:color w:val="C00000"/>
                <w:sz w:val="20"/>
                <w:szCs w:val="18"/>
              </w:rPr>
              <w:t>RPA,</w:t>
            </w:r>
            <w:r w:rsidR="00E61930">
              <w:rPr>
                <w:rFonts w:ascii="Century Schoolbook" w:hAnsi="Century Schoolbook"/>
                <w:vanish/>
                <w:color w:val="C00000"/>
                <w:sz w:val="20"/>
                <w:szCs w:val="18"/>
              </w:rPr>
              <w:t xml:space="preserve"> </w:t>
            </w:r>
            <w:r w:rsidRPr="006B4386">
              <w:rPr>
                <w:rFonts w:ascii="Century Schoolbook" w:hAnsi="Century Schoolbook"/>
                <w:vanish/>
                <w:color w:val="C00000"/>
                <w:sz w:val="20"/>
                <w:szCs w:val="18"/>
              </w:rPr>
              <w:t>RA</w:t>
            </w:r>
            <w:r>
              <w:rPr>
                <w:rFonts w:ascii="Century Schoolbook" w:hAnsi="Century Schoolbook"/>
                <w:vanish/>
                <w:color w:val="C00000"/>
                <w:sz w:val="20"/>
                <w:szCs w:val="18"/>
              </w:rPr>
              <w:t xml:space="preserve"> et/ou</w:t>
            </w:r>
            <w:r w:rsidR="00B00FAC" w:rsidRPr="00305D73">
              <w:rPr>
                <w:rFonts w:ascii="Century Schoolbook" w:hAnsi="Century Schoolbook"/>
                <w:vanish/>
                <w:color w:val="C00000"/>
                <w:sz w:val="20"/>
                <w:szCs w:val="18"/>
              </w:rPr>
              <w:t xml:space="preserve"> RGC,</w:t>
            </w:r>
          </w:p>
        </w:tc>
      </w:tr>
      <w:tr w:rsidR="00137094" w:rsidRPr="00137094" w14:paraId="632E69B0" w14:textId="77777777" w:rsidTr="005C7DD2">
        <w:tc>
          <w:tcPr>
            <w:tcW w:w="607" w:type="pct"/>
          </w:tcPr>
          <w:p w14:paraId="632E69AB" w14:textId="77777777" w:rsidR="00137094" w:rsidRPr="00137094" w:rsidRDefault="00137094" w:rsidP="00544DB3">
            <w:pPr>
              <w:ind w:firstLine="32"/>
              <w:rPr>
                <w:rFonts w:ascii="Arial" w:hAnsi="Arial" w:cs="Arial"/>
                <w:sz w:val="18"/>
                <w:szCs w:val="18"/>
              </w:rPr>
            </w:pPr>
          </w:p>
        </w:tc>
        <w:tc>
          <w:tcPr>
            <w:tcW w:w="607" w:type="pct"/>
          </w:tcPr>
          <w:p w14:paraId="632E69AC" w14:textId="77777777" w:rsidR="00137094" w:rsidRPr="00137094" w:rsidRDefault="00137094" w:rsidP="0058666D">
            <w:pPr>
              <w:ind w:left="71"/>
              <w:rPr>
                <w:rFonts w:ascii="Arial" w:hAnsi="Arial" w:cs="Arial"/>
                <w:sz w:val="18"/>
                <w:szCs w:val="18"/>
              </w:rPr>
            </w:pPr>
          </w:p>
        </w:tc>
        <w:tc>
          <w:tcPr>
            <w:tcW w:w="607" w:type="pct"/>
          </w:tcPr>
          <w:p w14:paraId="632E69AD" w14:textId="77777777" w:rsidR="00137094" w:rsidRPr="00544DB3" w:rsidRDefault="00137094" w:rsidP="0058666D">
            <w:pPr>
              <w:ind w:left="70"/>
              <w:rPr>
                <w:rFonts w:ascii="Arial" w:hAnsi="Arial" w:cs="Arial"/>
                <w:sz w:val="18"/>
                <w:szCs w:val="18"/>
              </w:rPr>
            </w:pPr>
          </w:p>
        </w:tc>
        <w:tc>
          <w:tcPr>
            <w:tcW w:w="1897" w:type="pct"/>
          </w:tcPr>
          <w:p w14:paraId="632E69AE" w14:textId="77777777" w:rsidR="00137094" w:rsidRPr="00137094" w:rsidRDefault="00137094" w:rsidP="0058666D">
            <w:pPr>
              <w:ind w:left="70"/>
              <w:rPr>
                <w:rFonts w:ascii="Arial" w:hAnsi="Arial" w:cs="Arial"/>
                <w:sz w:val="18"/>
                <w:szCs w:val="18"/>
              </w:rPr>
            </w:pPr>
          </w:p>
        </w:tc>
        <w:tc>
          <w:tcPr>
            <w:tcW w:w="1282" w:type="pct"/>
          </w:tcPr>
          <w:p w14:paraId="632E69AF" w14:textId="77777777" w:rsidR="00137094" w:rsidRPr="00137094" w:rsidRDefault="00137094" w:rsidP="0058666D">
            <w:pPr>
              <w:ind w:left="70"/>
              <w:rPr>
                <w:rFonts w:ascii="Arial" w:hAnsi="Arial" w:cs="Arial"/>
                <w:sz w:val="18"/>
                <w:szCs w:val="18"/>
              </w:rPr>
            </w:pPr>
          </w:p>
        </w:tc>
      </w:tr>
    </w:tbl>
    <w:p w14:paraId="2EFA9B14" w14:textId="77777777" w:rsidR="00EA4D12" w:rsidRPr="003F21D9" w:rsidRDefault="00EA4D12">
      <w:pPr>
        <w:rPr>
          <w:rFonts w:ascii="Century Schoolbook" w:hAnsi="Century Schoolbook"/>
          <w:vanish/>
          <w:color w:val="C00000"/>
          <w:sz w:val="18"/>
          <w:szCs w:val="18"/>
        </w:rPr>
      </w:pPr>
      <w:r w:rsidRPr="003F21D9">
        <w:rPr>
          <w:rFonts w:ascii="Century Schoolbook" w:hAnsi="Century Schoolbook"/>
          <w:vanish/>
          <w:color w:val="C00000"/>
          <w:sz w:val="18"/>
          <w:szCs w:val="18"/>
        </w:rPr>
        <w:t xml:space="preserve">Le versionnement sous C'You </w:t>
      </w:r>
    </w:p>
    <w:p w14:paraId="64BAC05E" w14:textId="785EDA63" w:rsidR="00EA4D12" w:rsidRPr="003F21D9" w:rsidRDefault="00444B38" w:rsidP="00CC4F26">
      <w:pPr>
        <w:pStyle w:val="Paragraphedeliste"/>
        <w:numPr>
          <w:ilvl w:val="0"/>
          <w:numId w:val="35"/>
        </w:numPr>
        <w:rPr>
          <w:rFonts w:ascii="Century Schoolbook" w:hAnsi="Century Schoolbook"/>
          <w:vanish/>
          <w:color w:val="C00000"/>
          <w:sz w:val="18"/>
          <w:szCs w:val="18"/>
        </w:rPr>
      </w:pPr>
      <w:r w:rsidRPr="003F21D9">
        <w:rPr>
          <w:rFonts w:ascii="Century Schoolbook" w:hAnsi="Century Schoolbook"/>
          <w:vanish/>
          <w:color w:val="C00000"/>
          <w:sz w:val="18"/>
          <w:szCs w:val="18"/>
        </w:rPr>
        <w:t>Commence</w:t>
      </w:r>
      <w:r w:rsidR="00EA4D12" w:rsidRPr="003F21D9">
        <w:rPr>
          <w:rFonts w:ascii="Century Schoolbook" w:hAnsi="Century Schoolbook"/>
          <w:vanish/>
          <w:color w:val="C00000"/>
          <w:sz w:val="18"/>
          <w:szCs w:val="18"/>
        </w:rPr>
        <w:t xml:space="preserve"> à 0.1, et se poursuit par 0.2, 0.3, etc., pendant la mise au point de la </w:t>
      </w:r>
      <w:r w:rsidR="001D35FE" w:rsidRPr="003F21D9">
        <w:rPr>
          <w:rFonts w:ascii="Century Schoolbook" w:hAnsi="Century Schoolbook"/>
          <w:vanish/>
          <w:color w:val="C00000"/>
          <w:sz w:val="18"/>
          <w:szCs w:val="18"/>
        </w:rPr>
        <w:t>Stratégie</w:t>
      </w:r>
    </w:p>
    <w:p w14:paraId="7896C56C" w14:textId="177445C8" w:rsidR="00EA4D12" w:rsidRPr="003F21D9" w:rsidRDefault="00444B38" w:rsidP="00CC4F26">
      <w:pPr>
        <w:pStyle w:val="Paragraphedeliste"/>
        <w:numPr>
          <w:ilvl w:val="0"/>
          <w:numId w:val="35"/>
        </w:numPr>
        <w:rPr>
          <w:rFonts w:ascii="Century Schoolbook" w:hAnsi="Century Schoolbook"/>
          <w:vanish/>
          <w:color w:val="C00000"/>
          <w:sz w:val="18"/>
          <w:szCs w:val="18"/>
        </w:rPr>
      </w:pPr>
      <w:r w:rsidRPr="003F21D9">
        <w:rPr>
          <w:rFonts w:ascii="Century Schoolbook" w:hAnsi="Century Schoolbook"/>
          <w:vanish/>
          <w:color w:val="C00000"/>
          <w:sz w:val="18"/>
          <w:szCs w:val="18"/>
        </w:rPr>
        <w:t>Passera</w:t>
      </w:r>
      <w:r w:rsidR="00EA4D12" w:rsidRPr="003F21D9">
        <w:rPr>
          <w:rFonts w:ascii="Century Schoolbook" w:hAnsi="Century Schoolbook"/>
          <w:vanish/>
          <w:color w:val="C00000"/>
          <w:sz w:val="18"/>
          <w:szCs w:val="18"/>
        </w:rPr>
        <w:t xml:space="preserve"> à 1.0 à la publication </w:t>
      </w:r>
      <w:r w:rsidR="00A63BD8" w:rsidRPr="003F21D9">
        <w:rPr>
          <w:rFonts w:ascii="Century Schoolbook" w:hAnsi="Century Schoolbook"/>
          <w:vanish/>
          <w:color w:val="C00000"/>
          <w:sz w:val="18"/>
          <w:szCs w:val="18"/>
        </w:rPr>
        <w:t>par le RGC</w:t>
      </w:r>
      <w:r w:rsidR="00945BC8" w:rsidRPr="003F21D9">
        <w:rPr>
          <w:rFonts w:ascii="Century Schoolbook" w:hAnsi="Century Schoolbook"/>
          <w:vanish/>
          <w:color w:val="C00000"/>
          <w:sz w:val="18"/>
          <w:szCs w:val="18"/>
        </w:rPr>
        <w:t>T</w:t>
      </w:r>
      <w:r w:rsidR="00A63BD8" w:rsidRPr="003F21D9">
        <w:rPr>
          <w:rFonts w:ascii="Century Schoolbook" w:hAnsi="Century Schoolbook"/>
          <w:vanish/>
          <w:color w:val="C00000"/>
          <w:sz w:val="18"/>
          <w:szCs w:val="18"/>
        </w:rPr>
        <w:t xml:space="preserve"> </w:t>
      </w:r>
      <w:r w:rsidR="00EA4D12" w:rsidRPr="003F21D9">
        <w:rPr>
          <w:rFonts w:ascii="Century Schoolbook" w:hAnsi="Century Schoolbook"/>
          <w:vanish/>
          <w:color w:val="C00000"/>
          <w:sz w:val="18"/>
          <w:szCs w:val="18"/>
        </w:rPr>
        <w:t>de la partie Stratégie (exploitable pour effectuer la migration)</w:t>
      </w:r>
    </w:p>
    <w:p w14:paraId="2B34FECE" w14:textId="563308D3" w:rsidR="00EA4D12" w:rsidRPr="003F21D9" w:rsidRDefault="00444B38" w:rsidP="00CC4F26">
      <w:pPr>
        <w:pStyle w:val="Paragraphedeliste"/>
        <w:numPr>
          <w:ilvl w:val="0"/>
          <w:numId w:val="35"/>
        </w:numPr>
        <w:rPr>
          <w:rFonts w:ascii="Century Schoolbook" w:hAnsi="Century Schoolbook"/>
          <w:vanish/>
          <w:color w:val="C00000"/>
          <w:sz w:val="18"/>
          <w:szCs w:val="18"/>
        </w:rPr>
      </w:pPr>
      <w:r w:rsidRPr="003F21D9">
        <w:rPr>
          <w:rFonts w:ascii="Century Schoolbook" w:hAnsi="Century Schoolbook"/>
          <w:vanish/>
          <w:color w:val="C00000"/>
          <w:sz w:val="18"/>
          <w:szCs w:val="18"/>
        </w:rPr>
        <w:t>Se</w:t>
      </w:r>
      <w:r w:rsidR="00EA4D12" w:rsidRPr="003F21D9">
        <w:rPr>
          <w:rFonts w:ascii="Century Schoolbook" w:hAnsi="Century Schoolbook"/>
          <w:vanish/>
          <w:color w:val="C00000"/>
          <w:sz w:val="18"/>
          <w:szCs w:val="18"/>
        </w:rPr>
        <w:t xml:space="preserve"> poursuit en 1.1, 1.2, etc., pendant la mise au point du Plan</w:t>
      </w:r>
    </w:p>
    <w:p w14:paraId="2541571B" w14:textId="5848C3C5" w:rsidR="00EA4D12" w:rsidRPr="003F21D9" w:rsidRDefault="00444B38" w:rsidP="00CC4F26">
      <w:pPr>
        <w:pStyle w:val="Paragraphedeliste"/>
        <w:numPr>
          <w:ilvl w:val="0"/>
          <w:numId w:val="35"/>
        </w:numPr>
        <w:rPr>
          <w:rFonts w:ascii="Century Schoolbook" w:hAnsi="Century Schoolbook"/>
          <w:vanish/>
          <w:color w:val="C00000"/>
          <w:sz w:val="18"/>
          <w:szCs w:val="18"/>
        </w:rPr>
      </w:pPr>
      <w:r w:rsidRPr="003F21D9">
        <w:rPr>
          <w:rFonts w:ascii="Century Schoolbook" w:hAnsi="Century Schoolbook"/>
          <w:vanish/>
          <w:color w:val="C00000"/>
          <w:sz w:val="18"/>
          <w:szCs w:val="18"/>
        </w:rPr>
        <w:t>Passera</w:t>
      </w:r>
      <w:r w:rsidR="00EA4D12" w:rsidRPr="003F21D9">
        <w:rPr>
          <w:rFonts w:ascii="Century Schoolbook" w:hAnsi="Century Schoolbook"/>
          <w:vanish/>
          <w:color w:val="C00000"/>
          <w:sz w:val="18"/>
          <w:szCs w:val="18"/>
        </w:rPr>
        <w:t xml:space="preserve"> à 2.0 à la publication </w:t>
      </w:r>
      <w:r w:rsidR="00945BC8" w:rsidRPr="003F21D9">
        <w:rPr>
          <w:rFonts w:ascii="Century Schoolbook" w:hAnsi="Century Schoolbook"/>
          <w:vanish/>
          <w:color w:val="C00000"/>
          <w:sz w:val="18"/>
          <w:szCs w:val="18"/>
        </w:rPr>
        <w:t xml:space="preserve">par le RGCT </w:t>
      </w:r>
      <w:r w:rsidR="00EA4D12" w:rsidRPr="003F21D9">
        <w:rPr>
          <w:rFonts w:ascii="Century Schoolbook" w:hAnsi="Century Schoolbook"/>
          <w:vanish/>
          <w:color w:val="C00000"/>
          <w:sz w:val="18"/>
          <w:szCs w:val="18"/>
        </w:rPr>
        <w:t xml:space="preserve">de la version complète Stratégie et Plan </w:t>
      </w:r>
    </w:p>
    <w:p w14:paraId="5E331B5C" w14:textId="77777777" w:rsidR="003F21D9" w:rsidRDefault="003F21D9">
      <w:pPr>
        <w:rPr>
          <w:rFonts w:ascii="Century Schoolbook" w:hAnsi="Century Schoolbook"/>
          <w:b/>
          <w:sz w:val="18"/>
          <w:szCs w:val="18"/>
        </w:rPr>
      </w:pPr>
    </w:p>
    <w:p w14:paraId="632E69B1" w14:textId="4F287591" w:rsidR="00B00FAC" w:rsidRPr="003F21D9" w:rsidRDefault="00B00FAC">
      <w:pPr>
        <w:rPr>
          <w:rFonts w:ascii="Century Schoolbook" w:hAnsi="Century Schoolbook"/>
          <w:b/>
          <w:color w:val="C00000"/>
          <w:sz w:val="18"/>
          <w:szCs w:val="18"/>
        </w:rPr>
      </w:pPr>
      <w:r w:rsidRPr="003F21D9">
        <w:rPr>
          <w:rFonts w:ascii="Century Schoolbook" w:hAnsi="Century Schoolbook"/>
          <w:b/>
          <w:sz w:val="18"/>
          <w:szCs w:val="18"/>
        </w:rPr>
        <w:t>Le cycle de révision de ce document est annuel car faisant partie de la Revue Patrimoniale</w:t>
      </w:r>
    </w:p>
    <w:p w14:paraId="632E69B2" w14:textId="77777777" w:rsidR="00AB32E5" w:rsidRPr="00F740BA" w:rsidRDefault="00BC06AD">
      <w:pPr>
        <w:rPr>
          <w:rFonts w:asciiTheme="majorHAnsi" w:hAnsiTheme="majorHAnsi"/>
          <w:szCs w:val="44"/>
        </w:rPr>
      </w:pPr>
      <w:r w:rsidRPr="00F740BA">
        <w:rPr>
          <w:rFonts w:asciiTheme="majorHAnsi" w:hAnsiTheme="majorHAnsi"/>
          <w:szCs w:val="44"/>
        </w:rPr>
        <w:br w:type="page"/>
      </w:r>
    </w:p>
    <w:sdt>
      <w:sdtPr>
        <w:rPr>
          <w:rFonts w:asciiTheme="minorHAnsi" w:eastAsiaTheme="minorEastAsia" w:hAnsiTheme="minorHAnsi" w:cstheme="minorBidi"/>
          <w:b w:val="0"/>
          <w:bCs w:val="0"/>
          <w:color w:val="auto"/>
          <w:sz w:val="22"/>
          <w:szCs w:val="22"/>
        </w:rPr>
        <w:id w:val="935172189"/>
        <w:docPartObj>
          <w:docPartGallery w:val="Table of Contents"/>
          <w:docPartUnique/>
        </w:docPartObj>
      </w:sdtPr>
      <w:sdtEndPr/>
      <w:sdtContent>
        <w:p w14:paraId="632E69B3" w14:textId="77777777" w:rsidR="00AB32E5" w:rsidRDefault="00AB32E5" w:rsidP="001E504C">
          <w:pPr>
            <w:pStyle w:val="En-ttedetabledesmatires"/>
            <w:spacing w:before="0"/>
          </w:pPr>
          <w:r>
            <w:t>Contenu</w:t>
          </w:r>
        </w:p>
        <w:p w14:paraId="207DDB2F" w14:textId="77777777" w:rsidR="00DF1539" w:rsidRDefault="00AB32E5" w:rsidP="00D65C5E">
          <w:pPr>
            <w:pStyle w:val="TM1"/>
            <w:spacing w:line="240" w:lineRule="auto"/>
            <w:contextualSpacing/>
            <w:rPr>
              <w:noProof/>
            </w:rPr>
          </w:pPr>
          <w:r>
            <w:fldChar w:fldCharType="begin"/>
          </w:r>
          <w:r>
            <w:instrText xml:space="preserve"> TOC \o "1-3" \h \z \u </w:instrText>
          </w:r>
          <w:r>
            <w:fldChar w:fldCharType="separate"/>
          </w:r>
          <w:hyperlink w:anchor="_Toc526261842" w:history="1">
            <w:r w:rsidR="00DF1539" w:rsidRPr="00890A37">
              <w:rPr>
                <w:rStyle w:val="Lienhypertexte"/>
                <w:noProof/>
              </w:rPr>
              <w:t>I.</w:t>
            </w:r>
            <w:r w:rsidR="00DF1539">
              <w:rPr>
                <w:noProof/>
              </w:rPr>
              <w:tab/>
            </w:r>
            <w:r w:rsidR="00DF1539" w:rsidRPr="00890A37">
              <w:rPr>
                <w:rStyle w:val="Lienhypertexte"/>
                <w:noProof/>
              </w:rPr>
              <w:t>Stratégie de Gestion de Configuration</w:t>
            </w:r>
            <w:r w:rsidR="00DF1539">
              <w:rPr>
                <w:noProof/>
                <w:webHidden/>
              </w:rPr>
              <w:tab/>
            </w:r>
            <w:r w:rsidR="00DF1539">
              <w:rPr>
                <w:noProof/>
                <w:webHidden/>
              </w:rPr>
              <w:fldChar w:fldCharType="begin"/>
            </w:r>
            <w:r w:rsidR="00DF1539">
              <w:rPr>
                <w:noProof/>
                <w:webHidden/>
              </w:rPr>
              <w:instrText xml:space="preserve"> PAGEREF _Toc526261842 \h </w:instrText>
            </w:r>
            <w:r w:rsidR="00DF1539">
              <w:rPr>
                <w:noProof/>
                <w:webHidden/>
              </w:rPr>
            </w:r>
            <w:r w:rsidR="00DF1539">
              <w:rPr>
                <w:noProof/>
                <w:webHidden/>
              </w:rPr>
              <w:fldChar w:fldCharType="separate"/>
            </w:r>
            <w:r w:rsidR="00DF1539">
              <w:rPr>
                <w:noProof/>
                <w:webHidden/>
              </w:rPr>
              <w:t>4</w:t>
            </w:r>
            <w:r w:rsidR="00DF1539">
              <w:rPr>
                <w:noProof/>
                <w:webHidden/>
              </w:rPr>
              <w:fldChar w:fldCharType="end"/>
            </w:r>
          </w:hyperlink>
        </w:p>
        <w:p w14:paraId="174E6FCC" w14:textId="77777777" w:rsidR="00DF1539" w:rsidRDefault="001456C2" w:rsidP="00D65C5E">
          <w:pPr>
            <w:pStyle w:val="TM2"/>
            <w:tabs>
              <w:tab w:val="left" w:pos="660"/>
              <w:tab w:val="right" w:leader="dot" w:pos="9258"/>
            </w:tabs>
            <w:spacing w:after="0"/>
            <w:contextualSpacing/>
            <w:rPr>
              <w:noProof/>
            </w:rPr>
          </w:pPr>
          <w:hyperlink w:anchor="_Toc526261843" w:history="1">
            <w:r w:rsidR="00DF1539" w:rsidRPr="00890A37">
              <w:rPr>
                <w:rStyle w:val="Lienhypertexte"/>
                <w:noProof/>
              </w:rPr>
              <w:t>A.</w:t>
            </w:r>
            <w:r w:rsidR="00DF1539">
              <w:rPr>
                <w:noProof/>
              </w:rPr>
              <w:tab/>
            </w:r>
            <w:r w:rsidR="00DF1539" w:rsidRPr="00890A37">
              <w:rPr>
                <w:rStyle w:val="Lienhypertexte"/>
                <w:noProof/>
              </w:rPr>
              <w:t>Besoins d’exploitations des configurations</w:t>
            </w:r>
            <w:r w:rsidR="00DF1539">
              <w:rPr>
                <w:noProof/>
                <w:webHidden/>
              </w:rPr>
              <w:tab/>
            </w:r>
            <w:r w:rsidR="00DF1539">
              <w:rPr>
                <w:noProof/>
                <w:webHidden/>
              </w:rPr>
              <w:fldChar w:fldCharType="begin"/>
            </w:r>
            <w:r w:rsidR="00DF1539">
              <w:rPr>
                <w:noProof/>
                <w:webHidden/>
              </w:rPr>
              <w:instrText xml:space="preserve"> PAGEREF _Toc526261843 \h </w:instrText>
            </w:r>
            <w:r w:rsidR="00DF1539">
              <w:rPr>
                <w:noProof/>
                <w:webHidden/>
              </w:rPr>
            </w:r>
            <w:r w:rsidR="00DF1539">
              <w:rPr>
                <w:noProof/>
                <w:webHidden/>
              </w:rPr>
              <w:fldChar w:fldCharType="separate"/>
            </w:r>
            <w:r w:rsidR="00DF1539">
              <w:rPr>
                <w:noProof/>
                <w:webHidden/>
              </w:rPr>
              <w:t>4</w:t>
            </w:r>
            <w:r w:rsidR="00DF1539">
              <w:rPr>
                <w:noProof/>
                <w:webHidden/>
              </w:rPr>
              <w:fldChar w:fldCharType="end"/>
            </w:r>
          </w:hyperlink>
        </w:p>
        <w:p w14:paraId="372390CB" w14:textId="77777777" w:rsidR="00DF1539" w:rsidRDefault="001456C2" w:rsidP="00D65C5E">
          <w:pPr>
            <w:pStyle w:val="TM3"/>
            <w:tabs>
              <w:tab w:val="left" w:pos="880"/>
              <w:tab w:val="right" w:leader="dot" w:pos="9258"/>
            </w:tabs>
            <w:spacing w:after="0"/>
            <w:contextualSpacing/>
            <w:rPr>
              <w:noProof/>
            </w:rPr>
          </w:pPr>
          <w:hyperlink w:anchor="_Toc526261844" w:history="1">
            <w:r w:rsidR="00DF1539" w:rsidRPr="00890A37">
              <w:rPr>
                <w:rStyle w:val="Lienhypertexte"/>
                <w:noProof/>
              </w:rPr>
              <w:t>1.</w:t>
            </w:r>
            <w:r w:rsidR="00DF1539">
              <w:rPr>
                <w:noProof/>
              </w:rPr>
              <w:tab/>
            </w:r>
            <w:r w:rsidR="00DF1539" w:rsidRPr="00890A37">
              <w:rPr>
                <w:rStyle w:val="Lienhypertexte"/>
                <w:noProof/>
              </w:rPr>
              <w:t>Besoins de constituer des configurations</w:t>
            </w:r>
            <w:r w:rsidR="00DF1539">
              <w:rPr>
                <w:noProof/>
                <w:webHidden/>
              </w:rPr>
              <w:tab/>
            </w:r>
            <w:r w:rsidR="00DF1539">
              <w:rPr>
                <w:noProof/>
                <w:webHidden/>
              </w:rPr>
              <w:fldChar w:fldCharType="begin"/>
            </w:r>
            <w:r w:rsidR="00DF1539">
              <w:rPr>
                <w:noProof/>
                <w:webHidden/>
              </w:rPr>
              <w:instrText xml:space="preserve"> PAGEREF _Toc526261844 \h </w:instrText>
            </w:r>
            <w:r w:rsidR="00DF1539">
              <w:rPr>
                <w:noProof/>
                <w:webHidden/>
              </w:rPr>
            </w:r>
            <w:r w:rsidR="00DF1539">
              <w:rPr>
                <w:noProof/>
                <w:webHidden/>
              </w:rPr>
              <w:fldChar w:fldCharType="separate"/>
            </w:r>
            <w:r w:rsidR="00DF1539">
              <w:rPr>
                <w:noProof/>
                <w:webHidden/>
              </w:rPr>
              <w:t>4</w:t>
            </w:r>
            <w:r w:rsidR="00DF1539">
              <w:rPr>
                <w:noProof/>
                <w:webHidden/>
              </w:rPr>
              <w:fldChar w:fldCharType="end"/>
            </w:r>
          </w:hyperlink>
        </w:p>
        <w:p w14:paraId="6A76919D" w14:textId="77777777" w:rsidR="00DF1539" w:rsidRDefault="001456C2" w:rsidP="00D65C5E">
          <w:pPr>
            <w:pStyle w:val="TM3"/>
            <w:tabs>
              <w:tab w:val="left" w:pos="880"/>
              <w:tab w:val="right" w:leader="dot" w:pos="9258"/>
            </w:tabs>
            <w:spacing w:after="0"/>
            <w:contextualSpacing/>
            <w:rPr>
              <w:noProof/>
            </w:rPr>
          </w:pPr>
          <w:hyperlink w:anchor="_Toc526261845" w:history="1">
            <w:r w:rsidR="00DF1539" w:rsidRPr="00890A37">
              <w:rPr>
                <w:rStyle w:val="Lienhypertexte"/>
                <w:noProof/>
              </w:rPr>
              <w:t>2.</w:t>
            </w:r>
            <w:r w:rsidR="00DF1539">
              <w:rPr>
                <w:noProof/>
              </w:rPr>
              <w:tab/>
            </w:r>
            <w:r w:rsidR="00DF1539" w:rsidRPr="00890A37">
              <w:rPr>
                <w:rStyle w:val="Lienhypertexte"/>
                <w:noProof/>
              </w:rPr>
              <w:t>Parties prenantes des configurations</w:t>
            </w:r>
            <w:r w:rsidR="00DF1539">
              <w:rPr>
                <w:noProof/>
                <w:webHidden/>
              </w:rPr>
              <w:tab/>
            </w:r>
            <w:r w:rsidR="00DF1539">
              <w:rPr>
                <w:noProof/>
                <w:webHidden/>
              </w:rPr>
              <w:fldChar w:fldCharType="begin"/>
            </w:r>
            <w:r w:rsidR="00DF1539">
              <w:rPr>
                <w:noProof/>
                <w:webHidden/>
              </w:rPr>
              <w:instrText xml:space="preserve"> PAGEREF _Toc526261845 \h </w:instrText>
            </w:r>
            <w:r w:rsidR="00DF1539">
              <w:rPr>
                <w:noProof/>
                <w:webHidden/>
              </w:rPr>
            </w:r>
            <w:r w:rsidR="00DF1539">
              <w:rPr>
                <w:noProof/>
                <w:webHidden/>
              </w:rPr>
              <w:fldChar w:fldCharType="separate"/>
            </w:r>
            <w:r w:rsidR="00DF1539">
              <w:rPr>
                <w:noProof/>
                <w:webHidden/>
              </w:rPr>
              <w:t>4</w:t>
            </w:r>
            <w:r w:rsidR="00DF1539">
              <w:rPr>
                <w:noProof/>
                <w:webHidden/>
              </w:rPr>
              <w:fldChar w:fldCharType="end"/>
            </w:r>
          </w:hyperlink>
        </w:p>
        <w:p w14:paraId="61BD1404" w14:textId="77777777" w:rsidR="00DF1539" w:rsidRDefault="001456C2" w:rsidP="00D65C5E">
          <w:pPr>
            <w:pStyle w:val="TM3"/>
            <w:tabs>
              <w:tab w:val="left" w:pos="880"/>
              <w:tab w:val="right" w:leader="dot" w:pos="9258"/>
            </w:tabs>
            <w:spacing w:after="0"/>
            <w:contextualSpacing/>
            <w:rPr>
              <w:noProof/>
            </w:rPr>
          </w:pPr>
          <w:hyperlink w:anchor="_Toc526261846" w:history="1">
            <w:r w:rsidR="00DF1539" w:rsidRPr="00890A37">
              <w:rPr>
                <w:rStyle w:val="Lienhypertexte"/>
                <w:noProof/>
              </w:rPr>
              <w:t>3.</w:t>
            </w:r>
            <w:r w:rsidR="00DF1539">
              <w:rPr>
                <w:noProof/>
              </w:rPr>
              <w:tab/>
            </w:r>
            <w:r w:rsidR="00DF1539" w:rsidRPr="00890A37">
              <w:rPr>
                <w:rStyle w:val="Lienhypertexte"/>
                <w:noProof/>
              </w:rPr>
              <w:t>Configurations : Types, Cas d'usage, Dépôts</w:t>
            </w:r>
            <w:r w:rsidR="00DF1539">
              <w:rPr>
                <w:noProof/>
                <w:webHidden/>
              </w:rPr>
              <w:tab/>
            </w:r>
            <w:r w:rsidR="00DF1539">
              <w:rPr>
                <w:noProof/>
                <w:webHidden/>
              </w:rPr>
              <w:fldChar w:fldCharType="begin"/>
            </w:r>
            <w:r w:rsidR="00DF1539">
              <w:rPr>
                <w:noProof/>
                <w:webHidden/>
              </w:rPr>
              <w:instrText xml:space="preserve"> PAGEREF _Toc526261846 \h </w:instrText>
            </w:r>
            <w:r w:rsidR="00DF1539">
              <w:rPr>
                <w:noProof/>
                <w:webHidden/>
              </w:rPr>
            </w:r>
            <w:r w:rsidR="00DF1539">
              <w:rPr>
                <w:noProof/>
                <w:webHidden/>
              </w:rPr>
              <w:fldChar w:fldCharType="separate"/>
            </w:r>
            <w:r w:rsidR="00DF1539">
              <w:rPr>
                <w:noProof/>
                <w:webHidden/>
              </w:rPr>
              <w:t>5</w:t>
            </w:r>
            <w:r w:rsidR="00DF1539">
              <w:rPr>
                <w:noProof/>
                <w:webHidden/>
              </w:rPr>
              <w:fldChar w:fldCharType="end"/>
            </w:r>
          </w:hyperlink>
        </w:p>
        <w:p w14:paraId="2DB5D172" w14:textId="77777777" w:rsidR="00DF1539" w:rsidRDefault="001456C2" w:rsidP="00D65C5E">
          <w:pPr>
            <w:pStyle w:val="TM3"/>
            <w:tabs>
              <w:tab w:val="left" w:pos="880"/>
              <w:tab w:val="right" w:leader="dot" w:pos="9258"/>
            </w:tabs>
            <w:spacing w:after="0"/>
            <w:contextualSpacing/>
            <w:rPr>
              <w:noProof/>
            </w:rPr>
          </w:pPr>
          <w:hyperlink w:anchor="_Toc526261847" w:history="1">
            <w:r w:rsidR="00DF1539" w:rsidRPr="00890A37">
              <w:rPr>
                <w:rStyle w:val="Lienhypertexte"/>
                <w:noProof/>
              </w:rPr>
              <w:t>4.</w:t>
            </w:r>
            <w:r w:rsidR="00DF1539">
              <w:rPr>
                <w:noProof/>
              </w:rPr>
              <w:tab/>
            </w:r>
            <w:r w:rsidR="00DF1539" w:rsidRPr="00890A37">
              <w:rPr>
                <w:rStyle w:val="Lienhypertexte"/>
                <w:noProof/>
              </w:rPr>
              <w:t>Gestion de Configuration des Environnements (GCE)</w:t>
            </w:r>
            <w:r w:rsidR="00DF1539">
              <w:rPr>
                <w:noProof/>
                <w:webHidden/>
              </w:rPr>
              <w:tab/>
            </w:r>
            <w:r w:rsidR="00DF1539">
              <w:rPr>
                <w:noProof/>
                <w:webHidden/>
              </w:rPr>
              <w:fldChar w:fldCharType="begin"/>
            </w:r>
            <w:r w:rsidR="00DF1539">
              <w:rPr>
                <w:noProof/>
                <w:webHidden/>
              </w:rPr>
              <w:instrText xml:space="preserve"> PAGEREF _Toc526261847 \h </w:instrText>
            </w:r>
            <w:r w:rsidR="00DF1539">
              <w:rPr>
                <w:noProof/>
                <w:webHidden/>
              </w:rPr>
            </w:r>
            <w:r w:rsidR="00DF1539">
              <w:rPr>
                <w:noProof/>
                <w:webHidden/>
              </w:rPr>
              <w:fldChar w:fldCharType="separate"/>
            </w:r>
            <w:r w:rsidR="00DF1539">
              <w:rPr>
                <w:noProof/>
                <w:webHidden/>
              </w:rPr>
              <w:t>7</w:t>
            </w:r>
            <w:r w:rsidR="00DF1539">
              <w:rPr>
                <w:noProof/>
                <w:webHidden/>
              </w:rPr>
              <w:fldChar w:fldCharType="end"/>
            </w:r>
          </w:hyperlink>
        </w:p>
        <w:p w14:paraId="3330BCC9" w14:textId="77777777" w:rsidR="00DF1539" w:rsidRDefault="001456C2" w:rsidP="00D65C5E">
          <w:pPr>
            <w:pStyle w:val="TM2"/>
            <w:tabs>
              <w:tab w:val="left" w:pos="660"/>
              <w:tab w:val="right" w:leader="dot" w:pos="9258"/>
            </w:tabs>
            <w:spacing w:after="0"/>
            <w:contextualSpacing/>
            <w:rPr>
              <w:noProof/>
            </w:rPr>
          </w:pPr>
          <w:hyperlink w:anchor="_Toc526261848" w:history="1">
            <w:r w:rsidR="00DF1539" w:rsidRPr="00890A37">
              <w:rPr>
                <w:rStyle w:val="Lienhypertexte"/>
                <w:noProof/>
              </w:rPr>
              <w:t>B.</w:t>
            </w:r>
            <w:r w:rsidR="00DF1539">
              <w:rPr>
                <w:noProof/>
              </w:rPr>
              <w:tab/>
            </w:r>
            <w:r w:rsidR="00DF1539" w:rsidRPr="00890A37">
              <w:rPr>
                <w:rStyle w:val="Lienhypertexte"/>
                <w:noProof/>
              </w:rPr>
              <w:t>Eléments à organiser</w:t>
            </w:r>
            <w:r w:rsidR="00DF1539">
              <w:rPr>
                <w:noProof/>
                <w:webHidden/>
              </w:rPr>
              <w:tab/>
            </w:r>
            <w:r w:rsidR="00DF1539">
              <w:rPr>
                <w:noProof/>
                <w:webHidden/>
              </w:rPr>
              <w:fldChar w:fldCharType="begin"/>
            </w:r>
            <w:r w:rsidR="00DF1539">
              <w:rPr>
                <w:noProof/>
                <w:webHidden/>
              </w:rPr>
              <w:instrText xml:space="preserve"> PAGEREF _Toc526261848 \h </w:instrText>
            </w:r>
            <w:r w:rsidR="00DF1539">
              <w:rPr>
                <w:noProof/>
                <w:webHidden/>
              </w:rPr>
            </w:r>
            <w:r w:rsidR="00DF1539">
              <w:rPr>
                <w:noProof/>
                <w:webHidden/>
              </w:rPr>
              <w:fldChar w:fldCharType="separate"/>
            </w:r>
            <w:r w:rsidR="00DF1539">
              <w:rPr>
                <w:noProof/>
                <w:webHidden/>
              </w:rPr>
              <w:t>7</w:t>
            </w:r>
            <w:r w:rsidR="00DF1539">
              <w:rPr>
                <w:noProof/>
                <w:webHidden/>
              </w:rPr>
              <w:fldChar w:fldCharType="end"/>
            </w:r>
          </w:hyperlink>
        </w:p>
        <w:p w14:paraId="6FC73199" w14:textId="77777777" w:rsidR="00DF1539" w:rsidRDefault="001456C2" w:rsidP="00D65C5E">
          <w:pPr>
            <w:pStyle w:val="TM3"/>
            <w:tabs>
              <w:tab w:val="left" w:pos="880"/>
              <w:tab w:val="right" w:leader="dot" w:pos="9258"/>
            </w:tabs>
            <w:spacing w:after="0"/>
            <w:contextualSpacing/>
            <w:rPr>
              <w:noProof/>
            </w:rPr>
          </w:pPr>
          <w:hyperlink w:anchor="_Toc526261849" w:history="1">
            <w:r w:rsidR="00DF1539" w:rsidRPr="00890A37">
              <w:rPr>
                <w:rStyle w:val="Lienhypertexte"/>
                <w:noProof/>
              </w:rPr>
              <w:t>1.</w:t>
            </w:r>
            <w:r w:rsidR="00DF1539">
              <w:rPr>
                <w:noProof/>
              </w:rPr>
              <w:tab/>
            </w:r>
            <w:r w:rsidR="00DF1539" w:rsidRPr="00890A37">
              <w:rPr>
                <w:rStyle w:val="Lienhypertexte"/>
                <w:noProof/>
              </w:rPr>
              <w:t>Types &amp; identifications des éléments dans les configurations</w:t>
            </w:r>
            <w:r w:rsidR="00DF1539">
              <w:rPr>
                <w:noProof/>
                <w:webHidden/>
              </w:rPr>
              <w:tab/>
            </w:r>
            <w:r w:rsidR="00DF1539">
              <w:rPr>
                <w:noProof/>
                <w:webHidden/>
              </w:rPr>
              <w:fldChar w:fldCharType="begin"/>
            </w:r>
            <w:r w:rsidR="00DF1539">
              <w:rPr>
                <w:noProof/>
                <w:webHidden/>
              </w:rPr>
              <w:instrText xml:space="preserve"> PAGEREF _Toc526261849 \h </w:instrText>
            </w:r>
            <w:r w:rsidR="00DF1539">
              <w:rPr>
                <w:noProof/>
                <w:webHidden/>
              </w:rPr>
            </w:r>
            <w:r w:rsidR="00DF1539">
              <w:rPr>
                <w:noProof/>
                <w:webHidden/>
              </w:rPr>
              <w:fldChar w:fldCharType="separate"/>
            </w:r>
            <w:r w:rsidR="00DF1539">
              <w:rPr>
                <w:noProof/>
                <w:webHidden/>
              </w:rPr>
              <w:t>7</w:t>
            </w:r>
            <w:r w:rsidR="00DF1539">
              <w:rPr>
                <w:noProof/>
                <w:webHidden/>
              </w:rPr>
              <w:fldChar w:fldCharType="end"/>
            </w:r>
          </w:hyperlink>
        </w:p>
        <w:p w14:paraId="47C6BED5" w14:textId="77777777" w:rsidR="00DF1539" w:rsidRDefault="001456C2" w:rsidP="00D65C5E">
          <w:pPr>
            <w:pStyle w:val="TM3"/>
            <w:tabs>
              <w:tab w:val="left" w:pos="880"/>
              <w:tab w:val="right" w:leader="dot" w:pos="9258"/>
            </w:tabs>
            <w:spacing w:after="0"/>
            <w:contextualSpacing/>
            <w:rPr>
              <w:noProof/>
            </w:rPr>
          </w:pPr>
          <w:hyperlink w:anchor="_Toc526261850" w:history="1">
            <w:r w:rsidR="00DF1539" w:rsidRPr="00890A37">
              <w:rPr>
                <w:rStyle w:val="Lienhypertexte"/>
                <w:noProof/>
              </w:rPr>
              <w:t>2.</w:t>
            </w:r>
            <w:r w:rsidR="00DF1539">
              <w:rPr>
                <w:noProof/>
              </w:rPr>
              <w:tab/>
            </w:r>
            <w:r w:rsidR="00DF1539" w:rsidRPr="00890A37">
              <w:rPr>
                <w:rStyle w:val="Lienhypertexte"/>
                <w:noProof/>
              </w:rPr>
              <w:t>Éléments externes liés</w:t>
            </w:r>
            <w:r w:rsidR="00DF1539">
              <w:rPr>
                <w:noProof/>
                <w:webHidden/>
              </w:rPr>
              <w:tab/>
            </w:r>
            <w:r w:rsidR="00DF1539">
              <w:rPr>
                <w:noProof/>
                <w:webHidden/>
              </w:rPr>
              <w:fldChar w:fldCharType="begin"/>
            </w:r>
            <w:r w:rsidR="00DF1539">
              <w:rPr>
                <w:noProof/>
                <w:webHidden/>
              </w:rPr>
              <w:instrText xml:space="preserve"> PAGEREF _Toc526261850 \h </w:instrText>
            </w:r>
            <w:r w:rsidR="00DF1539">
              <w:rPr>
                <w:noProof/>
                <w:webHidden/>
              </w:rPr>
            </w:r>
            <w:r w:rsidR="00DF1539">
              <w:rPr>
                <w:noProof/>
                <w:webHidden/>
              </w:rPr>
              <w:fldChar w:fldCharType="separate"/>
            </w:r>
            <w:r w:rsidR="00DF1539">
              <w:rPr>
                <w:noProof/>
                <w:webHidden/>
              </w:rPr>
              <w:t>10</w:t>
            </w:r>
            <w:r w:rsidR="00DF1539">
              <w:rPr>
                <w:noProof/>
                <w:webHidden/>
              </w:rPr>
              <w:fldChar w:fldCharType="end"/>
            </w:r>
          </w:hyperlink>
        </w:p>
        <w:p w14:paraId="2E93BBC9" w14:textId="77777777" w:rsidR="00DF1539" w:rsidRDefault="001456C2" w:rsidP="00D65C5E">
          <w:pPr>
            <w:pStyle w:val="TM2"/>
            <w:tabs>
              <w:tab w:val="left" w:pos="660"/>
              <w:tab w:val="right" w:leader="dot" w:pos="9258"/>
            </w:tabs>
            <w:spacing w:after="0"/>
            <w:contextualSpacing/>
            <w:rPr>
              <w:noProof/>
            </w:rPr>
          </w:pPr>
          <w:hyperlink w:anchor="_Toc526261851" w:history="1">
            <w:r w:rsidR="00DF1539" w:rsidRPr="00890A37">
              <w:rPr>
                <w:rStyle w:val="Lienhypertexte"/>
                <w:noProof/>
              </w:rPr>
              <w:t>C.</w:t>
            </w:r>
            <w:r w:rsidR="00DF1539">
              <w:rPr>
                <w:noProof/>
              </w:rPr>
              <w:tab/>
            </w:r>
            <w:r w:rsidR="00DF1539" w:rsidRPr="00890A37">
              <w:rPr>
                <w:rStyle w:val="Lienhypertexte"/>
                <w:noProof/>
              </w:rPr>
              <w:t>Contexte d’organisation</w:t>
            </w:r>
            <w:r w:rsidR="00DF1539">
              <w:rPr>
                <w:noProof/>
                <w:webHidden/>
              </w:rPr>
              <w:tab/>
            </w:r>
            <w:r w:rsidR="00DF1539">
              <w:rPr>
                <w:noProof/>
                <w:webHidden/>
              </w:rPr>
              <w:fldChar w:fldCharType="begin"/>
            </w:r>
            <w:r w:rsidR="00DF1539">
              <w:rPr>
                <w:noProof/>
                <w:webHidden/>
              </w:rPr>
              <w:instrText xml:space="preserve"> PAGEREF _Toc526261851 \h </w:instrText>
            </w:r>
            <w:r w:rsidR="00DF1539">
              <w:rPr>
                <w:noProof/>
                <w:webHidden/>
              </w:rPr>
            </w:r>
            <w:r w:rsidR="00DF1539">
              <w:rPr>
                <w:noProof/>
                <w:webHidden/>
              </w:rPr>
              <w:fldChar w:fldCharType="separate"/>
            </w:r>
            <w:r w:rsidR="00DF1539">
              <w:rPr>
                <w:noProof/>
                <w:webHidden/>
              </w:rPr>
              <w:t>10</w:t>
            </w:r>
            <w:r w:rsidR="00DF1539">
              <w:rPr>
                <w:noProof/>
                <w:webHidden/>
              </w:rPr>
              <w:fldChar w:fldCharType="end"/>
            </w:r>
          </w:hyperlink>
        </w:p>
        <w:p w14:paraId="7497CFA7" w14:textId="77777777" w:rsidR="00DF1539" w:rsidRDefault="001456C2" w:rsidP="00D65C5E">
          <w:pPr>
            <w:pStyle w:val="TM3"/>
            <w:tabs>
              <w:tab w:val="left" w:pos="880"/>
              <w:tab w:val="right" w:leader="dot" w:pos="9258"/>
            </w:tabs>
            <w:spacing w:after="0"/>
            <w:contextualSpacing/>
            <w:rPr>
              <w:noProof/>
            </w:rPr>
          </w:pPr>
          <w:hyperlink w:anchor="_Toc526261852" w:history="1">
            <w:r w:rsidR="00DF1539" w:rsidRPr="00890A37">
              <w:rPr>
                <w:rStyle w:val="Lienhypertexte"/>
                <w:noProof/>
              </w:rPr>
              <w:t>1.</w:t>
            </w:r>
            <w:r w:rsidR="00DF1539">
              <w:rPr>
                <w:noProof/>
              </w:rPr>
              <w:tab/>
            </w:r>
            <w:r w:rsidR="00DF1539" w:rsidRPr="00890A37">
              <w:rPr>
                <w:rStyle w:val="Lienhypertexte"/>
                <w:noProof/>
              </w:rPr>
              <w:t>Méthodes</w:t>
            </w:r>
            <w:r w:rsidR="00DF1539">
              <w:rPr>
                <w:noProof/>
                <w:webHidden/>
              </w:rPr>
              <w:tab/>
            </w:r>
            <w:r w:rsidR="00DF1539">
              <w:rPr>
                <w:noProof/>
                <w:webHidden/>
              </w:rPr>
              <w:fldChar w:fldCharType="begin"/>
            </w:r>
            <w:r w:rsidR="00DF1539">
              <w:rPr>
                <w:noProof/>
                <w:webHidden/>
              </w:rPr>
              <w:instrText xml:space="preserve"> PAGEREF _Toc526261852 \h </w:instrText>
            </w:r>
            <w:r w:rsidR="00DF1539">
              <w:rPr>
                <w:noProof/>
                <w:webHidden/>
              </w:rPr>
            </w:r>
            <w:r w:rsidR="00DF1539">
              <w:rPr>
                <w:noProof/>
                <w:webHidden/>
              </w:rPr>
              <w:fldChar w:fldCharType="separate"/>
            </w:r>
            <w:r w:rsidR="00DF1539">
              <w:rPr>
                <w:noProof/>
                <w:webHidden/>
              </w:rPr>
              <w:t>10</w:t>
            </w:r>
            <w:r w:rsidR="00DF1539">
              <w:rPr>
                <w:noProof/>
                <w:webHidden/>
              </w:rPr>
              <w:fldChar w:fldCharType="end"/>
            </w:r>
          </w:hyperlink>
        </w:p>
        <w:p w14:paraId="7F063E5D" w14:textId="77777777" w:rsidR="00DF1539" w:rsidRDefault="001456C2" w:rsidP="00D65C5E">
          <w:pPr>
            <w:pStyle w:val="TM3"/>
            <w:tabs>
              <w:tab w:val="left" w:pos="880"/>
              <w:tab w:val="right" w:leader="dot" w:pos="9258"/>
            </w:tabs>
            <w:spacing w:after="0"/>
            <w:contextualSpacing/>
            <w:rPr>
              <w:noProof/>
            </w:rPr>
          </w:pPr>
          <w:hyperlink w:anchor="_Toc526261853" w:history="1">
            <w:r w:rsidR="00DF1539" w:rsidRPr="00890A37">
              <w:rPr>
                <w:rStyle w:val="Lienhypertexte"/>
                <w:noProof/>
              </w:rPr>
              <w:t>2.</w:t>
            </w:r>
            <w:r w:rsidR="00DF1539">
              <w:rPr>
                <w:noProof/>
              </w:rPr>
              <w:tab/>
            </w:r>
            <w:r w:rsidR="00DF1539" w:rsidRPr="00890A37">
              <w:rPr>
                <w:rStyle w:val="Lienhypertexte"/>
                <w:noProof/>
              </w:rPr>
              <w:t>Sous-traitances</w:t>
            </w:r>
            <w:r w:rsidR="00DF1539">
              <w:rPr>
                <w:noProof/>
                <w:webHidden/>
              </w:rPr>
              <w:tab/>
            </w:r>
            <w:r w:rsidR="00DF1539">
              <w:rPr>
                <w:noProof/>
                <w:webHidden/>
              </w:rPr>
              <w:fldChar w:fldCharType="begin"/>
            </w:r>
            <w:r w:rsidR="00DF1539">
              <w:rPr>
                <w:noProof/>
                <w:webHidden/>
              </w:rPr>
              <w:instrText xml:space="preserve"> PAGEREF _Toc526261853 \h </w:instrText>
            </w:r>
            <w:r w:rsidR="00DF1539">
              <w:rPr>
                <w:noProof/>
                <w:webHidden/>
              </w:rPr>
            </w:r>
            <w:r w:rsidR="00DF1539">
              <w:rPr>
                <w:noProof/>
                <w:webHidden/>
              </w:rPr>
              <w:fldChar w:fldCharType="separate"/>
            </w:r>
            <w:r w:rsidR="00DF1539">
              <w:rPr>
                <w:noProof/>
                <w:webHidden/>
              </w:rPr>
              <w:t>12</w:t>
            </w:r>
            <w:r w:rsidR="00DF1539">
              <w:rPr>
                <w:noProof/>
                <w:webHidden/>
              </w:rPr>
              <w:fldChar w:fldCharType="end"/>
            </w:r>
          </w:hyperlink>
        </w:p>
        <w:p w14:paraId="2D936A00" w14:textId="77777777" w:rsidR="00DF1539" w:rsidRDefault="001456C2" w:rsidP="00D65C5E">
          <w:pPr>
            <w:pStyle w:val="TM3"/>
            <w:tabs>
              <w:tab w:val="left" w:pos="880"/>
              <w:tab w:val="right" w:leader="dot" w:pos="9258"/>
            </w:tabs>
            <w:spacing w:after="0"/>
            <w:contextualSpacing/>
            <w:rPr>
              <w:noProof/>
            </w:rPr>
          </w:pPr>
          <w:hyperlink w:anchor="_Toc526261854" w:history="1">
            <w:r w:rsidR="00DF1539" w:rsidRPr="00890A37">
              <w:rPr>
                <w:rStyle w:val="Lienhypertexte"/>
                <w:noProof/>
              </w:rPr>
              <w:t>3.</w:t>
            </w:r>
            <w:r w:rsidR="00DF1539">
              <w:rPr>
                <w:noProof/>
              </w:rPr>
              <w:tab/>
            </w:r>
            <w:r w:rsidR="00DF1539" w:rsidRPr="00890A37">
              <w:rPr>
                <w:rStyle w:val="Lienhypertexte"/>
                <w:noProof/>
              </w:rPr>
              <w:t>Migration de configurations</w:t>
            </w:r>
            <w:r w:rsidR="00DF1539">
              <w:rPr>
                <w:noProof/>
                <w:webHidden/>
              </w:rPr>
              <w:tab/>
            </w:r>
            <w:r w:rsidR="00DF1539">
              <w:rPr>
                <w:noProof/>
                <w:webHidden/>
              </w:rPr>
              <w:fldChar w:fldCharType="begin"/>
            </w:r>
            <w:r w:rsidR="00DF1539">
              <w:rPr>
                <w:noProof/>
                <w:webHidden/>
              </w:rPr>
              <w:instrText xml:space="preserve"> PAGEREF _Toc526261854 \h </w:instrText>
            </w:r>
            <w:r w:rsidR="00DF1539">
              <w:rPr>
                <w:noProof/>
                <w:webHidden/>
              </w:rPr>
            </w:r>
            <w:r w:rsidR="00DF1539">
              <w:rPr>
                <w:noProof/>
                <w:webHidden/>
              </w:rPr>
              <w:fldChar w:fldCharType="separate"/>
            </w:r>
            <w:r w:rsidR="00DF1539">
              <w:rPr>
                <w:noProof/>
                <w:webHidden/>
              </w:rPr>
              <w:t>12</w:t>
            </w:r>
            <w:r w:rsidR="00DF1539">
              <w:rPr>
                <w:noProof/>
                <w:webHidden/>
              </w:rPr>
              <w:fldChar w:fldCharType="end"/>
            </w:r>
          </w:hyperlink>
        </w:p>
        <w:p w14:paraId="0B56515A" w14:textId="77777777" w:rsidR="00DF1539" w:rsidRDefault="001456C2" w:rsidP="00D65C5E">
          <w:pPr>
            <w:pStyle w:val="TM2"/>
            <w:tabs>
              <w:tab w:val="left" w:pos="660"/>
              <w:tab w:val="right" w:leader="dot" w:pos="9258"/>
            </w:tabs>
            <w:spacing w:after="0"/>
            <w:contextualSpacing/>
            <w:rPr>
              <w:noProof/>
            </w:rPr>
          </w:pPr>
          <w:hyperlink w:anchor="_Toc526261855" w:history="1">
            <w:r w:rsidR="00DF1539" w:rsidRPr="00890A37">
              <w:rPr>
                <w:rStyle w:val="Lienhypertexte"/>
                <w:noProof/>
              </w:rPr>
              <w:t>D.</w:t>
            </w:r>
            <w:r w:rsidR="00DF1539">
              <w:rPr>
                <w:noProof/>
              </w:rPr>
              <w:tab/>
            </w:r>
            <w:r w:rsidR="00DF1539" w:rsidRPr="00890A37">
              <w:rPr>
                <w:rStyle w:val="Lienhypertexte"/>
                <w:noProof/>
              </w:rPr>
              <w:t>Contexte technique</w:t>
            </w:r>
            <w:r w:rsidR="00DF1539">
              <w:rPr>
                <w:noProof/>
                <w:webHidden/>
              </w:rPr>
              <w:tab/>
            </w:r>
            <w:r w:rsidR="00DF1539">
              <w:rPr>
                <w:noProof/>
                <w:webHidden/>
              </w:rPr>
              <w:fldChar w:fldCharType="begin"/>
            </w:r>
            <w:r w:rsidR="00DF1539">
              <w:rPr>
                <w:noProof/>
                <w:webHidden/>
              </w:rPr>
              <w:instrText xml:space="preserve"> PAGEREF _Toc526261855 \h </w:instrText>
            </w:r>
            <w:r w:rsidR="00DF1539">
              <w:rPr>
                <w:noProof/>
                <w:webHidden/>
              </w:rPr>
            </w:r>
            <w:r w:rsidR="00DF1539">
              <w:rPr>
                <w:noProof/>
                <w:webHidden/>
              </w:rPr>
              <w:fldChar w:fldCharType="separate"/>
            </w:r>
            <w:r w:rsidR="00DF1539">
              <w:rPr>
                <w:noProof/>
                <w:webHidden/>
              </w:rPr>
              <w:t>12</w:t>
            </w:r>
            <w:r w:rsidR="00DF1539">
              <w:rPr>
                <w:noProof/>
                <w:webHidden/>
              </w:rPr>
              <w:fldChar w:fldCharType="end"/>
            </w:r>
          </w:hyperlink>
        </w:p>
        <w:p w14:paraId="097BAAE3" w14:textId="77777777" w:rsidR="00DF1539" w:rsidRDefault="001456C2" w:rsidP="00D65C5E">
          <w:pPr>
            <w:pStyle w:val="TM3"/>
            <w:tabs>
              <w:tab w:val="left" w:pos="880"/>
              <w:tab w:val="right" w:leader="dot" w:pos="9258"/>
            </w:tabs>
            <w:spacing w:after="0"/>
            <w:contextualSpacing/>
            <w:rPr>
              <w:noProof/>
            </w:rPr>
          </w:pPr>
          <w:hyperlink w:anchor="_Toc526261856" w:history="1">
            <w:r w:rsidR="00DF1539" w:rsidRPr="00890A37">
              <w:rPr>
                <w:rStyle w:val="Lienhypertexte"/>
                <w:noProof/>
              </w:rPr>
              <w:t>1.</w:t>
            </w:r>
            <w:r w:rsidR="00DF1539">
              <w:rPr>
                <w:noProof/>
              </w:rPr>
              <w:tab/>
            </w:r>
            <w:r w:rsidR="00DF1539" w:rsidRPr="00890A37">
              <w:rPr>
                <w:rStyle w:val="Lienhypertexte"/>
                <w:noProof/>
              </w:rPr>
              <w:t>Moyens techniques de gestion de configurations</w:t>
            </w:r>
            <w:r w:rsidR="00DF1539">
              <w:rPr>
                <w:noProof/>
                <w:webHidden/>
              </w:rPr>
              <w:tab/>
            </w:r>
            <w:r w:rsidR="00DF1539">
              <w:rPr>
                <w:noProof/>
                <w:webHidden/>
              </w:rPr>
              <w:fldChar w:fldCharType="begin"/>
            </w:r>
            <w:r w:rsidR="00DF1539">
              <w:rPr>
                <w:noProof/>
                <w:webHidden/>
              </w:rPr>
              <w:instrText xml:space="preserve"> PAGEREF _Toc526261856 \h </w:instrText>
            </w:r>
            <w:r w:rsidR="00DF1539">
              <w:rPr>
                <w:noProof/>
                <w:webHidden/>
              </w:rPr>
            </w:r>
            <w:r w:rsidR="00DF1539">
              <w:rPr>
                <w:noProof/>
                <w:webHidden/>
              </w:rPr>
              <w:fldChar w:fldCharType="separate"/>
            </w:r>
            <w:r w:rsidR="00DF1539">
              <w:rPr>
                <w:noProof/>
                <w:webHidden/>
              </w:rPr>
              <w:t>12</w:t>
            </w:r>
            <w:r w:rsidR="00DF1539">
              <w:rPr>
                <w:noProof/>
                <w:webHidden/>
              </w:rPr>
              <w:fldChar w:fldCharType="end"/>
            </w:r>
          </w:hyperlink>
        </w:p>
        <w:p w14:paraId="68577AFD" w14:textId="77777777" w:rsidR="00DF1539" w:rsidRDefault="001456C2" w:rsidP="00D65C5E">
          <w:pPr>
            <w:pStyle w:val="TM3"/>
            <w:tabs>
              <w:tab w:val="left" w:pos="880"/>
              <w:tab w:val="right" w:leader="dot" w:pos="9258"/>
            </w:tabs>
            <w:spacing w:after="0"/>
            <w:contextualSpacing/>
            <w:rPr>
              <w:noProof/>
            </w:rPr>
          </w:pPr>
          <w:hyperlink w:anchor="_Toc526261857" w:history="1">
            <w:r w:rsidR="00DF1539" w:rsidRPr="00890A37">
              <w:rPr>
                <w:rStyle w:val="Lienhypertexte"/>
                <w:noProof/>
              </w:rPr>
              <w:t>2.</w:t>
            </w:r>
            <w:r w:rsidR="00DF1539">
              <w:rPr>
                <w:noProof/>
              </w:rPr>
              <w:tab/>
            </w:r>
            <w:r w:rsidR="00DF1539" w:rsidRPr="00890A37">
              <w:rPr>
                <w:rStyle w:val="Lienhypertexte"/>
                <w:noProof/>
              </w:rPr>
              <w:t>Dimensionnement des moyens</w:t>
            </w:r>
            <w:r w:rsidR="00DF1539">
              <w:rPr>
                <w:noProof/>
                <w:webHidden/>
              </w:rPr>
              <w:tab/>
            </w:r>
            <w:r w:rsidR="00DF1539">
              <w:rPr>
                <w:noProof/>
                <w:webHidden/>
              </w:rPr>
              <w:fldChar w:fldCharType="begin"/>
            </w:r>
            <w:r w:rsidR="00DF1539">
              <w:rPr>
                <w:noProof/>
                <w:webHidden/>
              </w:rPr>
              <w:instrText xml:space="preserve"> PAGEREF _Toc526261857 \h </w:instrText>
            </w:r>
            <w:r w:rsidR="00DF1539">
              <w:rPr>
                <w:noProof/>
                <w:webHidden/>
              </w:rPr>
            </w:r>
            <w:r w:rsidR="00DF1539">
              <w:rPr>
                <w:noProof/>
                <w:webHidden/>
              </w:rPr>
              <w:fldChar w:fldCharType="separate"/>
            </w:r>
            <w:r w:rsidR="00DF1539">
              <w:rPr>
                <w:noProof/>
                <w:webHidden/>
              </w:rPr>
              <w:t>13</w:t>
            </w:r>
            <w:r w:rsidR="00DF1539">
              <w:rPr>
                <w:noProof/>
                <w:webHidden/>
              </w:rPr>
              <w:fldChar w:fldCharType="end"/>
            </w:r>
          </w:hyperlink>
        </w:p>
        <w:p w14:paraId="7F162269" w14:textId="77777777" w:rsidR="00DF1539" w:rsidRDefault="001456C2" w:rsidP="00D65C5E">
          <w:pPr>
            <w:pStyle w:val="TM3"/>
            <w:tabs>
              <w:tab w:val="left" w:pos="880"/>
              <w:tab w:val="right" w:leader="dot" w:pos="9258"/>
            </w:tabs>
            <w:spacing w:after="0"/>
            <w:contextualSpacing/>
            <w:rPr>
              <w:noProof/>
            </w:rPr>
          </w:pPr>
          <w:hyperlink w:anchor="_Toc526261858" w:history="1">
            <w:r w:rsidR="00DF1539" w:rsidRPr="00890A37">
              <w:rPr>
                <w:rStyle w:val="Lienhypertexte"/>
                <w:noProof/>
              </w:rPr>
              <w:t>3.</w:t>
            </w:r>
            <w:r w:rsidR="00DF1539">
              <w:rPr>
                <w:noProof/>
              </w:rPr>
              <w:tab/>
            </w:r>
            <w:r w:rsidR="00DF1539" w:rsidRPr="00890A37">
              <w:rPr>
                <w:rStyle w:val="Lienhypertexte"/>
                <w:noProof/>
              </w:rPr>
              <w:t>Adaptation du contexte technique</w:t>
            </w:r>
            <w:r w:rsidR="00DF1539">
              <w:rPr>
                <w:noProof/>
                <w:webHidden/>
              </w:rPr>
              <w:tab/>
            </w:r>
            <w:r w:rsidR="00DF1539">
              <w:rPr>
                <w:noProof/>
                <w:webHidden/>
              </w:rPr>
              <w:fldChar w:fldCharType="begin"/>
            </w:r>
            <w:r w:rsidR="00DF1539">
              <w:rPr>
                <w:noProof/>
                <w:webHidden/>
              </w:rPr>
              <w:instrText xml:space="preserve"> PAGEREF _Toc526261858 \h </w:instrText>
            </w:r>
            <w:r w:rsidR="00DF1539">
              <w:rPr>
                <w:noProof/>
                <w:webHidden/>
              </w:rPr>
            </w:r>
            <w:r w:rsidR="00DF1539">
              <w:rPr>
                <w:noProof/>
                <w:webHidden/>
              </w:rPr>
              <w:fldChar w:fldCharType="separate"/>
            </w:r>
            <w:r w:rsidR="00DF1539">
              <w:rPr>
                <w:noProof/>
                <w:webHidden/>
              </w:rPr>
              <w:t>13</w:t>
            </w:r>
            <w:r w:rsidR="00DF1539">
              <w:rPr>
                <w:noProof/>
                <w:webHidden/>
              </w:rPr>
              <w:fldChar w:fldCharType="end"/>
            </w:r>
          </w:hyperlink>
        </w:p>
        <w:p w14:paraId="0F330292" w14:textId="77777777" w:rsidR="00DF1539" w:rsidRDefault="001456C2" w:rsidP="00D65C5E">
          <w:pPr>
            <w:pStyle w:val="TM1"/>
            <w:spacing w:line="240" w:lineRule="auto"/>
            <w:contextualSpacing/>
            <w:rPr>
              <w:noProof/>
            </w:rPr>
          </w:pPr>
          <w:hyperlink w:anchor="_Toc526261859" w:history="1">
            <w:r w:rsidR="00DF1539" w:rsidRPr="00890A37">
              <w:rPr>
                <w:rStyle w:val="Lienhypertexte"/>
                <w:noProof/>
              </w:rPr>
              <w:t>II.</w:t>
            </w:r>
            <w:r w:rsidR="00DF1539">
              <w:rPr>
                <w:noProof/>
              </w:rPr>
              <w:tab/>
            </w:r>
            <w:r w:rsidR="00DF1539" w:rsidRPr="00890A37">
              <w:rPr>
                <w:rStyle w:val="Lienhypertexte"/>
                <w:noProof/>
              </w:rPr>
              <w:t>Plan de Gestion de Configurations</w:t>
            </w:r>
            <w:r w:rsidR="00DF1539">
              <w:rPr>
                <w:noProof/>
                <w:webHidden/>
              </w:rPr>
              <w:tab/>
            </w:r>
            <w:r w:rsidR="00DF1539">
              <w:rPr>
                <w:noProof/>
                <w:webHidden/>
              </w:rPr>
              <w:fldChar w:fldCharType="begin"/>
            </w:r>
            <w:r w:rsidR="00DF1539">
              <w:rPr>
                <w:noProof/>
                <w:webHidden/>
              </w:rPr>
              <w:instrText xml:space="preserve"> PAGEREF _Toc526261859 \h </w:instrText>
            </w:r>
            <w:r w:rsidR="00DF1539">
              <w:rPr>
                <w:noProof/>
                <w:webHidden/>
              </w:rPr>
            </w:r>
            <w:r w:rsidR="00DF1539">
              <w:rPr>
                <w:noProof/>
                <w:webHidden/>
              </w:rPr>
              <w:fldChar w:fldCharType="separate"/>
            </w:r>
            <w:r w:rsidR="00DF1539">
              <w:rPr>
                <w:noProof/>
                <w:webHidden/>
              </w:rPr>
              <w:t>13</w:t>
            </w:r>
            <w:r w:rsidR="00DF1539">
              <w:rPr>
                <w:noProof/>
                <w:webHidden/>
              </w:rPr>
              <w:fldChar w:fldCharType="end"/>
            </w:r>
          </w:hyperlink>
        </w:p>
        <w:p w14:paraId="32F64839" w14:textId="77777777" w:rsidR="00DF1539" w:rsidRDefault="001456C2" w:rsidP="00D65C5E">
          <w:pPr>
            <w:pStyle w:val="TM2"/>
            <w:tabs>
              <w:tab w:val="left" w:pos="660"/>
              <w:tab w:val="right" w:leader="dot" w:pos="9258"/>
            </w:tabs>
            <w:spacing w:after="0"/>
            <w:contextualSpacing/>
            <w:rPr>
              <w:noProof/>
            </w:rPr>
          </w:pPr>
          <w:hyperlink w:anchor="_Toc526261860" w:history="1">
            <w:r w:rsidR="00DF1539" w:rsidRPr="00890A37">
              <w:rPr>
                <w:rStyle w:val="Lienhypertexte"/>
                <w:noProof/>
              </w:rPr>
              <w:t>A.</w:t>
            </w:r>
            <w:r w:rsidR="00DF1539">
              <w:rPr>
                <w:noProof/>
              </w:rPr>
              <w:tab/>
            </w:r>
            <w:r w:rsidR="00DF1539" w:rsidRPr="00890A37">
              <w:rPr>
                <w:rStyle w:val="Lienhypertexte"/>
                <w:noProof/>
              </w:rPr>
              <w:t>Organisation des éléments</w:t>
            </w:r>
            <w:r w:rsidR="00DF1539">
              <w:rPr>
                <w:noProof/>
                <w:webHidden/>
              </w:rPr>
              <w:tab/>
            </w:r>
            <w:r w:rsidR="00DF1539">
              <w:rPr>
                <w:noProof/>
                <w:webHidden/>
              </w:rPr>
              <w:fldChar w:fldCharType="begin"/>
            </w:r>
            <w:r w:rsidR="00DF1539">
              <w:rPr>
                <w:noProof/>
                <w:webHidden/>
              </w:rPr>
              <w:instrText xml:space="preserve"> PAGEREF _Toc526261860 \h </w:instrText>
            </w:r>
            <w:r w:rsidR="00DF1539">
              <w:rPr>
                <w:noProof/>
                <w:webHidden/>
              </w:rPr>
            </w:r>
            <w:r w:rsidR="00DF1539">
              <w:rPr>
                <w:noProof/>
                <w:webHidden/>
              </w:rPr>
              <w:fldChar w:fldCharType="separate"/>
            </w:r>
            <w:r w:rsidR="00DF1539">
              <w:rPr>
                <w:noProof/>
                <w:webHidden/>
              </w:rPr>
              <w:t>13</w:t>
            </w:r>
            <w:r w:rsidR="00DF1539">
              <w:rPr>
                <w:noProof/>
                <w:webHidden/>
              </w:rPr>
              <w:fldChar w:fldCharType="end"/>
            </w:r>
          </w:hyperlink>
        </w:p>
        <w:p w14:paraId="2D3D7A7D" w14:textId="77777777" w:rsidR="00DF1539" w:rsidRDefault="001456C2" w:rsidP="00D65C5E">
          <w:pPr>
            <w:pStyle w:val="TM3"/>
            <w:tabs>
              <w:tab w:val="left" w:pos="880"/>
              <w:tab w:val="right" w:leader="dot" w:pos="9258"/>
            </w:tabs>
            <w:spacing w:after="0"/>
            <w:contextualSpacing/>
            <w:rPr>
              <w:noProof/>
            </w:rPr>
          </w:pPr>
          <w:hyperlink w:anchor="_Toc526261861" w:history="1">
            <w:r w:rsidR="00DF1539" w:rsidRPr="00890A37">
              <w:rPr>
                <w:rStyle w:val="Lienhypertexte"/>
                <w:noProof/>
              </w:rPr>
              <w:t>1.</w:t>
            </w:r>
            <w:r w:rsidR="00DF1539">
              <w:rPr>
                <w:noProof/>
              </w:rPr>
              <w:tab/>
            </w:r>
            <w:r w:rsidR="00DF1539" w:rsidRPr="00890A37">
              <w:rPr>
                <w:rStyle w:val="Lienhypertexte"/>
                <w:noProof/>
              </w:rPr>
              <w:t>Agrégations et Ségrégations</w:t>
            </w:r>
            <w:r w:rsidR="00DF1539">
              <w:rPr>
                <w:noProof/>
                <w:webHidden/>
              </w:rPr>
              <w:tab/>
            </w:r>
            <w:r w:rsidR="00DF1539">
              <w:rPr>
                <w:noProof/>
                <w:webHidden/>
              </w:rPr>
              <w:fldChar w:fldCharType="begin"/>
            </w:r>
            <w:r w:rsidR="00DF1539">
              <w:rPr>
                <w:noProof/>
                <w:webHidden/>
              </w:rPr>
              <w:instrText xml:space="preserve"> PAGEREF _Toc526261861 \h </w:instrText>
            </w:r>
            <w:r w:rsidR="00DF1539">
              <w:rPr>
                <w:noProof/>
                <w:webHidden/>
              </w:rPr>
            </w:r>
            <w:r w:rsidR="00DF1539">
              <w:rPr>
                <w:noProof/>
                <w:webHidden/>
              </w:rPr>
              <w:fldChar w:fldCharType="separate"/>
            </w:r>
            <w:r w:rsidR="00DF1539">
              <w:rPr>
                <w:noProof/>
                <w:webHidden/>
              </w:rPr>
              <w:t>13</w:t>
            </w:r>
            <w:r w:rsidR="00DF1539">
              <w:rPr>
                <w:noProof/>
                <w:webHidden/>
              </w:rPr>
              <w:fldChar w:fldCharType="end"/>
            </w:r>
          </w:hyperlink>
        </w:p>
        <w:p w14:paraId="2A90E7B3" w14:textId="77777777" w:rsidR="00DF1539" w:rsidRDefault="001456C2" w:rsidP="00D65C5E">
          <w:pPr>
            <w:pStyle w:val="TM3"/>
            <w:tabs>
              <w:tab w:val="left" w:pos="880"/>
              <w:tab w:val="right" w:leader="dot" w:pos="9258"/>
            </w:tabs>
            <w:spacing w:after="0"/>
            <w:contextualSpacing/>
            <w:rPr>
              <w:noProof/>
            </w:rPr>
          </w:pPr>
          <w:hyperlink w:anchor="_Toc526261862" w:history="1">
            <w:r w:rsidR="00DF1539" w:rsidRPr="00890A37">
              <w:rPr>
                <w:rStyle w:val="Lienhypertexte"/>
                <w:noProof/>
              </w:rPr>
              <w:t>2.</w:t>
            </w:r>
            <w:r w:rsidR="00DF1539">
              <w:rPr>
                <w:noProof/>
              </w:rPr>
              <w:tab/>
            </w:r>
            <w:r w:rsidR="00DF1539" w:rsidRPr="00890A37">
              <w:rPr>
                <w:rStyle w:val="Lienhypertexte"/>
                <w:noProof/>
              </w:rPr>
              <w:t>Règles de gestion des configurations</w:t>
            </w:r>
            <w:r w:rsidR="00DF1539">
              <w:rPr>
                <w:noProof/>
                <w:webHidden/>
              </w:rPr>
              <w:tab/>
            </w:r>
            <w:r w:rsidR="00DF1539">
              <w:rPr>
                <w:noProof/>
                <w:webHidden/>
              </w:rPr>
              <w:fldChar w:fldCharType="begin"/>
            </w:r>
            <w:r w:rsidR="00DF1539">
              <w:rPr>
                <w:noProof/>
                <w:webHidden/>
              </w:rPr>
              <w:instrText xml:space="preserve"> PAGEREF _Toc526261862 \h </w:instrText>
            </w:r>
            <w:r w:rsidR="00DF1539">
              <w:rPr>
                <w:noProof/>
                <w:webHidden/>
              </w:rPr>
            </w:r>
            <w:r w:rsidR="00DF1539">
              <w:rPr>
                <w:noProof/>
                <w:webHidden/>
              </w:rPr>
              <w:fldChar w:fldCharType="separate"/>
            </w:r>
            <w:r w:rsidR="00DF1539">
              <w:rPr>
                <w:noProof/>
                <w:webHidden/>
              </w:rPr>
              <w:t>13</w:t>
            </w:r>
            <w:r w:rsidR="00DF1539">
              <w:rPr>
                <w:noProof/>
                <w:webHidden/>
              </w:rPr>
              <w:fldChar w:fldCharType="end"/>
            </w:r>
          </w:hyperlink>
        </w:p>
        <w:p w14:paraId="14159326" w14:textId="77777777" w:rsidR="00DF1539" w:rsidRDefault="001456C2" w:rsidP="00D65C5E">
          <w:pPr>
            <w:pStyle w:val="TM3"/>
            <w:tabs>
              <w:tab w:val="left" w:pos="880"/>
              <w:tab w:val="right" w:leader="dot" w:pos="9258"/>
            </w:tabs>
            <w:spacing w:after="0"/>
            <w:contextualSpacing/>
            <w:rPr>
              <w:noProof/>
            </w:rPr>
          </w:pPr>
          <w:hyperlink w:anchor="_Toc526261863" w:history="1">
            <w:r w:rsidR="00DF1539" w:rsidRPr="00890A37">
              <w:rPr>
                <w:rStyle w:val="Lienhypertexte"/>
                <w:noProof/>
              </w:rPr>
              <w:t>3.</w:t>
            </w:r>
            <w:r w:rsidR="00DF1539">
              <w:rPr>
                <w:noProof/>
              </w:rPr>
              <w:tab/>
            </w:r>
            <w:r w:rsidR="00DF1539" w:rsidRPr="00890A37">
              <w:rPr>
                <w:rStyle w:val="Lienhypertexte"/>
                <w:noProof/>
              </w:rPr>
              <w:t>Règles de nommage</w:t>
            </w:r>
            <w:r w:rsidR="00DF1539">
              <w:rPr>
                <w:noProof/>
                <w:webHidden/>
              </w:rPr>
              <w:tab/>
            </w:r>
            <w:r w:rsidR="00DF1539">
              <w:rPr>
                <w:noProof/>
                <w:webHidden/>
              </w:rPr>
              <w:fldChar w:fldCharType="begin"/>
            </w:r>
            <w:r w:rsidR="00DF1539">
              <w:rPr>
                <w:noProof/>
                <w:webHidden/>
              </w:rPr>
              <w:instrText xml:space="preserve"> PAGEREF _Toc526261863 \h </w:instrText>
            </w:r>
            <w:r w:rsidR="00DF1539">
              <w:rPr>
                <w:noProof/>
                <w:webHidden/>
              </w:rPr>
            </w:r>
            <w:r w:rsidR="00DF1539">
              <w:rPr>
                <w:noProof/>
                <w:webHidden/>
              </w:rPr>
              <w:fldChar w:fldCharType="separate"/>
            </w:r>
            <w:r w:rsidR="00DF1539">
              <w:rPr>
                <w:noProof/>
                <w:webHidden/>
              </w:rPr>
              <w:t>14</w:t>
            </w:r>
            <w:r w:rsidR="00DF1539">
              <w:rPr>
                <w:noProof/>
                <w:webHidden/>
              </w:rPr>
              <w:fldChar w:fldCharType="end"/>
            </w:r>
          </w:hyperlink>
        </w:p>
        <w:p w14:paraId="1ABAD978" w14:textId="77777777" w:rsidR="00DF1539" w:rsidRDefault="001456C2" w:rsidP="00D65C5E">
          <w:pPr>
            <w:pStyle w:val="TM2"/>
            <w:tabs>
              <w:tab w:val="left" w:pos="660"/>
              <w:tab w:val="right" w:leader="dot" w:pos="9258"/>
            </w:tabs>
            <w:spacing w:after="0"/>
            <w:contextualSpacing/>
            <w:rPr>
              <w:noProof/>
            </w:rPr>
          </w:pPr>
          <w:hyperlink w:anchor="_Toc526261864" w:history="1">
            <w:r w:rsidR="00DF1539" w:rsidRPr="00890A37">
              <w:rPr>
                <w:rStyle w:val="Lienhypertexte"/>
                <w:noProof/>
              </w:rPr>
              <w:t>B.</w:t>
            </w:r>
            <w:r w:rsidR="00DF1539">
              <w:rPr>
                <w:noProof/>
              </w:rPr>
              <w:tab/>
            </w:r>
            <w:r w:rsidR="00DF1539" w:rsidRPr="00890A37">
              <w:rPr>
                <w:rStyle w:val="Lienhypertexte"/>
                <w:noProof/>
              </w:rPr>
              <w:t>Politiques de Versions et d'Identifications</w:t>
            </w:r>
            <w:r w:rsidR="00DF1539">
              <w:rPr>
                <w:noProof/>
                <w:webHidden/>
              </w:rPr>
              <w:tab/>
            </w:r>
            <w:r w:rsidR="00DF1539">
              <w:rPr>
                <w:noProof/>
                <w:webHidden/>
              </w:rPr>
              <w:fldChar w:fldCharType="begin"/>
            </w:r>
            <w:r w:rsidR="00DF1539">
              <w:rPr>
                <w:noProof/>
                <w:webHidden/>
              </w:rPr>
              <w:instrText xml:space="preserve"> PAGEREF _Toc526261864 \h </w:instrText>
            </w:r>
            <w:r w:rsidR="00DF1539">
              <w:rPr>
                <w:noProof/>
                <w:webHidden/>
              </w:rPr>
            </w:r>
            <w:r w:rsidR="00DF1539">
              <w:rPr>
                <w:noProof/>
                <w:webHidden/>
              </w:rPr>
              <w:fldChar w:fldCharType="separate"/>
            </w:r>
            <w:r w:rsidR="00DF1539">
              <w:rPr>
                <w:noProof/>
                <w:webHidden/>
              </w:rPr>
              <w:t>14</w:t>
            </w:r>
            <w:r w:rsidR="00DF1539">
              <w:rPr>
                <w:noProof/>
                <w:webHidden/>
              </w:rPr>
              <w:fldChar w:fldCharType="end"/>
            </w:r>
          </w:hyperlink>
        </w:p>
        <w:p w14:paraId="0D35A112" w14:textId="77777777" w:rsidR="00DF1539" w:rsidRDefault="001456C2" w:rsidP="00D65C5E">
          <w:pPr>
            <w:pStyle w:val="TM3"/>
            <w:tabs>
              <w:tab w:val="left" w:pos="880"/>
              <w:tab w:val="right" w:leader="dot" w:pos="9258"/>
            </w:tabs>
            <w:spacing w:after="0"/>
            <w:contextualSpacing/>
            <w:rPr>
              <w:noProof/>
            </w:rPr>
          </w:pPr>
          <w:hyperlink w:anchor="_Toc526261865" w:history="1">
            <w:r w:rsidR="00DF1539" w:rsidRPr="00890A37">
              <w:rPr>
                <w:rStyle w:val="Lienhypertexte"/>
                <w:noProof/>
              </w:rPr>
              <w:t>1.</w:t>
            </w:r>
            <w:r w:rsidR="00DF1539">
              <w:rPr>
                <w:noProof/>
              </w:rPr>
              <w:tab/>
            </w:r>
            <w:r w:rsidR="00DF1539" w:rsidRPr="00890A37">
              <w:rPr>
                <w:rStyle w:val="Lienhypertexte"/>
                <w:noProof/>
              </w:rPr>
              <w:t>Occurrences des historisations et restaurations</w:t>
            </w:r>
            <w:r w:rsidR="00DF1539">
              <w:rPr>
                <w:noProof/>
                <w:webHidden/>
              </w:rPr>
              <w:tab/>
            </w:r>
            <w:r w:rsidR="00DF1539">
              <w:rPr>
                <w:noProof/>
                <w:webHidden/>
              </w:rPr>
              <w:fldChar w:fldCharType="begin"/>
            </w:r>
            <w:r w:rsidR="00DF1539">
              <w:rPr>
                <w:noProof/>
                <w:webHidden/>
              </w:rPr>
              <w:instrText xml:space="preserve"> PAGEREF _Toc526261865 \h </w:instrText>
            </w:r>
            <w:r w:rsidR="00DF1539">
              <w:rPr>
                <w:noProof/>
                <w:webHidden/>
              </w:rPr>
            </w:r>
            <w:r w:rsidR="00DF1539">
              <w:rPr>
                <w:noProof/>
                <w:webHidden/>
              </w:rPr>
              <w:fldChar w:fldCharType="separate"/>
            </w:r>
            <w:r w:rsidR="00DF1539">
              <w:rPr>
                <w:noProof/>
                <w:webHidden/>
              </w:rPr>
              <w:t>14</w:t>
            </w:r>
            <w:r w:rsidR="00DF1539">
              <w:rPr>
                <w:noProof/>
                <w:webHidden/>
              </w:rPr>
              <w:fldChar w:fldCharType="end"/>
            </w:r>
          </w:hyperlink>
        </w:p>
        <w:p w14:paraId="5D70E629" w14:textId="77777777" w:rsidR="00DF1539" w:rsidRDefault="001456C2" w:rsidP="00D65C5E">
          <w:pPr>
            <w:pStyle w:val="TM3"/>
            <w:tabs>
              <w:tab w:val="left" w:pos="880"/>
              <w:tab w:val="right" w:leader="dot" w:pos="9258"/>
            </w:tabs>
            <w:spacing w:after="0"/>
            <w:contextualSpacing/>
            <w:rPr>
              <w:noProof/>
            </w:rPr>
          </w:pPr>
          <w:hyperlink w:anchor="_Toc526261866" w:history="1">
            <w:r w:rsidR="00DF1539" w:rsidRPr="00890A37">
              <w:rPr>
                <w:rStyle w:val="Lienhypertexte"/>
                <w:noProof/>
              </w:rPr>
              <w:t>2.</w:t>
            </w:r>
            <w:r w:rsidR="00DF1539">
              <w:rPr>
                <w:noProof/>
              </w:rPr>
              <w:tab/>
            </w:r>
            <w:r w:rsidR="00DF1539" w:rsidRPr="00890A37">
              <w:rPr>
                <w:rStyle w:val="Lienhypertexte"/>
                <w:noProof/>
              </w:rPr>
              <w:t>Règles de versionnement</w:t>
            </w:r>
            <w:r w:rsidR="00DF1539">
              <w:rPr>
                <w:noProof/>
                <w:webHidden/>
              </w:rPr>
              <w:tab/>
            </w:r>
            <w:r w:rsidR="00DF1539">
              <w:rPr>
                <w:noProof/>
                <w:webHidden/>
              </w:rPr>
              <w:fldChar w:fldCharType="begin"/>
            </w:r>
            <w:r w:rsidR="00DF1539">
              <w:rPr>
                <w:noProof/>
                <w:webHidden/>
              </w:rPr>
              <w:instrText xml:space="preserve"> PAGEREF _Toc526261866 \h </w:instrText>
            </w:r>
            <w:r w:rsidR="00DF1539">
              <w:rPr>
                <w:noProof/>
                <w:webHidden/>
              </w:rPr>
            </w:r>
            <w:r w:rsidR="00DF1539">
              <w:rPr>
                <w:noProof/>
                <w:webHidden/>
              </w:rPr>
              <w:fldChar w:fldCharType="separate"/>
            </w:r>
            <w:r w:rsidR="00DF1539">
              <w:rPr>
                <w:noProof/>
                <w:webHidden/>
              </w:rPr>
              <w:t>14</w:t>
            </w:r>
            <w:r w:rsidR="00DF1539">
              <w:rPr>
                <w:noProof/>
                <w:webHidden/>
              </w:rPr>
              <w:fldChar w:fldCharType="end"/>
            </w:r>
          </w:hyperlink>
        </w:p>
        <w:p w14:paraId="4F3A9CB1" w14:textId="77777777" w:rsidR="00DF1539" w:rsidRDefault="001456C2" w:rsidP="00D65C5E">
          <w:pPr>
            <w:pStyle w:val="TM3"/>
            <w:tabs>
              <w:tab w:val="left" w:pos="880"/>
              <w:tab w:val="right" w:leader="dot" w:pos="9258"/>
            </w:tabs>
            <w:spacing w:after="0"/>
            <w:contextualSpacing/>
            <w:rPr>
              <w:noProof/>
            </w:rPr>
          </w:pPr>
          <w:hyperlink w:anchor="_Toc526261867" w:history="1">
            <w:r w:rsidR="00DF1539" w:rsidRPr="00890A37">
              <w:rPr>
                <w:rStyle w:val="Lienhypertexte"/>
                <w:noProof/>
              </w:rPr>
              <w:t>3.</w:t>
            </w:r>
            <w:r w:rsidR="00DF1539">
              <w:rPr>
                <w:noProof/>
              </w:rPr>
              <w:tab/>
            </w:r>
            <w:r w:rsidR="00DF1539" w:rsidRPr="00890A37">
              <w:rPr>
                <w:rStyle w:val="Lienhypertexte"/>
                <w:noProof/>
              </w:rPr>
              <w:t>Surcharge d'identification</w:t>
            </w:r>
            <w:r w:rsidR="00DF1539">
              <w:rPr>
                <w:noProof/>
                <w:webHidden/>
              </w:rPr>
              <w:tab/>
            </w:r>
            <w:r w:rsidR="00DF1539">
              <w:rPr>
                <w:noProof/>
                <w:webHidden/>
              </w:rPr>
              <w:fldChar w:fldCharType="begin"/>
            </w:r>
            <w:r w:rsidR="00DF1539">
              <w:rPr>
                <w:noProof/>
                <w:webHidden/>
              </w:rPr>
              <w:instrText xml:space="preserve"> PAGEREF _Toc526261867 \h </w:instrText>
            </w:r>
            <w:r w:rsidR="00DF1539">
              <w:rPr>
                <w:noProof/>
                <w:webHidden/>
              </w:rPr>
            </w:r>
            <w:r w:rsidR="00DF1539">
              <w:rPr>
                <w:noProof/>
                <w:webHidden/>
              </w:rPr>
              <w:fldChar w:fldCharType="separate"/>
            </w:r>
            <w:r w:rsidR="00DF1539">
              <w:rPr>
                <w:noProof/>
                <w:webHidden/>
              </w:rPr>
              <w:t>15</w:t>
            </w:r>
            <w:r w:rsidR="00DF1539">
              <w:rPr>
                <w:noProof/>
                <w:webHidden/>
              </w:rPr>
              <w:fldChar w:fldCharType="end"/>
            </w:r>
          </w:hyperlink>
        </w:p>
        <w:p w14:paraId="169A1E6D" w14:textId="77777777" w:rsidR="00DF1539" w:rsidRDefault="001456C2" w:rsidP="00D65C5E">
          <w:pPr>
            <w:pStyle w:val="TM3"/>
            <w:tabs>
              <w:tab w:val="left" w:pos="880"/>
              <w:tab w:val="right" w:leader="dot" w:pos="9258"/>
            </w:tabs>
            <w:spacing w:after="0"/>
            <w:contextualSpacing/>
            <w:rPr>
              <w:noProof/>
            </w:rPr>
          </w:pPr>
          <w:hyperlink w:anchor="_Toc526261868" w:history="1">
            <w:r w:rsidR="00DF1539" w:rsidRPr="00890A37">
              <w:rPr>
                <w:rStyle w:val="Lienhypertexte"/>
                <w:noProof/>
              </w:rPr>
              <w:t>4.</w:t>
            </w:r>
            <w:r w:rsidR="00DF1539">
              <w:rPr>
                <w:noProof/>
              </w:rPr>
              <w:tab/>
            </w:r>
            <w:r w:rsidR="00DF1539" w:rsidRPr="00890A37">
              <w:rPr>
                <w:rStyle w:val="Lienhypertexte"/>
                <w:noProof/>
              </w:rPr>
              <w:t>Occurrences de création et d'utilisation de branches</w:t>
            </w:r>
            <w:r w:rsidR="00DF1539">
              <w:rPr>
                <w:noProof/>
                <w:webHidden/>
              </w:rPr>
              <w:tab/>
            </w:r>
            <w:r w:rsidR="00DF1539">
              <w:rPr>
                <w:noProof/>
                <w:webHidden/>
              </w:rPr>
              <w:fldChar w:fldCharType="begin"/>
            </w:r>
            <w:r w:rsidR="00DF1539">
              <w:rPr>
                <w:noProof/>
                <w:webHidden/>
              </w:rPr>
              <w:instrText xml:space="preserve"> PAGEREF _Toc526261868 \h </w:instrText>
            </w:r>
            <w:r w:rsidR="00DF1539">
              <w:rPr>
                <w:noProof/>
                <w:webHidden/>
              </w:rPr>
            </w:r>
            <w:r w:rsidR="00DF1539">
              <w:rPr>
                <w:noProof/>
                <w:webHidden/>
              </w:rPr>
              <w:fldChar w:fldCharType="separate"/>
            </w:r>
            <w:r w:rsidR="00DF1539">
              <w:rPr>
                <w:noProof/>
                <w:webHidden/>
              </w:rPr>
              <w:t>15</w:t>
            </w:r>
            <w:r w:rsidR="00DF1539">
              <w:rPr>
                <w:noProof/>
                <w:webHidden/>
              </w:rPr>
              <w:fldChar w:fldCharType="end"/>
            </w:r>
          </w:hyperlink>
        </w:p>
        <w:p w14:paraId="318DF332" w14:textId="77777777" w:rsidR="00DF1539" w:rsidRDefault="001456C2" w:rsidP="00D65C5E">
          <w:pPr>
            <w:pStyle w:val="TM3"/>
            <w:tabs>
              <w:tab w:val="left" w:pos="880"/>
              <w:tab w:val="right" w:leader="dot" w:pos="9258"/>
            </w:tabs>
            <w:spacing w:after="0"/>
            <w:contextualSpacing/>
            <w:rPr>
              <w:noProof/>
            </w:rPr>
          </w:pPr>
          <w:hyperlink w:anchor="_Toc526261869" w:history="1">
            <w:r w:rsidR="00DF1539" w:rsidRPr="00890A37">
              <w:rPr>
                <w:rStyle w:val="Lienhypertexte"/>
                <w:noProof/>
              </w:rPr>
              <w:t>5.</w:t>
            </w:r>
            <w:r w:rsidR="00DF1539">
              <w:rPr>
                <w:noProof/>
              </w:rPr>
              <w:tab/>
            </w:r>
            <w:r w:rsidR="00DF1539" w:rsidRPr="00890A37">
              <w:rPr>
                <w:rStyle w:val="Lienhypertexte"/>
                <w:noProof/>
              </w:rPr>
              <w:t>Traitements des Fusions</w:t>
            </w:r>
            <w:r w:rsidR="00DF1539">
              <w:rPr>
                <w:noProof/>
                <w:webHidden/>
              </w:rPr>
              <w:tab/>
            </w:r>
            <w:r w:rsidR="00DF1539">
              <w:rPr>
                <w:noProof/>
                <w:webHidden/>
              </w:rPr>
              <w:fldChar w:fldCharType="begin"/>
            </w:r>
            <w:r w:rsidR="00DF1539">
              <w:rPr>
                <w:noProof/>
                <w:webHidden/>
              </w:rPr>
              <w:instrText xml:space="preserve"> PAGEREF _Toc526261869 \h </w:instrText>
            </w:r>
            <w:r w:rsidR="00DF1539">
              <w:rPr>
                <w:noProof/>
                <w:webHidden/>
              </w:rPr>
            </w:r>
            <w:r w:rsidR="00DF1539">
              <w:rPr>
                <w:noProof/>
                <w:webHidden/>
              </w:rPr>
              <w:fldChar w:fldCharType="separate"/>
            </w:r>
            <w:r w:rsidR="00DF1539">
              <w:rPr>
                <w:noProof/>
                <w:webHidden/>
              </w:rPr>
              <w:t>15</w:t>
            </w:r>
            <w:r w:rsidR="00DF1539">
              <w:rPr>
                <w:noProof/>
                <w:webHidden/>
              </w:rPr>
              <w:fldChar w:fldCharType="end"/>
            </w:r>
          </w:hyperlink>
        </w:p>
        <w:p w14:paraId="2DB79676" w14:textId="77777777" w:rsidR="00DF1539" w:rsidRDefault="001456C2" w:rsidP="00D65C5E">
          <w:pPr>
            <w:pStyle w:val="TM2"/>
            <w:tabs>
              <w:tab w:val="left" w:pos="660"/>
              <w:tab w:val="right" w:leader="dot" w:pos="9258"/>
            </w:tabs>
            <w:spacing w:after="0"/>
            <w:contextualSpacing/>
            <w:rPr>
              <w:noProof/>
            </w:rPr>
          </w:pPr>
          <w:hyperlink w:anchor="_Toc526261870" w:history="1">
            <w:r w:rsidR="00DF1539" w:rsidRPr="00890A37">
              <w:rPr>
                <w:rStyle w:val="Lienhypertexte"/>
                <w:noProof/>
              </w:rPr>
              <w:t>C.</w:t>
            </w:r>
            <w:r w:rsidR="00DF1539">
              <w:rPr>
                <w:noProof/>
              </w:rPr>
              <w:tab/>
            </w:r>
            <w:r w:rsidR="00DF1539" w:rsidRPr="00890A37">
              <w:rPr>
                <w:rStyle w:val="Lienhypertexte"/>
                <w:noProof/>
              </w:rPr>
              <w:t>Exploitation des éléments</w:t>
            </w:r>
            <w:r w:rsidR="00DF1539">
              <w:rPr>
                <w:noProof/>
                <w:webHidden/>
              </w:rPr>
              <w:tab/>
            </w:r>
            <w:r w:rsidR="00DF1539">
              <w:rPr>
                <w:noProof/>
                <w:webHidden/>
              </w:rPr>
              <w:fldChar w:fldCharType="begin"/>
            </w:r>
            <w:r w:rsidR="00DF1539">
              <w:rPr>
                <w:noProof/>
                <w:webHidden/>
              </w:rPr>
              <w:instrText xml:space="preserve"> PAGEREF _Toc526261870 \h </w:instrText>
            </w:r>
            <w:r w:rsidR="00DF1539">
              <w:rPr>
                <w:noProof/>
                <w:webHidden/>
              </w:rPr>
            </w:r>
            <w:r w:rsidR="00DF1539">
              <w:rPr>
                <w:noProof/>
                <w:webHidden/>
              </w:rPr>
              <w:fldChar w:fldCharType="separate"/>
            </w:r>
            <w:r w:rsidR="00DF1539">
              <w:rPr>
                <w:noProof/>
                <w:webHidden/>
              </w:rPr>
              <w:t>16</w:t>
            </w:r>
            <w:r w:rsidR="00DF1539">
              <w:rPr>
                <w:noProof/>
                <w:webHidden/>
              </w:rPr>
              <w:fldChar w:fldCharType="end"/>
            </w:r>
          </w:hyperlink>
        </w:p>
        <w:p w14:paraId="771409C6" w14:textId="77777777" w:rsidR="00DF1539" w:rsidRDefault="001456C2" w:rsidP="00D65C5E">
          <w:pPr>
            <w:pStyle w:val="TM3"/>
            <w:tabs>
              <w:tab w:val="left" w:pos="880"/>
              <w:tab w:val="right" w:leader="dot" w:pos="9258"/>
            </w:tabs>
            <w:spacing w:after="0"/>
            <w:contextualSpacing/>
            <w:rPr>
              <w:noProof/>
            </w:rPr>
          </w:pPr>
          <w:hyperlink w:anchor="_Toc526261871" w:history="1">
            <w:r w:rsidR="00DF1539" w:rsidRPr="00890A37">
              <w:rPr>
                <w:rStyle w:val="Lienhypertexte"/>
                <w:noProof/>
              </w:rPr>
              <w:t>1.</w:t>
            </w:r>
            <w:r w:rsidR="00DF1539">
              <w:rPr>
                <w:noProof/>
              </w:rPr>
              <w:tab/>
            </w:r>
            <w:r w:rsidR="00DF1539" w:rsidRPr="00890A37">
              <w:rPr>
                <w:rStyle w:val="Lienhypertexte"/>
                <w:noProof/>
              </w:rPr>
              <w:t>Cohérences Projets &amp; Applications</w:t>
            </w:r>
            <w:r w:rsidR="00DF1539">
              <w:rPr>
                <w:noProof/>
                <w:webHidden/>
              </w:rPr>
              <w:tab/>
            </w:r>
            <w:r w:rsidR="00DF1539">
              <w:rPr>
                <w:noProof/>
                <w:webHidden/>
              </w:rPr>
              <w:fldChar w:fldCharType="begin"/>
            </w:r>
            <w:r w:rsidR="00DF1539">
              <w:rPr>
                <w:noProof/>
                <w:webHidden/>
              </w:rPr>
              <w:instrText xml:space="preserve"> PAGEREF _Toc526261871 \h </w:instrText>
            </w:r>
            <w:r w:rsidR="00DF1539">
              <w:rPr>
                <w:noProof/>
                <w:webHidden/>
              </w:rPr>
            </w:r>
            <w:r w:rsidR="00DF1539">
              <w:rPr>
                <w:noProof/>
                <w:webHidden/>
              </w:rPr>
              <w:fldChar w:fldCharType="separate"/>
            </w:r>
            <w:r w:rsidR="00DF1539">
              <w:rPr>
                <w:noProof/>
                <w:webHidden/>
              </w:rPr>
              <w:t>16</w:t>
            </w:r>
            <w:r w:rsidR="00DF1539">
              <w:rPr>
                <w:noProof/>
                <w:webHidden/>
              </w:rPr>
              <w:fldChar w:fldCharType="end"/>
            </w:r>
          </w:hyperlink>
        </w:p>
        <w:p w14:paraId="56C7FA1F" w14:textId="77777777" w:rsidR="00DF1539" w:rsidRDefault="001456C2" w:rsidP="00D65C5E">
          <w:pPr>
            <w:pStyle w:val="TM3"/>
            <w:tabs>
              <w:tab w:val="left" w:pos="880"/>
              <w:tab w:val="right" w:leader="dot" w:pos="9258"/>
            </w:tabs>
            <w:spacing w:after="0"/>
            <w:contextualSpacing/>
            <w:rPr>
              <w:noProof/>
            </w:rPr>
          </w:pPr>
          <w:hyperlink w:anchor="_Toc526261872" w:history="1">
            <w:r w:rsidR="00DF1539" w:rsidRPr="00890A37">
              <w:rPr>
                <w:rStyle w:val="Lienhypertexte"/>
                <w:noProof/>
              </w:rPr>
              <w:t>2.</w:t>
            </w:r>
            <w:r w:rsidR="00DF1539">
              <w:rPr>
                <w:noProof/>
              </w:rPr>
              <w:tab/>
            </w:r>
            <w:r w:rsidR="00DF1539" w:rsidRPr="00890A37">
              <w:rPr>
                <w:rStyle w:val="Lienhypertexte"/>
                <w:noProof/>
              </w:rPr>
              <w:t>Gouvernance</w:t>
            </w:r>
            <w:r w:rsidR="00DF1539">
              <w:rPr>
                <w:noProof/>
                <w:webHidden/>
              </w:rPr>
              <w:tab/>
            </w:r>
            <w:r w:rsidR="00DF1539">
              <w:rPr>
                <w:noProof/>
                <w:webHidden/>
              </w:rPr>
              <w:fldChar w:fldCharType="begin"/>
            </w:r>
            <w:r w:rsidR="00DF1539">
              <w:rPr>
                <w:noProof/>
                <w:webHidden/>
              </w:rPr>
              <w:instrText xml:space="preserve"> PAGEREF _Toc526261872 \h </w:instrText>
            </w:r>
            <w:r w:rsidR="00DF1539">
              <w:rPr>
                <w:noProof/>
                <w:webHidden/>
              </w:rPr>
            </w:r>
            <w:r w:rsidR="00DF1539">
              <w:rPr>
                <w:noProof/>
                <w:webHidden/>
              </w:rPr>
              <w:fldChar w:fldCharType="separate"/>
            </w:r>
            <w:r w:rsidR="00DF1539">
              <w:rPr>
                <w:noProof/>
                <w:webHidden/>
              </w:rPr>
              <w:t>17</w:t>
            </w:r>
            <w:r w:rsidR="00DF1539">
              <w:rPr>
                <w:noProof/>
                <w:webHidden/>
              </w:rPr>
              <w:fldChar w:fldCharType="end"/>
            </w:r>
          </w:hyperlink>
        </w:p>
        <w:p w14:paraId="50D36794" w14:textId="77777777" w:rsidR="00DF1539" w:rsidRDefault="001456C2" w:rsidP="00D65C5E">
          <w:pPr>
            <w:pStyle w:val="TM3"/>
            <w:tabs>
              <w:tab w:val="left" w:pos="880"/>
              <w:tab w:val="right" w:leader="dot" w:pos="9258"/>
            </w:tabs>
            <w:spacing w:after="0"/>
            <w:contextualSpacing/>
            <w:rPr>
              <w:noProof/>
            </w:rPr>
          </w:pPr>
          <w:hyperlink w:anchor="_Toc526261873" w:history="1">
            <w:r w:rsidR="00DF1539" w:rsidRPr="00890A37">
              <w:rPr>
                <w:rStyle w:val="Lienhypertexte"/>
                <w:noProof/>
              </w:rPr>
              <w:t>3.</w:t>
            </w:r>
            <w:r w:rsidR="00DF1539">
              <w:rPr>
                <w:noProof/>
              </w:rPr>
              <w:tab/>
            </w:r>
            <w:r w:rsidR="00DF1539" w:rsidRPr="00890A37">
              <w:rPr>
                <w:rStyle w:val="Lienhypertexte"/>
                <w:noProof/>
              </w:rPr>
              <w:t>Activités, Actions et Acteurs</w:t>
            </w:r>
            <w:r w:rsidR="00DF1539">
              <w:rPr>
                <w:noProof/>
                <w:webHidden/>
              </w:rPr>
              <w:tab/>
            </w:r>
            <w:r w:rsidR="00DF1539">
              <w:rPr>
                <w:noProof/>
                <w:webHidden/>
              </w:rPr>
              <w:fldChar w:fldCharType="begin"/>
            </w:r>
            <w:r w:rsidR="00DF1539">
              <w:rPr>
                <w:noProof/>
                <w:webHidden/>
              </w:rPr>
              <w:instrText xml:space="preserve"> PAGEREF _Toc526261873 \h </w:instrText>
            </w:r>
            <w:r w:rsidR="00DF1539">
              <w:rPr>
                <w:noProof/>
                <w:webHidden/>
              </w:rPr>
            </w:r>
            <w:r w:rsidR="00DF1539">
              <w:rPr>
                <w:noProof/>
                <w:webHidden/>
              </w:rPr>
              <w:fldChar w:fldCharType="separate"/>
            </w:r>
            <w:r w:rsidR="00DF1539">
              <w:rPr>
                <w:noProof/>
                <w:webHidden/>
              </w:rPr>
              <w:t>18</w:t>
            </w:r>
            <w:r w:rsidR="00DF1539">
              <w:rPr>
                <w:noProof/>
                <w:webHidden/>
              </w:rPr>
              <w:fldChar w:fldCharType="end"/>
            </w:r>
          </w:hyperlink>
        </w:p>
        <w:p w14:paraId="59397D51" w14:textId="77777777" w:rsidR="00DF1539" w:rsidRDefault="001456C2" w:rsidP="00D65C5E">
          <w:pPr>
            <w:pStyle w:val="TM1"/>
            <w:spacing w:line="240" w:lineRule="auto"/>
            <w:contextualSpacing/>
            <w:rPr>
              <w:noProof/>
            </w:rPr>
          </w:pPr>
          <w:hyperlink w:anchor="_Toc526261874" w:history="1">
            <w:r w:rsidR="00DF1539" w:rsidRPr="00890A37">
              <w:rPr>
                <w:rStyle w:val="Lienhypertexte"/>
                <w:noProof/>
              </w:rPr>
              <w:t>III.</w:t>
            </w:r>
            <w:r w:rsidR="00DF1539">
              <w:rPr>
                <w:noProof/>
              </w:rPr>
              <w:tab/>
            </w:r>
            <w:r w:rsidR="00DF1539" w:rsidRPr="00890A37">
              <w:rPr>
                <w:rStyle w:val="Lienhypertexte"/>
                <w:noProof/>
              </w:rPr>
              <w:t>Annexes</w:t>
            </w:r>
            <w:r w:rsidR="00DF1539">
              <w:rPr>
                <w:noProof/>
                <w:webHidden/>
              </w:rPr>
              <w:tab/>
            </w:r>
            <w:r w:rsidR="00DF1539">
              <w:rPr>
                <w:noProof/>
                <w:webHidden/>
              </w:rPr>
              <w:fldChar w:fldCharType="begin"/>
            </w:r>
            <w:r w:rsidR="00DF1539">
              <w:rPr>
                <w:noProof/>
                <w:webHidden/>
              </w:rPr>
              <w:instrText xml:space="preserve"> PAGEREF _Toc526261874 \h </w:instrText>
            </w:r>
            <w:r w:rsidR="00DF1539">
              <w:rPr>
                <w:noProof/>
                <w:webHidden/>
              </w:rPr>
            </w:r>
            <w:r w:rsidR="00DF1539">
              <w:rPr>
                <w:noProof/>
                <w:webHidden/>
              </w:rPr>
              <w:fldChar w:fldCharType="separate"/>
            </w:r>
            <w:r w:rsidR="00DF1539">
              <w:rPr>
                <w:noProof/>
                <w:webHidden/>
              </w:rPr>
              <w:t>18</w:t>
            </w:r>
            <w:r w:rsidR="00DF1539">
              <w:rPr>
                <w:noProof/>
                <w:webHidden/>
              </w:rPr>
              <w:fldChar w:fldCharType="end"/>
            </w:r>
          </w:hyperlink>
        </w:p>
        <w:p w14:paraId="0D89837E" w14:textId="77777777" w:rsidR="00DF1539" w:rsidRDefault="001456C2" w:rsidP="00D65C5E">
          <w:pPr>
            <w:pStyle w:val="TM2"/>
            <w:tabs>
              <w:tab w:val="left" w:pos="660"/>
              <w:tab w:val="right" w:leader="dot" w:pos="9258"/>
            </w:tabs>
            <w:spacing w:after="0"/>
            <w:contextualSpacing/>
            <w:rPr>
              <w:noProof/>
            </w:rPr>
          </w:pPr>
          <w:hyperlink w:anchor="_Toc526261875" w:history="1">
            <w:r w:rsidR="00DF1539" w:rsidRPr="00890A37">
              <w:rPr>
                <w:rStyle w:val="Lienhypertexte"/>
                <w:noProof/>
              </w:rPr>
              <w:t>A.</w:t>
            </w:r>
            <w:r w:rsidR="00DF1539">
              <w:rPr>
                <w:noProof/>
              </w:rPr>
              <w:tab/>
            </w:r>
            <w:r w:rsidR="00DF1539" w:rsidRPr="00890A37">
              <w:rPr>
                <w:rStyle w:val="Lienhypertexte"/>
                <w:noProof/>
              </w:rPr>
              <w:t>Abréviations</w:t>
            </w:r>
            <w:r w:rsidR="00DF1539">
              <w:rPr>
                <w:noProof/>
                <w:webHidden/>
              </w:rPr>
              <w:tab/>
            </w:r>
            <w:r w:rsidR="00DF1539">
              <w:rPr>
                <w:noProof/>
                <w:webHidden/>
              </w:rPr>
              <w:fldChar w:fldCharType="begin"/>
            </w:r>
            <w:r w:rsidR="00DF1539">
              <w:rPr>
                <w:noProof/>
                <w:webHidden/>
              </w:rPr>
              <w:instrText xml:space="preserve"> PAGEREF _Toc526261875 \h </w:instrText>
            </w:r>
            <w:r w:rsidR="00DF1539">
              <w:rPr>
                <w:noProof/>
                <w:webHidden/>
              </w:rPr>
            </w:r>
            <w:r w:rsidR="00DF1539">
              <w:rPr>
                <w:noProof/>
                <w:webHidden/>
              </w:rPr>
              <w:fldChar w:fldCharType="separate"/>
            </w:r>
            <w:r w:rsidR="00DF1539">
              <w:rPr>
                <w:noProof/>
                <w:webHidden/>
              </w:rPr>
              <w:t>18</w:t>
            </w:r>
            <w:r w:rsidR="00DF1539">
              <w:rPr>
                <w:noProof/>
                <w:webHidden/>
              </w:rPr>
              <w:fldChar w:fldCharType="end"/>
            </w:r>
          </w:hyperlink>
        </w:p>
        <w:p w14:paraId="6F861DEF" w14:textId="77777777" w:rsidR="00DF1539" w:rsidRDefault="001456C2" w:rsidP="00D65C5E">
          <w:pPr>
            <w:pStyle w:val="TM2"/>
            <w:tabs>
              <w:tab w:val="left" w:pos="660"/>
              <w:tab w:val="right" w:leader="dot" w:pos="9258"/>
            </w:tabs>
            <w:spacing w:after="0"/>
            <w:contextualSpacing/>
            <w:rPr>
              <w:noProof/>
            </w:rPr>
          </w:pPr>
          <w:hyperlink w:anchor="_Toc526261876" w:history="1">
            <w:r w:rsidR="00DF1539" w:rsidRPr="00890A37">
              <w:rPr>
                <w:rStyle w:val="Lienhypertexte"/>
                <w:noProof/>
              </w:rPr>
              <w:t>B.</w:t>
            </w:r>
            <w:r w:rsidR="00DF1539">
              <w:rPr>
                <w:noProof/>
              </w:rPr>
              <w:tab/>
            </w:r>
            <w:r w:rsidR="00DF1539" w:rsidRPr="00890A37">
              <w:rPr>
                <w:rStyle w:val="Lienhypertexte"/>
                <w:noProof/>
              </w:rPr>
              <w:t>Références documentaires</w:t>
            </w:r>
            <w:r w:rsidR="00DF1539">
              <w:rPr>
                <w:noProof/>
                <w:webHidden/>
              </w:rPr>
              <w:tab/>
            </w:r>
            <w:r w:rsidR="00DF1539">
              <w:rPr>
                <w:noProof/>
                <w:webHidden/>
              </w:rPr>
              <w:fldChar w:fldCharType="begin"/>
            </w:r>
            <w:r w:rsidR="00DF1539">
              <w:rPr>
                <w:noProof/>
                <w:webHidden/>
              </w:rPr>
              <w:instrText xml:space="preserve"> PAGEREF _Toc526261876 \h </w:instrText>
            </w:r>
            <w:r w:rsidR="00DF1539">
              <w:rPr>
                <w:noProof/>
                <w:webHidden/>
              </w:rPr>
            </w:r>
            <w:r w:rsidR="00DF1539">
              <w:rPr>
                <w:noProof/>
                <w:webHidden/>
              </w:rPr>
              <w:fldChar w:fldCharType="separate"/>
            </w:r>
            <w:r w:rsidR="00DF1539">
              <w:rPr>
                <w:noProof/>
                <w:webHidden/>
              </w:rPr>
              <w:t>19</w:t>
            </w:r>
            <w:r w:rsidR="00DF1539">
              <w:rPr>
                <w:noProof/>
                <w:webHidden/>
              </w:rPr>
              <w:fldChar w:fldCharType="end"/>
            </w:r>
          </w:hyperlink>
        </w:p>
        <w:p w14:paraId="07375DA0" w14:textId="77777777" w:rsidR="00DF1539" w:rsidRDefault="001456C2" w:rsidP="00D65C5E">
          <w:pPr>
            <w:pStyle w:val="TM2"/>
            <w:tabs>
              <w:tab w:val="left" w:pos="660"/>
              <w:tab w:val="right" w:leader="dot" w:pos="9258"/>
            </w:tabs>
            <w:spacing w:after="0"/>
            <w:contextualSpacing/>
            <w:rPr>
              <w:noProof/>
            </w:rPr>
          </w:pPr>
          <w:hyperlink w:anchor="_Toc526261877" w:history="1">
            <w:r w:rsidR="00DF1539" w:rsidRPr="00890A37">
              <w:rPr>
                <w:rStyle w:val="Lienhypertexte"/>
                <w:noProof/>
              </w:rPr>
              <w:t>C.</w:t>
            </w:r>
            <w:r w:rsidR="00DF1539">
              <w:rPr>
                <w:noProof/>
              </w:rPr>
              <w:tab/>
            </w:r>
            <w:r w:rsidR="00DF1539" w:rsidRPr="00890A37">
              <w:rPr>
                <w:rStyle w:val="Lienhypertexte"/>
                <w:noProof/>
              </w:rPr>
              <w:t>Rôles  et Activités GC</w:t>
            </w:r>
            <w:r w:rsidR="00DF1539">
              <w:rPr>
                <w:noProof/>
                <w:webHidden/>
              </w:rPr>
              <w:tab/>
            </w:r>
            <w:r w:rsidR="00DF1539">
              <w:rPr>
                <w:noProof/>
                <w:webHidden/>
              </w:rPr>
              <w:fldChar w:fldCharType="begin"/>
            </w:r>
            <w:r w:rsidR="00DF1539">
              <w:rPr>
                <w:noProof/>
                <w:webHidden/>
              </w:rPr>
              <w:instrText xml:space="preserve"> PAGEREF _Toc526261877 \h </w:instrText>
            </w:r>
            <w:r w:rsidR="00DF1539">
              <w:rPr>
                <w:noProof/>
                <w:webHidden/>
              </w:rPr>
            </w:r>
            <w:r w:rsidR="00DF1539">
              <w:rPr>
                <w:noProof/>
                <w:webHidden/>
              </w:rPr>
              <w:fldChar w:fldCharType="separate"/>
            </w:r>
            <w:r w:rsidR="00DF1539">
              <w:rPr>
                <w:noProof/>
                <w:webHidden/>
              </w:rPr>
              <w:t>19</w:t>
            </w:r>
            <w:r w:rsidR="00DF1539">
              <w:rPr>
                <w:noProof/>
                <w:webHidden/>
              </w:rPr>
              <w:fldChar w:fldCharType="end"/>
            </w:r>
          </w:hyperlink>
        </w:p>
        <w:p w14:paraId="720F8A14" w14:textId="77777777" w:rsidR="00DF1539" w:rsidRDefault="001456C2" w:rsidP="00D65C5E">
          <w:pPr>
            <w:pStyle w:val="TM2"/>
            <w:tabs>
              <w:tab w:val="left" w:pos="660"/>
              <w:tab w:val="right" w:leader="dot" w:pos="9258"/>
            </w:tabs>
            <w:spacing w:after="0"/>
            <w:contextualSpacing/>
            <w:rPr>
              <w:noProof/>
            </w:rPr>
          </w:pPr>
          <w:hyperlink w:anchor="_Toc526261878" w:history="1">
            <w:r w:rsidR="00DF1539" w:rsidRPr="00890A37">
              <w:rPr>
                <w:rStyle w:val="Lienhypertexte"/>
                <w:noProof/>
              </w:rPr>
              <w:t>D.</w:t>
            </w:r>
            <w:r w:rsidR="00DF1539">
              <w:rPr>
                <w:noProof/>
              </w:rPr>
              <w:tab/>
            </w:r>
            <w:r w:rsidR="00DF1539" w:rsidRPr="00890A37">
              <w:rPr>
                <w:rStyle w:val="Lienhypertexte"/>
                <w:noProof/>
              </w:rPr>
              <w:t>Revue GC</w:t>
            </w:r>
            <w:r w:rsidR="00DF1539">
              <w:rPr>
                <w:noProof/>
                <w:webHidden/>
              </w:rPr>
              <w:tab/>
            </w:r>
            <w:r w:rsidR="00DF1539">
              <w:rPr>
                <w:noProof/>
                <w:webHidden/>
              </w:rPr>
              <w:fldChar w:fldCharType="begin"/>
            </w:r>
            <w:r w:rsidR="00DF1539">
              <w:rPr>
                <w:noProof/>
                <w:webHidden/>
              </w:rPr>
              <w:instrText xml:space="preserve"> PAGEREF _Toc526261878 \h </w:instrText>
            </w:r>
            <w:r w:rsidR="00DF1539">
              <w:rPr>
                <w:noProof/>
                <w:webHidden/>
              </w:rPr>
            </w:r>
            <w:r w:rsidR="00DF1539">
              <w:rPr>
                <w:noProof/>
                <w:webHidden/>
              </w:rPr>
              <w:fldChar w:fldCharType="separate"/>
            </w:r>
            <w:r w:rsidR="00DF1539">
              <w:rPr>
                <w:noProof/>
                <w:webHidden/>
              </w:rPr>
              <w:t>21</w:t>
            </w:r>
            <w:r w:rsidR="00DF1539">
              <w:rPr>
                <w:noProof/>
                <w:webHidden/>
              </w:rPr>
              <w:fldChar w:fldCharType="end"/>
            </w:r>
          </w:hyperlink>
        </w:p>
        <w:p w14:paraId="632E69DA" w14:textId="77777777" w:rsidR="00AB32E5" w:rsidRDefault="00AB32E5" w:rsidP="008D61C1">
          <w:pPr>
            <w:spacing w:before="120" w:line="180" w:lineRule="exact"/>
          </w:pPr>
          <w:r>
            <w:rPr>
              <w:b/>
              <w:bCs/>
            </w:rPr>
            <w:fldChar w:fldCharType="end"/>
          </w:r>
        </w:p>
      </w:sdtContent>
    </w:sdt>
    <w:p w14:paraId="632E69DB" w14:textId="77777777" w:rsidR="00663CE2" w:rsidRDefault="00663CE2" w:rsidP="008D61C1">
      <w:pPr>
        <w:spacing w:after="40"/>
        <w:rPr>
          <w:rFonts w:asciiTheme="majorHAnsi" w:eastAsiaTheme="majorEastAsia" w:hAnsiTheme="majorHAnsi" w:cstheme="majorBidi"/>
          <w:b/>
          <w:bCs/>
          <w:color w:val="365F91" w:themeColor="accent1" w:themeShade="BF"/>
          <w:sz w:val="28"/>
          <w:szCs w:val="28"/>
        </w:rPr>
      </w:pPr>
      <w:r>
        <w:br w:type="page"/>
      </w:r>
    </w:p>
    <w:p w14:paraId="62118314" w14:textId="751E643B" w:rsidR="00262977" w:rsidRPr="00262977" w:rsidRDefault="00262977" w:rsidP="00262977">
      <w:pPr>
        <w:ind w:left="360" w:right="-88"/>
        <w:rPr>
          <w:rFonts w:ascii="Century Schoolbook" w:hAnsi="Century Schoolbook"/>
          <w:sz w:val="18"/>
          <w:szCs w:val="18"/>
        </w:rPr>
      </w:pPr>
      <w:bookmarkStart w:id="0" w:name="_Toc526261842"/>
      <w:r w:rsidRPr="00262977">
        <w:rPr>
          <w:rFonts w:ascii="Century Schoolbook" w:hAnsi="Century Schoolbook"/>
          <w:sz w:val="18"/>
          <w:szCs w:val="18"/>
        </w:rPr>
        <w:lastRenderedPageBreak/>
        <w:t xml:space="preserve">Ce document </w:t>
      </w:r>
      <w:r w:rsidR="008D069C">
        <w:rPr>
          <w:rFonts w:ascii="Century Schoolbook" w:hAnsi="Century Schoolbook"/>
          <w:sz w:val="18"/>
          <w:szCs w:val="18"/>
        </w:rPr>
        <w:t>a pour but</w:t>
      </w:r>
      <w:r w:rsidRPr="00262977">
        <w:rPr>
          <w:rFonts w:ascii="Century Schoolbook" w:hAnsi="Century Schoolbook"/>
          <w:sz w:val="18"/>
          <w:szCs w:val="18"/>
        </w:rPr>
        <w:t xml:space="preserve"> de </w:t>
      </w:r>
    </w:p>
    <w:p w14:paraId="54DE7AAB" w14:textId="327B7ECD" w:rsidR="00262977" w:rsidRPr="00262977" w:rsidRDefault="00444B38" w:rsidP="00262977">
      <w:pPr>
        <w:pStyle w:val="Paragraphedeliste"/>
        <w:numPr>
          <w:ilvl w:val="0"/>
          <w:numId w:val="57"/>
        </w:numPr>
        <w:ind w:right="-88"/>
        <w:rPr>
          <w:rFonts w:ascii="Century Schoolbook" w:hAnsi="Century Schoolbook"/>
          <w:sz w:val="18"/>
          <w:szCs w:val="18"/>
        </w:rPr>
      </w:pPr>
      <w:r w:rsidRPr="00262977">
        <w:rPr>
          <w:rFonts w:ascii="Century Schoolbook" w:hAnsi="Century Schoolbook"/>
          <w:sz w:val="18"/>
          <w:szCs w:val="18"/>
        </w:rPr>
        <w:t>Définir</w:t>
      </w:r>
      <w:r w:rsidR="00262977" w:rsidRPr="00262977">
        <w:rPr>
          <w:rFonts w:ascii="Century Schoolbook" w:hAnsi="Century Schoolbook"/>
          <w:sz w:val="18"/>
          <w:szCs w:val="18"/>
        </w:rPr>
        <w:t xml:space="preserve"> les obj</w:t>
      </w:r>
      <w:r w:rsidR="00262977">
        <w:rPr>
          <w:rFonts w:ascii="Century Schoolbook" w:hAnsi="Century Schoolbook"/>
          <w:sz w:val="18"/>
          <w:szCs w:val="18"/>
        </w:rPr>
        <w:t>ectifs de la gestion de configur</w:t>
      </w:r>
      <w:r w:rsidR="00262977" w:rsidRPr="00262977">
        <w:rPr>
          <w:rFonts w:ascii="Century Schoolbook" w:hAnsi="Century Schoolbook"/>
          <w:sz w:val="18"/>
          <w:szCs w:val="18"/>
        </w:rPr>
        <w:t>a</w:t>
      </w:r>
      <w:r w:rsidR="00262977">
        <w:rPr>
          <w:rFonts w:ascii="Century Schoolbook" w:hAnsi="Century Schoolbook"/>
          <w:sz w:val="18"/>
          <w:szCs w:val="18"/>
        </w:rPr>
        <w:t>t</w:t>
      </w:r>
      <w:r w:rsidR="00262977" w:rsidRPr="00262977">
        <w:rPr>
          <w:rFonts w:ascii="Century Schoolbook" w:hAnsi="Century Schoolbook"/>
          <w:sz w:val="18"/>
          <w:szCs w:val="18"/>
        </w:rPr>
        <w:t xml:space="preserve">ion logicielle d'une application </w:t>
      </w:r>
    </w:p>
    <w:p w14:paraId="5AB8469F" w14:textId="1E77790A" w:rsidR="00262977" w:rsidRPr="00262977" w:rsidRDefault="00444B38" w:rsidP="00262977">
      <w:pPr>
        <w:pStyle w:val="Paragraphedeliste"/>
        <w:numPr>
          <w:ilvl w:val="0"/>
          <w:numId w:val="57"/>
        </w:numPr>
        <w:ind w:right="-88"/>
        <w:rPr>
          <w:rFonts w:ascii="Century Schoolbook" w:hAnsi="Century Schoolbook"/>
          <w:sz w:val="18"/>
          <w:szCs w:val="18"/>
        </w:rPr>
      </w:pPr>
      <w:r w:rsidRPr="00262977">
        <w:rPr>
          <w:rFonts w:ascii="Century Schoolbook" w:hAnsi="Century Schoolbook"/>
          <w:sz w:val="18"/>
          <w:szCs w:val="18"/>
        </w:rPr>
        <w:t>Déclarer</w:t>
      </w:r>
      <w:r w:rsidR="00262977" w:rsidRPr="00262977">
        <w:rPr>
          <w:rFonts w:ascii="Century Schoolbook" w:hAnsi="Century Schoolbook"/>
          <w:sz w:val="18"/>
          <w:szCs w:val="18"/>
        </w:rPr>
        <w:t xml:space="preserve"> l</w:t>
      </w:r>
      <w:r w:rsidR="008D069C">
        <w:rPr>
          <w:rFonts w:ascii="Century Schoolbook" w:hAnsi="Century Schoolbook"/>
          <w:sz w:val="18"/>
          <w:szCs w:val="18"/>
        </w:rPr>
        <w:t>es moyens et l</w:t>
      </w:r>
      <w:r w:rsidR="00262977" w:rsidRPr="00262977">
        <w:rPr>
          <w:rFonts w:ascii="Century Schoolbook" w:hAnsi="Century Schoolbook"/>
          <w:sz w:val="18"/>
          <w:szCs w:val="18"/>
        </w:rPr>
        <w:t>es configurations utiles à cette gestion</w:t>
      </w:r>
    </w:p>
    <w:p w14:paraId="763FF51F" w14:textId="48CCA78E" w:rsidR="00262977" w:rsidRPr="00262977" w:rsidRDefault="00444B38" w:rsidP="00262977">
      <w:pPr>
        <w:pStyle w:val="Paragraphedeliste"/>
        <w:numPr>
          <w:ilvl w:val="0"/>
          <w:numId w:val="57"/>
        </w:numPr>
        <w:ind w:right="-88"/>
        <w:rPr>
          <w:rFonts w:ascii="Century Schoolbook" w:hAnsi="Century Schoolbook"/>
          <w:sz w:val="18"/>
          <w:szCs w:val="18"/>
        </w:rPr>
      </w:pPr>
      <w:r w:rsidRPr="00262977">
        <w:rPr>
          <w:rFonts w:ascii="Century Schoolbook" w:hAnsi="Century Schoolbook"/>
          <w:sz w:val="18"/>
          <w:szCs w:val="18"/>
        </w:rPr>
        <w:t>Décrire</w:t>
      </w:r>
      <w:r w:rsidR="00262977" w:rsidRPr="00262977">
        <w:rPr>
          <w:rFonts w:ascii="Century Schoolbook" w:hAnsi="Century Schoolbook"/>
          <w:sz w:val="18"/>
          <w:szCs w:val="18"/>
        </w:rPr>
        <w:t xml:space="preserve"> l'utilisation de ces configurations</w:t>
      </w:r>
    </w:p>
    <w:p w14:paraId="632E69DC" w14:textId="4AA12A14" w:rsidR="00984C5C" w:rsidRDefault="00027C17" w:rsidP="00F30F78">
      <w:pPr>
        <w:pStyle w:val="Titre1"/>
        <w:spacing w:after="120"/>
      </w:pPr>
      <w:r w:rsidRPr="00DC4DB6">
        <w:t>Stratégie de Gestion de C</w:t>
      </w:r>
      <w:r w:rsidR="008567FB" w:rsidRPr="00DC4DB6">
        <w:t>onfiguration</w:t>
      </w:r>
      <w:bookmarkEnd w:id="0"/>
    </w:p>
    <w:p w14:paraId="632E69DD" w14:textId="210ED36A" w:rsidR="00682A06" w:rsidRPr="009371B2" w:rsidRDefault="00787AF5" w:rsidP="00507EDB">
      <w:pPr>
        <w:tabs>
          <w:tab w:val="left" w:pos="1134"/>
        </w:tabs>
        <w:ind w:firstLine="708"/>
        <w:jc w:val="both"/>
        <w:rPr>
          <w:rFonts w:ascii="Century Schoolbook" w:hAnsi="Century Schoolbook"/>
          <w:vanish/>
          <w:color w:val="C00000"/>
          <w:sz w:val="20"/>
          <w:szCs w:val="18"/>
          <w:u w:val="single"/>
        </w:rPr>
      </w:pPr>
      <w:r w:rsidRPr="009371B2">
        <w:rPr>
          <w:rFonts w:ascii="Century Schoolbook" w:hAnsi="Century Schoolbook"/>
          <w:vanish/>
          <w:color w:val="C00000"/>
          <w:sz w:val="20"/>
          <w:szCs w:val="18"/>
          <w:u w:val="single"/>
        </w:rPr>
        <w:t>QUELQUES RAPPELS SUR LA GESTION DE CONFIGURATION</w:t>
      </w:r>
    </w:p>
    <w:p w14:paraId="1D70CAF4" w14:textId="77777777" w:rsidR="00D005E3" w:rsidRDefault="00D005E3" w:rsidP="00507EDB">
      <w:pPr>
        <w:tabs>
          <w:tab w:val="left" w:pos="1134"/>
        </w:tabs>
        <w:ind w:firstLine="708"/>
        <w:jc w:val="both"/>
        <w:rPr>
          <w:rFonts w:ascii="Century Schoolbook" w:hAnsi="Century Schoolbook"/>
          <w:vanish/>
          <w:color w:val="C00000"/>
          <w:sz w:val="20"/>
          <w:szCs w:val="18"/>
        </w:rPr>
      </w:pPr>
    </w:p>
    <w:p w14:paraId="632E69E0" w14:textId="43F89BCB" w:rsidR="00507EDB" w:rsidRPr="00507EDB" w:rsidRDefault="0092046D" w:rsidP="0085576E">
      <w:pPr>
        <w:tabs>
          <w:tab w:val="left" w:pos="1134"/>
        </w:tabs>
        <w:ind w:firstLine="708"/>
        <w:jc w:val="both"/>
        <w:rPr>
          <w:rFonts w:ascii="Century Schoolbook" w:hAnsi="Century Schoolbook"/>
          <w:vanish/>
          <w:color w:val="C00000"/>
          <w:sz w:val="20"/>
          <w:szCs w:val="18"/>
        </w:rPr>
      </w:pPr>
      <w:r>
        <w:rPr>
          <w:rFonts w:ascii="Century Schoolbook" w:hAnsi="Century Schoolbook"/>
          <w:vanish/>
          <w:color w:val="C00000"/>
          <w:sz w:val="20"/>
          <w:szCs w:val="18"/>
        </w:rPr>
        <w:t>Une</w:t>
      </w:r>
      <w:r w:rsidR="00507EDB" w:rsidRPr="00507EDB">
        <w:rPr>
          <w:rFonts w:ascii="Century Schoolbook" w:hAnsi="Century Schoolbook"/>
          <w:vanish/>
          <w:color w:val="C00000"/>
          <w:sz w:val="20"/>
          <w:szCs w:val="18"/>
        </w:rPr>
        <w:t xml:space="preserve"> Configuration est un assemblage d'éléments.</w:t>
      </w:r>
      <w:r>
        <w:rPr>
          <w:rFonts w:ascii="Century Schoolbook" w:hAnsi="Century Schoolbook"/>
          <w:vanish/>
          <w:color w:val="C00000"/>
          <w:sz w:val="20"/>
          <w:szCs w:val="18"/>
        </w:rPr>
        <w:t xml:space="preserve"> </w:t>
      </w:r>
      <w:r w:rsidR="00507EDB" w:rsidRPr="00507EDB">
        <w:rPr>
          <w:rFonts w:ascii="Century Schoolbook" w:hAnsi="Century Schoolbook"/>
          <w:vanish/>
          <w:color w:val="C00000"/>
          <w:sz w:val="20"/>
          <w:szCs w:val="18"/>
        </w:rPr>
        <w:t xml:space="preserve">Ce groupement </w:t>
      </w:r>
      <w:r w:rsidR="00B00FAC">
        <w:rPr>
          <w:rFonts w:ascii="Century Schoolbook" w:hAnsi="Century Schoolbook"/>
          <w:vanish/>
          <w:color w:val="C00000"/>
          <w:sz w:val="20"/>
          <w:szCs w:val="18"/>
        </w:rPr>
        <w:t>doit être en final</w:t>
      </w:r>
      <w:r w:rsidR="00507EDB" w:rsidRPr="00507EDB">
        <w:rPr>
          <w:rFonts w:ascii="Century Schoolbook" w:hAnsi="Century Schoolbook"/>
          <w:vanish/>
          <w:color w:val="C00000"/>
          <w:sz w:val="20"/>
          <w:szCs w:val="18"/>
        </w:rPr>
        <w:t xml:space="preserve"> complet et cohérent,</w:t>
      </w:r>
      <w:r w:rsidR="00507EDB">
        <w:rPr>
          <w:rFonts w:ascii="Century Schoolbook" w:hAnsi="Century Schoolbook"/>
          <w:vanish/>
          <w:color w:val="C00000"/>
          <w:sz w:val="20"/>
          <w:szCs w:val="18"/>
        </w:rPr>
        <w:t xml:space="preserve"> </w:t>
      </w:r>
      <w:r>
        <w:rPr>
          <w:rFonts w:ascii="Century Schoolbook" w:hAnsi="Century Schoolbook"/>
          <w:vanish/>
          <w:color w:val="C00000"/>
          <w:sz w:val="20"/>
          <w:szCs w:val="18"/>
        </w:rPr>
        <w:t xml:space="preserve">pour </w:t>
      </w:r>
      <w:r w:rsidR="00507EDB" w:rsidRPr="00507EDB">
        <w:rPr>
          <w:rFonts w:ascii="Century Schoolbook" w:hAnsi="Century Schoolbook"/>
          <w:vanish/>
          <w:color w:val="C00000"/>
          <w:sz w:val="20"/>
          <w:szCs w:val="18"/>
        </w:rPr>
        <w:t>un objectif commun.</w:t>
      </w:r>
    </w:p>
    <w:p w14:paraId="632E69E1" w14:textId="77777777" w:rsidR="00507EDB" w:rsidRPr="00507EDB" w:rsidRDefault="00507EDB" w:rsidP="00573609">
      <w:pPr>
        <w:pStyle w:val="Paragraphedeliste"/>
        <w:numPr>
          <w:ilvl w:val="0"/>
          <w:numId w:val="20"/>
        </w:numPr>
        <w:tabs>
          <w:tab w:val="left" w:pos="1134"/>
        </w:tabs>
        <w:ind w:left="709"/>
        <w:jc w:val="both"/>
        <w:rPr>
          <w:rFonts w:ascii="Century Schoolbook" w:hAnsi="Century Schoolbook"/>
          <w:vanish/>
          <w:color w:val="C00000"/>
          <w:sz w:val="20"/>
          <w:szCs w:val="18"/>
        </w:rPr>
      </w:pPr>
      <w:r w:rsidRPr="00507EDB">
        <w:rPr>
          <w:rFonts w:ascii="Century Schoolbook" w:hAnsi="Century Schoolbook"/>
          <w:vanish/>
          <w:color w:val="C00000"/>
          <w:sz w:val="20"/>
          <w:szCs w:val="18"/>
        </w:rPr>
        <w:t>Complet? La présence de chacun des éléments est indispensable</w:t>
      </w:r>
    </w:p>
    <w:p w14:paraId="632E69E2" w14:textId="77777777" w:rsidR="00507EDB" w:rsidRPr="00507EDB" w:rsidRDefault="00507EDB" w:rsidP="00573609">
      <w:pPr>
        <w:pStyle w:val="Paragraphedeliste"/>
        <w:numPr>
          <w:ilvl w:val="0"/>
          <w:numId w:val="20"/>
        </w:numPr>
        <w:tabs>
          <w:tab w:val="left" w:pos="1134"/>
        </w:tabs>
        <w:ind w:left="709"/>
        <w:jc w:val="both"/>
        <w:rPr>
          <w:rFonts w:ascii="Century Schoolbook" w:hAnsi="Century Schoolbook"/>
          <w:vanish/>
          <w:color w:val="C00000"/>
          <w:sz w:val="20"/>
          <w:szCs w:val="18"/>
        </w:rPr>
      </w:pPr>
      <w:r w:rsidRPr="00507EDB">
        <w:rPr>
          <w:rFonts w:ascii="Century Schoolbook" w:hAnsi="Century Schoolbook"/>
          <w:vanish/>
          <w:color w:val="C00000"/>
          <w:sz w:val="20"/>
          <w:szCs w:val="18"/>
        </w:rPr>
        <w:t>Cohérent? L’état de chacun des éléments est en accord avec l’ensemble</w:t>
      </w:r>
    </w:p>
    <w:p w14:paraId="632E69E3" w14:textId="789D72D8" w:rsidR="00507EDB" w:rsidRPr="00507EDB" w:rsidRDefault="00507EDB" w:rsidP="00573609">
      <w:pPr>
        <w:pStyle w:val="Paragraphedeliste"/>
        <w:numPr>
          <w:ilvl w:val="0"/>
          <w:numId w:val="20"/>
        </w:numPr>
        <w:tabs>
          <w:tab w:val="left" w:pos="1134"/>
        </w:tabs>
        <w:ind w:left="709"/>
        <w:jc w:val="both"/>
        <w:rPr>
          <w:rFonts w:ascii="Century Schoolbook" w:hAnsi="Century Schoolbook"/>
          <w:vanish/>
          <w:color w:val="C00000"/>
          <w:sz w:val="20"/>
          <w:szCs w:val="18"/>
        </w:rPr>
      </w:pPr>
      <w:r w:rsidRPr="00507EDB">
        <w:rPr>
          <w:rFonts w:ascii="Century Schoolbook" w:hAnsi="Century Schoolbook"/>
          <w:vanish/>
          <w:color w:val="C00000"/>
          <w:sz w:val="20"/>
          <w:szCs w:val="18"/>
        </w:rPr>
        <w:t xml:space="preserve">Objectif commun? La composition de l’ensemble et l’état </w:t>
      </w:r>
      <w:r w:rsidR="0085576E">
        <w:rPr>
          <w:rFonts w:ascii="Century Schoolbook" w:hAnsi="Century Schoolbook"/>
          <w:vanish/>
          <w:color w:val="C00000"/>
          <w:sz w:val="20"/>
          <w:szCs w:val="18"/>
        </w:rPr>
        <w:t xml:space="preserve">individuel </w:t>
      </w:r>
      <w:r w:rsidRPr="00507EDB">
        <w:rPr>
          <w:rFonts w:ascii="Century Schoolbook" w:hAnsi="Century Schoolbook"/>
          <w:vanish/>
          <w:color w:val="C00000"/>
          <w:sz w:val="20"/>
          <w:szCs w:val="18"/>
        </w:rPr>
        <w:t>de ses constituant</w:t>
      </w:r>
      <w:r w:rsidR="0085576E">
        <w:rPr>
          <w:rFonts w:ascii="Century Schoolbook" w:hAnsi="Century Schoolbook"/>
          <w:vanish/>
          <w:color w:val="C00000"/>
          <w:sz w:val="20"/>
          <w:szCs w:val="18"/>
        </w:rPr>
        <w:t>s ne sont justifiés que par un objectif auquel</w:t>
      </w:r>
      <w:r w:rsidRPr="00507EDB">
        <w:rPr>
          <w:rFonts w:ascii="Century Schoolbook" w:hAnsi="Century Schoolbook"/>
          <w:vanish/>
          <w:color w:val="C00000"/>
          <w:sz w:val="20"/>
          <w:szCs w:val="18"/>
        </w:rPr>
        <w:t xml:space="preserve"> tous participent : répondre au besoin, inventorier un contexte …</w:t>
      </w:r>
    </w:p>
    <w:p w14:paraId="632E69E4" w14:textId="20285C9F" w:rsidR="00507EDB" w:rsidRDefault="00B00FAC" w:rsidP="00573609">
      <w:pPr>
        <w:pStyle w:val="Paragraphedeliste"/>
        <w:numPr>
          <w:ilvl w:val="0"/>
          <w:numId w:val="20"/>
        </w:numPr>
        <w:tabs>
          <w:tab w:val="left" w:pos="1134"/>
        </w:tabs>
        <w:ind w:left="709"/>
        <w:jc w:val="both"/>
        <w:rPr>
          <w:rFonts w:ascii="Century Schoolbook" w:hAnsi="Century Schoolbook"/>
          <w:vanish/>
          <w:color w:val="C00000"/>
          <w:sz w:val="20"/>
          <w:szCs w:val="18"/>
        </w:rPr>
      </w:pPr>
      <w:r>
        <w:rPr>
          <w:rFonts w:ascii="Century Schoolbook" w:hAnsi="Century Schoolbook"/>
          <w:vanish/>
          <w:color w:val="C00000"/>
          <w:sz w:val="20"/>
          <w:szCs w:val="18"/>
        </w:rPr>
        <w:t>En fina</w:t>
      </w:r>
      <w:r w:rsidR="0085576E">
        <w:rPr>
          <w:rFonts w:ascii="Century Schoolbook" w:hAnsi="Century Schoolbook"/>
          <w:vanish/>
          <w:color w:val="C00000"/>
          <w:sz w:val="20"/>
          <w:szCs w:val="18"/>
        </w:rPr>
        <w:t>l, c</w:t>
      </w:r>
      <w:r w:rsidR="00507EDB" w:rsidRPr="00507EDB">
        <w:rPr>
          <w:rFonts w:ascii="Century Schoolbook" w:hAnsi="Century Schoolbook"/>
          <w:vanish/>
          <w:color w:val="C00000"/>
          <w:sz w:val="20"/>
          <w:szCs w:val="18"/>
        </w:rPr>
        <w:t>e groupement doit être validé vis-à-vis de l’objectif et remanié le cas contraire</w:t>
      </w:r>
      <w:r>
        <w:rPr>
          <w:rFonts w:ascii="Century Schoolbook" w:hAnsi="Century Schoolbook"/>
          <w:vanish/>
          <w:color w:val="C00000"/>
          <w:sz w:val="20"/>
          <w:szCs w:val="18"/>
        </w:rPr>
        <w:t>, pour que finalement que la configuration corresponde à l'Objectif</w:t>
      </w:r>
    </w:p>
    <w:p w14:paraId="632E69E5" w14:textId="77777777" w:rsidR="00201559" w:rsidRDefault="00201559" w:rsidP="00460A11">
      <w:pPr>
        <w:tabs>
          <w:tab w:val="left" w:pos="1134"/>
        </w:tabs>
        <w:spacing w:before="240" w:after="240"/>
        <w:ind w:firstLine="709"/>
        <w:jc w:val="both"/>
        <w:rPr>
          <w:rFonts w:ascii="Century Schoolbook" w:hAnsi="Century Schoolbook"/>
          <w:vanish/>
          <w:color w:val="C00000"/>
          <w:sz w:val="20"/>
          <w:szCs w:val="18"/>
        </w:rPr>
      </w:pPr>
      <w:r w:rsidRPr="00201559">
        <w:rPr>
          <w:rFonts w:ascii="Century Schoolbook" w:hAnsi="Century Schoolbook"/>
          <w:vanish/>
          <w:color w:val="C00000"/>
          <w:sz w:val="20"/>
          <w:szCs w:val="18"/>
        </w:rPr>
        <w:t>A.</w:t>
      </w:r>
      <w:r w:rsidRPr="00201559">
        <w:rPr>
          <w:rFonts w:ascii="Century Schoolbook" w:hAnsi="Century Schoolbook"/>
          <w:vanish/>
          <w:color w:val="C00000"/>
          <w:sz w:val="20"/>
          <w:szCs w:val="18"/>
        </w:rPr>
        <w:tab/>
        <w:t>Activité à organiser</w:t>
      </w:r>
    </w:p>
    <w:p w14:paraId="632E69E7" w14:textId="125731C7" w:rsidR="00201559" w:rsidRPr="00201559" w:rsidRDefault="00201559" w:rsidP="00573609">
      <w:pPr>
        <w:tabs>
          <w:tab w:val="left" w:pos="1134"/>
        </w:tabs>
        <w:ind w:firstLine="708"/>
        <w:jc w:val="both"/>
        <w:rPr>
          <w:rFonts w:ascii="Century Schoolbook" w:hAnsi="Century Schoolbook"/>
          <w:vanish/>
          <w:color w:val="C00000"/>
          <w:sz w:val="20"/>
          <w:szCs w:val="18"/>
        </w:rPr>
      </w:pPr>
      <w:r w:rsidRPr="00201559">
        <w:rPr>
          <w:rFonts w:ascii="Century Schoolbook" w:hAnsi="Century Schoolbook"/>
          <w:vanish/>
          <w:color w:val="C00000"/>
          <w:sz w:val="20"/>
          <w:szCs w:val="18"/>
        </w:rPr>
        <w:t xml:space="preserve">La GC (Gestion de Configuration) est une activité permettant de contrôler et </w:t>
      </w:r>
      <w:r w:rsidR="00444B38" w:rsidRPr="00201559">
        <w:rPr>
          <w:rFonts w:ascii="Century Schoolbook" w:hAnsi="Century Schoolbook"/>
          <w:vanish/>
          <w:color w:val="C00000"/>
          <w:sz w:val="20"/>
          <w:szCs w:val="18"/>
        </w:rPr>
        <w:t>d’utiliser des ensembles</w:t>
      </w:r>
      <w:r w:rsidRPr="00201559">
        <w:rPr>
          <w:rFonts w:ascii="Century Schoolbook" w:hAnsi="Century Schoolbook"/>
          <w:vanish/>
          <w:color w:val="C00000"/>
          <w:sz w:val="20"/>
          <w:szCs w:val="18"/>
        </w:rPr>
        <w:t xml:space="preserve"> d'éléments identifiés et </w:t>
      </w:r>
      <w:r w:rsidR="00444B38" w:rsidRPr="00201559">
        <w:rPr>
          <w:rFonts w:ascii="Century Schoolbook" w:hAnsi="Century Schoolbook"/>
          <w:vanish/>
          <w:color w:val="C00000"/>
          <w:sz w:val="20"/>
          <w:szCs w:val="18"/>
        </w:rPr>
        <w:t>enregistrés.</w:t>
      </w:r>
      <w:r w:rsidR="00573609">
        <w:rPr>
          <w:rFonts w:ascii="Century Schoolbook" w:hAnsi="Century Schoolbook"/>
          <w:vanish/>
          <w:color w:val="C00000"/>
          <w:sz w:val="20"/>
          <w:szCs w:val="18"/>
        </w:rPr>
        <w:t xml:space="preserve"> </w:t>
      </w:r>
      <w:r w:rsidRPr="00201559">
        <w:rPr>
          <w:rFonts w:ascii="Century Schoolbook" w:hAnsi="Century Schoolbook"/>
          <w:vanish/>
          <w:color w:val="C00000"/>
          <w:sz w:val="20"/>
          <w:szCs w:val="18"/>
        </w:rPr>
        <w:t>Cette activité</w:t>
      </w:r>
      <w:r w:rsidR="00B00FAC">
        <w:rPr>
          <w:rFonts w:ascii="Century Schoolbook" w:hAnsi="Century Schoolbook"/>
          <w:vanish/>
          <w:color w:val="C00000"/>
          <w:sz w:val="20"/>
          <w:szCs w:val="18"/>
        </w:rPr>
        <w:t xml:space="preserve"> </w:t>
      </w:r>
      <w:r w:rsidRPr="00201559">
        <w:rPr>
          <w:rFonts w:ascii="Century Schoolbook" w:hAnsi="Century Schoolbook"/>
          <w:vanish/>
          <w:color w:val="C00000"/>
          <w:sz w:val="20"/>
          <w:szCs w:val="18"/>
        </w:rPr>
        <w:t>s'ap</w:t>
      </w:r>
      <w:r w:rsidR="00573609">
        <w:rPr>
          <w:rFonts w:ascii="Century Schoolbook" w:hAnsi="Century Schoolbook"/>
          <w:vanish/>
          <w:color w:val="C00000"/>
          <w:sz w:val="20"/>
          <w:szCs w:val="18"/>
        </w:rPr>
        <w:t xml:space="preserve">puie sur les 5 sous-activités : </w:t>
      </w:r>
    </w:p>
    <w:p w14:paraId="632E69E8" w14:textId="51883BD8" w:rsidR="00201559" w:rsidRPr="00201559" w:rsidRDefault="00201559" w:rsidP="00573609">
      <w:pPr>
        <w:tabs>
          <w:tab w:val="left" w:pos="709"/>
        </w:tabs>
        <w:ind w:left="426"/>
        <w:jc w:val="both"/>
        <w:rPr>
          <w:rFonts w:ascii="Century Schoolbook" w:hAnsi="Century Schoolbook"/>
          <w:vanish/>
          <w:color w:val="C00000"/>
          <w:sz w:val="20"/>
          <w:szCs w:val="18"/>
        </w:rPr>
      </w:pPr>
      <w:r w:rsidRPr="00201559">
        <w:rPr>
          <w:rFonts w:ascii="Century Schoolbook" w:hAnsi="Century Schoolbook"/>
          <w:vanish/>
          <w:color w:val="C00000"/>
          <w:sz w:val="20"/>
          <w:szCs w:val="18"/>
        </w:rPr>
        <w:t>1.</w:t>
      </w:r>
      <w:r w:rsidRPr="00201559">
        <w:rPr>
          <w:rFonts w:ascii="Century Schoolbook" w:hAnsi="Century Schoolbook"/>
          <w:vanish/>
          <w:color w:val="C00000"/>
          <w:sz w:val="20"/>
          <w:szCs w:val="18"/>
        </w:rPr>
        <w:tab/>
        <w:t xml:space="preserve">Planification d’un processus, avec une organisation, des techniques et </w:t>
      </w:r>
      <w:r w:rsidR="00444B38" w:rsidRPr="00201559">
        <w:rPr>
          <w:rFonts w:ascii="Century Schoolbook" w:hAnsi="Century Schoolbook"/>
          <w:vanish/>
          <w:color w:val="C00000"/>
          <w:sz w:val="20"/>
          <w:szCs w:val="18"/>
        </w:rPr>
        <w:t>des moyens</w:t>
      </w:r>
    </w:p>
    <w:p w14:paraId="632E69E9" w14:textId="20B39DC2" w:rsidR="00201559" w:rsidRPr="00201559" w:rsidRDefault="00201559" w:rsidP="00573609">
      <w:pPr>
        <w:tabs>
          <w:tab w:val="left" w:pos="709"/>
        </w:tabs>
        <w:ind w:left="426"/>
        <w:jc w:val="both"/>
        <w:rPr>
          <w:rFonts w:ascii="Century Schoolbook" w:hAnsi="Century Schoolbook"/>
          <w:vanish/>
          <w:color w:val="C00000"/>
          <w:sz w:val="20"/>
          <w:szCs w:val="18"/>
        </w:rPr>
      </w:pPr>
      <w:r w:rsidRPr="00201559">
        <w:rPr>
          <w:rFonts w:ascii="Century Schoolbook" w:hAnsi="Century Schoolbook"/>
          <w:vanish/>
          <w:color w:val="C00000"/>
          <w:sz w:val="20"/>
          <w:szCs w:val="18"/>
        </w:rPr>
        <w:t>2.</w:t>
      </w:r>
      <w:r w:rsidRPr="00201559">
        <w:rPr>
          <w:rFonts w:ascii="Century Schoolbook" w:hAnsi="Century Schoolbook"/>
          <w:vanish/>
          <w:color w:val="C00000"/>
          <w:sz w:val="20"/>
          <w:szCs w:val="18"/>
        </w:rPr>
        <w:tab/>
        <w:t>Identification des éléments individuellement, puis en ensembles complets et cohérents (</w:t>
      </w:r>
      <w:r w:rsidR="00B00FAC">
        <w:rPr>
          <w:rFonts w:ascii="Century Schoolbook" w:hAnsi="Century Schoolbook"/>
          <w:vanish/>
          <w:color w:val="C00000"/>
          <w:sz w:val="20"/>
          <w:szCs w:val="18"/>
        </w:rPr>
        <w:t>liste</w:t>
      </w:r>
      <w:r w:rsidR="00B00FAC" w:rsidRPr="00201559">
        <w:rPr>
          <w:rFonts w:ascii="Century Schoolbook" w:hAnsi="Century Schoolbook"/>
          <w:vanish/>
          <w:color w:val="C00000"/>
          <w:sz w:val="20"/>
          <w:szCs w:val="18"/>
        </w:rPr>
        <w:t>s</w:t>
      </w:r>
      <w:r w:rsidRPr="00201559">
        <w:rPr>
          <w:rFonts w:ascii="Century Schoolbook" w:hAnsi="Century Schoolbook"/>
          <w:vanish/>
          <w:color w:val="C00000"/>
          <w:sz w:val="20"/>
          <w:szCs w:val="18"/>
        </w:rPr>
        <w:t>)</w:t>
      </w:r>
    </w:p>
    <w:p w14:paraId="632E69EA" w14:textId="25B7E416" w:rsidR="00201559" w:rsidRPr="00201559" w:rsidRDefault="00201559" w:rsidP="00573609">
      <w:pPr>
        <w:tabs>
          <w:tab w:val="left" w:pos="709"/>
        </w:tabs>
        <w:ind w:left="426"/>
        <w:jc w:val="both"/>
        <w:rPr>
          <w:rFonts w:ascii="Century Schoolbook" w:hAnsi="Century Schoolbook"/>
          <w:vanish/>
          <w:color w:val="C00000"/>
          <w:sz w:val="20"/>
          <w:szCs w:val="18"/>
        </w:rPr>
      </w:pPr>
      <w:r w:rsidRPr="00201559">
        <w:rPr>
          <w:rFonts w:ascii="Century Schoolbook" w:hAnsi="Century Schoolbook"/>
          <w:vanish/>
          <w:color w:val="C00000"/>
          <w:sz w:val="20"/>
          <w:szCs w:val="18"/>
        </w:rPr>
        <w:t>3.</w:t>
      </w:r>
      <w:r w:rsidRPr="00201559">
        <w:rPr>
          <w:rFonts w:ascii="Century Schoolbook" w:hAnsi="Century Schoolbook"/>
          <w:vanish/>
          <w:color w:val="C00000"/>
          <w:sz w:val="20"/>
          <w:szCs w:val="18"/>
        </w:rPr>
        <w:tab/>
        <w:t xml:space="preserve">Contrôle des Actions (identifier, assembler, sélectionner, modifier  et exploiter) </w:t>
      </w:r>
    </w:p>
    <w:p w14:paraId="632E69EB" w14:textId="77777777" w:rsidR="00201559" w:rsidRPr="00201559" w:rsidRDefault="00201559" w:rsidP="00573609">
      <w:pPr>
        <w:tabs>
          <w:tab w:val="left" w:pos="709"/>
        </w:tabs>
        <w:ind w:left="426"/>
        <w:jc w:val="both"/>
        <w:rPr>
          <w:rFonts w:ascii="Century Schoolbook" w:hAnsi="Century Schoolbook"/>
          <w:vanish/>
          <w:color w:val="C00000"/>
          <w:sz w:val="20"/>
          <w:szCs w:val="18"/>
        </w:rPr>
      </w:pPr>
      <w:r w:rsidRPr="00201559">
        <w:rPr>
          <w:rFonts w:ascii="Century Schoolbook" w:hAnsi="Century Schoolbook"/>
          <w:vanish/>
          <w:color w:val="C00000"/>
          <w:sz w:val="20"/>
          <w:szCs w:val="18"/>
        </w:rPr>
        <w:t>4.</w:t>
      </w:r>
      <w:r w:rsidRPr="00201559">
        <w:rPr>
          <w:rFonts w:ascii="Century Schoolbook" w:hAnsi="Century Schoolbook"/>
          <w:vanish/>
          <w:color w:val="C00000"/>
          <w:sz w:val="20"/>
          <w:szCs w:val="18"/>
        </w:rPr>
        <w:tab/>
        <w:t>Conservation de l’historique des évolutions des configurations au cours des Activités (traçabilités)</w:t>
      </w:r>
    </w:p>
    <w:p w14:paraId="632E69EC" w14:textId="1AB5D3D8" w:rsidR="00201559" w:rsidRDefault="00201559" w:rsidP="00573609">
      <w:pPr>
        <w:tabs>
          <w:tab w:val="left" w:pos="709"/>
        </w:tabs>
        <w:ind w:left="426"/>
        <w:jc w:val="both"/>
        <w:rPr>
          <w:rFonts w:ascii="Century Schoolbook" w:hAnsi="Century Schoolbook"/>
          <w:vanish/>
          <w:color w:val="C00000"/>
          <w:sz w:val="20"/>
          <w:szCs w:val="18"/>
        </w:rPr>
      </w:pPr>
      <w:r w:rsidRPr="00201559">
        <w:rPr>
          <w:rFonts w:ascii="Century Schoolbook" w:hAnsi="Century Schoolbook"/>
          <w:vanish/>
          <w:color w:val="C00000"/>
          <w:sz w:val="20"/>
          <w:szCs w:val="18"/>
        </w:rPr>
        <w:t>5.</w:t>
      </w:r>
      <w:r w:rsidRPr="00201559">
        <w:rPr>
          <w:rFonts w:ascii="Century Schoolbook" w:hAnsi="Century Schoolbook"/>
          <w:vanish/>
          <w:color w:val="C00000"/>
          <w:sz w:val="20"/>
          <w:szCs w:val="18"/>
        </w:rPr>
        <w:tab/>
        <w:t>Vérification de disponibilité et de</w:t>
      </w:r>
      <w:r w:rsidR="00B00FAC">
        <w:rPr>
          <w:rFonts w:ascii="Century Schoolbook" w:hAnsi="Century Schoolbook"/>
          <w:vanish/>
          <w:color w:val="C00000"/>
          <w:sz w:val="20"/>
          <w:szCs w:val="18"/>
        </w:rPr>
        <w:t>s</w:t>
      </w:r>
      <w:r w:rsidRPr="00201559">
        <w:rPr>
          <w:rFonts w:ascii="Century Schoolbook" w:hAnsi="Century Schoolbook"/>
          <w:vanish/>
          <w:color w:val="C00000"/>
          <w:sz w:val="20"/>
          <w:szCs w:val="18"/>
        </w:rPr>
        <w:t xml:space="preserve"> validités (identifications, complétudes, cohérences)</w:t>
      </w:r>
    </w:p>
    <w:p w14:paraId="632E69ED" w14:textId="77777777" w:rsidR="00201559" w:rsidRDefault="00201559" w:rsidP="00460A11">
      <w:pPr>
        <w:tabs>
          <w:tab w:val="left" w:pos="1134"/>
        </w:tabs>
        <w:spacing w:before="240" w:after="240"/>
        <w:ind w:firstLine="709"/>
        <w:jc w:val="both"/>
        <w:rPr>
          <w:rFonts w:ascii="Century Schoolbook" w:hAnsi="Century Schoolbook"/>
          <w:vanish/>
          <w:color w:val="C00000"/>
          <w:sz w:val="20"/>
          <w:szCs w:val="18"/>
        </w:rPr>
      </w:pPr>
      <w:r w:rsidRPr="00201559">
        <w:rPr>
          <w:rFonts w:ascii="Century Schoolbook" w:hAnsi="Century Schoolbook"/>
          <w:vanish/>
          <w:color w:val="C00000"/>
          <w:sz w:val="20"/>
          <w:szCs w:val="18"/>
        </w:rPr>
        <w:t>B.</w:t>
      </w:r>
      <w:r w:rsidRPr="00201559">
        <w:rPr>
          <w:rFonts w:ascii="Century Schoolbook" w:hAnsi="Century Schoolbook"/>
          <w:vanish/>
          <w:color w:val="C00000"/>
          <w:sz w:val="20"/>
          <w:szCs w:val="18"/>
        </w:rPr>
        <w:tab/>
        <w:t>De la Stratégie au Plan</w:t>
      </w:r>
    </w:p>
    <w:p w14:paraId="632E69EE" w14:textId="22D2F485" w:rsidR="00201559" w:rsidRPr="00201559" w:rsidRDefault="00201559" w:rsidP="00573609">
      <w:pPr>
        <w:ind w:left="708"/>
        <w:jc w:val="both"/>
        <w:rPr>
          <w:rFonts w:ascii="Century Schoolbook" w:hAnsi="Century Schoolbook"/>
          <w:vanish/>
          <w:color w:val="C00000"/>
          <w:sz w:val="20"/>
          <w:szCs w:val="18"/>
        </w:rPr>
      </w:pPr>
      <w:r w:rsidRPr="00201559">
        <w:rPr>
          <w:rFonts w:ascii="Century Schoolbook" w:hAnsi="Century Schoolbook"/>
          <w:vanish/>
          <w:color w:val="C00000"/>
          <w:sz w:val="20"/>
          <w:szCs w:val="18"/>
        </w:rPr>
        <w:t xml:space="preserve">Pour simplifier la </w:t>
      </w:r>
      <w:r w:rsidR="00444B38" w:rsidRPr="00201559">
        <w:rPr>
          <w:rFonts w:ascii="Century Schoolbook" w:hAnsi="Century Schoolbook"/>
          <w:vanish/>
          <w:color w:val="C00000"/>
          <w:sz w:val="20"/>
          <w:szCs w:val="18"/>
        </w:rPr>
        <w:t>démarche, il</w:t>
      </w:r>
      <w:r w:rsidRPr="00201559">
        <w:rPr>
          <w:rFonts w:ascii="Century Schoolbook" w:hAnsi="Century Schoolbook"/>
          <w:vanish/>
          <w:color w:val="C00000"/>
          <w:sz w:val="20"/>
          <w:szCs w:val="18"/>
        </w:rPr>
        <w:t xml:space="preserve"> est nécessaire de décrire l</w:t>
      </w:r>
      <w:r w:rsidR="00B00FAC">
        <w:rPr>
          <w:rFonts w:ascii="Century Schoolbook" w:hAnsi="Century Schoolbook"/>
          <w:vanish/>
          <w:color w:val="C00000"/>
          <w:sz w:val="20"/>
          <w:szCs w:val="18"/>
        </w:rPr>
        <w:t>e</w:t>
      </w:r>
      <w:r w:rsidRPr="00201559">
        <w:rPr>
          <w:rFonts w:ascii="Century Schoolbook" w:hAnsi="Century Schoolbook"/>
          <w:vanish/>
          <w:color w:val="C00000"/>
          <w:sz w:val="20"/>
          <w:szCs w:val="18"/>
        </w:rPr>
        <w:t xml:space="preserve"> </w:t>
      </w:r>
      <w:r w:rsidR="00B00FAC">
        <w:rPr>
          <w:rFonts w:ascii="Century Schoolbook" w:hAnsi="Century Schoolbook"/>
          <w:vanish/>
          <w:color w:val="C00000"/>
          <w:sz w:val="20"/>
          <w:szCs w:val="18"/>
        </w:rPr>
        <w:t>binôme</w:t>
      </w:r>
      <w:r w:rsidRPr="00201559">
        <w:rPr>
          <w:rFonts w:ascii="Century Schoolbook" w:hAnsi="Century Schoolbook"/>
          <w:vanish/>
          <w:color w:val="C00000"/>
          <w:sz w:val="20"/>
          <w:szCs w:val="18"/>
        </w:rPr>
        <w:t xml:space="preserve"> Besoins-Moyens :</w:t>
      </w:r>
    </w:p>
    <w:p w14:paraId="632E69EF" w14:textId="77777777" w:rsidR="00201559" w:rsidRPr="00201559" w:rsidRDefault="00201559" w:rsidP="00573609">
      <w:pPr>
        <w:ind w:left="1131"/>
        <w:jc w:val="both"/>
        <w:rPr>
          <w:rFonts w:ascii="Century Schoolbook" w:hAnsi="Century Schoolbook"/>
          <w:vanish/>
          <w:color w:val="C00000"/>
          <w:sz w:val="20"/>
          <w:szCs w:val="18"/>
        </w:rPr>
      </w:pPr>
      <w:r w:rsidRPr="00201559">
        <w:rPr>
          <w:rFonts w:ascii="Century Schoolbook" w:hAnsi="Century Schoolbook"/>
          <w:vanish/>
          <w:color w:val="C00000"/>
          <w:sz w:val="20"/>
          <w:szCs w:val="18"/>
        </w:rPr>
        <w:t>Le QUOI, c’est définir les objectifs et leur cadre selon une Stratégie</w:t>
      </w:r>
    </w:p>
    <w:p w14:paraId="632E69F3" w14:textId="77777777" w:rsidR="00201559" w:rsidRPr="00201559" w:rsidRDefault="00201559" w:rsidP="00573609">
      <w:pPr>
        <w:ind w:left="1131"/>
        <w:jc w:val="both"/>
        <w:rPr>
          <w:rFonts w:ascii="Century Schoolbook" w:hAnsi="Century Schoolbook"/>
          <w:vanish/>
          <w:color w:val="C00000"/>
          <w:sz w:val="20"/>
          <w:szCs w:val="18"/>
        </w:rPr>
      </w:pPr>
      <w:r w:rsidRPr="00201559">
        <w:rPr>
          <w:rFonts w:ascii="Century Schoolbook" w:hAnsi="Century Schoolbook"/>
          <w:vanish/>
          <w:color w:val="C00000"/>
          <w:sz w:val="20"/>
          <w:szCs w:val="18"/>
        </w:rPr>
        <w:t>Le COMMENT, c’est répondre aux objectifs contraints, par des solutions dans un Plan</w:t>
      </w:r>
    </w:p>
    <w:p w14:paraId="632E69F7" w14:textId="77777777" w:rsidR="00201559" w:rsidRDefault="00201559" w:rsidP="00573609">
      <w:pPr>
        <w:ind w:left="708"/>
        <w:jc w:val="both"/>
        <w:rPr>
          <w:rFonts w:ascii="Century Schoolbook" w:hAnsi="Century Schoolbook"/>
          <w:vanish/>
          <w:color w:val="C00000"/>
          <w:sz w:val="20"/>
          <w:szCs w:val="18"/>
        </w:rPr>
      </w:pPr>
      <w:r w:rsidRPr="00201559">
        <w:rPr>
          <w:rFonts w:ascii="Century Schoolbook" w:hAnsi="Century Schoolbook"/>
          <w:vanish/>
          <w:color w:val="C00000"/>
          <w:sz w:val="20"/>
          <w:szCs w:val="18"/>
        </w:rPr>
        <w:t>Ce document a pour objectifs de partir du contexte et des objectifs de la GC pour décrire la solution répondant à ces besoins.</w:t>
      </w:r>
    </w:p>
    <w:p w14:paraId="632E69F8" w14:textId="77777777" w:rsidR="0039097A" w:rsidRDefault="0039097A" w:rsidP="00573609">
      <w:pPr>
        <w:ind w:left="708"/>
        <w:jc w:val="both"/>
        <w:rPr>
          <w:rFonts w:ascii="Century Schoolbook" w:hAnsi="Century Schoolbook"/>
          <w:vanish/>
          <w:color w:val="C00000"/>
          <w:sz w:val="20"/>
          <w:szCs w:val="18"/>
        </w:rPr>
      </w:pPr>
    </w:p>
    <w:p w14:paraId="721F1AFA" w14:textId="6ABFE6E4" w:rsidR="00742C7E" w:rsidRDefault="00742C7E" w:rsidP="00573609">
      <w:pPr>
        <w:ind w:left="708"/>
        <w:jc w:val="both"/>
        <w:rPr>
          <w:rFonts w:ascii="Century Schoolbook" w:hAnsi="Century Schoolbook"/>
          <w:vanish/>
          <w:color w:val="C00000"/>
          <w:sz w:val="20"/>
          <w:szCs w:val="18"/>
        </w:rPr>
      </w:pPr>
      <w:r>
        <w:rPr>
          <w:rFonts w:ascii="Century Schoolbook" w:hAnsi="Century Schoolbook"/>
          <w:vanish/>
          <w:color w:val="C00000"/>
          <w:sz w:val="20"/>
          <w:szCs w:val="18"/>
        </w:rPr>
        <w:t xml:space="preserve">Ce document va se </w:t>
      </w:r>
      <w:r w:rsidR="001D35FE">
        <w:rPr>
          <w:rFonts w:ascii="Century Schoolbook" w:hAnsi="Century Schoolbook"/>
          <w:vanish/>
          <w:color w:val="C00000"/>
          <w:sz w:val="20"/>
          <w:szCs w:val="18"/>
        </w:rPr>
        <w:t>focaliser sur</w:t>
      </w:r>
      <w:r>
        <w:rPr>
          <w:rFonts w:ascii="Century Schoolbook" w:hAnsi="Century Schoolbook"/>
          <w:vanish/>
          <w:color w:val="C00000"/>
          <w:sz w:val="20"/>
          <w:szCs w:val="18"/>
        </w:rPr>
        <w:t xml:space="preserve"> la Gestion de Configuration Logicielle (GCL)</w:t>
      </w:r>
    </w:p>
    <w:p w14:paraId="4E6948B4" w14:textId="77777777" w:rsidR="00742C7E" w:rsidRDefault="00742C7E" w:rsidP="00573609">
      <w:pPr>
        <w:ind w:left="708"/>
        <w:jc w:val="both"/>
        <w:rPr>
          <w:rFonts w:ascii="Century Schoolbook" w:hAnsi="Century Schoolbook"/>
          <w:vanish/>
          <w:color w:val="C00000"/>
          <w:sz w:val="20"/>
          <w:szCs w:val="18"/>
        </w:rPr>
      </w:pPr>
    </w:p>
    <w:p w14:paraId="55CEBB8F" w14:textId="46F97419" w:rsidR="00742C7E" w:rsidRPr="00201559" w:rsidRDefault="00742C7E" w:rsidP="00573609">
      <w:pPr>
        <w:ind w:left="708"/>
        <w:jc w:val="both"/>
        <w:rPr>
          <w:rFonts w:ascii="Century Schoolbook" w:hAnsi="Century Schoolbook"/>
          <w:vanish/>
          <w:color w:val="C00000"/>
          <w:sz w:val="20"/>
          <w:szCs w:val="18"/>
        </w:rPr>
      </w:pPr>
      <w:r>
        <w:rPr>
          <w:rFonts w:ascii="Century Schoolbook" w:hAnsi="Century Schoolbook"/>
          <w:vanish/>
          <w:color w:val="C00000"/>
          <w:sz w:val="20"/>
          <w:szCs w:val="18"/>
        </w:rPr>
        <w:t xml:space="preserve">Avec ses liens avec d'autre GC (Gestion de configurations documentaires, des </w:t>
      </w:r>
      <w:r w:rsidR="001D35FE">
        <w:rPr>
          <w:rFonts w:ascii="Century Schoolbook" w:hAnsi="Century Schoolbook"/>
          <w:vanish/>
          <w:color w:val="C00000"/>
          <w:sz w:val="20"/>
          <w:szCs w:val="18"/>
        </w:rPr>
        <w:t>tests,</w:t>
      </w:r>
      <w:r>
        <w:rPr>
          <w:rFonts w:ascii="Century Schoolbook" w:hAnsi="Century Schoolbook"/>
          <w:vanish/>
          <w:color w:val="C00000"/>
          <w:sz w:val="20"/>
          <w:szCs w:val="18"/>
        </w:rPr>
        <w:t xml:space="preserve"> des </w:t>
      </w:r>
      <w:r w:rsidR="001D35FE">
        <w:rPr>
          <w:rFonts w:ascii="Century Schoolbook" w:hAnsi="Century Schoolbook"/>
          <w:vanish/>
          <w:color w:val="C00000"/>
          <w:sz w:val="20"/>
          <w:szCs w:val="18"/>
        </w:rPr>
        <w:t>Environnements</w:t>
      </w:r>
      <w:r>
        <w:rPr>
          <w:rFonts w:ascii="Century Schoolbook" w:hAnsi="Century Schoolbook"/>
          <w:vanish/>
          <w:color w:val="C00000"/>
          <w:sz w:val="20"/>
          <w:szCs w:val="18"/>
        </w:rPr>
        <w:t>, etc…) en précisant leurs "accostages" c’est-à-dire les conditions et synergies de leurs relations.</w:t>
      </w:r>
    </w:p>
    <w:p w14:paraId="632E69F9" w14:textId="3C8C29A2" w:rsidR="00682A06" w:rsidRDefault="005A0C66" w:rsidP="008A5028">
      <w:pPr>
        <w:ind w:firstLine="284"/>
        <w:jc w:val="both"/>
      </w:pPr>
      <w:r>
        <w:rPr>
          <w:noProof/>
          <w:lang w:eastAsia="fr-FR"/>
        </w:rPr>
        <w:drawing>
          <wp:inline distT="0" distB="0" distL="0" distR="0" wp14:anchorId="632E6DE1" wp14:editId="632E6DE2">
            <wp:extent cx="5651770" cy="1910129"/>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3443" cy="1910695"/>
                    </a:xfrm>
                    <a:prstGeom prst="rect">
                      <a:avLst/>
                    </a:prstGeom>
                    <a:noFill/>
                  </pic:spPr>
                </pic:pic>
              </a:graphicData>
            </a:graphic>
          </wp:inline>
        </w:drawing>
      </w:r>
    </w:p>
    <w:p w14:paraId="632E69FA" w14:textId="77777777" w:rsidR="00AE02DF" w:rsidRDefault="00AE02DF" w:rsidP="00682A06">
      <w:pPr>
        <w:ind w:left="644"/>
        <w:jc w:val="both"/>
      </w:pPr>
    </w:p>
    <w:p w14:paraId="249DBC1C" w14:textId="213C94A0" w:rsidR="004873DA" w:rsidRDefault="003F0F31" w:rsidP="004873DA">
      <w:pPr>
        <w:ind w:left="644"/>
        <w:jc w:val="both"/>
      </w:pPr>
      <w:r w:rsidRPr="00D005E3">
        <w:t>Pour</w:t>
      </w:r>
      <w:r w:rsidR="00D005E3" w:rsidRPr="00D641E6">
        <w:t xml:space="preserve"> </w:t>
      </w:r>
      <w:r w:rsidR="0007076A" w:rsidRPr="00D005E3">
        <w:t xml:space="preserve">l’Application </w:t>
      </w:r>
      <w:r w:rsidR="008628EA">
        <w:t>ESB TIB</w:t>
      </w:r>
      <w:ins w:id="1" w:author="KOUASSI Gerard" w:date="2020-02-06T17:05:00Z">
        <w:r w:rsidR="003A3478">
          <w:t>C</w:t>
        </w:r>
      </w:ins>
      <w:del w:id="2" w:author="KOUASSI Gerard" w:date="2020-02-06T17:05:00Z">
        <w:r w:rsidR="008628EA" w:rsidDel="003A3478">
          <w:delText>X</w:delText>
        </w:r>
      </w:del>
      <w:r w:rsidR="008628EA">
        <w:t xml:space="preserve">O </w:t>
      </w:r>
      <w:r w:rsidR="0007076A" w:rsidRPr="00B819E2">
        <w:rPr>
          <w:rFonts w:ascii="Century Schoolbook" w:hAnsi="Century Schoolbook"/>
          <w:vanish/>
          <w:color w:val="C00000"/>
          <w:sz w:val="20"/>
          <w:szCs w:val="18"/>
        </w:rPr>
        <w:t>&lt;</w:t>
      </w:r>
      <w:r w:rsidR="00D005E3" w:rsidRPr="004873DA">
        <w:rPr>
          <w:rFonts w:ascii="Century Schoolbook" w:hAnsi="Century Schoolbook"/>
          <w:vanish/>
          <w:color w:val="C00000"/>
          <w:sz w:val="20"/>
          <w:szCs w:val="18"/>
        </w:rPr>
        <w:t>nom de l'application</w:t>
      </w:r>
      <w:r w:rsidR="004873DA">
        <w:rPr>
          <w:rFonts w:ascii="Century Schoolbook" w:hAnsi="Century Schoolbook"/>
          <w:vanish/>
          <w:color w:val="C00000"/>
          <w:sz w:val="20"/>
          <w:szCs w:val="18"/>
        </w:rPr>
        <w:t>&gt;</w:t>
      </w:r>
      <w:r w:rsidR="00D005E3" w:rsidRPr="004873DA">
        <w:rPr>
          <w:rFonts w:ascii="Century Schoolbook" w:hAnsi="Century Schoolbook"/>
          <w:vanish/>
          <w:color w:val="C00000"/>
          <w:sz w:val="20"/>
          <w:szCs w:val="18"/>
        </w:rPr>
        <w:t xml:space="preserve"> </w:t>
      </w:r>
      <w:r w:rsidR="004873DA">
        <w:rPr>
          <w:rFonts w:ascii="Century Schoolbook" w:hAnsi="Century Schoolbook"/>
          <w:vanish/>
          <w:color w:val="C00000"/>
          <w:sz w:val="20"/>
          <w:szCs w:val="18"/>
        </w:rPr>
        <w:t>sinon</w:t>
      </w:r>
      <w:r w:rsidR="00D005E3" w:rsidRPr="004873DA">
        <w:rPr>
          <w:rFonts w:ascii="Century Schoolbook" w:hAnsi="Century Schoolbook"/>
          <w:vanish/>
          <w:color w:val="C00000"/>
          <w:sz w:val="20"/>
          <w:szCs w:val="18"/>
        </w:rPr>
        <w:t xml:space="preserve"> </w:t>
      </w:r>
      <w:r w:rsidR="004873DA">
        <w:rPr>
          <w:rFonts w:ascii="Century Schoolbook" w:hAnsi="Century Schoolbook"/>
          <w:vanish/>
          <w:color w:val="C00000"/>
          <w:sz w:val="20"/>
          <w:szCs w:val="18"/>
        </w:rPr>
        <w:t>"l</w:t>
      </w:r>
      <w:r w:rsidR="004873DA" w:rsidRPr="004873DA">
        <w:rPr>
          <w:rFonts w:ascii="Century Schoolbook" w:hAnsi="Century Schoolbook"/>
          <w:vanish/>
          <w:color w:val="C00000"/>
          <w:sz w:val="20"/>
          <w:szCs w:val="18"/>
        </w:rPr>
        <w:t xml:space="preserve">es </w:t>
      </w:r>
      <w:r w:rsidR="004873DA">
        <w:rPr>
          <w:rFonts w:ascii="Century Schoolbook" w:hAnsi="Century Schoolbook"/>
          <w:vanish/>
          <w:color w:val="C00000"/>
          <w:sz w:val="20"/>
          <w:szCs w:val="18"/>
        </w:rPr>
        <w:t>A</w:t>
      </w:r>
      <w:r w:rsidR="004873DA" w:rsidRPr="004873DA">
        <w:rPr>
          <w:rFonts w:ascii="Century Schoolbook" w:hAnsi="Century Schoolbook"/>
          <w:vanish/>
          <w:color w:val="C00000"/>
          <w:sz w:val="20"/>
          <w:szCs w:val="18"/>
        </w:rPr>
        <w:t>pplication</w:t>
      </w:r>
      <w:r w:rsidR="004873DA">
        <w:rPr>
          <w:rFonts w:ascii="Century Schoolbook" w:hAnsi="Century Schoolbook"/>
          <w:vanish/>
          <w:color w:val="C00000"/>
          <w:sz w:val="20"/>
          <w:szCs w:val="18"/>
        </w:rPr>
        <w:t>s"</w:t>
      </w:r>
      <w:r w:rsidR="004873DA" w:rsidRPr="004873DA">
        <w:rPr>
          <w:rFonts w:ascii="Century Schoolbook" w:hAnsi="Century Schoolbook"/>
          <w:vanish/>
          <w:color w:val="C00000"/>
          <w:sz w:val="20"/>
          <w:szCs w:val="18"/>
        </w:rPr>
        <w:t xml:space="preserve"> </w:t>
      </w:r>
      <w:r w:rsidR="004873DA">
        <w:rPr>
          <w:rFonts w:ascii="Century Schoolbook" w:hAnsi="Century Schoolbook"/>
          <w:vanish/>
          <w:color w:val="C00000"/>
          <w:sz w:val="20"/>
          <w:szCs w:val="18"/>
        </w:rPr>
        <w:t xml:space="preserve">suivi de la &lt;liste des applications </w:t>
      </w:r>
      <w:r w:rsidR="004873DA" w:rsidRPr="004873DA">
        <w:rPr>
          <w:rFonts w:ascii="Century Schoolbook" w:hAnsi="Century Schoolbook"/>
          <w:vanish/>
          <w:color w:val="C00000"/>
          <w:sz w:val="20"/>
          <w:szCs w:val="18"/>
        </w:rPr>
        <w:t>concernées&gt;</w:t>
      </w:r>
      <w:r w:rsidR="004873DA">
        <w:t>, cette g</w:t>
      </w:r>
      <w:r w:rsidR="00682A06">
        <w:t>estion de configuration doit permettre de fiabiliser et de systématiser</w:t>
      </w:r>
      <w:r>
        <w:t> :</w:t>
      </w:r>
      <w:r w:rsidR="005A0C66">
        <w:t xml:space="preserve"> </w:t>
      </w:r>
    </w:p>
    <w:p w14:paraId="29EA70F5" w14:textId="0B7D96EF" w:rsidR="00D641E6" w:rsidRDefault="0007076A" w:rsidP="00800D8F">
      <w:pPr>
        <w:pStyle w:val="Paragraphedeliste"/>
        <w:numPr>
          <w:ilvl w:val="0"/>
          <w:numId w:val="6"/>
        </w:numPr>
        <w:jc w:val="both"/>
      </w:pPr>
      <w:r>
        <w:t>Les</w:t>
      </w:r>
      <w:r w:rsidR="00D641E6">
        <w:t xml:space="preserve"> développements logiciels </w:t>
      </w:r>
      <w:r w:rsidR="0092046D" w:rsidRPr="0092046D">
        <w:rPr>
          <w:rFonts w:ascii="Century Schoolbook" w:hAnsi="Century Schoolbook"/>
          <w:vanish/>
          <w:color w:val="C00000"/>
          <w:sz w:val="20"/>
          <w:szCs w:val="18"/>
        </w:rPr>
        <w:t>optionnel : « </w:t>
      </w:r>
      <w:r w:rsidR="001C3AEA" w:rsidRPr="008628EA">
        <w:t>devant utiliser à</w:t>
      </w:r>
      <w:r w:rsidR="001C3AEA" w:rsidRPr="001C3AEA">
        <w:rPr>
          <w:rFonts w:ascii="Century Schoolbook" w:hAnsi="Century Schoolbook"/>
          <w:vanish/>
          <w:color w:val="C00000"/>
          <w:sz w:val="20"/>
          <w:szCs w:val="18"/>
        </w:rPr>
        <w:t xml:space="preserve"> </w:t>
      </w:r>
      <w:r w:rsidR="0092046D">
        <w:rPr>
          <w:rFonts w:ascii="Century Schoolbook" w:hAnsi="Century Schoolbook"/>
          <w:vanish/>
          <w:color w:val="C00000"/>
          <w:sz w:val="20"/>
          <w:szCs w:val="18"/>
        </w:rPr>
        <w:t>&lt;court/</w:t>
      </w:r>
      <w:r w:rsidR="001C3AEA" w:rsidRPr="001C3AEA">
        <w:rPr>
          <w:rFonts w:ascii="Century Schoolbook" w:hAnsi="Century Schoolbook"/>
          <w:vanish/>
          <w:color w:val="C00000"/>
          <w:sz w:val="20"/>
          <w:szCs w:val="18"/>
        </w:rPr>
        <w:t>moyen</w:t>
      </w:r>
      <w:r w:rsidR="0092046D">
        <w:rPr>
          <w:rFonts w:ascii="Century Schoolbook" w:hAnsi="Century Schoolbook"/>
          <w:vanish/>
          <w:color w:val="C00000"/>
          <w:sz w:val="20"/>
          <w:szCs w:val="18"/>
        </w:rPr>
        <w:t>/</w:t>
      </w:r>
      <w:ins w:id="3" w:author="KOUASSI Gerard" w:date="2020-02-06T17:05:00Z">
        <w:r w:rsidR="00365BEC">
          <w:rPr>
            <w:rFonts w:ascii="Century Schoolbook" w:hAnsi="Century Schoolbook"/>
            <w:color w:val="C00000"/>
            <w:sz w:val="20"/>
            <w:szCs w:val="18"/>
          </w:rPr>
          <w:t xml:space="preserve"> </w:t>
        </w:r>
      </w:ins>
      <w:r w:rsidR="0092046D" w:rsidRPr="008628EA">
        <w:t>long</w:t>
      </w:r>
      <w:r w:rsidR="0092046D">
        <w:rPr>
          <w:rFonts w:ascii="Century Schoolbook" w:hAnsi="Century Schoolbook"/>
          <w:vanish/>
          <w:color w:val="C00000"/>
          <w:sz w:val="20"/>
          <w:szCs w:val="18"/>
        </w:rPr>
        <w:t>&gt;</w:t>
      </w:r>
      <w:r w:rsidR="001C3AEA" w:rsidRPr="001C3AEA">
        <w:rPr>
          <w:rFonts w:ascii="Century Schoolbook" w:hAnsi="Century Schoolbook"/>
          <w:vanish/>
          <w:color w:val="C00000"/>
          <w:sz w:val="20"/>
          <w:szCs w:val="18"/>
        </w:rPr>
        <w:t xml:space="preserve"> </w:t>
      </w:r>
      <w:r w:rsidR="001C3AEA" w:rsidRPr="008628EA">
        <w:t>terme</w:t>
      </w:r>
      <w:r w:rsidR="008628EA" w:rsidRPr="008628EA">
        <w:t xml:space="preserve"> </w:t>
      </w:r>
      <w:r w:rsidR="008628EA">
        <w:t xml:space="preserve">(cible 2021) </w:t>
      </w:r>
      <w:r w:rsidR="001C3AEA" w:rsidRPr="008628EA">
        <w:t>l</w:t>
      </w:r>
      <w:r w:rsidR="00D641E6" w:rsidRPr="008628EA">
        <w:t>a</w:t>
      </w:r>
      <w:r w:rsidR="00D641E6" w:rsidRPr="0092046D">
        <w:rPr>
          <w:rFonts w:ascii="Century Schoolbook" w:hAnsi="Century Schoolbook"/>
          <w:vanish/>
          <w:color w:val="C00000"/>
          <w:sz w:val="20"/>
          <w:szCs w:val="18"/>
        </w:rPr>
        <w:t xml:space="preserve"> </w:t>
      </w:r>
      <w:r w:rsidR="0092046D">
        <w:rPr>
          <w:rFonts w:ascii="Century Schoolbook" w:hAnsi="Century Schoolbook"/>
          <w:vanish/>
          <w:color w:val="C00000"/>
          <w:sz w:val="20"/>
          <w:szCs w:val="18"/>
        </w:rPr>
        <w:t>&lt;</w:t>
      </w:r>
      <w:r w:rsidR="00D641E6" w:rsidRPr="0092046D">
        <w:rPr>
          <w:rFonts w:ascii="Century Schoolbook" w:hAnsi="Century Schoolbook"/>
          <w:vanish/>
          <w:color w:val="C00000"/>
          <w:sz w:val="20"/>
          <w:szCs w:val="18"/>
        </w:rPr>
        <w:t>C</w:t>
      </w:r>
      <w:r w:rsidR="0092046D" w:rsidRPr="0092046D">
        <w:rPr>
          <w:rFonts w:ascii="Century Schoolbook" w:hAnsi="Century Schoolbook"/>
          <w:vanish/>
          <w:color w:val="C00000"/>
          <w:sz w:val="20"/>
          <w:szCs w:val="18"/>
        </w:rPr>
        <w:t>haine de Livraison Cardif (CLC)</w:t>
      </w:r>
      <w:r w:rsidR="0092046D">
        <w:rPr>
          <w:rFonts w:ascii="Century Schoolbook" w:hAnsi="Century Schoolbook"/>
          <w:vanish/>
          <w:color w:val="C00000"/>
          <w:sz w:val="20"/>
          <w:szCs w:val="18"/>
        </w:rPr>
        <w:t xml:space="preserve"> / </w:t>
      </w:r>
      <w:ins w:id="4" w:author="KOUASSI Gerard" w:date="2020-02-06T17:09:00Z">
        <w:r w:rsidR="00120BD5">
          <w:rPr>
            <w:rFonts w:ascii="Century Schoolbook" w:hAnsi="Century Schoolbook"/>
            <w:color w:val="C00000"/>
            <w:sz w:val="20"/>
            <w:szCs w:val="18"/>
          </w:rPr>
          <w:t xml:space="preserve"> </w:t>
        </w:r>
      </w:ins>
      <w:r w:rsidR="00513351" w:rsidRPr="008628EA">
        <w:t>Toolc</w:t>
      </w:r>
      <w:r w:rsidR="0092046D" w:rsidRPr="008628EA">
        <w:t>hain Group (TCG)</w:t>
      </w:r>
      <w:r w:rsidR="0092046D">
        <w:rPr>
          <w:rFonts w:ascii="Century Schoolbook" w:hAnsi="Century Schoolbook"/>
          <w:vanish/>
          <w:color w:val="C00000"/>
          <w:sz w:val="20"/>
          <w:szCs w:val="18"/>
        </w:rPr>
        <w:t>&gt;</w:t>
      </w:r>
      <w:r w:rsidR="0092046D" w:rsidRPr="0092046D">
        <w:rPr>
          <w:rFonts w:ascii="Century Schoolbook" w:hAnsi="Century Schoolbook"/>
          <w:vanish/>
          <w:color w:val="C00000"/>
          <w:sz w:val="20"/>
          <w:szCs w:val="18"/>
        </w:rPr>
        <w:t xml:space="preserve"> </w:t>
      </w:r>
      <w:r w:rsidR="00D641E6" w:rsidRPr="0092046D">
        <w:rPr>
          <w:rFonts w:ascii="Century Schoolbook" w:hAnsi="Century Schoolbook"/>
          <w:vanish/>
          <w:color w:val="C00000"/>
          <w:sz w:val="20"/>
          <w:szCs w:val="18"/>
        </w:rPr>
        <w:t>pour les technologies qu'elle supporte (Cf</w:t>
      </w:r>
      <w:r w:rsidR="001D35FE" w:rsidRPr="0092046D">
        <w:rPr>
          <w:rFonts w:ascii="Century Schoolbook" w:hAnsi="Century Schoolbook"/>
          <w:vanish/>
          <w:color w:val="C00000"/>
          <w:sz w:val="20"/>
          <w:szCs w:val="18"/>
        </w:rPr>
        <w:t>. §</w:t>
      </w:r>
      <w:r w:rsidR="00D641E6" w:rsidRPr="0092046D">
        <w:rPr>
          <w:rFonts w:ascii="Century Schoolbook" w:hAnsi="Century Schoolbook"/>
          <w:vanish/>
          <w:color w:val="C00000"/>
          <w:sz w:val="20"/>
          <w:szCs w:val="18"/>
        </w:rPr>
        <w:t xml:space="preserve"> B.1</w:t>
      </w:r>
      <w:r w:rsidRPr="0092046D">
        <w:rPr>
          <w:rFonts w:ascii="Century Schoolbook" w:hAnsi="Century Schoolbook"/>
          <w:vanish/>
          <w:color w:val="C00000"/>
          <w:sz w:val="20"/>
          <w:szCs w:val="18"/>
        </w:rPr>
        <w:t>),</w:t>
      </w:r>
      <w:r>
        <w:rPr>
          <w:rFonts w:ascii="Century Schoolbook" w:hAnsi="Century Schoolbook"/>
          <w:vanish/>
          <w:color w:val="C00000"/>
          <w:sz w:val="20"/>
          <w:szCs w:val="18"/>
        </w:rPr>
        <w:t xml:space="preserve"> </w:t>
      </w:r>
      <w:ins w:id="5" w:author="KOUASSI Gerard" w:date="2020-02-06T17:09:00Z">
        <w:r w:rsidR="00120BD5">
          <w:rPr>
            <w:rFonts w:ascii="Century Schoolbook" w:hAnsi="Century Schoolbook"/>
            <w:color w:val="C00000"/>
            <w:sz w:val="20"/>
            <w:szCs w:val="18"/>
          </w:rPr>
          <w:t xml:space="preserve"> </w:t>
        </w:r>
      </w:ins>
      <w:r w:rsidRPr="008628EA">
        <w:t>ce</w:t>
      </w:r>
      <w:r w:rsidR="0092046D" w:rsidRPr="008628EA">
        <w:t xml:space="preserve"> </w:t>
      </w:r>
      <w:r w:rsidRPr="008628EA">
        <w:t>qui nécessite</w:t>
      </w:r>
      <w:r w:rsidR="00310711" w:rsidRPr="008628EA">
        <w:t xml:space="preserve"> une migration technologique</w:t>
      </w:r>
      <w:r w:rsidR="0092046D">
        <w:rPr>
          <w:rFonts w:ascii="Century Schoolbook" w:hAnsi="Century Schoolbook"/>
          <w:vanish/>
          <w:color w:val="C00000"/>
          <w:sz w:val="20"/>
          <w:szCs w:val="18"/>
        </w:rPr>
        <w:t> »</w:t>
      </w:r>
      <w:r w:rsidR="00310711">
        <w:rPr>
          <w:rFonts w:ascii="Century Schoolbook" w:hAnsi="Century Schoolbook"/>
          <w:vanish/>
          <w:color w:val="C00000"/>
          <w:sz w:val="20"/>
          <w:szCs w:val="18"/>
        </w:rPr>
        <w:t xml:space="preserve"> </w:t>
      </w:r>
      <w:r w:rsidR="00D641E6" w:rsidRPr="004873DA">
        <w:rPr>
          <w:rFonts w:ascii="Century Schoolbook" w:hAnsi="Century Schoolbook"/>
          <w:vanish/>
          <w:color w:val="C00000"/>
          <w:sz w:val="20"/>
          <w:szCs w:val="18"/>
        </w:rPr>
        <w:t>=&gt; supprimer si besoin la fin de la phrase à partir d'</w:t>
      </w:r>
      <w:r w:rsidR="00D641E6">
        <w:rPr>
          <w:rFonts w:ascii="Century Schoolbook" w:hAnsi="Century Schoolbook"/>
          <w:vanish/>
          <w:color w:val="C00000"/>
          <w:sz w:val="20"/>
          <w:szCs w:val="18"/>
        </w:rPr>
        <w:t xml:space="preserve"> </w:t>
      </w:r>
      <w:r w:rsidR="00D641E6" w:rsidRPr="004873DA">
        <w:rPr>
          <w:rFonts w:ascii="Century Schoolbook" w:hAnsi="Century Schoolbook"/>
          <w:vanish/>
          <w:color w:val="C00000"/>
          <w:sz w:val="20"/>
          <w:szCs w:val="18"/>
        </w:rPr>
        <w:t>"</w:t>
      </w:r>
      <w:r w:rsidR="0092046D">
        <w:rPr>
          <w:rFonts w:ascii="Century Schoolbook" w:hAnsi="Century Schoolbook"/>
          <w:vanish/>
          <w:color w:val="C00000"/>
          <w:sz w:val="20"/>
          <w:szCs w:val="18"/>
        </w:rPr>
        <w:t>optionnel</w:t>
      </w:r>
      <w:r w:rsidR="001D35FE">
        <w:rPr>
          <w:rFonts w:ascii="Century Schoolbook" w:hAnsi="Century Schoolbook"/>
          <w:vanish/>
          <w:color w:val="C00000"/>
          <w:sz w:val="20"/>
          <w:szCs w:val="18"/>
        </w:rPr>
        <w:t>."</w:t>
      </w:r>
      <w:r w:rsidR="0092046D">
        <w:rPr>
          <w:rFonts w:ascii="Century Schoolbook" w:hAnsi="Century Schoolbook"/>
          <w:vanish/>
          <w:color w:val="C00000"/>
          <w:sz w:val="20"/>
          <w:szCs w:val="18"/>
        </w:rPr>
        <w:t>, sinon faire les choix de d’usage à +/- long terme d’une des 2 chaines d’outillages</w:t>
      </w:r>
    </w:p>
    <w:p w14:paraId="632E69FD" w14:textId="66DF9CC4" w:rsidR="00682A06" w:rsidRDefault="0007076A" w:rsidP="00800D8F">
      <w:pPr>
        <w:pStyle w:val="Paragraphedeliste"/>
        <w:numPr>
          <w:ilvl w:val="0"/>
          <w:numId w:val="6"/>
        </w:numPr>
        <w:jc w:val="both"/>
      </w:pPr>
      <w:r>
        <w:t>Les</w:t>
      </w:r>
      <w:r w:rsidR="00682A06">
        <w:t xml:space="preserve"> conceptions, développements, constructions des packages versionnés </w:t>
      </w:r>
      <w:r w:rsidR="0092046D" w:rsidRPr="008628EA">
        <w:t>gérés</w:t>
      </w:r>
      <w:r w:rsidR="008628EA">
        <w:t xml:space="preserve"> à terme</w:t>
      </w:r>
      <w:r w:rsidR="0092046D" w:rsidRPr="008628EA">
        <w:t xml:space="preserve"> </w:t>
      </w:r>
      <w:r w:rsidR="00682A06" w:rsidRPr="008628EA">
        <w:t>par la</w:t>
      </w:r>
      <w:r w:rsidR="00682A06" w:rsidRPr="0092046D">
        <w:rPr>
          <w:rFonts w:ascii="Century Schoolbook" w:hAnsi="Century Schoolbook"/>
          <w:vanish/>
          <w:color w:val="C00000"/>
          <w:sz w:val="20"/>
          <w:szCs w:val="18"/>
        </w:rPr>
        <w:t xml:space="preserve"> </w:t>
      </w:r>
      <w:r w:rsidR="0092046D">
        <w:rPr>
          <w:rFonts w:ascii="Century Schoolbook" w:hAnsi="Century Schoolbook"/>
          <w:vanish/>
          <w:color w:val="C00000"/>
          <w:sz w:val="20"/>
          <w:szCs w:val="18"/>
        </w:rPr>
        <w:t>&lt;</w:t>
      </w:r>
      <w:r w:rsidR="00C43554">
        <w:rPr>
          <w:rFonts w:ascii="Century Schoolbook" w:hAnsi="Century Schoolbook"/>
          <w:vanish/>
          <w:color w:val="C00000"/>
          <w:sz w:val="20"/>
          <w:szCs w:val="18"/>
        </w:rPr>
        <w:t xml:space="preserve"> </w:t>
      </w:r>
      <w:r w:rsidR="00682A06" w:rsidRPr="0092046D">
        <w:rPr>
          <w:rFonts w:ascii="Century Schoolbook" w:hAnsi="Century Schoolbook"/>
          <w:vanish/>
          <w:color w:val="C00000"/>
          <w:sz w:val="20"/>
          <w:szCs w:val="18"/>
        </w:rPr>
        <w:t>CLC</w:t>
      </w:r>
      <w:r w:rsidR="00C43554">
        <w:rPr>
          <w:rFonts w:ascii="Century Schoolbook" w:hAnsi="Century Schoolbook"/>
          <w:vanish/>
          <w:color w:val="C00000"/>
          <w:sz w:val="20"/>
          <w:szCs w:val="18"/>
        </w:rPr>
        <w:t xml:space="preserve"> </w:t>
      </w:r>
      <w:r w:rsidR="0092046D" w:rsidRPr="0092046D">
        <w:rPr>
          <w:rFonts w:ascii="Century Schoolbook" w:hAnsi="Century Schoolbook"/>
          <w:vanish/>
          <w:color w:val="C00000"/>
          <w:sz w:val="20"/>
          <w:szCs w:val="18"/>
        </w:rPr>
        <w:t>/</w:t>
      </w:r>
      <w:r w:rsidR="00C43554">
        <w:rPr>
          <w:rFonts w:ascii="Century Schoolbook" w:hAnsi="Century Schoolbook"/>
          <w:vanish/>
          <w:color w:val="C00000"/>
          <w:sz w:val="20"/>
          <w:szCs w:val="18"/>
        </w:rPr>
        <w:t xml:space="preserve"> </w:t>
      </w:r>
      <w:r w:rsidR="0092046D" w:rsidRPr="008628EA">
        <w:t>TCG</w:t>
      </w:r>
      <w:r w:rsidR="00C43554">
        <w:rPr>
          <w:rFonts w:ascii="Century Schoolbook" w:hAnsi="Century Schoolbook"/>
          <w:vanish/>
          <w:color w:val="C00000"/>
          <w:sz w:val="20"/>
          <w:szCs w:val="18"/>
        </w:rPr>
        <w:t xml:space="preserve"> </w:t>
      </w:r>
      <w:r>
        <w:rPr>
          <w:rFonts w:ascii="Century Schoolbook" w:hAnsi="Century Schoolbook"/>
          <w:vanish/>
          <w:color w:val="C00000"/>
          <w:sz w:val="20"/>
          <w:szCs w:val="18"/>
        </w:rPr>
        <w:t>&gt;</w:t>
      </w:r>
      <w:r w:rsidRPr="0092046D">
        <w:rPr>
          <w:rFonts w:ascii="Century Schoolbook" w:hAnsi="Century Schoolbook"/>
          <w:vanish/>
          <w:color w:val="C00000"/>
          <w:sz w:val="20"/>
          <w:szCs w:val="18"/>
        </w:rPr>
        <w:t xml:space="preserve">, </w:t>
      </w:r>
      <w:r>
        <w:rPr>
          <w:rFonts w:ascii="Century Schoolbook" w:hAnsi="Century Schoolbook"/>
          <w:vanish/>
          <w:color w:val="C00000"/>
          <w:sz w:val="20"/>
          <w:szCs w:val="18"/>
        </w:rPr>
        <w:t>=</w:t>
      </w:r>
      <w:r w:rsidR="004873DA" w:rsidRPr="004873DA">
        <w:rPr>
          <w:rFonts w:ascii="Century Schoolbook" w:hAnsi="Century Schoolbook"/>
          <w:vanish/>
          <w:color w:val="C00000"/>
          <w:sz w:val="20"/>
          <w:szCs w:val="18"/>
        </w:rPr>
        <w:t>&gt; supprimer si besoin la fin de la phrase à partir d</w:t>
      </w:r>
      <w:r w:rsidR="004873DA">
        <w:rPr>
          <w:rFonts w:ascii="Century Schoolbook" w:hAnsi="Century Schoolbook"/>
          <w:vanish/>
          <w:color w:val="C00000"/>
          <w:sz w:val="20"/>
          <w:szCs w:val="18"/>
        </w:rPr>
        <w:t xml:space="preserve">e </w:t>
      </w:r>
      <w:r w:rsidR="004873DA" w:rsidRPr="004873DA">
        <w:rPr>
          <w:rFonts w:ascii="Century Schoolbook" w:hAnsi="Century Schoolbook"/>
          <w:vanish/>
          <w:color w:val="C00000"/>
          <w:sz w:val="20"/>
          <w:szCs w:val="18"/>
        </w:rPr>
        <w:t>"</w:t>
      </w:r>
      <w:r>
        <w:rPr>
          <w:rFonts w:ascii="Century Schoolbook" w:hAnsi="Century Schoolbook"/>
          <w:vanish/>
          <w:color w:val="C00000"/>
          <w:sz w:val="20"/>
          <w:szCs w:val="18"/>
        </w:rPr>
        <w:t>gérés</w:t>
      </w:r>
      <w:r w:rsidRPr="004873DA">
        <w:rPr>
          <w:rFonts w:ascii="Century Schoolbook" w:hAnsi="Century Schoolbook"/>
          <w:vanish/>
          <w:color w:val="C00000"/>
          <w:sz w:val="20"/>
          <w:szCs w:val="18"/>
        </w:rPr>
        <w:t>…</w:t>
      </w:r>
      <w:r w:rsidR="004873DA" w:rsidRPr="004873DA">
        <w:rPr>
          <w:rFonts w:ascii="Century Schoolbook" w:hAnsi="Century Schoolbook"/>
          <w:vanish/>
          <w:color w:val="C00000"/>
          <w:sz w:val="20"/>
          <w:szCs w:val="18"/>
        </w:rPr>
        <w:t>"</w:t>
      </w:r>
      <w:r w:rsidR="0092046D">
        <w:rPr>
          <w:rFonts w:ascii="Century Schoolbook" w:hAnsi="Century Schoolbook"/>
          <w:vanish/>
          <w:color w:val="C00000"/>
          <w:sz w:val="20"/>
          <w:szCs w:val="18"/>
        </w:rPr>
        <w:t>, sinon faire un choix entre CLC et TCG</w:t>
      </w:r>
    </w:p>
    <w:p w14:paraId="632E69FE" w14:textId="1D557A22" w:rsidR="00BF6AE3" w:rsidRDefault="0007076A" w:rsidP="00800D8F">
      <w:pPr>
        <w:pStyle w:val="Paragraphedeliste"/>
        <w:numPr>
          <w:ilvl w:val="0"/>
          <w:numId w:val="6"/>
        </w:numPr>
        <w:jc w:val="both"/>
      </w:pPr>
      <w:r>
        <w:t>Les</w:t>
      </w:r>
      <w:r w:rsidR="00682A06">
        <w:t xml:space="preserve"> associations des configurations construites et déployables </w:t>
      </w:r>
      <w:r w:rsidR="00AE02DF">
        <w:t>avec les</w:t>
      </w:r>
      <w:r w:rsidR="000E42B5">
        <w:t xml:space="preserve"> g</w:t>
      </w:r>
      <w:r w:rsidR="00BF6AE3">
        <w:t xml:space="preserve">estions de </w:t>
      </w:r>
      <w:r w:rsidR="000E42B5">
        <w:t>configurations complémentaires</w:t>
      </w:r>
      <w:r w:rsidR="002B0525">
        <w:t xml:space="preserve"> </w:t>
      </w:r>
      <w:r w:rsidR="00682A06">
        <w:t>: gestion documentaire</w:t>
      </w:r>
      <w:r w:rsidR="008628EA">
        <w:t xml:space="preserve">, </w:t>
      </w:r>
      <w:r w:rsidR="008628EA">
        <w:rPr>
          <w:highlight w:val="magenta"/>
        </w:rPr>
        <w:t>sans intégrer</w:t>
      </w:r>
      <w:r w:rsidR="008628EA" w:rsidRPr="008628EA">
        <w:rPr>
          <w:highlight w:val="magenta"/>
        </w:rPr>
        <w:t xml:space="preserve"> la </w:t>
      </w:r>
      <w:r w:rsidR="00682A06" w:rsidRPr="008628EA">
        <w:rPr>
          <w:highlight w:val="magenta"/>
        </w:rPr>
        <w:t>gestion des tests</w:t>
      </w:r>
      <w:r w:rsidR="008628EA" w:rsidRPr="008628EA">
        <w:rPr>
          <w:highlight w:val="magenta"/>
        </w:rPr>
        <w:t xml:space="preserve"> </w:t>
      </w:r>
      <w:del w:id="6" w:author="KOUASSI Gerard" w:date="2020-02-06T17:11:00Z">
        <w:r w:rsidR="008628EA" w:rsidRPr="008628EA" w:rsidDel="00120BD5">
          <w:rPr>
            <w:highlight w:val="magenta"/>
          </w:rPr>
          <w:delText>(pas de processus et de recettes formalisées</w:delText>
        </w:r>
        <w:r w:rsidR="007D3466" w:rsidDel="00120BD5">
          <w:rPr>
            <w:highlight w:val="magenta"/>
          </w:rPr>
          <w:delText>, la notion de version n’existant pas pour les clients des ESB</w:delText>
        </w:r>
        <w:r w:rsidR="008628EA" w:rsidRPr="008628EA" w:rsidDel="00120BD5">
          <w:rPr>
            <w:highlight w:val="magenta"/>
          </w:rPr>
          <w:delText>)</w:delText>
        </w:r>
        <w:r w:rsidR="003F0F31" w:rsidRPr="008628EA" w:rsidDel="00120BD5">
          <w:rPr>
            <w:highlight w:val="magenta"/>
          </w:rPr>
          <w:delText>.</w:delText>
        </w:r>
      </w:del>
    </w:p>
    <w:p w14:paraId="2B7B7DB4" w14:textId="77777777" w:rsidR="004873DA" w:rsidRDefault="004873DA" w:rsidP="00305D73">
      <w:pPr>
        <w:ind w:left="644"/>
        <w:jc w:val="both"/>
      </w:pPr>
    </w:p>
    <w:p w14:paraId="632E69FF" w14:textId="0BD27292" w:rsidR="00D96E75" w:rsidDel="005F09F9" w:rsidRDefault="00D96E75" w:rsidP="00305D73">
      <w:pPr>
        <w:ind w:left="644"/>
        <w:jc w:val="both"/>
        <w:rPr>
          <w:del w:id="7" w:author="KOUASSI Gerard" w:date="2020-02-06T17:12:00Z"/>
          <w:rFonts w:ascii="Century Schoolbook" w:hAnsi="Century Schoolbook"/>
          <w:vanish/>
          <w:color w:val="C00000"/>
          <w:sz w:val="20"/>
          <w:szCs w:val="18"/>
        </w:rPr>
      </w:pPr>
      <w:del w:id="8" w:author="KOUASSI Gerard" w:date="2020-02-06T17:12:00Z">
        <w:r w:rsidDel="005F09F9">
          <w:delText xml:space="preserve">Remarque </w:delText>
        </w:r>
        <w:r w:rsidRPr="00CB5BD0" w:rsidDel="005F09F9">
          <w:delText>:</w:delText>
        </w:r>
        <w:r w:rsidDel="005F09F9">
          <w:delText xml:space="preserve"> </w:delText>
        </w:r>
        <w:r w:rsidRPr="004873DA" w:rsidDel="005F09F9">
          <w:rPr>
            <w:u w:val="single"/>
          </w:rPr>
          <w:delText xml:space="preserve">Ce PGCL </w:delText>
        </w:r>
        <w:r w:rsidR="00CC3203" w:rsidDel="005F09F9">
          <w:rPr>
            <w:u w:val="single"/>
          </w:rPr>
          <w:delText xml:space="preserve">ne concerne pas </w:delText>
        </w:r>
        <w:r w:rsidR="004873DA" w:rsidRPr="004873DA" w:rsidDel="005F09F9">
          <w:rPr>
            <w:u w:val="single"/>
          </w:rPr>
          <w:delText>monde MVS</w:delText>
        </w:r>
        <w:r w:rsidR="004873DA" w:rsidDel="005F09F9">
          <w:delText xml:space="preserve">, donc </w:delText>
        </w:r>
        <w:r w:rsidDel="005F09F9">
          <w:delText xml:space="preserve">n’a pas vocation à gérer </w:delText>
        </w:r>
        <w:r w:rsidR="004873DA" w:rsidDel="005F09F9">
          <w:delText>s</w:delText>
        </w:r>
        <w:r w:rsidDel="005F09F9">
          <w:delText xml:space="preserve">es configurations de développement, de construction et de déploiement du monde MVS. </w:delText>
        </w:r>
        <w:r w:rsidR="004873DA" w:rsidDel="005F09F9">
          <w:rPr>
            <w:rFonts w:ascii="Century Schoolbook" w:hAnsi="Century Schoolbook"/>
            <w:vanish/>
            <w:color w:val="C00000"/>
            <w:sz w:val="20"/>
            <w:szCs w:val="18"/>
          </w:rPr>
          <w:delText>D</w:delText>
        </w:r>
        <w:r w:rsidRPr="00D96E75" w:rsidDel="005F09F9">
          <w:rPr>
            <w:rFonts w:ascii="Century Schoolbook" w:hAnsi="Century Schoolbook"/>
            <w:vanish/>
            <w:color w:val="C00000"/>
            <w:sz w:val="20"/>
            <w:szCs w:val="18"/>
          </w:rPr>
          <w:delText>ans le cas contraire, préciser la cohérence - méthodes et moyens - nécessaire entre les mondes MVS et Open associés</w:delText>
        </w:r>
        <w:r w:rsidR="004873DA" w:rsidDel="005F09F9">
          <w:rPr>
            <w:rFonts w:ascii="Century Schoolbook" w:hAnsi="Century Schoolbook"/>
            <w:vanish/>
            <w:color w:val="C00000"/>
            <w:sz w:val="20"/>
            <w:szCs w:val="18"/>
          </w:rPr>
          <w:delText xml:space="preserve">. </w:delText>
        </w:r>
        <w:r w:rsidR="001D35FE" w:rsidDel="005F09F9">
          <w:rPr>
            <w:rFonts w:ascii="Century Schoolbook" w:hAnsi="Century Schoolbook"/>
            <w:vanish/>
            <w:color w:val="C00000"/>
            <w:sz w:val="20"/>
            <w:szCs w:val="18"/>
          </w:rPr>
          <w:delText>Cette</w:delText>
        </w:r>
        <w:r w:rsidR="004873DA" w:rsidDel="005F09F9">
          <w:rPr>
            <w:rFonts w:ascii="Century Schoolbook" w:hAnsi="Century Schoolbook"/>
            <w:vanish/>
            <w:color w:val="C00000"/>
            <w:sz w:val="20"/>
            <w:szCs w:val="18"/>
          </w:rPr>
          <w:delText xml:space="preserve"> cohérence doit principalement concerner les </w:delText>
        </w:r>
        <w:r w:rsidR="001D35FE" w:rsidDel="005F09F9">
          <w:rPr>
            <w:rFonts w:ascii="Century Schoolbook" w:hAnsi="Century Schoolbook"/>
            <w:vanish/>
            <w:color w:val="C00000"/>
            <w:sz w:val="20"/>
            <w:szCs w:val="18"/>
          </w:rPr>
          <w:delText>occurrences</w:delText>
        </w:r>
        <w:r w:rsidR="004873DA" w:rsidDel="005F09F9">
          <w:rPr>
            <w:rFonts w:ascii="Century Schoolbook" w:hAnsi="Century Schoolbook"/>
            <w:vanish/>
            <w:color w:val="C00000"/>
            <w:sz w:val="20"/>
            <w:szCs w:val="18"/>
          </w:rPr>
          <w:delText xml:space="preserve"> de livraisons et les versionnements communs. En cas de doute, demandez conseil à votre RGCT.</w:delText>
        </w:r>
      </w:del>
    </w:p>
    <w:p w14:paraId="320F2A4A" w14:textId="77777777" w:rsidR="004873DA" w:rsidRDefault="004873DA" w:rsidP="00305D73">
      <w:pPr>
        <w:ind w:left="644"/>
        <w:jc w:val="both"/>
      </w:pPr>
    </w:p>
    <w:p w14:paraId="632E6A00" w14:textId="77777777" w:rsidR="00F1680D" w:rsidRPr="00F1680D" w:rsidRDefault="00F1680D" w:rsidP="00F1680D">
      <w:pPr>
        <w:jc w:val="both"/>
        <w:rPr>
          <w:rFonts w:cstheme="minorHAnsi"/>
          <w:b/>
          <w:u w:val="single"/>
        </w:rPr>
      </w:pPr>
    </w:p>
    <w:p w14:paraId="632E6A01" w14:textId="120AF142" w:rsidR="00130D22" w:rsidRPr="00305D73" w:rsidRDefault="00130D22" w:rsidP="00F1680D">
      <w:pPr>
        <w:pStyle w:val="Paragraphedeliste"/>
        <w:pBdr>
          <w:top w:val="single" w:sz="4" w:space="1" w:color="auto"/>
          <w:left w:val="single" w:sz="4" w:space="4" w:color="auto"/>
          <w:bottom w:val="single" w:sz="4" w:space="1" w:color="auto"/>
          <w:right w:val="single" w:sz="4" w:space="4" w:color="auto"/>
        </w:pBdr>
        <w:ind w:left="0" w:firstLine="284"/>
        <w:jc w:val="both"/>
        <w:rPr>
          <w:rFonts w:ascii="Century Schoolbook" w:hAnsi="Century Schoolbook"/>
          <w:vanish/>
          <w:color w:val="C00000"/>
          <w:sz w:val="20"/>
          <w:szCs w:val="18"/>
        </w:rPr>
      </w:pPr>
      <w:r w:rsidRPr="00305D73">
        <w:rPr>
          <w:rFonts w:ascii="Century Schoolbook" w:hAnsi="Century Schoolbook"/>
          <w:vanish/>
          <w:color w:val="C00000"/>
          <w:sz w:val="20"/>
          <w:szCs w:val="18"/>
          <w:u w:val="single"/>
        </w:rPr>
        <w:t>POINT D'ATTENTION</w:t>
      </w:r>
      <w:r w:rsidR="00A57ECB" w:rsidRPr="00305D73">
        <w:rPr>
          <w:rFonts w:ascii="Century Schoolbook" w:hAnsi="Century Schoolbook"/>
          <w:vanish/>
          <w:color w:val="C00000"/>
          <w:sz w:val="20"/>
          <w:szCs w:val="18"/>
        </w:rPr>
        <w:t xml:space="preserve">: </w:t>
      </w:r>
      <w:r w:rsidR="00335863" w:rsidRPr="00305D73">
        <w:rPr>
          <w:rFonts w:ascii="Century Schoolbook" w:hAnsi="Century Schoolbook"/>
          <w:vanish/>
          <w:color w:val="C00000"/>
          <w:sz w:val="20"/>
          <w:szCs w:val="18"/>
        </w:rPr>
        <w:t xml:space="preserve">Diverses règles de GC sont définies et consultables sur le site </w:t>
      </w:r>
      <w:r w:rsidR="0007076A" w:rsidRPr="00305D73">
        <w:rPr>
          <w:rFonts w:ascii="Century Schoolbook" w:hAnsi="Century Schoolbook"/>
          <w:vanish/>
          <w:color w:val="C00000"/>
          <w:sz w:val="20"/>
          <w:szCs w:val="18"/>
        </w:rPr>
        <w:t>communautaire C’You</w:t>
      </w:r>
      <w:r w:rsidR="00335863" w:rsidRPr="00305D73">
        <w:rPr>
          <w:rFonts w:ascii="Century Schoolbook" w:hAnsi="Century Schoolbook"/>
          <w:vanish/>
          <w:color w:val="C00000"/>
          <w:sz w:val="20"/>
          <w:szCs w:val="18"/>
        </w:rPr>
        <w:t xml:space="preserve"> "GCL" (Global Configuration League</w:t>
      </w:r>
      <w:r w:rsidR="007E45D2" w:rsidRPr="00305D73">
        <w:rPr>
          <w:rFonts w:ascii="Century Schoolbook" w:hAnsi="Century Schoolbook"/>
          <w:vanish/>
          <w:color w:val="C00000"/>
          <w:sz w:val="20"/>
          <w:szCs w:val="18"/>
        </w:rPr>
        <w:t xml:space="preserve">) </w:t>
      </w:r>
      <w:r w:rsidR="005A0C66">
        <w:rPr>
          <w:rFonts w:ascii="Century Schoolbook" w:hAnsi="Century Schoolbook"/>
          <w:vanish/>
          <w:color w:val="C00000"/>
          <w:sz w:val="20"/>
          <w:szCs w:val="18"/>
        </w:rPr>
        <w:t xml:space="preserve">par le lien ci-dessous : </w:t>
      </w:r>
    </w:p>
    <w:p w14:paraId="632E6A02" w14:textId="77777777" w:rsidR="00335863" w:rsidRPr="00305D73" w:rsidRDefault="001456C2" w:rsidP="00F1680D">
      <w:pPr>
        <w:pStyle w:val="Paragraphedeliste"/>
        <w:pBdr>
          <w:top w:val="single" w:sz="4" w:space="1" w:color="auto"/>
          <w:left w:val="single" w:sz="4" w:space="4" w:color="auto"/>
          <w:bottom w:val="single" w:sz="4" w:space="1" w:color="auto"/>
          <w:right w:val="single" w:sz="4" w:space="4" w:color="auto"/>
        </w:pBdr>
        <w:ind w:left="0" w:firstLine="284"/>
        <w:jc w:val="both"/>
        <w:rPr>
          <w:rFonts w:ascii="Century Schoolbook" w:hAnsi="Century Schoolbook"/>
          <w:vanish/>
          <w:color w:val="0033CC"/>
          <w:sz w:val="18"/>
          <w:szCs w:val="18"/>
        </w:rPr>
      </w:pPr>
      <w:hyperlink r:id="rId12" w:history="1">
        <w:r w:rsidR="00335863" w:rsidRPr="00305D73">
          <w:rPr>
            <w:rFonts w:ascii="Century Schoolbook" w:hAnsi="Century Schoolbook"/>
            <w:vanish/>
            <w:color w:val="0033CC"/>
            <w:sz w:val="18"/>
            <w:szCs w:val="18"/>
          </w:rPr>
          <w:t>https://cyou-cardif-assurance.is.echonet/communities/GlobalConfigurationLeague/Pages/home.aspx</w:t>
        </w:r>
      </w:hyperlink>
    </w:p>
    <w:p w14:paraId="1CDE996E" w14:textId="1710F65D" w:rsidR="00F86583" w:rsidRDefault="00F86583" w:rsidP="00F1680D">
      <w:pPr>
        <w:pStyle w:val="Paragraphedeliste"/>
        <w:pBdr>
          <w:top w:val="single" w:sz="4" w:space="1" w:color="auto"/>
          <w:left w:val="single" w:sz="4" w:space="4" w:color="auto"/>
          <w:bottom w:val="single" w:sz="4" w:space="1" w:color="auto"/>
          <w:right w:val="single" w:sz="4" w:space="4" w:color="auto"/>
        </w:pBdr>
        <w:ind w:left="0" w:firstLine="284"/>
        <w:jc w:val="both"/>
        <w:rPr>
          <w:rFonts w:ascii="Century Schoolbook" w:hAnsi="Century Schoolbook"/>
          <w:vanish/>
          <w:color w:val="C00000"/>
          <w:sz w:val="20"/>
          <w:szCs w:val="18"/>
        </w:rPr>
      </w:pPr>
      <w:r>
        <w:rPr>
          <w:rFonts w:ascii="Century Schoolbook" w:hAnsi="Century Schoolbook"/>
          <w:vanish/>
          <w:color w:val="C00000"/>
          <w:sz w:val="20"/>
          <w:szCs w:val="18"/>
        </w:rPr>
        <w:t>Les règles sont groupées sous le menu "Règles" du bandeau du site</w:t>
      </w:r>
    </w:p>
    <w:p w14:paraId="632E6A03" w14:textId="00C80C6E" w:rsidR="00130D22" w:rsidRPr="00305D73" w:rsidRDefault="00335863" w:rsidP="00F1680D">
      <w:pPr>
        <w:pStyle w:val="Paragraphedeliste"/>
        <w:pBdr>
          <w:top w:val="single" w:sz="4" w:space="1" w:color="auto"/>
          <w:left w:val="single" w:sz="4" w:space="4" w:color="auto"/>
          <w:bottom w:val="single" w:sz="4" w:space="1" w:color="auto"/>
          <w:right w:val="single" w:sz="4" w:space="4" w:color="auto"/>
        </w:pBdr>
        <w:ind w:left="0" w:firstLine="284"/>
        <w:jc w:val="both"/>
        <w:rPr>
          <w:rFonts w:ascii="Century Schoolbook" w:hAnsi="Century Schoolbook"/>
          <w:vanish/>
          <w:color w:val="C00000"/>
          <w:sz w:val="20"/>
          <w:szCs w:val="18"/>
        </w:rPr>
      </w:pPr>
      <w:r w:rsidRPr="00305D73">
        <w:rPr>
          <w:rFonts w:ascii="Century Schoolbook" w:hAnsi="Century Schoolbook"/>
          <w:vanish/>
          <w:color w:val="C00000"/>
          <w:sz w:val="20"/>
          <w:szCs w:val="18"/>
        </w:rPr>
        <w:t>C</w:t>
      </w:r>
      <w:r w:rsidR="00130D22" w:rsidRPr="00305D73">
        <w:rPr>
          <w:rFonts w:ascii="Century Schoolbook" w:hAnsi="Century Schoolbook"/>
          <w:vanish/>
          <w:color w:val="C00000"/>
          <w:sz w:val="20"/>
          <w:szCs w:val="18"/>
        </w:rPr>
        <w:t>e PGC</w:t>
      </w:r>
      <w:r w:rsidR="00F86583">
        <w:rPr>
          <w:rFonts w:ascii="Century Schoolbook" w:hAnsi="Century Schoolbook"/>
          <w:vanish/>
          <w:color w:val="C00000"/>
          <w:sz w:val="20"/>
          <w:szCs w:val="18"/>
        </w:rPr>
        <w:t>L</w:t>
      </w:r>
      <w:r w:rsidR="00983151" w:rsidRPr="00305D73">
        <w:rPr>
          <w:rFonts w:ascii="Century Schoolbook" w:hAnsi="Century Schoolbook"/>
          <w:vanish/>
          <w:color w:val="C00000"/>
          <w:sz w:val="20"/>
          <w:szCs w:val="18"/>
        </w:rPr>
        <w:t xml:space="preserve"> s'appliquera à référencer </w:t>
      </w:r>
      <w:r w:rsidR="00F86583">
        <w:rPr>
          <w:rFonts w:ascii="Century Schoolbook" w:hAnsi="Century Schoolbook"/>
          <w:vanish/>
          <w:color w:val="C00000"/>
          <w:sz w:val="20"/>
          <w:szCs w:val="18"/>
        </w:rPr>
        <w:t>l</w:t>
      </w:r>
      <w:r w:rsidR="00983151" w:rsidRPr="00305D73">
        <w:rPr>
          <w:rFonts w:ascii="Century Schoolbook" w:hAnsi="Century Schoolbook"/>
          <w:vanish/>
          <w:color w:val="C00000"/>
          <w:sz w:val="20"/>
          <w:szCs w:val="18"/>
        </w:rPr>
        <w:t xml:space="preserve">es </w:t>
      </w:r>
      <w:r w:rsidR="00F86583">
        <w:rPr>
          <w:rFonts w:ascii="Century Schoolbook" w:hAnsi="Century Schoolbook"/>
          <w:vanish/>
          <w:color w:val="C00000"/>
          <w:sz w:val="20"/>
          <w:szCs w:val="18"/>
        </w:rPr>
        <w:t xml:space="preserve">quelques </w:t>
      </w:r>
      <w:r w:rsidR="00983151" w:rsidRPr="00305D73">
        <w:rPr>
          <w:rFonts w:ascii="Century Schoolbook" w:hAnsi="Century Schoolbook"/>
          <w:vanish/>
          <w:color w:val="C00000"/>
          <w:sz w:val="20"/>
          <w:szCs w:val="18"/>
        </w:rPr>
        <w:t xml:space="preserve">règles plutôt que les recopier afin de bénéficier de leurs évolutions </w:t>
      </w:r>
      <w:r w:rsidR="00130D22" w:rsidRPr="00305D73">
        <w:rPr>
          <w:rFonts w:ascii="Century Schoolbook" w:hAnsi="Century Schoolbook"/>
          <w:vanish/>
          <w:color w:val="C00000"/>
          <w:sz w:val="20"/>
          <w:szCs w:val="18"/>
        </w:rPr>
        <w:t>(demandes prises</w:t>
      </w:r>
      <w:r w:rsidR="00983151" w:rsidRPr="00305D73">
        <w:rPr>
          <w:rFonts w:ascii="Century Schoolbook" w:hAnsi="Century Schoolbook"/>
          <w:vanish/>
          <w:color w:val="C00000"/>
          <w:sz w:val="20"/>
          <w:szCs w:val="18"/>
        </w:rPr>
        <w:t xml:space="preserve"> en compte lors de revues régulières réalisées entre le RGC et le RGCT)</w:t>
      </w:r>
      <w:r w:rsidR="00130D22" w:rsidRPr="00305D73">
        <w:rPr>
          <w:rFonts w:ascii="Century Schoolbook" w:hAnsi="Century Schoolbook"/>
          <w:vanish/>
          <w:color w:val="C00000"/>
          <w:sz w:val="20"/>
          <w:szCs w:val="18"/>
        </w:rPr>
        <w:t xml:space="preserve">. </w:t>
      </w:r>
    </w:p>
    <w:p w14:paraId="632E6A04" w14:textId="159185BF" w:rsidR="00A57ECB" w:rsidRDefault="00130D22" w:rsidP="00F1680D">
      <w:pPr>
        <w:pStyle w:val="Paragraphedeliste"/>
        <w:pBdr>
          <w:top w:val="single" w:sz="4" w:space="1" w:color="auto"/>
          <w:left w:val="single" w:sz="4" w:space="4" w:color="auto"/>
          <w:bottom w:val="single" w:sz="4" w:space="1" w:color="auto"/>
          <w:right w:val="single" w:sz="4" w:space="4" w:color="auto"/>
        </w:pBdr>
        <w:ind w:left="0" w:firstLine="284"/>
        <w:jc w:val="both"/>
        <w:rPr>
          <w:rFonts w:ascii="Century Schoolbook" w:hAnsi="Century Schoolbook"/>
          <w:vanish/>
          <w:color w:val="C00000"/>
          <w:sz w:val="20"/>
          <w:szCs w:val="18"/>
        </w:rPr>
      </w:pPr>
      <w:r w:rsidRPr="00305D73">
        <w:rPr>
          <w:rFonts w:ascii="Century Schoolbook" w:hAnsi="Century Schoolbook"/>
          <w:vanish/>
          <w:color w:val="C00000"/>
          <w:sz w:val="20"/>
          <w:szCs w:val="18"/>
        </w:rPr>
        <w:t>Tout au long de ce PGC</w:t>
      </w:r>
      <w:r w:rsidR="00F86583">
        <w:rPr>
          <w:rFonts w:ascii="Century Schoolbook" w:hAnsi="Century Schoolbook"/>
          <w:vanish/>
          <w:color w:val="C00000"/>
          <w:sz w:val="20"/>
          <w:szCs w:val="18"/>
        </w:rPr>
        <w:t>L</w:t>
      </w:r>
      <w:r w:rsidRPr="00305D73">
        <w:rPr>
          <w:rFonts w:ascii="Century Schoolbook" w:hAnsi="Century Schoolbook"/>
          <w:vanish/>
          <w:color w:val="C00000"/>
          <w:sz w:val="20"/>
          <w:szCs w:val="18"/>
        </w:rPr>
        <w:t xml:space="preserve">, </w:t>
      </w:r>
      <w:r w:rsidR="007E45D2" w:rsidRPr="00305D73">
        <w:rPr>
          <w:rFonts w:ascii="Century Schoolbook" w:hAnsi="Century Schoolbook"/>
          <w:vanish/>
          <w:color w:val="C00000"/>
          <w:sz w:val="20"/>
          <w:szCs w:val="18"/>
        </w:rPr>
        <w:t xml:space="preserve">le </w:t>
      </w:r>
      <w:r w:rsidRPr="00305D73">
        <w:rPr>
          <w:rFonts w:ascii="Century Schoolbook" w:hAnsi="Century Schoolbook"/>
          <w:vanish/>
          <w:color w:val="C00000"/>
          <w:sz w:val="20"/>
          <w:szCs w:val="18"/>
        </w:rPr>
        <w:t xml:space="preserve">renvoi à l'une des règles sera noté </w:t>
      </w:r>
      <w:hyperlink r:id="rId13" w:history="1">
        <w:r w:rsidR="00B8246C">
          <w:rPr>
            <w:rStyle w:val="Lienhypertexte"/>
            <w:rFonts w:ascii="Century Schoolbook" w:hAnsi="Century Schoolbook"/>
            <w:vanish/>
            <w:sz w:val="20"/>
            <w:szCs w:val="18"/>
          </w:rPr>
          <w:t>[</w:t>
        </w:r>
        <w:r w:rsidR="00A548FD" w:rsidRPr="00A548FD">
          <w:rPr>
            <w:rStyle w:val="Lienhypertexte"/>
            <w:rFonts w:ascii="Century Schoolbook" w:hAnsi="Century Schoolbook"/>
            <w:vanish/>
            <w:sz w:val="20"/>
            <w:szCs w:val="18"/>
          </w:rPr>
          <w:t>Cf. Règles GC sur le C'You GCL]</w:t>
        </w:r>
      </w:hyperlink>
      <w:r w:rsidR="005A0C66">
        <w:rPr>
          <w:rFonts w:ascii="Century Schoolbook" w:hAnsi="Century Schoolbook"/>
          <w:vanish/>
          <w:color w:val="C00000"/>
          <w:sz w:val="20"/>
          <w:szCs w:val="18"/>
        </w:rPr>
        <w:t>, avec l'hyper lien intégré</w:t>
      </w:r>
    </w:p>
    <w:p w14:paraId="632E6A05" w14:textId="77777777" w:rsidR="005A0C66" w:rsidRPr="00305D73" w:rsidRDefault="005A0C66" w:rsidP="00F1680D">
      <w:pPr>
        <w:pStyle w:val="Paragraphedeliste"/>
        <w:pBdr>
          <w:top w:val="single" w:sz="4" w:space="1" w:color="auto"/>
          <w:left w:val="single" w:sz="4" w:space="4" w:color="auto"/>
          <w:bottom w:val="single" w:sz="4" w:space="1" w:color="auto"/>
          <w:right w:val="single" w:sz="4" w:space="4" w:color="auto"/>
        </w:pBdr>
        <w:ind w:left="0" w:firstLine="284"/>
        <w:jc w:val="both"/>
        <w:rPr>
          <w:rFonts w:ascii="Century Schoolbook" w:hAnsi="Century Schoolbook"/>
          <w:vanish/>
          <w:color w:val="C00000"/>
          <w:sz w:val="20"/>
          <w:szCs w:val="18"/>
        </w:rPr>
      </w:pPr>
    </w:p>
    <w:p w14:paraId="632E6A06" w14:textId="77777777" w:rsidR="008567FB" w:rsidRDefault="008567FB" w:rsidP="009A4203">
      <w:pPr>
        <w:pStyle w:val="Titre2"/>
      </w:pPr>
      <w:bookmarkStart w:id="9" w:name="_Toc488080216"/>
      <w:bookmarkStart w:id="10" w:name="_Toc526261843"/>
      <w:r w:rsidRPr="00DC4DB6">
        <w:t xml:space="preserve">Besoins d’exploitations des </w:t>
      </w:r>
      <w:bookmarkEnd w:id="9"/>
      <w:r w:rsidR="008E004A" w:rsidRPr="00DC4DB6">
        <w:t>configurations</w:t>
      </w:r>
      <w:bookmarkEnd w:id="10"/>
    </w:p>
    <w:p w14:paraId="632E6A07" w14:textId="0478FDD7" w:rsidR="008567FB" w:rsidRDefault="001A1B93" w:rsidP="0005799B">
      <w:pPr>
        <w:pStyle w:val="Titre3"/>
      </w:pPr>
      <w:bookmarkStart w:id="11" w:name="_Ref488415512"/>
      <w:bookmarkStart w:id="12" w:name="_Toc526261844"/>
      <w:r w:rsidRPr="00DC4DB6">
        <w:t xml:space="preserve">Besoins de </w:t>
      </w:r>
      <w:r w:rsidR="005233D0">
        <w:t xml:space="preserve">constituer </w:t>
      </w:r>
      <w:r w:rsidRPr="00DC4DB6">
        <w:t>des configurations</w:t>
      </w:r>
      <w:bookmarkEnd w:id="11"/>
      <w:bookmarkEnd w:id="12"/>
    </w:p>
    <w:p w14:paraId="4E2A7F03" w14:textId="070CBE19" w:rsidR="00B14B3F" w:rsidRPr="00B14B3F" w:rsidRDefault="00B14B3F" w:rsidP="00916DB7">
      <w:pPr>
        <w:jc w:val="both"/>
        <w:rPr>
          <w:rFonts w:ascii="Century Schoolbook" w:hAnsi="Century Schoolbook"/>
          <w:vanish/>
          <w:color w:val="C00000"/>
          <w:sz w:val="20"/>
          <w:szCs w:val="18"/>
        </w:rPr>
      </w:pPr>
      <w:r>
        <w:rPr>
          <w:rFonts w:ascii="Century Schoolbook" w:hAnsi="Century Schoolbook"/>
          <w:b/>
          <w:vanish/>
          <w:color w:val="C00000"/>
          <w:sz w:val="20"/>
          <w:szCs w:val="18"/>
        </w:rPr>
        <w:t>Evoquer</w:t>
      </w:r>
      <w:r w:rsidR="005233D0" w:rsidRPr="00B14B3F">
        <w:rPr>
          <w:rFonts w:ascii="Century Schoolbook" w:hAnsi="Century Schoolbook"/>
          <w:b/>
          <w:vanish/>
          <w:color w:val="C00000"/>
          <w:sz w:val="20"/>
          <w:szCs w:val="18"/>
        </w:rPr>
        <w:t xml:space="preserve"> ici </w:t>
      </w:r>
    </w:p>
    <w:p w14:paraId="627FD734" w14:textId="2EA34CF0" w:rsidR="00284139" w:rsidRDefault="0007076A" w:rsidP="00CC4F26">
      <w:pPr>
        <w:pStyle w:val="Paragraphedeliste"/>
        <w:numPr>
          <w:ilvl w:val="0"/>
          <w:numId w:val="46"/>
        </w:numPr>
        <w:ind w:left="720"/>
        <w:jc w:val="both"/>
        <w:rPr>
          <w:rFonts w:ascii="Century Schoolbook" w:hAnsi="Century Schoolbook"/>
          <w:vanish/>
          <w:color w:val="C00000"/>
          <w:sz w:val="20"/>
          <w:szCs w:val="18"/>
        </w:rPr>
      </w:pPr>
      <w:r w:rsidRPr="00B14B3F">
        <w:rPr>
          <w:rFonts w:ascii="Century Schoolbook" w:hAnsi="Century Schoolbook"/>
          <w:vanish/>
          <w:color w:val="C00000"/>
          <w:sz w:val="20"/>
          <w:szCs w:val="18"/>
        </w:rPr>
        <w:t>Les</w:t>
      </w:r>
      <w:r w:rsidR="001D5363" w:rsidRPr="00B14B3F">
        <w:rPr>
          <w:rFonts w:ascii="Century Schoolbook" w:hAnsi="Century Schoolbook"/>
          <w:vanish/>
          <w:color w:val="C00000"/>
          <w:sz w:val="20"/>
          <w:szCs w:val="18"/>
        </w:rPr>
        <w:t xml:space="preserve"> </w:t>
      </w:r>
      <w:r w:rsidR="001D5363" w:rsidRPr="00B14B3F">
        <w:rPr>
          <w:rFonts w:ascii="Century Schoolbook" w:hAnsi="Century Schoolbook"/>
          <w:vanish/>
          <w:color w:val="C00000"/>
          <w:sz w:val="20"/>
          <w:szCs w:val="18"/>
          <w:u w:val="thick"/>
        </w:rPr>
        <w:t>besoins de constituer des ensembles d'éléments</w:t>
      </w:r>
      <w:r w:rsidR="001D5363" w:rsidRPr="00B14B3F">
        <w:rPr>
          <w:rFonts w:ascii="Century Schoolbook" w:hAnsi="Century Schoolbook"/>
          <w:vanish/>
          <w:color w:val="C00000"/>
          <w:sz w:val="20"/>
          <w:szCs w:val="18"/>
        </w:rPr>
        <w:t xml:space="preserve">, </w:t>
      </w:r>
    </w:p>
    <w:p w14:paraId="5909247B" w14:textId="7914430B" w:rsidR="00B14B3F" w:rsidRDefault="0007076A" w:rsidP="00CC4F26">
      <w:pPr>
        <w:pStyle w:val="Paragraphedeliste"/>
        <w:numPr>
          <w:ilvl w:val="0"/>
          <w:numId w:val="46"/>
        </w:numPr>
        <w:ind w:left="720"/>
        <w:jc w:val="both"/>
        <w:rPr>
          <w:rFonts w:ascii="Century Schoolbook" w:hAnsi="Century Schoolbook"/>
          <w:vanish/>
          <w:color w:val="C00000"/>
          <w:sz w:val="20"/>
          <w:szCs w:val="18"/>
        </w:rPr>
      </w:pPr>
      <w:r>
        <w:rPr>
          <w:rFonts w:ascii="Century Schoolbook" w:hAnsi="Century Schoolbook"/>
          <w:vanish/>
          <w:color w:val="C00000"/>
          <w:sz w:val="20"/>
          <w:szCs w:val="18"/>
        </w:rPr>
        <w:t>Typiquement</w:t>
      </w:r>
      <w:r w:rsidR="00B14B3F">
        <w:rPr>
          <w:rFonts w:ascii="Century Schoolbook" w:hAnsi="Century Schoolbook"/>
          <w:vanish/>
          <w:color w:val="C00000"/>
          <w:sz w:val="20"/>
          <w:szCs w:val="18"/>
        </w:rPr>
        <w:t xml:space="preserve"> </w:t>
      </w:r>
    </w:p>
    <w:p w14:paraId="7D846230" w14:textId="457545DD" w:rsidR="00B14B3F" w:rsidRDefault="0007076A" w:rsidP="00CC4F26">
      <w:pPr>
        <w:pStyle w:val="Paragraphedeliste"/>
        <w:numPr>
          <w:ilvl w:val="1"/>
          <w:numId w:val="46"/>
        </w:numPr>
        <w:ind w:left="1440"/>
        <w:jc w:val="both"/>
        <w:rPr>
          <w:rFonts w:ascii="Century Schoolbook" w:hAnsi="Century Schoolbook"/>
          <w:vanish/>
          <w:color w:val="C00000"/>
          <w:sz w:val="20"/>
          <w:szCs w:val="18"/>
        </w:rPr>
      </w:pPr>
      <w:r>
        <w:rPr>
          <w:rFonts w:ascii="Century Schoolbook" w:hAnsi="Century Schoolbook"/>
          <w:vanish/>
          <w:color w:val="C00000"/>
          <w:sz w:val="20"/>
          <w:szCs w:val="18"/>
        </w:rPr>
        <w:t>La</w:t>
      </w:r>
      <w:r w:rsidR="00B14B3F">
        <w:rPr>
          <w:rFonts w:ascii="Century Schoolbook" w:hAnsi="Century Schoolbook"/>
          <w:vanish/>
          <w:color w:val="C00000"/>
          <w:sz w:val="20"/>
          <w:szCs w:val="18"/>
        </w:rPr>
        <w:t xml:space="preserve"> cohérence et complétude des développements, constructions et livraisons</w:t>
      </w:r>
    </w:p>
    <w:p w14:paraId="21E604B4" w14:textId="65D2EBC5" w:rsidR="00B14B3F" w:rsidRDefault="0007076A" w:rsidP="00CC4F26">
      <w:pPr>
        <w:pStyle w:val="Paragraphedeliste"/>
        <w:numPr>
          <w:ilvl w:val="1"/>
          <w:numId w:val="46"/>
        </w:numPr>
        <w:ind w:left="1440"/>
        <w:jc w:val="both"/>
        <w:rPr>
          <w:rFonts w:ascii="Century Schoolbook" w:hAnsi="Century Schoolbook"/>
          <w:vanish/>
          <w:color w:val="C00000"/>
          <w:sz w:val="20"/>
          <w:szCs w:val="18"/>
        </w:rPr>
      </w:pPr>
      <w:r>
        <w:rPr>
          <w:rFonts w:ascii="Century Schoolbook" w:hAnsi="Century Schoolbook"/>
          <w:vanish/>
          <w:color w:val="C00000"/>
          <w:sz w:val="20"/>
          <w:szCs w:val="18"/>
        </w:rPr>
        <w:t>Les</w:t>
      </w:r>
      <w:r w:rsidR="00B14B3F">
        <w:rPr>
          <w:rFonts w:ascii="Century Schoolbook" w:hAnsi="Century Schoolbook"/>
          <w:vanish/>
          <w:color w:val="C00000"/>
          <w:sz w:val="20"/>
          <w:szCs w:val="18"/>
        </w:rPr>
        <w:t xml:space="preserve"> technologies ayant besoin de gérer leurs configurations</w:t>
      </w:r>
    </w:p>
    <w:p w14:paraId="5C1657E4" w14:textId="53745986" w:rsidR="00B14B3F" w:rsidRDefault="0007076A" w:rsidP="00CC4F26">
      <w:pPr>
        <w:pStyle w:val="Paragraphedeliste"/>
        <w:numPr>
          <w:ilvl w:val="1"/>
          <w:numId w:val="46"/>
        </w:numPr>
        <w:ind w:left="1440"/>
        <w:jc w:val="both"/>
        <w:rPr>
          <w:rFonts w:ascii="Century Schoolbook" w:hAnsi="Century Schoolbook"/>
          <w:vanish/>
          <w:color w:val="C00000"/>
          <w:sz w:val="20"/>
          <w:szCs w:val="18"/>
        </w:rPr>
      </w:pPr>
      <w:r>
        <w:rPr>
          <w:rFonts w:ascii="Century Schoolbook" w:hAnsi="Century Schoolbook"/>
          <w:vanish/>
          <w:color w:val="C00000"/>
          <w:sz w:val="20"/>
          <w:szCs w:val="18"/>
        </w:rPr>
        <w:t>Les</w:t>
      </w:r>
      <w:r w:rsidR="00B14B3F">
        <w:rPr>
          <w:rFonts w:ascii="Century Schoolbook" w:hAnsi="Century Schoolbook"/>
          <w:vanish/>
          <w:color w:val="C00000"/>
          <w:sz w:val="20"/>
          <w:szCs w:val="18"/>
        </w:rPr>
        <w:t xml:space="preserve"> acteurs devant coordonner la création et l'exploitation de configurations</w:t>
      </w:r>
    </w:p>
    <w:p w14:paraId="67F48895" w14:textId="7CFD190C" w:rsidR="00B14B3F" w:rsidRDefault="0007076A" w:rsidP="00CC4F26">
      <w:pPr>
        <w:pStyle w:val="Paragraphedeliste"/>
        <w:numPr>
          <w:ilvl w:val="1"/>
          <w:numId w:val="46"/>
        </w:numPr>
        <w:ind w:left="1440"/>
        <w:jc w:val="both"/>
        <w:rPr>
          <w:rFonts w:ascii="Century Schoolbook" w:hAnsi="Century Schoolbook"/>
          <w:vanish/>
          <w:color w:val="C00000"/>
          <w:sz w:val="20"/>
          <w:szCs w:val="18"/>
        </w:rPr>
      </w:pPr>
      <w:r>
        <w:rPr>
          <w:rFonts w:ascii="Century Schoolbook" w:hAnsi="Century Schoolbook"/>
          <w:vanish/>
          <w:color w:val="C00000"/>
          <w:sz w:val="20"/>
          <w:szCs w:val="18"/>
        </w:rPr>
        <w:t>Les</w:t>
      </w:r>
      <w:r w:rsidR="00B14B3F">
        <w:rPr>
          <w:rFonts w:ascii="Century Schoolbook" w:hAnsi="Century Schoolbook"/>
          <w:vanish/>
          <w:color w:val="C00000"/>
          <w:sz w:val="20"/>
          <w:szCs w:val="18"/>
        </w:rPr>
        <w:t xml:space="preserve"> versionnements nécessaires</w:t>
      </w:r>
    </w:p>
    <w:p w14:paraId="0892A781" w14:textId="77777777" w:rsidR="00B13787" w:rsidRDefault="00B13787" w:rsidP="00B13787">
      <w:pPr>
        <w:ind w:firstLine="708"/>
        <w:jc w:val="both"/>
        <w:rPr>
          <w:rFonts w:ascii="Century Schoolbook" w:hAnsi="Century Schoolbook"/>
          <w:vanish/>
          <w:color w:val="C00000"/>
          <w:sz w:val="20"/>
          <w:szCs w:val="18"/>
        </w:rPr>
      </w:pPr>
    </w:p>
    <w:p w14:paraId="639379A4" w14:textId="567055A3" w:rsidR="00B14B3F" w:rsidRDefault="0007076A" w:rsidP="00B13787">
      <w:pPr>
        <w:ind w:firstLine="708"/>
        <w:jc w:val="both"/>
        <w:rPr>
          <w:rFonts w:ascii="Century Schoolbook" w:hAnsi="Century Schoolbook"/>
          <w:b/>
          <w:vanish/>
          <w:color w:val="C00000"/>
          <w:sz w:val="20"/>
          <w:szCs w:val="18"/>
          <w:u w:val="double"/>
        </w:rPr>
      </w:pPr>
      <w:r w:rsidRPr="00B13787">
        <w:rPr>
          <w:rFonts w:ascii="Century Schoolbook" w:hAnsi="Century Schoolbook"/>
          <w:vanish/>
          <w:color w:val="C00000"/>
          <w:sz w:val="20"/>
          <w:szCs w:val="18"/>
        </w:rPr>
        <w:t>Les</w:t>
      </w:r>
      <w:r w:rsidR="00B13787" w:rsidRPr="00B13787">
        <w:rPr>
          <w:rFonts w:ascii="Century Schoolbook" w:hAnsi="Century Schoolbook"/>
          <w:vanish/>
          <w:color w:val="C00000"/>
          <w:sz w:val="20"/>
          <w:szCs w:val="18"/>
        </w:rPr>
        <w:t xml:space="preserve"> textes sont déjà proposés ci-dessous)</w:t>
      </w:r>
    </w:p>
    <w:p w14:paraId="13ED1C05" w14:textId="77777777" w:rsidR="00B13787" w:rsidRDefault="00B13787" w:rsidP="00916DB7">
      <w:pPr>
        <w:jc w:val="both"/>
        <w:rPr>
          <w:rFonts w:ascii="Century Schoolbook" w:hAnsi="Century Schoolbook"/>
          <w:b/>
          <w:vanish/>
          <w:color w:val="C00000"/>
          <w:sz w:val="20"/>
          <w:szCs w:val="18"/>
          <w:u w:val="double"/>
        </w:rPr>
      </w:pPr>
    </w:p>
    <w:p w14:paraId="621934A7" w14:textId="66FD43E7" w:rsidR="00B14B3F" w:rsidRPr="00B14B3F" w:rsidRDefault="00B14B3F" w:rsidP="00916DB7">
      <w:pPr>
        <w:jc w:val="both"/>
        <w:rPr>
          <w:rFonts w:ascii="Century Schoolbook" w:hAnsi="Century Schoolbook"/>
          <w:b/>
          <w:vanish/>
          <w:color w:val="C00000"/>
          <w:sz w:val="20"/>
          <w:szCs w:val="18"/>
        </w:rPr>
      </w:pPr>
      <w:r>
        <w:rPr>
          <w:rFonts w:ascii="Century Schoolbook" w:hAnsi="Century Schoolbook"/>
          <w:b/>
          <w:vanish/>
          <w:color w:val="C00000"/>
          <w:sz w:val="20"/>
          <w:szCs w:val="18"/>
          <w:u w:val="double"/>
        </w:rPr>
        <w:t xml:space="preserve">Ne pas </w:t>
      </w:r>
      <w:r w:rsidRPr="00B14B3F">
        <w:rPr>
          <w:rFonts w:ascii="Century Schoolbook" w:hAnsi="Century Schoolbook"/>
          <w:b/>
          <w:vanish/>
          <w:color w:val="C00000"/>
          <w:sz w:val="20"/>
          <w:szCs w:val="18"/>
          <w:u w:val="double"/>
        </w:rPr>
        <w:t xml:space="preserve">spécifier ici </w:t>
      </w:r>
    </w:p>
    <w:p w14:paraId="7C05E399" w14:textId="041A8031" w:rsidR="00B14B3F" w:rsidRDefault="0007076A" w:rsidP="00CC4F26">
      <w:pPr>
        <w:pStyle w:val="Paragraphedeliste"/>
        <w:numPr>
          <w:ilvl w:val="0"/>
          <w:numId w:val="46"/>
        </w:numPr>
        <w:ind w:left="720"/>
        <w:jc w:val="both"/>
        <w:rPr>
          <w:rFonts w:ascii="Century Schoolbook" w:hAnsi="Century Schoolbook"/>
          <w:vanish/>
          <w:color w:val="C00000"/>
          <w:sz w:val="20"/>
          <w:szCs w:val="18"/>
        </w:rPr>
      </w:pPr>
      <w:r>
        <w:rPr>
          <w:rFonts w:ascii="Century Schoolbook" w:hAnsi="Century Schoolbook"/>
          <w:vanish/>
          <w:color w:val="C00000"/>
          <w:sz w:val="20"/>
          <w:szCs w:val="18"/>
        </w:rPr>
        <w:t>Ni</w:t>
      </w:r>
      <w:r w:rsidR="00B14B3F">
        <w:rPr>
          <w:rFonts w:ascii="Century Schoolbook" w:hAnsi="Century Schoolbook"/>
          <w:vanish/>
          <w:color w:val="C00000"/>
          <w:sz w:val="20"/>
          <w:szCs w:val="18"/>
        </w:rPr>
        <w:t xml:space="preserve"> </w:t>
      </w:r>
      <w:r w:rsidR="00B14B3F" w:rsidRPr="00B14B3F">
        <w:rPr>
          <w:rFonts w:ascii="Century Schoolbook" w:hAnsi="Century Schoolbook"/>
          <w:vanish/>
          <w:color w:val="C00000"/>
          <w:sz w:val="20"/>
          <w:szCs w:val="18"/>
        </w:rPr>
        <w:t>les moyens de gérer ces configurations (du type traçabilité, complétude, cohérence, …)</w:t>
      </w:r>
      <w:r w:rsidR="00B14B3F">
        <w:rPr>
          <w:rFonts w:ascii="Century Schoolbook" w:hAnsi="Century Schoolbook"/>
          <w:vanish/>
          <w:color w:val="C00000"/>
          <w:sz w:val="20"/>
          <w:szCs w:val="18"/>
        </w:rPr>
        <w:t xml:space="preserve"> </w:t>
      </w:r>
    </w:p>
    <w:p w14:paraId="08F96B3B" w14:textId="4D5FD57F" w:rsidR="00B14B3F" w:rsidRDefault="0007076A" w:rsidP="00CC4F26">
      <w:pPr>
        <w:pStyle w:val="Paragraphedeliste"/>
        <w:numPr>
          <w:ilvl w:val="0"/>
          <w:numId w:val="46"/>
        </w:numPr>
        <w:ind w:left="720"/>
        <w:jc w:val="both"/>
        <w:rPr>
          <w:rFonts w:ascii="Century Schoolbook" w:hAnsi="Century Schoolbook"/>
          <w:vanish/>
          <w:color w:val="C00000"/>
          <w:sz w:val="20"/>
          <w:szCs w:val="18"/>
        </w:rPr>
      </w:pPr>
      <w:r>
        <w:rPr>
          <w:rFonts w:ascii="Century Schoolbook" w:hAnsi="Century Schoolbook"/>
          <w:vanish/>
          <w:color w:val="C00000"/>
          <w:sz w:val="20"/>
          <w:szCs w:val="18"/>
        </w:rPr>
        <w:t>Ni</w:t>
      </w:r>
      <w:r w:rsidR="00B14B3F">
        <w:rPr>
          <w:rFonts w:ascii="Century Schoolbook" w:hAnsi="Century Schoolbook"/>
          <w:vanish/>
          <w:color w:val="C00000"/>
          <w:sz w:val="20"/>
          <w:szCs w:val="18"/>
        </w:rPr>
        <w:t xml:space="preserve"> </w:t>
      </w:r>
      <w:r w:rsidR="00B14B3F" w:rsidRPr="00B14B3F">
        <w:rPr>
          <w:rFonts w:ascii="Century Schoolbook" w:hAnsi="Century Schoolbook"/>
          <w:vanish/>
          <w:color w:val="C00000"/>
          <w:sz w:val="20"/>
          <w:szCs w:val="18"/>
        </w:rPr>
        <w:t>le comment utiliser ces moyens</w:t>
      </w:r>
    </w:p>
    <w:p w14:paraId="2BAE8629" w14:textId="77777777" w:rsidR="00B14B3F" w:rsidRPr="00B14B3F" w:rsidRDefault="00B14B3F" w:rsidP="00B14B3F">
      <w:pPr>
        <w:ind w:left="708"/>
        <w:jc w:val="both"/>
        <w:rPr>
          <w:rFonts w:ascii="Century Schoolbook" w:hAnsi="Century Schoolbook"/>
          <w:vanish/>
          <w:color w:val="C00000"/>
          <w:sz w:val="20"/>
          <w:szCs w:val="18"/>
        </w:rPr>
      </w:pPr>
    </w:p>
    <w:p w14:paraId="76774B6E" w14:textId="4E49E850" w:rsidR="00B14B3F" w:rsidRDefault="00B14B3F" w:rsidP="00CC4F26">
      <w:pPr>
        <w:pStyle w:val="Paragraphedeliste"/>
        <w:numPr>
          <w:ilvl w:val="0"/>
          <w:numId w:val="46"/>
        </w:numPr>
        <w:jc w:val="both"/>
      </w:pPr>
      <w:r w:rsidRPr="00B14B3F">
        <w:rPr>
          <w:u w:val="single"/>
        </w:rPr>
        <w:t>Développements</w:t>
      </w:r>
      <w:r w:rsidRPr="00B14B3F">
        <w:t xml:space="preserve"> : les </w:t>
      </w:r>
      <w:r>
        <w:t>fichiers source de l'Application ont vocation à évoluer et la maitrise de leurs évolutions nécessite de s'assurer de leur cohérence et complétude, depuis leur</w:t>
      </w:r>
      <w:r w:rsidR="00E2782B">
        <w:t>s</w:t>
      </w:r>
      <w:r>
        <w:t xml:space="preserve"> développements jusqu'à leur</w:t>
      </w:r>
      <w:r w:rsidR="00E2782B">
        <w:t>s</w:t>
      </w:r>
      <w:r>
        <w:t xml:space="preserve"> livraisons. </w:t>
      </w:r>
      <w:r w:rsidRPr="00B14B3F">
        <w:rPr>
          <w:rFonts w:ascii="Century Schoolbook" w:hAnsi="Century Schoolbook"/>
          <w:vanish/>
          <w:color w:val="C00000"/>
          <w:sz w:val="20"/>
          <w:szCs w:val="18"/>
        </w:rPr>
        <w:t>Corriger/compléter si besoins ces propos</w:t>
      </w:r>
      <w:r>
        <w:t xml:space="preserve"> </w:t>
      </w:r>
    </w:p>
    <w:p w14:paraId="086B72A6" w14:textId="23B881FF" w:rsidR="003C0416" w:rsidRDefault="003C0416" w:rsidP="00916DB7">
      <w:pPr>
        <w:pStyle w:val="Paragraphedeliste"/>
        <w:ind w:left="1056"/>
        <w:rPr>
          <w:rFonts w:ascii="Century Schoolbook" w:hAnsi="Century Schoolbook"/>
          <w:vanish/>
          <w:color w:val="C00000"/>
          <w:sz w:val="20"/>
          <w:szCs w:val="18"/>
        </w:rPr>
      </w:pPr>
      <w:r>
        <w:rPr>
          <w:rFonts w:ascii="Century Schoolbook" w:hAnsi="Century Schoolbook"/>
          <w:vanish/>
          <w:color w:val="C00000"/>
          <w:sz w:val="20"/>
          <w:szCs w:val="18"/>
        </w:rPr>
        <w:t>NB: les fichiers sources peuvent être aussi des fichiers de paramétrages directement associés à une livraison d'un tierce partie (éditeur) sans avoir à modifier cette so</w:t>
      </w:r>
      <w:r w:rsidR="001C4812">
        <w:rPr>
          <w:rFonts w:ascii="Century Schoolbook" w:hAnsi="Century Schoolbook"/>
          <w:vanish/>
          <w:color w:val="C00000"/>
          <w:sz w:val="20"/>
          <w:szCs w:val="18"/>
        </w:rPr>
        <w:t>lution technique externe. P</w:t>
      </w:r>
      <w:r>
        <w:rPr>
          <w:rFonts w:ascii="Century Schoolbook" w:hAnsi="Century Schoolbook"/>
          <w:vanish/>
          <w:color w:val="C00000"/>
          <w:sz w:val="20"/>
          <w:szCs w:val="18"/>
        </w:rPr>
        <w:t xml:space="preserve">ar exemple </w:t>
      </w:r>
      <w:r w:rsidR="001C4812">
        <w:rPr>
          <w:rFonts w:ascii="Century Schoolbook" w:hAnsi="Century Schoolbook"/>
          <w:vanish/>
          <w:color w:val="C00000"/>
          <w:sz w:val="20"/>
          <w:szCs w:val="18"/>
        </w:rPr>
        <w:t>ces fichiers doivent pouvoir particulariser cette livraison</w:t>
      </w:r>
      <w:r>
        <w:rPr>
          <w:rFonts w:ascii="Century Schoolbook" w:hAnsi="Century Schoolbook"/>
          <w:vanish/>
          <w:color w:val="C00000"/>
          <w:sz w:val="20"/>
          <w:szCs w:val="18"/>
        </w:rPr>
        <w:t>.</w:t>
      </w:r>
    </w:p>
    <w:p w14:paraId="46D7E4CF" w14:textId="77777777" w:rsidR="003C0416" w:rsidRDefault="003C0416" w:rsidP="00916DB7">
      <w:pPr>
        <w:pStyle w:val="Paragraphedeliste"/>
        <w:ind w:left="1056"/>
        <w:rPr>
          <w:rFonts w:ascii="Century Schoolbook" w:hAnsi="Century Schoolbook"/>
          <w:vanish/>
          <w:color w:val="C00000"/>
          <w:sz w:val="20"/>
          <w:szCs w:val="18"/>
        </w:rPr>
      </w:pPr>
    </w:p>
    <w:p w14:paraId="294D6FA1" w14:textId="32066039" w:rsidR="00A17C31" w:rsidRPr="00A17C31" w:rsidRDefault="00A17C31" w:rsidP="002A5690">
      <w:pPr>
        <w:pStyle w:val="Paragraphedeliste"/>
        <w:ind w:left="1056"/>
      </w:pPr>
      <w:r w:rsidRPr="00A17C31">
        <w:rPr>
          <w:rFonts w:ascii="Century Schoolbook" w:hAnsi="Century Schoolbook"/>
          <w:vanish/>
          <w:color w:val="C00000"/>
          <w:sz w:val="20"/>
          <w:szCs w:val="18"/>
        </w:rPr>
        <w:t xml:space="preserve">Compléter si c'est le cas, </w:t>
      </w:r>
      <w:r>
        <w:rPr>
          <w:rFonts w:ascii="Century Schoolbook" w:hAnsi="Century Schoolbook"/>
          <w:vanish/>
          <w:color w:val="C00000"/>
          <w:sz w:val="20"/>
          <w:szCs w:val="18"/>
        </w:rPr>
        <w:t>en préci</w:t>
      </w:r>
      <w:r w:rsidR="004C0843">
        <w:rPr>
          <w:rFonts w:ascii="Century Schoolbook" w:hAnsi="Century Schoolbook"/>
          <w:vanish/>
          <w:color w:val="C00000"/>
          <w:sz w:val="20"/>
          <w:szCs w:val="18"/>
        </w:rPr>
        <w:t>s</w:t>
      </w:r>
      <w:r>
        <w:rPr>
          <w:rFonts w:ascii="Century Schoolbook" w:hAnsi="Century Schoolbook"/>
          <w:vanish/>
          <w:color w:val="C00000"/>
          <w:sz w:val="20"/>
          <w:szCs w:val="18"/>
        </w:rPr>
        <w:t xml:space="preserve">ant </w:t>
      </w:r>
      <w:r w:rsidR="004C0843">
        <w:rPr>
          <w:rFonts w:ascii="Century Schoolbook" w:hAnsi="Century Schoolbook"/>
          <w:vanish/>
          <w:color w:val="C00000"/>
          <w:sz w:val="20"/>
          <w:szCs w:val="18"/>
        </w:rPr>
        <w:t>les configurations</w:t>
      </w:r>
      <w:r w:rsidRPr="00A17C31">
        <w:rPr>
          <w:rFonts w:ascii="Century Schoolbook" w:hAnsi="Century Schoolbook"/>
          <w:vanish/>
          <w:color w:val="C00000"/>
          <w:sz w:val="20"/>
          <w:szCs w:val="18"/>
        </w:rPr>
        <w:t xml:space="preserve"> </w:t>
      </w:r>
      <w:r w:rsidR="002A5690">
        <w:rPr>
          <w:rFonts w:ascii="Century Schoolbook" w:hAnsi="Century Schoolbook"/>
          <w:vanish/>
          <w:color w:val="C00000"/>
          <w:sz w:val="20"/>
          <w:szCs w:val="18"/>
        </w:rPr>
        <w:t>par niveaux, par exemple :</w:t>
      </w:r>
      <w:r>
        <w:rPr>
          <w:rFonts w:ascii="Century Schoolbook" w:hAnsi="Century Schoolbook"/>
          <w:vanish/>
          <w:color w:val="C00000"/>
          <w:sz w:val="20"/>
          <w:szCs w:val="18"/>
        </w:rPr>
        <w:t xml:space="preserve"> </w:t>
      </w:r>
    </w:p>
    <w:p w14:paraId="1AC03FFE" w14:textId="2E1A4945" w:rsidR="00A17C31" w:rsidRDefault="0007076A" w:rsidP="00CC4F26">
      <w:pPr>
        <w:pStyle w:val="Paragraphedeliste"/>
        <w:numPr>
          <w:ilvl w:val="0"/>
          <w:numId w:val="21"/>
        </w:numPr>
        <w:ind w:left="1764"/>
        <w:jc w:val="both"/>
        <w:rPr>
          <w:rFonts w:ascii="Century Schoolbook" w:hAnsi="Century Schoolbook"/>
          <w:vanish/>
          <w:color w:val="C00000"/>
          <w:sz w:val="20"/>
          <w:szCs w:val="18"/>
        </w:rPr>
      </w:pPr>
      <w:r w:rsidRPr="00D746A6">
        <w:rPr>
          <w:rFonts w:ascii="Century Schoolbook" w:hAnsi="Century Schoolbook"/>
          <w:vanish/>
          <w:color w:val="C00000"/>
          <w:sz w:val="20"/>
          <w:szCs w:val="18"/>
        </w:rPr>
        <w:t>Un</w:t>
      </w:r>
      <w:r w:rsidR="00A17C31" w:rsidRPr="00D746A6">
        <w:rPr>
          <w:rFonts w:ascii="Century Schoolbook" w:hAnsi="Century Schoolbook"/>
          <w:vanish/>
          <w:color w:val="C00000"/>
          <w:sz w:val="20"/>
          <w:szCs w:val="18"/>
        </w:rPr>
        <w:t xml:space="preserve"> package est une configuration d'éléments</w:t>
      </w:r>
    </w:p>
    <w:p w14:paraId="5C63B835" w14:textId="08802503" w:rsidR="00A17C31" w:rsidRDefault="00A17C31" w:rsidP="00CC4F26">
      <w:pPr>
        <w:pStyle w:val="Paragraphedeliste"/>
        <w:numPr>
          <w:ilvl w:val="0"/>
          <w:numId w:val="21"/>
        </w:numPr>
        <w:ind w:left="1764"/>
        <w:jc w:val="both"/>
        <w:rPr>
          <w:rFonts w:ascii="Century Schoolbook" w:hAnsi="Century Schoolbook"/>
          <w:vanish/>
          <w:color w:val="C00000"/>
          <w:sz w:val="20"/>
          <w:szCs w:val="18"/>
        </w:rPr>
      </w:pPr>
      <w:r>
        <w:rPr>
          <w:rFonts w:ascii="Century Schoolbook" w:hAnsi="Century Schoolbook"/>
          <w:vanish/>
          <w:color w:val="C00000"/>
          <w:sz w:val="20"/>
          <w:szCs w:val="18"/>
        </w:rPr>
        <w:t>L'Application est une configuration de packages</w:t>
      </w:r>
    </w:p>
    <w:p w14:paraId="789EA749" w14:textId="3C3A4743" w:rsidR="00A17C31" w:rsidRPr="002A5690" w:rsidRDefault="0007076A" w:rsidP="00CC4F26">
      <w:pPr>
        <w:pStyle w:val="Paragraphedeliste"/>
        <w:numPr>
          <w:ilvl w:val="0"/>
          <w:numId w:val="21"/>
        </w:numPr>
        <w:ind w:left="1764"/>
        <w:jc w:val="both"/>
        <w:rPr>
          <w:rFonts w:ascii="Century Schoolbook" w:hAnsi="Century Schoolbook"/>
          <w:vanish/>
          <w:color w:val="C00000"/>
          <w:sz w:val="20"/>
          <w:szCs w:val="18"/>
        </w:rPr>
      </w:pPr>
      <w:r w:rsidRPr="00B0155A">
        <w:rPr>
          <w:rFonts w:ascii="Century Schoolbook" w:hAnsi="Century Schoolbook"/>
          <w:vanish/>
          <w:color w:val="C00000"/>
          <w:sz w:val="20"/>
          <w:szCs w:val="18"/>
        </w:rPr>
        <w:t>Un</w:t>
      </w:r>
      <w:r w:rsidR="00A17C31" w:rsidRPr="00B0155A">
        <w:rPr>
          <w:rFonts w:ascii="Century Schoolbook" w:hAnsi="Century Schoolbook"/>
          <w:vanish/>
          <w:color w:val="C00000"/>
          <w:sz w:val="20"/>
          <w:szCs w:val="18"/>
        </w:rPr>
        <w:t xml:space="preserve"> projet* est une con</w:t>
      </w:r>
      <w:r w:rsidR="00A17C31">
        <w:rPr>
          <w:rFonts w:ascii="Century Schoolbook" w:hAnsi="Century Schoolbook"/>
          <w:vanish/>
          <w:color w:val="C00000"/>
          <w:sz w:val="20"/>
          <w:szCs w:val="18"/>
        </w:rPr>
        <w:t>figuration d'A</w:t>
      </w:r>
      <w:r w:rsidR="00A17C31" w:rsidRPr="00B0155A">
        <w:rPr>
          <w:rFonts w:ascii="Century Schoolbook" w:hAnsi="Century Schoolbook"/>
          <w:vanish/>
          <w:color w:val="C00000"/>
          <w:sz w:val="20"/>
          <w:szCs w:val="18"/>
        </w:rPr>
        <w:t xml:space="preserve">pplications* </w:t>
      </w:r>
      <w:r w:rsidR="00A17C31" w:rsidRPr="00B0155A">
        <w:rPr>
          <w:rFonts w:ascii="Century Schoolbook" w:hAnsi="Century Schoolbook"/>
          <w:vanish/>
          <w:color w:val="C00000"/>
          <w:sz w:val="16"/>
          <w:szCs w:val="18"/>
        </w:rPr>
        <w:t>le projet ici est en terme d'objectifs et n'est pas à confondre avec le terme de projet utilisé dans certains outils (Eclipse, Jira, Ultraedit</w:t>
      </w:r>
      <w:r w:rsidRPr="00B0155A">
        <w:rPr>
          <w:rFonts w:ascii="Century Schoolbook" w:hAnsi="Century Schoolbook"/>
          <w:vanish/>
          <w:color w:val="C00000"/>
          <w:sz w:val="16"/>
          <w:szCs w:val="18"/>
        </w:rPr>
        <w:t>…)</w:t>
      </w:r>
    </w:p>
    <w:p w14:paraId="048C4403" w14:textId="77777777" w:rsidR="00B07D30" w:rsidRDefault="00B07D30" w:rsidP="002A5690">
      <w:pPr>
        <w:ind w:left="1068"/>
        <w:jc w:val="both"/>
        <w:rPr>
          <w:rFonts w:ascii="Century Schoolbook" w:hAnsi="Century Schoolbook"/>
          <w:vanish/>
          <w:color w:val="C00000"/>
          <w:sz w:val="20"/>
          <w:szCs w:val="18"/>
        </w:rPr>
      </w:pPr>
    </w:p>
    <w:p w14:paraId="39A634A9" w14:textId="1C3222BC" w:rsidR="002A5690" w:rsidRDefault="002A5690" w:rsidP="002A5690">
      <w:pPr>
        <w:ind w:left="1068"/>
        <w:jc w:val="both"/>
        <w:rPr>
          <w:rFonts w:ascii="Century Schoolbook" w:hAnsi="Century Schoolbook"/>
          <w:vanish/>
          <w:color w:val="C00000"/>
          <w:sz w:val="20"/>
          <w:szCs w:val="18"/>
        </w:rPr>
      </w:pPr>
      <w:r>
        <w:rPr>
          <w:rFonts w:ascii="Century Schoolbook" w:hAnsi="Century Schoolbook"/>
          <w:vanish/>
          <w:color w:val="C00000"/>
          <w:sz w:val="20"/>
          <w:szCs w:val="18"/>
        </w:rPr>
        <w:t>Il est aussi possible de disposer de configuration</w:t>
      </w:r>
      <w:r w:rsidR="009F6421">
        <w:rPr>
          <w:rFonts w:ascii="Century Schoolbook" w:hAnsi="Century Schoolbook"/>
          <w:vanish/>
          <w:color w:val="C00000"/>
          <w:sz w:val="20"/>
          <w:szCs w:val="18"/>
        </w:rPr>
        <w:t>s</w:t>
      </w:r>
      <w:r>
        <w:rPr>
          <w:rFonts w:ascii="Century Schoolbook" w:hAnsi="Century Schoolbook"/>
          <w:vanish/>
          <w:color w:val="C00000"/>
          <w:sz w:val="20"/>
          <w:szCs w:val="18"/>
        </w:rPr>
        <w:t xml:space="preserve"> techniques collaborant</w:t>
      </w:r>
      <w:r w:rsidR="009F6421">
        <w:rPr>
          <w:rFonts w:ascii="Century Schoolbook" w:hAnsi="Century Schoolbook"/>
          <w:vanish/>
          <w:color w:val="C00000"/>
          <w:sz w:val="20"/>
          <w:szCs w:val="18"/>
        </w:rPr>
        <w:t>es</w:t>
      </w:r>
      <w:r>
        <w:rPr>
          <w:rFonts w:ascii="Century Schoolbook" w:hAnsi="Century Schoolbook"/>
          <w:vanish/>
          <w:color w:val="C00000"/>
          <w:sz w:val="20"/>
          <w:szCs w:val="18"/>
        </w:rPr>
        <w:t xml:space="preserve"> (</w:t>
      </w:r>
      <w:r w:rsidR="00B07D30">
        <w:rPr>
          <w:rFonts w:ascii="Century Schoolbook" w:hAnsi="Century Schoolbook"/>
          <w:vanish/>
          <w:color w:val="C00000"/>
          <w:sz w:val="20"/>
          <w:szCs w:val="18"/>
        </w:rPr>
        <w:t>par exemple une s</w:t>
      </w:r>
      <w:r>
        <w:rPr>
          <w:rFonts w:ascii="Century Schoolbook" w:hAnsi="Century Schoolbook"/>
          <w:vanish/>
          <w:color w:val="C00000"/>
          <w:sz w:val="20"/>
          <w:szCs w:val="18"/>
        </w:rPr>
        <w:t>tructure de base</w:t>
      </w:r>
      <w:r w:rsidR="003C17D8">
        <w:rPr>
          <w:rFonts w:ascii="Century Schoolbook" w:hAnsi="Century Schoolbook"/>
          <w:vanish/>
          <w:color w:val="C00000"/>
          <w:sz w:val="20"/>
          <w:szCs w:val="18"/>
        </w:rPr>
        <w:t xml:space="preserve"> </w:t>
      </w:r>
      <w:r w:rsidR="00B07D30">
        <w:rPr>
          <w:rFonts w:ascii="Century Schoolbook" w:hAnsi="Century Schoolbook"/>
          <w:vanish/>
          <w:color w:val="C00000"/>
          <w:sz w:val="20"/>
          <w:szCs w:val="18"/>
        </w:rPr>
        <w:t>de données + s</w:t>
      </w:r>
      <w:r>
        <w:rPr>
          <w:rFonts w:ascii="Century Schoolbook" w:hAnsi="Century Schoolbook"/>
          <w:vanish/>
          <w:color w:val="C00000"/>
          <w:sz w:val="20"/>
          <w:szCs w:val="18"/>
        </w:rPr>
        <w:t>es modules d'</w:t>
      </w:r>
      <w:r w:rsidR="0007076A">
        <w:rPr>
          <w:rFonts w:ascii="Century Schoolbook" w:hAnsi="Century Schoolbook"/>
          <w:vanish/>
          <w:color w:val="C00000"/>
          <w:sz w:val="20"/>
          <w:szCs w:val="18"/>
        </w:rPr>
        <w:t>exploitation</w:t>
      </w:r>
      <w:r>
        <w:rPr>
          <w:rFonts w:ascii="Century Schoolbook" w:hAnsi="Century Schoolbook"/>
          <w:vanish/>
          <w:color w:val="C00000"/>
          <w:sz w:val="20"/>
          <w:szCs w:val="18"/>
        </w:rPr>
        <w:t xml:space="preserve"> externes) don</w:t>
      </w:r>
      <w:r w:rsidR="00B07D30">
        <w:rPr>
          <w:rFonts w:ascii="Century Schoolbook" w:hAnsi="Century Schoolbook"/>
          <w:vanish/>
          <w:color w:val="C00000"/>
          <w:sz w:val="20"/>
          <w:szCs w:val="18"/>
        </w:rPr>
        <w:t>c</w:t>
      </w:r>
      <w:r>
        <w:rPr>
          <w:rFonts w:ascii="Century Schoolbook" w:hAnsi="Century Schoolbook"/>
          <w:vanish/>
          <w:color w:val="C00000"/>
          <w:sz w:val="20"/>
          <w:szCs w:val="18"/>
        </w:rPr>
        <w:t xml:space="preserve"> non hiérarchiques</w:t>
      </w:r>
      <w:r w:rsidR="00B07D30">
        <w:rPr>
          <w:rFonts w:ascii="Century Schoolbook" w:hAnsi="Century Schoolbook"/>
          <w:vanish/>
          <w:color w:val="C00000"/>
          <w:sz w:val="20"/>
          <w:szCs w:val="18"/>
        </w:rPr>
        <w:t>, bien que liés par un versionnement.</w:t>
      </w:r>
    </w:p>
    <w:p w14:paraId="773DF4E1" w14:textId="77777777" w:rsidR="00D739BC" w:rsidRDefault="00D739BC" w:rsidP="002A5690">
      <w:pPr>
        <w:ind w:left="1068"/>
        <w:jc w:val="both"/>
        <w:rPr>
          <w:rFonts w:ascii="Century Schoolbook" w:hAnsi="Century Schoolbook"/>
          <w:vanish/>
          <w:color w:val="C00000"/>
          <w:sz w:val="20"/>
          <w:szCs w:val="18"/>
        </w:rPr>
      </w:pPr>
    </w:p>
    <w:p w14:paraId="1EE84DA2" w14:textId="6FE51C47" w:rsidR="00D739BC" w:rsidRPr="002A5690" w:rsidRDefault="00D739BC" w:rsidP="002A5690">
      <w:pPr>
        <w:ind w:left="1068"/>
        <w:jc w:val="both"/>
        <w:rPr>
          <w:rFonts w:ascii="Century Schoolbook" w:hAnsi="Century Schoolbook"/>
          <w:vanish/>
          <w:color w:val="C00000"/>
          <w:sz w:val="20"/>
          <w:szCs w:val="18"/>
        </w:rPr>
      </w:pPr>
      <w:r>
        <w:rPr>
          <w:rFonts w:ascii="Century Schoolbook" w:hAnsi="Century Schoolbook"/>
          <w:vanish/>
          <w:color w:val="C00000"/>
          <w:sz w:val="20"/>
          <w:szCs w:val="18"/>
        </w:rPr>
        <w:t xml:space="preserve">Pour le cas d'un éditeur, imaginer un dépôt avec </w:t>
      </w:r>
      <w:r w:rsidR="0007076A">
        <w:rPr>
          <w:rFonts w:ascii="Century Schoolbook" w:hAnsi="Century Schoolbook"/>
          <w:vanish/>
          <w:color w:val="C00000"/>
          <w:sz w:val="20"/>
          <w:szCs w:val="18"/>
        </w:rPr>
        <w:t>les tags</w:t>
      </w:r>
      <w:r>
        <w:rPr>
          <w:rFonts w:ascii="Century Schoolbook" w:hAnsi="Century Schoolbook"/>
          <w:vanish/>
          <w:color w:val="C00000"/>
          <w:sz w:val="20"/>
          <w:szCs w:val="18"/>
        </w:rPr>
        <w:t xml:space="preserve"> des versions</w:t>
      </w:r>
      <w:r w:rsidR="0054512F">
        <w:rPr>
          <w:rFonts w:ascii="Century Schoolbook" w:hAnsi="Century Schoolbook"/>
          <w:vanish/>
          <w:color w:val="C00000"/>
          <w:sz w:val="20"/>
          <w:szCs w:val="18"/>
        </w:rPr>
        <w:t xml:space="preserve"> de l'éditeur conte</w:t>
      </w:r>
      <w:r>
        <w:rPr>
          <w:rFonts w:ascii="Century Schoolbook" w:hAnsi="Century Schoolbook"/>
          <w:vanish/>
          <w:color w:val="C00000"/>
          <w:sz w:val="20"/>
          <w:szCs w:val="18"/>
        </w:rPr>
        <w:t>n</w:t>
      </w:r>
      <w:r w:rsidR="0054512F">
        <w:rPr>
          <w:rFonts w:ascii="Century Schoolbook" w:hAnsi="Century Schoolbook"/>
          <w:vanish/>
          <w:color w:val="C00000"/>
          <w:sz w:val="20"/>
          <w:szCs w:val="18"/>
        </w:rPr>
        <w:t>a</w:t>
      </w:r>
      <w:r>
        <w:rPr>
          <w:rFonts w:ascii="Century Schoolbook" w:hAnsi="Century Schoolbook"/>
          <w:vanish/>
          <w:color w:val="C00000"/>
          <w:sz w:val="20"/>
          <w:szCs w:val="18"/>
        </w:rPr>
        <w:t>nt les releases Notes avec les tags des versions Cardif</w:t>
      </w:r>
    </w:p>
    <w:p w14:paraId="7C2A6301" w14:textId="5D214715" w:rsidR="00A17C31" w:rsidRPr="00A17C31" w:rsidRDefault="00A17C31" w:rsidP="002A5690">
      <w:pPr>
        <w:jc w:val="both"/>
        <w:rPr>
          <w:rFonts w:ascii="Century Schoolbook" w:hAnsi="Century Schoolbook"/>
          <w:vanish/>
          <w:color w:val="C00000"/>
          <w:sz w:val="20"/>
          <w:szCs w:val="18"/>
        </w:rPr>
      </w:pPr>
    </w:p>
    <w:p w14:paraId="15B6225B" w14:textId="29C6755A" w:rsidR="00371D41" w:rsidRPr="00371D41" w:rsidRDefault="00B14B3F" w:rsidP="00CC4F26">
      <w:pPr>
        <w:pStyle w:val="Paragraphedeliste"/>
        <w:numPr>
          <w:ilvl w:val="0"/>
          <w:numId w:val="46"/>
        </w:numPr>
        <w:jc w:val="both"/>
      </w:pPr>
      <w:r w:rsidRPr="00B14B3F">
        <w:rPr>
          <w:u w:val="single"/>
        </w:rPr>
        <w:t>Technologies</w:t>
      </w:r>
      <w:r>
        <w:t xml:space="preserve"> : </w:t>
      </w:r>
      <w:r w:rsidR="001D35FE">
        <w:t>L'Application</w:t>
      </w:r>
      <w:r>
        <w:t xml:space="preserve"> </w:t>
      </w:r>
      <w:r w:rsidRPr="00B14B3F">
        <w:rPr>
          <w:rFonts w:ascii="Century Schoolbook" w:hAnsi="Century Schoolbook"/>
          <w:vanish/>
          <w:color w:val="C00000"/>
          <w:sz w:val="20"/>
          <w:szCs w:val="18"/>
        </w:rPr>
        <w:t>ou &lt;les Applications&gt; si c'est le cas</w:t>
      </w:r>
      <w:r>
        <w:t xml:space="preserve"> est </w:t>
      </w:r>
      <w:r w:rsidRPr="00B14B3F">
        <w:rPr>
          <w:rFonts w:ascii="Century Schoolbook" w:hAnsi="Century Schoolbook"/>
          <w:vanish/>
          <w:color w:val="C00000"/>
          <w:sz w:val="20"/>
          <w:szCs w:val="18"/>
        </w:rPr>
        <w:t>&lt;sont&gt;</w:t>
      </w:r>
      <w:r>
        <w:t xml:space="preserve"> </w:t>
      </w:r>
      <w:r w:rsidR="00E12528" w:rsidRPr="00E12528">
        <w:rPr>
          <w:rFonts w:ascii="Century Schoolbook" w:hAnsi="Century Schoolbook"/>
          <w:vanish/>
          <w:color w:val="C00000"/>
          <w:sz w:val="20"/>
          <w:szCs w:val="18"/>
        </w:rPr>
        <w:t>&lt;mono&gt;</w:t>
      </w:r>
      <w:r>
        <w:t>multi-technologie</w:t>
      </w:r>
      <w:r w:rsidR="007D3466">
        <w:t>s</w:t>
      </w:r>
      <w:r>
        <w:t xml:space="preserve"> </w:t>
      </w:r>
      <w:r w:rsidRPr="00B14B3F">
        <w:rPr>
          <w:rFonts w:ascii="Century Schoolbook" w:hAnsi="Century Schoolbook"/>
          <w:vanish/>
          <w:color w:val="C00000"/>
          <w:sz w:val="20"/>
          <w:szCs w:val="18"/>
        </w:rPr>
        <w:t>&lt;s&gt;</w:t>
      </w:r>
      <w:r>
        <w:t xml:space="preserve"> </w:t>
      </w:r>
      <w:r w:rsidR="00B06A62">
        <w:t>et la cohérence des développements, constructions et livraisons associées</w:t>
      </w:r>
      <w:del w:id="13" w:author="KOUASSI Gerard" w:date="2020-02-06T17:15:00Z">
        <w:r w:rsidR="00B06A62" w:rsidDel="002C1EC4">
          <w:delText xml:space="preserve"> mais différenciées doit être assurée</w:delText>
        </w:r>
      </w:del>
      <w:r w:rsidR="00B06A62">
        <w:t>.</w:t>
      </w:r>
    </w:p>
    <w:p w14:paraId="12FDE483" w14:textId="77777777" w:rsidR="00B06A62" w:rsidRDefault="00371D41" w:rsidP="00371D41">
      <w:pPr>
        <w:pStyle w:val="Paragraphedeliste"/>
        <w:ind w:left="1428"/>
        <w:jc w:val="both"/>
        <w:rPr>
          <w:rFonts w:ascii="Century Schoolbook" w:hAnsi="Century Schoolbook"/>
          <w:vanish/>
          <w:color w:val="C00000"/>
          <w:sz w:val="20"/>
          <w:szCs w:val="18"/>
        </w:rPr>
      </w:pPr>
      <w:r>
        <w:rPr>
          <w:rFonts w:ascii="Century Schoolbook" w:hAnsi="Century Schoolbook"/>
          <w:vanish/>
          <w:color w:val="C00000"/>
          <w:sz w:val="20"/>
          <w:szCs w:val="18"/>
        </w:rPr>
        <w:t xml:space="preserve">Seules sont utiles les technologies associées aux fichiers sources qui seront mis en configuration </w:t>
      </w:r>
    </w:p>
    <w:p w14:paraId="17FDF80A" w14:textId="7C7DC40E" w:rsidR="00B06A62" w:rsidRDefault="00371D41" w:rsidP="00371D41">
      <w:pPr>
        <w:pStyle w:val="Paragraphedeliste"/>
        <w:ind w:left="1428"/>
        <w:jc w:val="both"/>
        <w:rPr>
          <w:rFonts w:ascii="Century Schoolbook" w:hAnsi="Century Schoolbook"/>
          <w:vanish/>
          <w:color w:val="C00000"/>
          <w:sz w:val="20"/>
          <w:szCs w:val="18"/>
        </w:rPr>
      </w:pPr>
      <w:r>
        <w:rPr>
          <w:rFonts w:ascii="Century Schoolbook" w:hAnsi="Century Schoolbook"/>
          <w:vanish/>
          <w:color w:val="C00000"/>
          <w:sz w:val="20"/>
          <w:szCs w:val="18"/>
        </w:rPr>
        <w:t>L'utilité est dans la répartitions des fichiers sources dans des configurations prises en compte automatiquement par l</w:t>
      </w:r>
      <w:r w:rsidR="00C43554">
        <w:rPr>
          <w:rFonts w:ascii="Century Schoolbook" w:hAnsi="Century Schoolbook"/>
          <w:vanish/>
          <w:color w:val="C00000"/>
          <w:sz w:val="20"/>
          <w:szCs w:val="18"/>
        </w:rPr>
        <w:t>a CLC ou la TCG</w:t>
      </w:r>
      <w:r>
        <w:rPr>
          <w:rFonts w:ascii="Century Schoolbook" w:hAnsi="Century Schoolbook"/>
          <w:vanish/>
          <w:color w:val="C00000"/>
          <w:sz w:val="20"/>
          <w:szCs w:val="18"/>
        </w:rPr>
        <w:t xml:space="preserve">, ou au moins par </w:t>
      </w:r>
      <w:r w:rsidR="0007076A">
        <w:rPr>
          <w:rFonts w:ascii="Century Schoolbook" w:hAnsi="Century Schoolbook"/>
          <w:vanish/>
          <w:color w:val="C00000"/>
          <w:sz w:val="20"/>
          <w:szCs w:val="18"/>
        </w:rPr>
        <w:t>des acteurs associés</w:t>
      </w:r>
      <w:r>
        <w:rPr>
          <w:rFonts w:ascii="Century Schoolbook" w:hAnsi="Century Schoolbook"/>
          <w:vanish/>
          <w:color w:val="C00000"/>
          <w:sz w:val="20"/>
          <w:szCs w:val="18"/>
        </w:rPr>
        <w:t xml:space="preserve"> à ces technologies. </w:t>
      </w:r>
    </w:p>
    <w:p w14:paraId="1EA150DC" w14:textId="25A93CFD" w:rsidR="00B06A62" w:rsidRDefault="00371D41" w:rsidP="00371D41">
      <w:pPr>
        <w:pStyle w:val="Paragraphedeliste"/>
        <w:ind w:left="1428"/>
        <w:jc w:val="both"/>
        <w:rPr>
          <w:rFonts w:ascii="Century Schoolbook" w:hAnsi="Century Schoolbook"/>
          <w:vanish/>
          <w:color w:val="C00000"/>
          <w:sz w:val="20"/>
          <w:szCs w:val="18"/>
        </w:rPr>
      </w:pPr>
      <w:r>
        <w:rPr>
          <w:rFonts w:ascii="Century Schoolbook" w:hAnsi="Century Schoolbook"/>
          <w:vanish/>
          <w:color w:val="C00000"/>
          <w:sz w:val="20"/>
          <w:szCs w:val="18"/>
        </w:rPr>
        <w:t>A</w:t>
      </w:r>
      <w:r w:rsidR="00B14B3F" w:rsidRPr="00B14B3F">
        <w:rPr>
          <w:rFonts w:ascii="Century Schoolbook" w:hAnsi="Century Schoolbook"/>
          <w:vanish/>
          <w:color w:val="C00000"/>
          <w:sz w:val="20"/>
          <w:szCs w:val="18"/>
        </w:rPr>
        <w:t xml:space="preserve">ttention, bien préciser les technologies pour les différentes couches du SI : langage, OS, </w:t>
      </w:r>
      <w:r>
        <w:rPr>
          <w:rFonts w:ascii="Century Schoolbook" w:hAnsi="Century Schoolbook"/>
          <w:vanish/>
          <w:color w:val="C00000"/>
          <w:sz w:val="20"/>
          <w:szCs w:val="18"/>
        </w:rPr>
        <w:t xml:space="preserve">ordonnanceur, base de </w:t>
      </w:r>
      <w:r w:rsidR="0007076A">
        <w:rPr>
          <w:rFonts w:ascii="Century Schoolbook" w:hAnsi="Century Schoolbook"/>
          <w:vanish/>
          <w:color w:val="C00000"/>
          <w:sz w:val="20"/>
          <w:szCs w:val="18"/>
        </w:rPr>
        <w:t>données,</w:t>
      </w:r>
      <w:r>
        <w:rPr>
          <w:rFonts w:ascii="Century Schoolbook" w:hAnsi="Century Schoolbook"/>
          <w:vanish/>
          <w:color w:val="C00000"/>
          <w:sz w:val="20"/>
          <w:szCs w:val="18"/>
        </w:rPr>
        <w:t xml:space="preserve"> </w:t>
      </w:r>
    </w:p>
    <w:p w14:paraId="6F255013" w14:textId="3BF8DB60" w:rsidR="00B14B3F" w:rsidRDefault="00371D41" w:rsidP="00371D41">
      <w:pPr>
        <w:pStyle w:val="Paragraphedeliste"/>
        <w:ind w:left="1428"/>
        <w:jc w:val="both"/>
        <w:rPr>
          <w:rFonts w:ascii="Century Schoolbook" w:hAnsi="Century Schoolbook"/>
          <w:vanish/>
          <w:color w:val="C00000"/>
          <w:sz w:val="20"/>
          <w:szCs w:val="18"/>
        </w:rPr>
      </w:pPr>
      <w:r>
        <w:rPr>
          <w:rFonts w:ascii="Century Schoolbook" w:hAnsi="Century Schoolbook"/>
          <w:vanish/>
          <w:color w:val="C00000"/>
          <w:sz w:val="20"/>
          <w:szCs w:val="18"/>
        </w:rPr>
        <w:t xml:space="preserve">Donc dans le cas de solution plus ou moins complètes fournies par une tierce partie (éditeur par exemple) il </w:t>
      </w:r>
      <w:r w:rsidR="0054512F">
        <w:rPr>
          <w:rFonts w:ascii="Century Schoolbook" w:hAnsi="Century Schoolbook"/>
          <w:vanish/>
          <w:color w:val="C00000"/>
          <w:sz w:val="20"/>
          <w:szCs w:val="18"/>
        </w:rPr>
        <w:t>est inutile d'évoquer leurs tec</w:t>
      </w:r>
      <w:r>
        <w:rPr>
          <w:rFonts w:ascii="Century Schoolbook" w:hAnsi="Century Schoolbook"/>
          <w:vanish/>
          <w:color w:val="C00000"/>
          <w:sz w:val="20"/>
          <w:szCs w:val="18"/>
        </w:rPr>
        <w:t>hnologies</w:t>
      </w:r>
      <w:r w:rsidR="00B14B3F" w:rsidRPr="00B14B3F">
        <w:rPr>
          <w:rFonts w:ascii="Century Schoolbook" w:hAnsi="Century Schoolbook"/>
          <w:vanish/>
          <w:color w:val="C00000"/>
          <w:sz w:val="20"/>
          <w:szCs w:val="18"/>
        </w:rPr>
        <w:t xml:space="preserve"> </w:t>
      </w:r>
    </w:p>
    <w:p w14:paraId="5504CF16" w14:textId="3B386543" w:rsidR="00B06A62" w:rsidRPr="00026834" w:rsidRDefault="00B06A62" w:rsidP="00B06A62">
      <w:pPr>
        <w:pStyle w:val="Paragraphedeliste"/>
        <w:numPr>
          <w:ilvl w:val="1"/>
          <w:numId w:val="46"/>
        </w:numPr>
        <w:jc w:val="both"/>
        <w:rPr>
          <w:rFonts w:ascii="Century Schoolbook" w:hAnsi="Century Schoolbook"/>
          <w:vanish/>
          <w:color w:val="C00000"/>
          <w:sz w:val="20"/>
          <w:szCs w:val="18"/>
        </w:rPr>
      </w:pPr>
      <w:r w:rsidRPr="00B06A62">
        <w:rPr>
          <w:rFonts w:ascii="Century Schoolbook" w:hAnsi="Century Schoolbook"/>
          <w:vanish/>
          <w:color w:val="C00000"/>
          <w:sz w:val="20"/>
          <w:szCs w:val="18"/>
        </w:rPr>
        <w:t>&lt;</w:t>
      </w:r>
      <w:r w:rsidR="0007076A" w:rsidRPr="00B06A62">
        <w:rPr>
          <w:rFonts w:ascii="Century Schoolbook" w:hAnsi="Century Schoolbook"/>
          <w:vanish/>
          <w:color w:val="C00000"/>
          <w:sz w:val="20"/>
          <w:szCs w:val="18"/>
        </w:rPr>
        <w:t>Technologie</w:t>
      </w:r>
      <w:r w:rsidRPr="00B06A62">
        <w:rPr>
          <w:rFonts w:ascii="Century Schoolbook" w:hAnsi="Century Schoolbook"/>
          <w:vanish/>
          <w:color w:val="C00000"/>
          <w:sz w:val="20"/>
          <w:szCs w:val="18"/>
        </w:rPr>
        <w:t xml:space="preserve"> 1&gt; &lt;cadre : développement, paramétrages, scripts, …&gt;</w:t>
      </w:r>
    </w:p>
    <w:p w14:paraId="5BC1E036" w14:textId="26F33291" w:rsidR="00B06A62" w:rsidRPr="00026834" w:rsidRDefault="00B06A62" w:rsidP="00B06A62">
      <w:pPr>
        <w:pStyle w:val="Paragraphedeliste"/>
        <w:numPr>
          <w:ilvl w:val="1"/>
          <w:numId w:val="46"/>
        </w:numPr>
        <w:jc w:val="both"/>
        <w:rPr>
          <w:rFonts w:ascii="Century Schoolbook" w:hAnsi="Century Schoolbook"/>
          <w:vanish/>
          <w:color w:val="C00000"/>
          <w:sz w:val="20"/>
          <w:szCs w:val="18"/>
        </w:rPr>
      </w:pPr>
      <w:r w:rsidRPr="00B06A62">
        <w:rPr>
          <w:rFonts w:ascii="Century Schoolbook" w:hAnsi="Century Schoolbook"/>
          <w:vanish/>
          <w:color w:val="C00000"/>
          <w:sz w:val="20"/>
          <w:szCs w:val="18"/>
        </w:rPr>
        <w:t>&lt;</w:t>
      </w:r>
      <w:r w:rsidR="0007076A" w:rsidRPr="00B06A62">
        <w:rPr>
          <w:rFonts w:ascii="Century Schoolbook" w:hAnsi="Century Schoolbook"/>
          <w:vanish/>
          <w:color w:val="C00000"/>
          <w:sz w:val="20"/>
          <w:szCs w:val="18"/>
        </w:rPr>
        <w:t>Technologie</w:t>
      </w:r>
      <w:r w:rsidRPr="00B06A62">
        <w:rPr>
          <w:rFonts w:ascii="Century Schoolbook" w:hAnsi="Century Schoolbook"/>
          <w:vanish/>
          <w:color w:val="C00000"/>
          <w:sz w:val="20"/>
          <w:szCs w:val="18"/>
        </w:rPr>
        <w:t xml:space="preserve"> </w:t>
      </w:r>
      <w:r>
        <w:rPr>
          <w:rFonts w:ascii="Century Schoolbook" w:hAnsi="Century Schoolbook"/>
          <w:vanish/>
          <w:color w:val="C00000"/>
          <w:sz w:val="20"/>
          <w:szCs w:val="18"/>
        </w:rPr>
        <w:t>2</w:t>
      </w:r>
      <w:r w:rsidRPr="00B06A62">
        <w:rPr>
          <w:rFonts w:ascii="Century Schoolbook" w:hAnsi="Century Schoolbook"/>
          <w:vanish/>
          <w:color w:val="C00000"/>
          <w:sz w:val="20"/>
          <w:szCs w:val="18"/>
        </w:rPr>
        <w:t>&gt; &lt;cadre : développement, paramétrages, scripts, …&gt;</w:t>
      </w:r>
    </w:p>
    <w:p w14:paraId="35967160" w14:textId="33208FD5" w:rsidR="00A63B0A" w:rsidRDefault="000F2382" w:rsidP="00A63B0A">
      <w:pPr>
        <w:pStyle w:val="Paragraphedeliste"/>
        <w:numPr>
          <w:ilvl w:val="1"/>
          <w:numId w:val="46"/>
        </w:numPr>
        <w:jc w:val="both"/>
      </w:pPr>
      <w:r>
        <w:t>Java</w:t>
      </w:r>
      <w:r>
        <w:tab/>
      </w:r>
      <w:r w:rsidR="007D3466">
        <w:t>code générés manuellment et automatiquement</w:t>
      </w:r>
    </w:p>
    <w:p w14:paraId="5410E97B" w14:textId="3D5CA3CE" w:rsidR="001F3014" w:rsidDel="002C1EC4" w:rsidRDefault="007D3466" w:rsidP="00A63B0A">
      <w:pPr>
        <w:pStyle w:val="Paragraphedeliste"/>
        <w:numPr>
          <w:ilvl w:val="3"/>
          <w:numId w:val="46"/>
        </w:numPr>
        <w:jc w:val="both"/>
        <w:rPr>
          <w:del w:id="14" w:author="KOUASSI Gerard" w:date="2020-02-06T17:15:00Z"/>
        </w:rPr>
      </w:pPr>
      <w:del w:id="15" w:author="KOUASSI Gerard" w:date="2020-02-06T17:15:00Z">
        <w:r w:rsidDel="002C1EC4">
          <w:delText>(excepté le code Java de TIBCO</w:delText>
        </w:r>
      </w:del>
    </w:p>
    <w:p w14:paraId="0A291CA9" w14:textId="52DCE0EA" w:rsidR="007D3466" w:rsidRDefault="007D3466" w:rsidP="001F3014">
      <w:pPr>
        <w:pStyle w:val="Paragraphedeliste"/>
        <w:numPr>
          <w:ilvl w:val="1"/>
          <w:numId w:val="46"/>
        </w:numPr>
        <w:jc w:val="both"/>
      </w:pPr>
      <w:r>
        <w:t>Xml</w:t>
      </w:r>
      <w:r>
        <w:tab/>
      </w:r>
      <w:del w:id="16" w:author="KOUASSI Gerard" w:date="2020-02-06T17:19:00Z">
        <w:r w:rsidDel="0051718F">
          <w:delText xml:space="preserve">descripteurs de </w:delText>
        </w:r>
      </w:del>
      <w:ins w:id="17" w:author="KOUASSI Gerard" w:date="2020-02-06T17:19:00Z">
        <w:r w:rsidR="0051718F">
          <w:t>M</w:t>
        </w:r>
      </w:ins>
      <w:del w:id="18" w:author="KOUASSI Gerard" w:date="2020-02-06T17:19:00Z">
        <w:r w:rsidDel="0051718F">
          <w:delText>m</w:delText>
        </w:r>
      </w:del>
      <w:r>
        <w:t>odèle données</w:t>
      </w:r>
    </w:p>
    <w:p w14:paraId="09271AD2" w14:textId="053F9E65" w:rsidR="007D3466" w:rsidRDefault="007D3466" w:rsidP="001F3014">
      <w:pPr>
        <w:pStyle w:val="Paragraphedeliste"/>
        <w:numPr>
          <w:ilvl w:val="1"/>
          <w:numId w:val="46"/>
        </w:numPr>
        <w:jc w:val="both"/>
      </w:pPr>
      <w:r>
        <w:t>Xsd</w:t>
      </w:r>
      <w:r>
        <w:tab/>
      </w:r>
      <w:ins w:id="19" w:author="KOUASSI Gerard" w:date="2020-02-06T17:21:00Z">
        <w:r w:rsidR="0051718F">
          <w:t>S</w:t>
        </w:r>
      </w:ins>
      <w:del w:id="20" w:author="KOUASSI Gerard" w:date="2020-02-06T17:21:00Z">
        <w:r w:rsidDel="0051718F">
          <w:delText>s</w:delText>
        </w:r>
      </w:del>
      <w:r>
        <w:t>héma de données</w:t>
      </w:r>
    </w:p>
    <w:p w14:paraId="1D5F7D4B" w14:textId="79757C7A" w:rsidR="007D3466" w:rsidRDefault="007D3466" w:rsidP="001F3014">
      <w:pPr>
        <w:pStyle w:val="Paragraphedeliste"/>
        <w:numPr>
          <w:ilvl w:val="1"/>
          <w:numId w:val="46"/>
        </w:numPr>
        <w:jc w:val="both"/>
        <w:rPr>
          <w:ins w:id="21" w:author="KOUASSI Gerard" w:date="2020-02-06T17:23:00Z"/>
        </w:rPr>
      </w:pPr>
      <w:r>
        <w:t>Wsdl</w:t>
      </w:r>
      <w:r>
        <w:tab/>
        <w:t>description d’un service</w:t>
      </w:r>
      <w:ins w:id="22" w:author="KOUASSI Gerard" w:date="2020-02-06T17:22:00Z">
        <w:r w:rsidR="0051718F">
          <w:t xml:space="preserve"> </w:t>
        </w:r>
      </w:ins>
      <w:ins w:id="23" w:author="KOUASSI Gerard" w:date="2020-02-06T17:25:00Z">
        <w:r w:rsidR="0051718F">
          <w:sym w:font="Wingdings" w:char="F0E8"/>
        </w:r>
        <w:r w:rsidR="0051718F">
          <w:t xml:space="preserve"> </w:t>
        </w:r>
      </w:ins>
      <w:ins w:id="24" w:author="KOUASSI Gerard" w:date="2020-02-06T17:22:00Z">
        <w:r w:rsidR="0051718F">
          <w:t xml:space="preserve">contrat d’interface contenant contenant toutes les infos relatives au </w:t>
        </w:r>
      </w:ins>
      <w:ins w:id="25" w:author="KOUASSI Gerard" w:date="2020-02-06T17:26:00Z">
        <w:r w:rsidR="0051718F">
          <w:t xml:space="preserve">web </w:t>
        </w:r>
      </w:ins>
      <w:ins w:id="26" w:author="KOUASSI Gerard" w:date="2020-02-06T17:22:00Z">
        <w:r w:rsidR="0051718F">
          <w:t xml:space="preserve">service </w:t>
        </w:r>
      </w:ins>
      <w:ins w:id="27" w:author="KOUASSI Gerard" w:date="2020-02-06T17:23:00Z">
        <w:r w:rsidR="0051718F">
          <w:t>:</w:t>
        </w:r>
      </w:ins>
    </w:p>
    <w:p w14:paraId="3EBAF363" w14:textId="77777777" w:rsidR="0051718F" w:rsidRDefault="0051718F" w:rsidP="0051718F">
      <w:pPr>
        <w:pStyle w:val="Paragraphedeliste"/>
        <w:numPr>
          <w:ilvl w:val="2"/>
          <w:numId w:val="46"/>
        </w:numPr>
        <w:jc w:val="both"/>
        <w:rPr>
          <w:ins w:id="28" w:author="KOUASSI Gerard" w:date="2020-02-06T17:25:00Z"/>
        </w:rPr>
      </w:pPr>
      <w:ins w:id="29" w:author="KOUASSI Gerard" w:date="2020-02-06T17:25:00Z">
        <w:r>
          <w:t>Les headers</w:t>
        </w:r>
      </w:ins>
    </w:p>
    <w:p w14:paraId="05A2500F" w14:textId="00AA7754" w:rsidR="0051718F" w:rsidRDefault="0051718F" w:rsidP="0051718F">
      <w:pPr>
        <w:pStyle w:val="Paragraphedeliste"/>
        <w:numPr>
          <w:ilvl w:val="2"/>
          <w:numId w:val="46"/>
        </w:numPr>
        <w:jc w:val="both"/>
        <w:rPr>
          <w:ins w:id="30" w:author="KOUASSI Gerard" w:date="2020-02-06T17:23:00Z"/>
        </w:rPr>
        <w:pPrChange w:id="31" w:author="KOUASSI Gerard" w:date="2020-02-06T17:23:00Z">
          <w:pPr>
            <w:pStyle w:val="Paragraphedeliste"/>
            <w:numPr>
              <w:ilvl w:val="1"/>
              <w:numId w:val="46"/>
            </w:numPr>
            <w:ind w:left="2148" w:hanging="360"/>
            <w:jc w:val="both"/>
          </w:pPr>
        </w:pPrChange>
      </w:pPr>
      <w:ins w:id="32" w:author="KOUASSI Gerard" w:date="2020-02-06T17:23:00Z">
        <w:r>
          <w:t>Les paramètres entrées/sorties</w:t>
        </w:r>
      </w:ins>
    </w:p>
    <w:p w14:paraId="662B07CA" w14:textId="275B4E62" w:rsidR="0051718F" w:rsidRDefault="0051718F" w:rsidP="0051718F">
      <w:pPr>
        <w:pStyle w:val="Paragraphedeliste"/>
        <w:numPr>
          <w:ilvl w:val="2"/>
          <w:numId w:val="46"/>
        </w:numPr>
        <w:jc w:val="both"/>
        <w:rPr>
          <w:ins w:id="33" w:author="KOUASSI Gerard" w:date="2020-02-06T17:25:00Z"/>
        </w:rPr>
        <w:pPrChange w:id="34" w:author="KOUASSI Gerard" w:date="2020-02-06T17:23:00Z">
          <w:pPr>
            <w:pStyle w:val="Paragraphedeliste"/>
            <w:numPr>
              <w:ilvl w:val="1"/>
              <w:numId w:val="46"/>
            </w:numPr>
            <w:ind w:left="2148" w:hanging="360"/>
            <w:jc w:val="both"/>
          </w:pPr>
        </w:pPrChange>
      </w:pPr>
      <w:ins w:id="35" w:author="KOUASSI Gerard" w:date="2020-02-06T17:25:00Z">
        <w:r>
          <w:t>les opérations</w:t>
        </w:r>
      </w:ins>
    </w:p>
    <w:p w14:paraId="74DAD82B" w14:textId="1BCDA1E0" w:rsidR="0051718F" w:rsidRDefault="0051718F" w:rsidP="0051718F">
      <w:pPr>
        <w:pStyle w:val="Paragraphedeliste"/>
        <w:numPr>
          <w:ilvl w:val="2"/>
          <w:numId w:val="46"/>
        </w:numPr>
        <w:jc w:val="both"/>
        <w:rPr>
          <w:ins w:id="36" w:author="KOUASSI Gerard" w:date="2020-02-06T17:25:00Z"/>
        </w:rPr>
        <w:pPrChange w:id="37" w:author="KOUASSI Gerard" w:date="2020-02-06T17:23:00Z">
          <w:pPr>
            <w:pStyle w:val="Paragraphedeliste"/>
            <w:numPr>
              <w:ilvl w:val="1"/>
              <w:numId w:val="46"/>
            </w:numPr>
            <w:ind w:left="2148" w:hanging="360"/>
            <w:jc w:val="both"/>
          </w:pPr>
        </w:pPrChange>
      </w:pPr>
      <w:ins w:id="38" w:author="KOUASSI Gerard" w:date="2020-02-06T17:25:00Z">
        <w:r>
          <w:t>les end point</w:t>
        </w:r>
      </w:ins>
    </w:p>
    <w:p w14:paraId="3AC7CF1D" w14:textId="77777777" w:rsidR="0051718F" w:rsidRDefault="0051718F" w:rsidP="0051718F">
      <w:pPr>
        <w:pStyle w:val="Paragraphedeliste"/>
        <w:numPr>
          <w:ilvl w:val="2"/>
          <w:numId w:val="46"/>
        </w:numPr>
        <w:jc w:val="both"/>
        <w:pPrChange w:id="39" w:author="KOUASSI Gerard" w:date="2020-02-06T17:23:00Z">
          <w:pPr>
            <w:pStyle w:val="Paragraphedeliste"/>
            <w:numPr>
              <w:ilvl w:val="1"/>
              <w:numId w:val="46"/>
            </w:numPr>
            <w:ind w:left="2148" w:hanging="360"/>
            <w:jc w:val="both"/>
          </w:pPr>
        </w:pPrChange>
      </w:pPr>
    </w:p>
    <w:p w14:paraId="62AEC612" w14:textId="46917642" w:rsidR="007D3466" w:rsidRDefault="00F6299F" w:rsidP="001F3014">
      <w:pPr>
        <w:pStyle w:val="Paragraphedeliste"/>
        <w:numPr>
          <w:ilvl w:val="1"/>
          <w:numId w:val="46"/>
        </w:numPr>
        <w:jc w:val="both"/>
      </w:pPr>
      <w:r>
        <w:t>Dtl</w:t>
      </w:r>
      <w:r>
        <w:tab/>
        <w:t>librairie</w:t>
      </w:r>
    </w:p>
    <w:p w14:paraId="373E2DD6" w14:textId="13A8F4F9" w:rsidR="000F2382" w:rsidRDefault="000F2382" w:rsidP="001F3014">
      <w:pPr>
        <w:pStyle w:val="Paragraphedeliste"/>
        <w:numPr>
          <w:ilvl w:val="1"/>
          <w:numId w:val="46"/>
        </w:numPr>
        <w:jc w:val="both"/>
      </w:pPr>
      <w:r>
        <w:t>Sql</w:t>
      </w:r>
      <w:r>
        <w:tab/>
        <w:t>requètes d’administrations et d’exploitations, appelés par des ksh</w:t>
      </w:r>
    </w:p>
    <w:p w14:paraId="3E165FCE" w14:textId="7AF2C0A6" w:rsidR="000F2382" w:rsidRDefault="000F2382" w:rsidP="001F3014">
      <w:pPr>
        <w:pStyle w:val="Paragraphedeliste"/>
        <w:numPr>
          <w:ilvl w:val="1"/>
          <w:numId w:val="46"/>
        </w:numPr>
        <w:jc w:val="both"/>
      </w:pPr>
      <w:r>
        <w:lastRenderedPageBreak/>
        <w:t>Ksh</w:t>
      </w:r>
      <w:r>
        <w:tab/>
        <w:t>scripts exploitation et d’installation</w:t>
      </w:r>
    </w:p>
    <w:p w14:paraId="71241E1D" w14:textId="1DD3E023" w:rsidR="000F2382" w:rsidRDefault="000F2382" w:rsidP="001F3014">
      <w:pPr>
        <w:pStyle w:val="Paragraphedeliste"/>
        <w:numPr>
          <w:ilvl w:val="1"/>
          <w:numId w:val="46"/>
        </w:numPr>
        <w:jc w:val="both"/>
      </w:pPr>
      <w:r>
        <w:t>T</w:t>
      </w:r>
      <w:del w:id="40" w:author="KOUASSI Gerard" w:date="2020-02-06T17:32:00Z">
        <w:r w:rsidDel="00960115">
          <w:delText>t</w:delText>
        </w:r>
      </w:del>
      <w:r>
        <w:t>x</w:t>
      </w:r>
      <w:ins w:id="41" w:author="KOUASSI Gerard" w:date="2020-02-06T17:32:00Z">
        <w:r w:rsidR="00960115">
          <w:t>t</w:t>
        </w:r>
      </w:ins>
      <w:r>
        <w:tab/>
        <w:t>properties, varaibles d’environnement et applicatives</w:t>
      </w:r>
    </w:p>
    <w:p w14:paraId="2ACA1031" w14:textId="747EC5DE" w:rsidR="000F2382" w:rsidRDefault="000F2382" w:rsidP="00A63B0A">
      <w:pPr>
        <w:ind w:left="1068"/>
        <w:jc w:val="both"/>
      </w:pPr>
    </w:p>
    <w:p w14:paraId="3E79CEA8" w14:textId="18600E34" w:rsidR="00A63B0A" w:rsidRPr="00653C36" w:rsidRDefault="00A63B0A" w:rsidP="00A63B0A">
      <w:pPr>
        <w:ind w:left="1416"/>
        <w:jc w:val="both"/>
        <w:rPr>
          <w:highlight w:val="cyan"/>
        </w:rPr>
      </w:pPr>
      <w:r w:rsidRPr="00A63B0A">
        <w:rPr>
          <w:highlight w:val="cyan"/>
        </w:rPr>
        <w:t>NB : il existe un pat</w:t>
      </w:r>
      <w:ins w:id="42" w:author="KOUASSI Gerard" w:date="2020-02-06T17:27:00Z">
        <w:r w:rsidR="00684BAA">
          <w:rPr>
            <w:highlight w:val="cyan"/>
          </w:rPr>
          <w:t>t</w:t>
        </w:r>
      </w:ins>
      <w:r w:rsidRPr="00A63B0A">
        <w:rPr>
          <w:highlight w:val="cyan"/>
        </w:rPr>
        <w:t>ern générique pour les développements gérés par le framework TIBCO. L’agencement des fichiers est déclarés spécifiquement pour chaque w</w:t>
      </w:r>
      <w:r w:rsidRPr="00653C36">
        <w:rPr>
          <w:highlight w:val="cyan"/>
        </w:rPr>
        <w:t xml:space="preserve">eb </w:t>
      </w:r>
      <w:r w:rsidRPr="00A63B0A">
        <w:rPr>
          <w:highlight w:val="cyan"/>
        </w:rPr>
        <w:t xml:space="preserve">Service et Container. Cependant ce </w:t>
      </w:r>
      <w:del w:id="43" w:author="KOUASSI Gerard" w:date="2020-02-06T17:28:00Z">
        <w:r w:rsidRPr="00A63B0A" w:rsidDel="00684BAA">
          <w:rPr>
            <w:highlight w:val="cyan"/>
          </w:rPr>
          <w:delText>patern</w:delText>
        </w:r>
      </w:del>
      <w:ins w:id="44" w:author="KOUASSI Gerard" w:date="2020-02-06T17:28:00Z">
        <w:r w:rsidR="00684BAA">
          <w:rPr>
            <w:highlight w:val="cyan"/>
          </w:rPr>
          <w:t>pattern</w:t>
        </w:r>
      </w:ins>
      <w:r w:rsidRPr="00A63B0A">
        <w:rPr>
          <w:highlight w:val="cyan"/>
        </w:rPr>
        <w:t xml:space="preserve"> peut être adapté pour chaque Service</w:t>
      </w:r>
      <w:r w:rsidR="00653C36" w:rsidRPr="00653C36">
        <w:rPr>
          <w:highlight w:val="cyan"/>
        </w:rPr>
        <w:t xml:space="preserve"> et Container</w:t>
      </w:r>
    </w:p>
    <w:p w14:paraId="5EDAB2EE" w14:textId="77777777" w:rsidR="00A63B0A" w:rsidRDefault="00A63B0A" w:rsidP="00A63B0A">
      <w:pPr>
        <w:ind w:left="1068"/>
        <w:jc w:val="both"/>
      </w:pPr>
    </w:p>
    <w:p w14:paraId="057DE1EA" w14:textId="0F4F4151" w:rsidR="00B14B3F" w:rsidRDefault="00B14B3F" w:rsidP="00CC4F26">
      <w:pPr>
        <w:pStyle w:val="Paragraphedeliste"/>
        <w:numPr>
          <w:ilvl w:val="0"/>
          <w:numId w:val="46"/>
        </w:numPr>
        <w:jc w:val="both"/>
      </w:pPr>
      <w:r w:rsidRPr="00B14B3F">
        <w:rPr>
          <w:u w:val="single"/>
        </w:rPr>
        <w:t>Acteurs</w:t>
      </w:r>
      <w:r>
        <w:t xml:space="preserve"> : les modes Projet et Run </w:t>
      </w:r>
      <w:r w:rsidR="00D80E1C" w:rsidRPr="00D80E1C">
        <w:rPr>
          <w:rFonts w:ascii="Century Schoolbook" w:hAnsi="Century Schoolbook"/>
          <w:vanish/>
          <w:color w:val="C00000"/>
          <w:sz w:val="20"/>
          <w:szCs w:val="18"/>
        </w:rPr>
        <w:t>(ou bien que des évolutions : utiliser ici le vocabulaire</w:t>
      </w:r>
      <w:r w:rsidR="00D80E1C">
        <w:t xml:space="preserve"> </w:t>
      </w:r>
      <w:r w:rsidR="00D80E1C" w:rsidRPr="00D80E1C">
        <w:rPr>
          <w:rFonts w:ascii="Century Schoolbook" w:hAnsi="Century Schoolbook"/>
          <w:vanish/>
          <w:color w:val="C00000"/>
          <w:sz w:val="20"/>
          <w:szCs w:val="18"/>
        </w:rPr>
        <w:t xml:space="preserve">habituel) </w:t>
      </w:r>
      <w:r w:rsidR="0054512F" w:rsidRPr="0054512F">
        <w:rPr>
          <w:rFonts w:ascii="Century Schoolbook" w:hAnsi="Century Schoolbook"/>
          <w:vanish/>
          <w:color w:val="C00000"/>
          <w:sz w:val="20"/>
          <w:szCs w:val="18"/>
        </w:rPr>
        <w:t>(trains de maintenances)</w:t>
      </w:r>
      <w:r w:rsidR="0054512F">
        <w:t xml:space="preserve"> </w:t>
      </w:r>
      <w:r>
        <w:t xml:space="preserve">peuvent être dissociés </w:t>
      </w:r>
      <w:r w:rsidR="004F4982" w:rsidRPr="004F4982">
        <w:rPr>
          <w:rFonts w:ascii="Century Schoolbook" w:hAnsi="Century Schoolbook"/>
          <w:vanish/>
          <w:color w:val="C00000"/>
          <w:sz w:val="20"/>
          <w:szCs w:val="18"/>
        </w:rPr>
        <w:t>(ou pas=&gt; préciser le cas)</w:t>
      </w:r>
      <w:r w:rsidR="004F4982">
        <w:t xml:space="preserve"> </w:t>
      </w:r>
      <w:r>
        <w:t xml:space="preserve">(acteurs </w:t>
      </w:r>
      <w:r w:rsidR="00DD488E">
        <w:t>identiques</w:t>
      </w:r>
      <w:del w:id="45" w:author="KOUASSI Gerard" w:date="2020-02-06T17:30:00Z">
        <w:r w:rsidR="00DD488E" w:rsidDel="00A17B64">
          <w:delText xml:space="preserve"> </w:delText>
        </w:r>
        <w:r w:rsidR="00D80E1C" w:rsidDel="00A17B64">
          <w:delText xml:space="preserve"> </w:delText>
        </w:r>
        <w:r w:rsidR="00D80E1C" w:rsidRPr="00D80E1C" w:rsidDel="00A17B64">
          <w:rPr>
            <w:rFonts w:ascii="Century Schoolbook" w:hAnsi="Century Schoolbook"/>
            <w:vanish/>
            <w:color w:val="C00000"/>
            <w:sz w:val="20"/>
            <w:szCs w:val="18"/>
          </w:rPr>
          <w:delText>ou bien que la TMA</w:delText>
        </w:r>
      </w:del>
      <w:r>
        <w:t>). Cependant la cohérence et la traçabilité voire la coordination doivent passer par une Gestion de Configuration (GC) commune et centralisée sur certains aspects.</w:t>
      </w:r>
    </w:p>
    <w:p w14:paraId="0E0C1300" w14:textId="6AE4FD76" w:rsidR="00B0155A" w:rsidRPr="004F4982" w:rsidRDefault="00B14B3F" w:rsidP="00CC4F26">
      <w:pPr>
        <w:pStyle w:val="Paragraphedeliste"/>
        <w:numPr>
          <w:ilvl w:val="0"/>
          <w:numId w:val="46"/>
        </w:numPr>
        <w:jc w:val="both"/>
      </w:pPr>
      <w:r w:rsidRPr="00B14B3F">
        <w:rPr>
          <w:u w:val="single"/>
        </w:rPr>
        <w:t>Versionnements</w:t>
      </w:r>
      <w:r>
        <w:t xml:space="preserve"> : toutes les configurations d'éléments so</w:t>
      </w:r>
      <w:r w:rsidR="002A5690">
        <w:t>nt distinguables par des numéros de versions</w:t>
      </w:r>
      <w:r>
        <w:t xml:space="preserve"> </w:t>
      </w:r>
      <w:r w:rsidR="002A5690">
        <w:t>utilisant un format générique</w:t>
      </w:r>
      <w:r>
        <w:t xml:space="preserve">. </w:t>
      </w:r>
      <w:r w:rsidRPr="001A5FFC">
        <w:t>Ces versions sont utilisées de la même façon (format</w:t>
      </w:r>
      <w:r>
        <w:t>)</w:t>
      </w:r>
      <w:r w:rsidRPr="001A5FFC">
        <w:t xml:space="preserve"> et </w:t>
      </w:r>
      <w:r>
        <w:t>communément (o</w:t>
      </w:r>
      <w:r w:rsidRPr="001A5FFC">
        <w:t>ccurrences</w:t>
      </w:r>
      <w:r>
        <w:t xml:space="preserve"> d'application</w:t>
      </w:r>
      <w:r w:rsidRPr="001A5FFC">
        <w:t xml:space="preserve">) par les </w:t>
      </w:r>
      <w:bookmarkStart w:id="46" w:name="_Ref488415693"/>
      <w:r w:rsidRPr="001A5FFC">
        <w:t>Parties Prenantes d</w:t>
      </w:r>
      <w:bookmarkEnd w:id="46"/>
      <w:r w:rsidRPr="001A5FFC">
        <w:t>u Patrimoine</w:t>
      </w:r>
      <w:r w:rsidR="004F4982">
        <w:t xml:space="preserve"> pour la</w:t>
      </w:r>
      <w:r w:rsidRPr="001A5FFC">
        <w:t xml:space="preserve"> Documentation, </w:t>
      </w:r>
      <w:r w:rsidR="004F4982">
        <w:t xml:space="preserve">le </w:t>
      </w:r>
      <w:r w:rsidRPr="001A5FFC">
        <w:t xml:space="preserve">Développement, </w:t>
      </w:r>
      <w:r w:rsidR="004F4982">
        <w:t xml:space="preserve">les </w:t>
      </w:r>
      <w:r>
        <w:t>Livraisons</w:t>
      </w:r>
      <w:r w:rsidRPr="00DD488E">
        <w:rPr>
          <w:rFonts w:ascii="Century Schoolbook" w:hAnsi="Century Schoolbook"/>
          <w:vanish/>
          <w:color w:val="C00000"/>
          <w:sz w:val="20"/>
          <w:szCs w:val="18"/>
        </w:rPr>
        <w:t xml:space="preserve">, </w:t>
      </w:r>
      <w:r w:rsidR="004F4982" w:rsidRPr="00DD488E">
        <w:rPr>
          <w:rFonts w:ascii="Century Schoolbook" w:hAnsi="Century Schoolbook"/>
          <w:vanish/>
          <w:color w:val="C00000"/>
          <w:sz w:val="20"/>
          <w:szCs w:val="18"/>
        </w:rPr>
        <w:t xml:space="preserve">les </w:t>
      </w:r>
      <w:r w:rsidRPr="00DD488E">
        <w:rPr>
          <w:rFonts w:ascii="Century Schoolbook" w:hAnsi="Century Schoolbook"/>
          <w:vanish/>
          <w:color w:val="C00000"/>
          <w:sz w:val="20"/>
          <w:szCs w:val="18"/>
        </w:rPr>
        <w:t>Tests</w:t>
      </w:r>
      <w:r w:rsidR="004F4982" w:rsidRPr="00DD488E">
        <w:rPr>
          <w:rFonts w:ascii="Century Schoolbook" w:hAnsi="Century Schoolbook"/>
          <w:vanish/>
          <w:color w:val="C00000"/>
          <w:sz w:val="20"/>
          <w:szCs w:val="18"/>
        </w:rPr>
        <w:t>.</w:t>
      </w:r>
      <w:r w:rsidR="002A5690" w:rsidRPr="00DD488E">
        <w:rPr>
          <w:rFonts w:ascii="Century Schoolbook" w:hAnsi="Century Schoolbook"/>
          <w:vanish/>
          <w:color w:val="C00000"/>
          <w:sz w:val="20"/>
          <w:szCs w:val="18"/>
        </w:rPr>
        <w:t xml:space="preserve"> </w:t>
      </w:r>
      <w:r w:rsidR="004F4982" w:rsidRPr="004F4982">
        <w:rPr>
          <w:rFonts w:ascii="Century Schoolbook" w:hAnsi="Century Schoolbook"/>
          <w:vanish/>
          <w:color w:val="C00000"/>
          <w:sz w:val="20"/>
          <w:szCs w:val="18"/>
        </w:rPr>
        <w:t>(</w:t>
      </w:r>
      <w:r w:rsidR="0007076A" w:rsidRPr="004F4982">
        <w:rPr>
          <w:rFonts w:ascii="Century Schoolbook" w:hAnsi="Century Schoolbook"/>
          <w:vanish/>
          <w:color w:val="C00000"/>
          <w:sz w:val="20"/>
          <w:szCs w:val="18"/>
        </w:rPr>
        <w:t>Supprimer</w:t>
      </w:r>
      <w:r w:rsidR="004F4982" w:rsidRPr="004F4982">
        <w:rPr>
          <w:rFonts w:ascii="Century Schoolbook" w:hAnsi="Century Schoolbook"/>
          <w:vanish/>
          <w:color w:val="C00000"/>
          <w:sz w:val="20"/>
          <w:szCs w:val="18"/>
        </w:rPr>
        <w:t xml:space="preserve">/corriger les étapes impropres, comme par exemple </w:t>
      </w:r>
      <w:r w:rsidR="004F4982">
        <w:rPr>
          <w:rFonts w:ascii="Century Schoolbook" w:hAnsi="Century Schoolbook"/>
          <w:vanish/>
          <w:color w:val="C00000"/>
          <w:sz w:val="20"/>
          <w:szCs w:val="18"/>
        </w:rPr>
        <w:t>les développements uniquement pa</w:t>
      </w:r>
      <w:r w:rsidR="004F4982" w:rsidRPr="004F4982">
        <w:rPr>
          <w:rFonts w:ascii="Century Schoolbook" w:hAnsi="Century Schoolbook"/>
          <w:vanish/>
          <w:color w:val="C00000"/>
          <w:sz w:val="20"/>
          <w:szCs w:val="18"/>
        </w:rPr>
        <w:t>r un éditeur, voire même des tests complètement sous-traité ou bien non réalisés, la confiance et le mode relationnel avec un éditeur ne le nécessitant pas</w:t>
      </w:r>
      <w:r w:rsidR="004F4982">
        <w:rPr>
          <w:rFonts w:ascii="Century Schoolbook" w:hAnsi="Century Schoolbook"/>
          <w:vanish/>
          <w:color w:val="C00000"/>
          <w:sz w:val="20"/>
          <w:szCs w:val="18"/>
        </w:rPr>
        <w:t xml:space="preserve">. Dans ces cas indiquer </w:t>
      </w:r>
      <w:r w:rsidR="001D35FE">
        <w:rPr>
          <w:rFonts w:ascii="Century Schoolbook" w:hAnsi="Century Schoolbook"/>
          <w:vanish/>
          <w:color w:val="C00000"/>
          <w:sz w:val="20"/>
          <w:szCs w:val="18"/>
        </w:rPr>
        <w:t>succinctement</w:t>
      </w:r>
      <w:r w:rsidR="004F4982">
        <w:rPr>
          <w:rFonts w:ascii="Century Schoolbook" w:hAnsi="Century Schoolbook"/>
          <w:vanish/>
          <w:color w:val="C00000"/>
          <w:sz w:val="20"/>
          <w:szCs w:val="18"/>
        </w:rPr>
        <w:t xml:space="preserve"> le système de versionnement </w:t>
      </w:r>
      <w:r w:rsidR="001D35FE">
        <w:rPr>
          <w:rFonts w:ascii="Century Schoolbook" w:hAnsi="Century Schoolbook"/>
          <w:vanish/>
          <w:color w:val="C00000"/>
          <w:sz w:val="20"/>
          <w:szCs w:val="18"/>
        </w:rPr>
        <w:t>avec</w:t>
      </w:r>
      <w:r w:rsidR="004F4982">
        <w:rPr>
          <w:rFonts w:ascii="Century Schoolbook" w:hAnsi="Century Schoolbook"/>
          <w:vanish/>
          <w:color w:val="C00000"/>
          <w:sz w:val="20"/>
          <w:szCs w:val="18"/>
        </w:rPr>
        <w:t xml:space="preserve"> l'Editeur</w:t>
      </w:r>
      <w:r w:rsidR="004F4982" w:rsidRPr="004F4982">
        <w:rPr>
          <w:rFonts w:ascii="Century Schoolbook" w:hAnsi="Century Schoolbook"/>
          <w:vanish/>
          <w:color w:val="C00000"/>
          <w:sz w:val="20"/>
          <w:szCs w:val="18"/>
        </w:rPr>
        <w:t>)</w:t>
      </w:r>
    </w:p>
    <w:p w14:paraId="632E6A11" w14:textId="77777777" w:rsidR="00B95D1B" w:rsidRPr="00DC4DB6" w:rsidRDefault="00B95D1B" w:rsidP="00B95D1B">
      <w:pPr>
        <w:pStyle w:val="Titre3"/>
      </w:pPr>
      <w:bookmarkStart w:id="47" w:name="_Toc526261845"/>
      <w:r w:rsidRPr="00DC4DB6">
        <w:t>Parties prenantes des configurations</w:t>
      </w:r>
      <w:bookmarkEnd w:id="47"/>
    </w:p>
    <w:p w14:paraId="632E6A12" w14:textId="4EE8846B" w:rsidR="002A66AF" w:rsidRDefault="002A66AF" w:rsidP="00D66B58">
      <w:pPr>
        <w:ind w:firstLine="708"/>
        <w:jc w:val="both"/>
        <w:rPr>
          <w:rFonts w:ascii="Century Schoolbook" w:hAnsi="Century Schoolbook"/>
          <w:vanish/>
          <w:color w:val="C00000"/>
          <w:sz w:val="20"/>
          <w:szCs w:val="18"/>
        </w:rPr>
      </w:pPr>
      <w:r w:rsidRPr="0005799B">
        <w:rPr>
          <w:rFonts w:ascii="Century Schoolbook" w:hAnsi="Century Schoolbook"/>
          <w:vanish/>
          <w:color w:val="C00000"/>
          <w:sz w:val="20"/>
          <w:szCs w:val="18"/>
        </w:rPr>
        <w:t xml:space="preserve">Présenter les différents intervenants de cette gestion de configuration: organisateurs, utilisateurs, clients, fournisseurs, constructeurs, exploitants. Indiquer leurs rôles de façon macroscopique avec un RACI (Réalise - Autorité - Consulté - Informé). Les rôles associés à la gestion de configurations seront décrits dans l'annexe de ce document (Cf. § </w:t>
      </w:r>
      <w:r w:rsidRPr="0005799B">
        <w:rPr>
          <w:rFonts w:ascii="Century Schoolbook" w:hAnsi="Century Schoolbook"/>
          <w:vanish/>
          <w:color w:val="C00000"/>
          <w:sz w:val="20"/>
          <w:szCs w:val="18"/>
        </w:rPr>
        <w:fldChar w:fldCharType="begin"/>
      </w:r>
      <w:r w:rsidRPr="0005799B">
        <w:rPr>
          <w:rFonts w:ascii="Century Schoolbook" w:hAnsi="Century Schoolbook"/>
          <w:vanish/>
          <w:color w:val="C00000"/>
          <w:sz w:val="20"/>
          <w:szCs w:val="18"/>
        </w:rPr>
        <w:instrText xml:space="preserve"> REF _Ref488415490 \r \h  \* MERGEFORMAT </w:instrText>
      </w:r>
      <w:r w:rsidRPr="0005799B">
        <w:rPr>
          <w:rFonts w:ascii="Century Schoolbook" w:hAnsi="Century Schoolbook"/>
          <w:vanish/>
          <w:color w:val="C00000"/>
          <w:sz w:val="20"/>
          <w:szCs w:val="18"/>
        </w:rPr>
      </w:r>
      <w:r w:rsidRPr="0005799B">
        <w:rPr>
          <w:rFonts w:ascii="Century Schoolbook" w:hAnsi="Century Schoolbook"/>
          <w:vanish/>
          <w:color w:val="C00000"/>
          <w:sz w:val="20"/>
          <w:szCs w:val="18"/>
        </w:rPr>
        <w:fldChar w:fldCharType="separate"/>
      </w:r>
      <w:r w:rsidR="000F545B">
        <w:rPr>
          <w:rFonts w:ascii="Century Schoolbook" w:hAnsi="Century Schoolbook"/>
          <w:vanish/>
          <w:color w:val="C00000"/>
          <w:sz w:val="20"/>
          <w:szCs w:val="18"/>
        </w:rPr>
        <w:t>III.A</w:t>
      </w:r>
      <w:r w:rsidRPr="0005799B">
        <w:rPr>
          <w:rFonts w:ascii="Century Schoolbook" w:hAnsi="Century Schoolbook"/>
          <w:vanish/>
          <w:color w:val="C00000"/>
          <w:sz w:val="20"/>
          <w:szCs w:val="18"/>
        </w:rPr>
        <w:fldChar w:fldCharType="end"/>
      </w:r>
      <w:r w:rsidR="00DC2B82" w:rsidRPr="0005799B">
        <w:rPr>
          <w:rFonts w:ascii="Century Schoolbook" w:hAnsi="Century Schoolbook"/>
          <w:vanish/>
          <w:color w:val="C00000"/>
          <w:sz w:val="20"/>
          <w:szCs w:val="18"/>
        </w:rPr>
        <w:t>B</w:t>
      </w:r>
      <w:r w:rsidRPr="0005799B">
        <w:rPr>
          <w:rFonts w:ascii="Century Schoolbook" w:hAnsi="Century Schoolbook"/>
          <w:vanish/>
          <w:color w:val="C00000"/>
          <w:sz w:val="20"/>
          <w:szCs w:val="18"/>
        </w:rPr>
        <w:t>)</w:t>
      </w:r>
    </w:p>
    <w:p w14:paraId="632E6A13" w14:textId="77777777" w:rsidR="0039097A" w:rsidRPr="0005799B" w:rsidRDefault="0039097A" w:rsidP="00D66B58">
      <w:pPr>
        <w:ind w:firstLine="708"/>
        <w:jc w:val="both"/>
        <w:rPr>
          <w:rFonts w:ascii="Century Schoolbook" w:hAnsi="Century Schoolbook"/>
          <w:vanish/>
          <w:color w:val="C00000"/>
          <w:sz w:val="20"/>
          <w:szCs w:val="18"/>
        </w:rPr>
      </w:pPr>
    </w:p>
    <w:p w14:paraId="632E6A14" w14:textId="5E425C44" w:rsidR="00DC2B82" w:rsidRDefault="00107C56" w:rsidP="00D66B58">
      <w:pPr>
        <w:ind w:firstLine="360"/>
        <w:jc w:val="both"/>
      </w:pPr>
      <w:r>
        <w:t>Les C</w:t>
      </w:r>
      <w:r w:rsidR="00EB39A4">
        <w:t xml:space="preserve">onfigurations </w:t>
      </w:r>
      <w:r w:rsidR="001A5FFC" w:rsidRPr="009E4706">
        <w:t>gérées</w:t>
      </w:r>
      <w:r w:rsidR="001A5FFC" w:rsidRPr="001A5FFC">
        <w:t xml:space="preserve"> </w:t>
      </w:r>
      <w:r w:rsidR="00A9377B" w:rsidRPr="00A9377B">
        <w:rPr>
          <w:rFonts w:ascii="Century Schoolbook" w:hAnsi="Century Schoolbook"/>
          <w:vanish/>
          <w:color w:val="C00000"/>
          <w:sz w:val="20"/>
          <w:szCs w:val="18"/>
        </w:rPr>
        <w:t>&lt;</w:t>
      </w:r>
      <w:r w:rsidR="001A5FFC" w:rsidRPr="00DD488E">
        <w:t xml:space="preserve">au cours </w:t>
      </w:r>
      <w:r w:rsidRPr="00DD488E">
        <w:t>d’un Projet</w:t>
      </w:r>
      <w:r w:rsidR="009E4706" w:rsidRPr="00DD488E">
        <w:t xml:space="preserve"> </w:t>
      </w:r>
      <w:r w:rsidRPr="00DD488E">
        <w:t>ou d’une Maintenance</w:t>
      </w:r>
      <w:ins w:id="48" w:author="KOUASSI Gerard" w:date="2020-02-06T17:32:00Z">
        <w:r w:rsidR="004F35C4">
          <w:t xml:space="preserve"> </w:t>
        </w:r>
      </w:ins>
      <w:r w:rsidR="004E7451">
        <w:rPr>
          <w:rFonts w:ascii="Century Schoolbook" w:hAnsi="Century Schoolbook"/>
          <w:vanish/>
          <w:color w:val="C00000"/>
          <w:sz w:val="20"/>
          <w:szCs w:val="18"/>
        </w:rPr>
        <w:t xml:space="preserve"> &gt; </w:t>
      </w:r>
      <w:r w:rsidR="009E4706">
        <w:rPr>
          <w:rFonts w:ascii="Century Schoolbook" w:hAnsi="Century Schoolbook"/>
          <w:vanish/>
          <w:color w:val="C00000"/>
          <w:sz w:val="20"/>
          <w:szCs w:val="18"/>
        </w:rPr>
        <w:t>l'un ou l'autre ou bien les deux</w:t>
      </w:r>
      <w:r w:rsidR="0007076A">
        <w:rPr>
          <w:rFonts w:ascii="Century Schoolbook" w:hAnsi="Century Schoolbook"/>
          <w:vanish/>
          <w:color w:val="C00000"/>
          <w:sz w:val="20"/>
          <w:szCs w:val="18"/>
        </w:rPr>
        <w:t xml:space="preserve">&gt; </w:t>
      </w:r>
      <w:r w:rsidR="0007076A" w:rsidRPr="000E24B6">
        <w:t>pour</w:t>
      </w:r>
      <w:r w:rsidRPr="004E7451">
        <w:t xml:space="preserve"> </w:t>
      </w:r>
      <w:r w:rsidR="001D35FE" w:rsidRPr="004E7451">
        <w:t>l'</w:t>
      </w:r>
      <w:r w:rsidR="001D35FE">
        <w:t>Application</w:t>
      </w:r>
      <w:r w:rsidR="00DD488E">
        <w:t xml:space="preserve"> ESB </w:t>
      </w:r>
      <w:del w:id="49" w:author="KOUASSI Gerard" w:date="2020-02-06T17:33:00Z">
        <w:r w:rsidR="00DD488E" w:rsidDel="004F35C4">
          <w:delText>ICE</w:delText>
        </w:r>
        <w:r w:rsidRPr="00A9377B" w:rsidDel="004F35C4">
          <w:rPr>
            <w:rFonts w:ascii="Century Schoolbook" w:hAnsi="Century Schoolbook"/>
            <w:vanish/>
            <w:color w:val="C00000"/>
            <w:sz w:val="20"/>
            <w:szCs w:val="18"/>
          </w:rPr>
          <w:delText xml:space="preserve"> </w:delText>
        </w:r>
        <w:r w:rsidR="009E4706" w:rsidDel="004F35C4">
          <w:rPr>
            <w:rFonts w:ascii="Century Schoolbook" w:hAnsi="Century Schoolbook"/>
            <w:vanish/>
            <w:color w:val="C00000"/>
            <w:sz w:val="20"/>
            <w:szCs w:val="18"/>
          </w:rPr>
          <w:delText>&lt;</w:delText>
        </w:r>
        <w:r w:rsidR="004E7451" w:rsidDel="004F35C4">
          <w:rPr>
            <w:rFonts w:ascii="Century Schoolbook" w:hAnsi="Century Schoolbook"/>
            <w:vanish/>
            <w:color w:val="C00000"/>
            <w:sz w:val="20"/>
            <w:szCs w:val="18"/>
          </w:rPr>
          <w:delText>Nom de l'</w:delText>
        </w:r>
        <w:r w:rsidRPr="00A9377B" w:rsidDel="004F35C4">
          <w:rPr>
            <w:rFonts w:ascii="Century Schoolbook" w:hAnsi="Century Schoolbook"/>
            <w:vanish/>
            <w:color w:val="C00000"/>
            <w:sz w:val="20"/>
            <w:szCs w:val="18"/>
          </w:rPr>
          <w:delText>A</w:delText>
        </w:r>
        <w:r w:rsidR="003F0F31" w:rsidRPr="00A9377B" w:rsidDel="004F35C4">
          <w:rPr>
            <w:rFonts w:ascii="Century Schoolbook" w:hAnsi="Century Schoolbook"/>
            <w:vanish/>
            <w:color w:val="C00000"/>
            <w:sz w:val="20"/>
            <w:szCs w:val="18"/>
          </w:rPr>
          <w:delText>pplication</w:delText>
        </w:r>
        <w:r w:rsidR="00A9377B" w:rsidDel="004F35C4">
          <w:rPr>
            <w:rFonts w:ascii="Century Schoolbook" w:hAnsi="Century Schoolbook"/>
            <w:vanish/>
            <w:color w:val="C00000"/>
            <w:sz w:val="20"/>
            <w:szCs w:val="18"/>
          </w:rPr>
          <w:delText>&gt;</w:delText>
        </w:r>
        <w:r w:rsidR="004E7451" w:rsidDel="004F35C4">
          <w:rPr>
            <w:rFonts w:ascii="Century Schoolbook" w:hAnsi="Century Schoolbook"/>
            <w:vanish/>
            <w:color w:val="C00000"/>
            <w:sz w:val="20"/>
            <w:szCs w:val="18"/>
          </w:rPr>
          <w:delText xml:space="preserve"> ou &lt;"des Applications"&gt; &lt;noms des Applications</w:delText>
        </w:r>
        <w:r w:rsidR="001D35FE" w:rsidDel="004F35C4">
          <w:rPr>
            <w:rFonts w:ascii="Century Schoolbook" w:hAnsi="Century Schoolbook"/>
            <w:vanish/>
            <w:color w:val="C00000"/>
            <w:sz w:val="20"/>
            <w:szCs w:val="18"/>
          </w:rPr>
          <w:delText>&gt;,</w:delText>
        </w:r>
        <w:r w:rsidR="003F0F31" w:rsidDel="004F35C4">
          <w:delText xml:space="preserve"> </w:delText>
        </w:r>
      </w:del>
      <w:r w:rsidR="00EB39A4">
        <w:t xml:space="preserve">sont à la disposition de contributeurs </w:t>
      </w:r>
      <w:r w:rsidR="004E7451" w:rsidRPr="00DD488E">
        <w:rPr>
          <w:rFonts w:ascii="Century Schoolbook" w:hAnsi="Century Schoolbook"/>
          <w:vanish/>
          <w:color w:val="C00000"/>
          <w:sz w:val="20"/>
          <w:szCs w:val="18"/>
        </w:rPr>
        <w:t>internes</w:t>
      </w:r>
      <w:r w:rsidR="004E7451">
        <w:t xml:space="preserve"> à l'entreprise </w:t>
      </w:r>
      <w:r w:rsidR="0007076A" w:rsidRPr="00DD488E">
        <w:rPr>
          <w:rFonts w:ascii="Century Schoolbook" w:hAnsi="Century Schoolbook"/>
          <w:vanish/>
          <w:color w:val="C00000"/>
          <w:sz w:val="20"/>
          <w:szCs w:val="18"/>
        </w:rPr>
        <w:t>et ceux</w:t>
      </w:r>
      <w:r w:rsidR="004E7451" w:rsidRPr="00DD488E">
        <w:rPr>
          <w:rFonts w:ascii="Century Schoolbook" w:hAnsi="Century Schoolbook"/>
          <w:vanish/>
          <w:color w:val="C00000"/>
          <w:sz w:val="20"/>
          <w:szCs w:val="18"/>
        </w:rPr>
        <w:t xml:space="preserve"> </w:t>
      </w:r>
      <w:r w:rsidR="00EB39A4" w:rsidRPr="00DD488E">
        <w:rPr>
          <w:rFonts w:ascii="Century Schoolbook" w:hAnsi="Century Schoolbook"/>
          <w:vanish/>
          <w:color w:val="C00000"/>
          <w:sz w:val="20"/>
          <w:szCs w:val="18"/>
        </w:rPr>
        <w:t>externes</w:t>
      </w:r>
      <w:r w:rsidR="00747BB7" w:rsidRPr="00DD488E">
        <w:rPr>
          <w:rFonts w:ascii="Century Schoolbook" w:hAnsi="Century Schoolbook"/>
          <w:vanish/>
          <w:color w:val="C00000"/>
          <w:sz w:val="20"/>
          <w:szCs w:val="18"/>
        </w:rPr>
        <w:t xml:space="preserve"> autorisés</w:t>
      </w:r>
      <w:r w:rsidR="0007076A">
        <w:t xml:space="preserve">. </w:t>
      </w:r>
      <w:r w:rsidR="00EB39A4" w:rsidRPr="00DC2B82">
        <w:t>Des règles d'accès garantisse</w:t>
      </w:r>
      <w:r w:rsidR="006E44CE" w:rsidRPr="00DC2B82">
        <w:t>nt à la fois la confidentialité</w:t>
      </w:r>
      <w:r w:rsidR="00DB5DCF" w:rsidRPr="00DC2B82">
        <w:t xml:space="preserve"> et le respect</w:t>
      </w:r>
      <w:r w:rsidR="006E44CE" w:rsidRPr="00DC2B82">
        <w:t xml:space="preserve"> des rôles créateurs vs exploitants</w:t>
      </w:r>
      <w:r w:rsidR="009B4A3F">
        <w:t xml:space="preserve">. </w:t>
      </w:r>
      <w:r w:rsidR="009B4A3F" w:rsidRPr="00DD488E">
        <w:rPr>
          <w:rFonts w:ascii="Century Schoolbook" w:hAnsi="Century Schoolbook"/>
          <w:vanish/>
          <w:color w:val="C00000"/>
          <w:sz w:val="20"/>
          <w:szCs w:val="18"/>
        </w:rPr>
        <w:t>Des règles doivent encadrer les droits et responsabilité</w:t>
      </w:r>
      <w:r w:rsidR="0025318B" w:rsidRPr="00DD488E">
        <w:rPr>
          <w:rFonts w:ascii="Century Schoolbook" w:hAnsi="Century Schoolbook"/>
          <w:vanish/>
          <w:color w:val="C00000"/>
          <w:sz w:val="20"/>
          <w:szCs w:val="18"/>
        </w:rPr>
        <w:t>s</w:t>
      </w:r>
      <w:r w:rsidR="009B4A3F" w:rsidRPr="00DD488E">
        <w:rPr>
          <w:rFonts w:ascii="Century Schoolbook" w:hAnsi="Century Schoolbook"/>
          <w:vanish/>
          <w:color w:val="C00000"/>
          <w:sz w:val="20"/>
          <w:szCs w:val="18"/>
        </w:rPr>
        <w:t xml:space="preserve"> d'une TMA</w:t>
      </w:r>
      <w:r w:rsidR="00907C5C" w:rsidRPr="00DD488E">
        <w:rPr>
          <w:rFonts w:ascii="Century Schoolbook" w:hAnsi="Century Schoolbook"/>
          <w:vanish/>
          <w:color w:val="C00000"/>
          <w:sz w:val="20"/>
          <w:szCs w:val="18"/>
        </w:rPr>
        <w:t xml:space="preserve"> (Cf. § I.C.2)</w:t>
      </w:r>
      <w:r w:rsidR="009B4A3F" w:rsidRPr="00DD488E">
        <w:rPr>
          <w:rFonts w:ascii="Century Schoolbook" w:hAnsi="Century Schoolbook"/>
          <w:vanish/>
          <w:color w:val="C00000"/>
          <w:sz w:val="20"/>
          <w:szCs w:val="18"/>
        </w:rPr>
        <w:t>.</w:t>
      </w:r>
      <w:r w:rsidR="000E24B6" w:rsidRPr="000E24B6">
        <w:rPr>
          <w:rFonts w:ascii="Century Schoolbook" w:hAnsi="Century Schoolbook"/>
          <w:vanish/>
          <w:color w:val="C00000"/>
          <w:sz w:val="20"/>
          <w:szCs w:val="18"/>
        </w:rPr>
        <w:t>(TMA optionnelle)</w:t>
      </w:r>
    </w:p>
    <w:p w14:paraId="6456E968" w14:textId="77777777" w:rsidR="00EE3549" w:rsidRDefault="00EE3549" w:rsidP="00D66B58">
      <w:pPr>
        <w:ind w:firstLine="360"/>
        <w:jc w:val="both"/>
      </w:pPr>
    </w:p>
    <w:p w14:paraId="5C641665" w14:textId="77777777" w:rsidR="00000589" w:rsidRPr="00000589" w:rsidRDefault="00000589" w:rsidP="00000589">
      <w:pPr>
        <w:ind w:firstLine="360"/>
        <w:jc w:val="center"/>
        <w:rPr>
          <w:sz w:val="24"/>
          <w:u w:val="single"/>
        </w:rPr>
      </w:pPr>
      <w:r w:rsidRPr="00000589">
        <w:rPr>
          <w:sz w:val="24"/>
          <w:u w:val="single"/>
        </w:rPr>
        <w:t>Contributeurs identifiés</w:t>
      </w:r>
    </w:p>
    <w:p w14:paraId="632E6A15" w14:textId="7E1F2F53" w:rsidR="00D66B58" w:rsidRDefault="00AA59FC" w:rsidP="00D66B58">
      <w:pPr>
        <w:ind w:firstLine="360"/>
        <w:jc w:val="both"/>
        <w:rPr>
          <w:rFonts w:ascii="Century Schoolbook" w:hAnsi="Century Schoolbook"/>
          <w:vanish/>
          <w:color w:val="C00000"/>
          <w:sz w:val="20"/>
          <w:szCs w:val="18"/>
        </w:rPr>
      </w:pPr>
      <w:r>
        <w:t xml:space="preserve"> </w:t>
      </w:r>
      <w:r w:rsidR="0007076A" w:rsidRPr="00CA4D41">
        <w:rPr>
          <w:rFonts w:ascii="Century Schoolbook" w:hAnsi="Century Schoolbook"/>
          <w:vanish/>
          <w:color w:val="C00000"/>
          <w:sz w:val="20"/>
          <w:szCs w:val="18"/>
        </w:rPr>
        <w:t>Supprimer</w:t>
      </w:r>
      <w:r w:rsidR="00CA4D41" w:rsidRPr="00CA4D41">
        <w:rPr>
          <w:rFonts w:ascii="Century Schoolbook" w:hAnsi="Century Schoolbook"/>
          <w:vanish/>
          <w:color w:val="C00000"/>
          <w:sz w:val="20"/>
          <w:szCs w:val="18"/>
        </w:rPr>
        <w:t xml:space="preserve"> les lignes inutiles</w:t>
      </w:r>
    </w:p>
    <w:tbl>
      <w:tblPr>
        <w:tblStyle w:val="Grilledutableau"/>
        <w:tblW w:w="0" w:type="auto"/>
        <w:tblLook w:val="04A0" w:firstRow="1" w:lastRow="0" w:firstColumn="1" w:lastColumn="0" w:noHBand="0" w:noVBand="1"/>
      </w:tblPr>
      <w:tblGrid>
        <w:gridCol w:w="3114"/>
        <w:gridCol w:w="6144"/>
      </w:tblGrid>
      <w:tr w:rsidR="00EE3549" w14:paraId="70AC9E7D" w14:textId="77777777" w:rsidTr="00DD488E">
        <w:tc>
          <w:tcPr>
            <w:tcW w:w="3114" w:type="dxa"/>
          </w:tcPr>
          <w:p w14:paraId="3FB10213" w14:textId="29960E9B" w:rsidR="00EE3549" w:rsidRDefault="00EE3549" w:rsidP="00EE3549">
            <w:r>
              <w:t>Développeurs</w:t>
            </w:r>
          </w:p>
        </w:tc>
        <w:tc>
          <w:tcPr>
            <w:tcW w:w="6144" w:type="dxa"/>
          </w:tcPr>
          <w:p w14:paraId="04A95EF5" w14:textId="52A8FC28" w:rsidR="00EE3549" w:rsidRDefault="00EE3549" w:rsidP="00EE3549">
            <w:pPr>
              <w:ind w:left="37"/>
            </w:pPr>
            <w:r w:rsidRPr="00EE3549">
              <w:rPr>
                <w:rFonts w:ascii="Century Schoolbook" w:hAnsi="Century Schoolbook"/>
                <w:vanish/>
                <w:color w:val="C00000"/>
                <w:sz w:val="20"/>
                <w:szCs w:val="18"/>
              </w:rPr>
              <w:t>situer l'équipe,</w:t>
            </w:r>
            <w:r>
              <w:t xml:space="preserve"> internes Cardif</w:t>
            </w:r>
          </w:p>
        </w:tc>
      </w:tr>
      <w:tr w:rsidR="00EE3549" w14:paraId="1950F290" w14:textId="77777777" w:rsidTr="00DD488E">
        <w:tc>
          <w:tcPr>
            <w:tcW w:w="3114" w:type="dxa"/>
          </w:tcPr>
          <w:p w14:paraId="66079005" w14:textId="6203E32B" w:rsidR="00EE3549" w:rsidRDefault="00EE3549" w:rsidP="00EE3549">
            <w:r w:rsidRPr="001A5FFC">
              <w:t>RPA</w:t>
            </w:r>
          </w:p>
        </w:tc>
        <w:tc>
          <w:tcPr>
            <w:tcW w:w="6144" w:type="dxa"/>
          </w:tcPr>
          <w:p w14:paraId="4B2D0621" w14:textId="6558A1CE" w:rsidR="00EE3549" w:rsidRDefault="00EE3549" w:rsidP="00EE3549">
            <w:pPr>
              <w:ind w:left="37"/>
            </w:pPr>
            <w:r w:rsidRPr="00EE3549">
              <w:rPr>
                <w:rFonts w:ascii="Century Schoolbook" w:hAnsi="Century Schoolbook"/>
                <w:vanish/>
                <w:color w:val="C00000"/>
                <w:sz w:val="20"/>
                <w:szCs w:val="18"/>
              </w:rPr>
              <w:t>&lt;responsable de patrimoine applicatif&gt;</w:t>
            </w:r>
            <w:r w:rsidR="00DD488E">
              <w:rPr>
                <w:rFonts w:ascii="Century Schoolbook" w:hAnsi="Century Schoolbook"/>
                <w:vanish/>
                <w:color w:val="C00000"/>
                <w:sz w:val="20"/>
                <w:szCs w:val="18"/>
              </w:rPr>
              <w:t xml:space="preserve"> </w:t>
            </w:r>
            <w:r w:rsidR="00DD488E" w:rsidRPr="00DD488E">
              <w:t>Lamine NDIAYE</w:t>
            </w:r>
          </w:p>
        </w:tc>
      </w:tr>
      <w:tr w:rsidR="00EE3549" w14:paraId="31C15913" w14:textId="77777777" w:rsidTr="00DD488E">
        <w:trPr>
          <w:hidden/>
        </w:trPr>
        <w:tc>
          <w:tcPr>
            <w:tcW w:w="3114" w:type="dxa"/>
          </w:tcPr>
          <w:p w14:paraId="5176383B" w14:textId="251AF0D8" w:rsidR="00EE3549" w:rsidRPr="00DD488E" w:rsidRDefault="00EE3549" w:rsidP="00EE3549">
            <w:pPr>
              <w:rPr>
                <w:rFonts w:ascii="Century Schoolbook" w:hAnsi="Century Schoolbook"/>
                <w:vanish/>
                <w:color w:val="C00000"/>
                <w:sz w:val="20"/>
                <w:szCs w:val="18"/>
              </w:rPr>
            </w:pPr>
            <w:r w:rsidRPr="00DD488E">
              <w:rPr>
                <w:rFonts w:ascii="Century Schoolbook" w:hAnsi="Century Schoolbook"/>
                <w:vanish/>
                <w:color w:val="C00000"/>
                <w:sz w:val="20"/>
                <w:szCs w:val="18"/>
              </w:rPr>
              <w:t>CDT : Centre de Tests Cardif</w:t>
            </w:r>
          </w:p>
        </w:tc>
        <w:tc>
          <w:tcPr>
            <w:tcW w:w="6144" w:type="dxa"/>
          </w:tcPr>
          <w:p w14:paraId="3F5818EF" w14:textId="6E17B6A1" w:rsidR="00EE3549" w:rsidRPr="00DD488E" w:rsidRDefault="00EE3549" w:rsidP="00EE3549">
            <w:pPr>
              <w:ind w:left="37"/>
              <w:rPr>
                <w:rFonts w:ascii="Century Schoolbook" w:hAnsi="Century Schoolbook"/>
                <w:vanish/>
                <w:color w:val="C00000"/>
                <w:sz w:val="20"/>
                <w:szCs w:val="18"/>
              </w:rPr>
            </w:pPr>
            <w:r w:rsidRPr="00EE3549">
              <w:rPr>
                <w:rFonts w:ascii="Century Schoolbook" w:hAnsi="Century Schoolbook"/>
                <w:vanish/>
                <w:color w:val="C00000"/>
                <w:sz w:val="20"/>
                <w:szCs w:val="18"/>
              </w:rPr>
              <w:t>le cas échéant</w:t>
            </w:r>
          </w:p>
        </w:tc>
      </w:tr>
      <w:tr w:rsidR="00EE3549" w14:paraId="07FEDEF8" w14:textId="77777777" w:rsidTr="00DD488E">
        <w:tc>
          <w:tcPr>
            <w:tcW w:w="3114" w:type="dxa"/>
          </w:tcPr>
          <w:p w14:paraId="6182F5FB" w14:textId="3E81C1DB" w:rsidR="00EE3549" w:rsidRDefault="00EE3549" w:rsidP="00EE3549">
            <w:r>
              <w:t>Métier</w:t>
            </w:r>
          </w:p>
        </w:tc>
        <w:tc>
          <w:tcPr>
            <w:tcW w:w="6144" w:type="dxa"/>
          </w:tcPr>
          <w:p w14:paraId="78239458" w14:textId="2B714E79" w:rsidR="00EE3549" w:rsidRDefault="00EE3549" w:rsidP="00EE3549">
            <w:pPr>
              <w:ind w:left="37"/>
            </w:pPr>
            <w:r w:rsidRPr="00EE3549">
              <w:rPr>
                <w:rFonts w:ascii="Century Schoolbook" w:hAnsi="Century Schoolbook"/>
                <w:vanish/>
                <w:color w:val="C00000"/>
                <w:sz w:val="20"/>
                <w:szCs w:val="18"/>
              </w:rPr>
              <w:t xml:space="preserve">&lt;nom de l'entité&gt; </w:t>
            </w:r>
            <w:r w:rsidRPr="00DD488E">
              <w:t>chez  Cardif</w:t>
            </w:r>
            <w:r w:rsidR="00DD488E">
              <w:rPr>
                <w:rFonts w:ascii="Century Schoolbook" w:hAnsi="Century Schoolbook"/>
                <w:vanish/>
                <w:color w:val="C00000"/>
                <w:sz w:val="20"/>
                <w:szCs w:val="18"/>
              </w:rPr>
              <w:t xml:space="preserve"> </w:t>
            </w:r>
            <w:r w:rsidR="00DD488E" w:rsidRPr="00DD488E">
              <w:t>Patrimoines exploitants l’ESB</w:t>
            </w:r>
          </w:p>
        </w:tc>
      </w:tr>
      <w:tr w:rsidR="00EE3549" w14:paraId="57D1B713" w14:textId="77777777" w:rsidTr="00DD488E">
        <w:tc>
          <w:tcPr>
            <w:tcW w:w="3114" w:type="dxa"/>
          </w:tcPr>
          <w:p w14:paraId="57BC9241" w14:textId="15964DDC" w:rsidR="00EE3549" w:rsidRDefault="00EE3549" w:rsidP="00EE3549">
            <w:r>
              <w:t>RA</w:t>
            </w:r>
          </w:p>
        </w:tc>
        <w:tc>
          <w:tcPr>
            <w:tcW w:w="6144" w:type="dxa"/>
          </w:tcPr>
          <w:p w14:paraId="7843B05C" w14:textId="30660948" w:rsidR="00EE3549" w:rsidRDefault="00EE3549" w:rsidP="00EE3549">
            <w:pPr>
              <w:ind w:left="37"/>
            </w:pPr>
            <w:r>
              <w:rPr>
                <w:rFonts w:ascii="Century Schoolbook" w:hAnsi="Century Schoolbook"/>
                <w:vanish/>
                <w:color w:val="C00000"/>
                <w:sz w:val="20"/>
                <w:szCs w:val="18"/>
              </w:rPr>
              <w:t>&lt;Nom du RA</w:t>
            </w:r>
            <w:r w:rsidRPr="00EE3549">
              <w:rPr>
                <w:rFonts w:ascii="Century Schoolbook" w:hAnsi="Century Schoolbook"/>
                <w:vanish/>
                <w:color w:val="C00000"/>
                <w:sz w:val="20"/>
                <w:szCs w:val="18"/>
              </w:rPr>
              <w:t xml:space="preserve"> </w:t>
            </w:r>
            <w:r>
              <w:rPr>
                <w:rFonts w:ascii="Century Schoolbook" w:hAnsi="Century Schoolbook"/>
                <w:vanish/>
                <w:color w:val="C00000"/>
                <w:sz w:val="20"/>
                <w:szCs w:val="18"/>
              </w:rPr>
              <w:t>de l’/</w:t>
            </w:r>
            <w:r w:rsidRPr="00EE3549">
              <w:rPr>
                <w:rFonts w:ascii="Century Schoolbook" w:hAnsi="Century Schoolbook"/>
                <w:vanish/>
                <w:color w:val="C00000"/>
                <w:sz w:val="20"/>
                <w:szCs w:val="18"/>
              </w:rPr>
              <w:t>des Application</w:t>
            </w:r>
            <w:r>
              <w:rPr>
                <w:rFonts w:ascii="Century Schoolbook" w:hAnsi="Century Schoolbook"/>
                <w:vanish/>
                <w:color w:val="C00000"/>
                <w:sz w:val="20"/>
                <w:szCs w:val="18"/>
              </w:rPr>
              <w:t>(</w:t>
            </w:r>
            <w:r w:rsidRPr="00EE3549">
              <w:rPr>
                <w:rFonts w:ascii="Century Schoolbook" w:hAnsi="Century Schoolbook"/>
                <w:vanish/>
                <w:color w:val="C00000"/>
                <w:sz w:val="20"/>
                <w:szCs w:val="18"/>
              </w:rPr>
              <w:t>s</w:t>
            </w:r>
            <w:r>
              <w:rPr>
                <w:rFonts w:ascii="Century Schoolbook" w:hAnsi="Century Schoolbook"/>
                <w:vanish/>
                <w:color w:val="C00000"/>
                <w:sz w:val="20"/>
                <w:szCs w:val="18"/>
              </w:rPr>
              <w:t>)</w:t>
            </w:r>
            <w:r w:rsidRPr="00EE3549">
              <w:rPr>
                <w:rFonts w:ascii="Century Schoolbook" w:hAnsi="Century Schoolbook"/>
                <w:vanish/>
                <w:color w:val="C00000"/>
                <w:sz w:val="20"/>
                <w:szCs w:val="18"/>
              </w:rPr>
              <w:t xml:space="preserve"> concernée</w:t>
            </w:r>
            <w:r>
              <w:rPr>
                <w:rFonts w:ascii="Century Schoolbook" w:hAnsi="Century Schoolbook"/>
                <w:vanish/>
                <w:color w:val="C00000"/>
                <w:sz w:val="20"/>
                <w:szCs w:val="18"/>
              </w:rPr>
              <w:t>(</w:t>
            </w:r>
            <w:r w:rsidRPr="00EE3549">
              <w:rPr>
                <w:rFonts w:ascii="Century Schoolbook" w:hAnsi="Century Schoolbook"/>
                <w:vanish/>
                <w:color w:val="C00000"/>
                <w:sz w:val="20"/>
                <w:szCs w:val="18"/>
              </w:rPr>
              <w:t>s</w:t>
            </w:r>
            <w:r>
              <w:rPr>
                <w:rFonts w:ascii="Century Schoolbook" w:hAnsi="Century Schoolbook"/>
                <w:vanish/>
                <w:color w:val="C00000"/>
                <w:sz w:val="20"/>
                <w:szCs w:val="18"/>
              </w:rPr>
              <w:t>)</w:t>
            </w:r>
            <w:r w:rsidRPr="00EE3549">
              <w:rPr>
                <w:rFonts w:ascii="Century Schoolbook" w:hAnsi="Century Schoolbook"/>
                <w:vanish/>
                <w:color w:val="C00000"/>
                <w:sz w:val="20"/>
                <w:szCs w:val="18"/>
              </w:rPr>
              <w:t>&gt;</w:t>
            </w:r>
            <w:r w:rsidR="00DD488E">
              <w:rPr>
                <w:rFonts w:ascii="Century Schoolbook" w:hAnsi="Century Schoolbook"/>
                <w:vanish/>
                <w:color w:val="C00000"/>
                <w:sz w:val="20"/>
                <w:szCs w:val="18"/>
              </w:rPr>
              <w:t xml:space="preserve"> </w:t>
            </w:r>
            <w:r w:rsidR="00DD488E" w:rsidRPr="00DD488E">
              <w:t>Abir TAHRI</w:t>
            </w:r>
          </w:p>
        </w:tc>
      </w:tr>
      <w:tr w:rsidR="00EE3549" w14:paraId="634E9EB8" w14:textId="77777777" w:rsidTr="00DD488E">
        <w:tc>
          <w:tcPr>
            <w:tcW w:w="3114" w:type="dxa"/>
          </w:tcPr>
          <w:p w14:paraId="23694545" w14:textId="44C26052" w:rsidR="00EE3549" w:rsidRDefault="00EE3549" w:rsidP="00EE3549">
            <w:r>
              <w:t>RGC : Référent de la Gestion de Configuration de l'Application</w:t>
            </w:r>
          </w:p>
        </w:tc>
        <w:tc>
          <w:tcPr>
            <w:tcW w:w="6144" w:type="dxa"/>
          </w:tcPr>
          <w:p w14:paraId="18933B17" w14:textId="6969307C" w:rsidR="00EE3549" w:rsidRDefault="00EE3549" w:rsidP="00EE3549">
            <w:pPr>
              <w:ind w:left="37"/>
            </w:pPr>
            <w:r>
              <w:rPr>
                <w:rFonts w:ascii="Century Schoolbook" w:hAnsi="Century Schoolbook"/>
                <w:vanish/>
                <w:color w:val="C00000"/>
                <w:sz w:val="20"/>
                <w:szCs w:val="18"/>
              </w:rPr>
              <w:t>&lt;</w:t>
            </w:r>
            <w:r w:rsidRPr="00EE3549">
              <w:rPr>
                <w:rFonts w:ascii="Century Schoolbook" w:hAnsi="Century Schoolbook"/>
                <w:vanish/>
                <w:color w:val="C00000"/>
                <w:sz w:val="20"/>
                <w:szCs w:val="18"/>
              </w:rPr>
              <w:t>normalement le RA</w:t>
            </w:r>
            <w:r w:rsidR="000E24B6">
              <w:rPr>
                <w:rFonts w:ascii="Century Schoolbook" w:hAnsi="Century Schoolbook"/>
                <w:vanish/>
                <w:color w:val="C00000"/>
                <w:sz w:val="20"/>
                <w:szCs w:val="18"/>
              </w:rPr>
              <w:t>&gt;</w:t>
            </w:r>
            <w:r w:rsidR="00DD488E">
              <w:rPr>
                <w:rFonts w:ascii="Century Schoolbook" w:hAnsi="Century Schoolbook"/>
                <w:vanish/>
                <w:color w:val="C00000"/>
                <w:sz w:val="20"/>
                <w:szCs w:val="18"/>
              </w:rPr>
              <w:t xml:space="preserve"> </w:t>
            </w:r>
            <w:r w:rsidR="00DD488E" w:rsidRPr="00DD488E">
              <w:t>Gerard KOUASSI</w:t>
            </w:r>
          </w:p>
        </w:tc>
      </w:tr>
      <w:tr w:rsidR="00EE3549" w14:paraId="19188628" w14:textId="77777777" w:rsidTr="00DD488E">
        <w:tc>
          <w:tcPr>
            <w:tcW w:w="3114" w:type="dxa"/>
          </w:tcPr>
          <w:p w14:paraId="7978BC57" w14:textId="32B3BE94" w:rsidR="00EE3549" w:rsidRDefault="00EE3549" w:rsidP="00EE3549">
            <w:r>
              <w:t>RTC : Responsable Technique des Configurations de l'Application</w:t>
            </w:r>
          </w:p>
        </w:tc>
        <w:tc>
          <w:tcPr>
            <w:tcW w:w="6144" w:type="dxa"/>
          </w:tcPr>
          <w:p w14:paraId="27DE6013" w14:textId="125EF3D3" w:rsidR="00EE3549" w:rsidRDefault="00EE3549" w:rsidP="00EE3549">
            <w:pPr>
              <w:ind w:left="37"/>
            </w:pPr>
            <w:r w:rsidRPr="00EE3549">
              <w:rPr>
                <w:rFonts w:ascii="Century Schoolbook" w:hAnsi="Century Schoolbook"/>
                <w:vanish/>
                <w:color w:val="C00000"/>
                <w:sz w:val="20"/>
                <w:szCs w:val="18"/>
              </w:rPr>
              <w:t>&lt;acteur technique de GC&gt;</w:t>
            </w:r>
            <w:ins w:id="50" w:author="KOUASSI Gerard" w:date="2020-02-06T17:33:00Z">
              <w:r w:rsidR="004F35C4" w:rsidRPr="00DD488E">
                <w:t xml:space="preserve"> </w:t>
              </w:r>
              <w:r w:rsidR="004F35C4" w:rsidRPr="00DD488E">
                <w:t>Gerard KOUASSI</w:t>
              </w:r>
            </w:ins>
            <w:del w:id="51" w:author="KOUASSI Gerard" w:date="2020-02-06T17:33:00Z">
              <w:r w:rsidR="00DD488E" w:rsidRPr="00DD488E" w:rsidDel="004F35C4">
                <w:delText>Sarah LAIB</w:delText>
              </w:r>
            </w:del>
          </w:p>
        </w:tc>
      </w:tr>
      <w:tr w:rsidR="00EE3549" w14:paraId="79E00A5F" w14:textId="77777777" w:rsidTr="00DD488E">
        <w:tc>
          <w:tcPr>
            <w:tcW w:w="3114" w:type="dxa"/>
          </w:tcPr>
          <w:p w14:paraId="4C56F5EA" w14:textId="4235BE06" w:rsidR="00EE3549" w:rsidRDefault="00EE3549" w:rsidP="00EE3549">
            <w:r>
              <w:t>Exploitant des environnements</w:t>
            </w:r>
          </w:p>
          <w:p w14:paraId="03040B96" w14:textId="22C7C280" w:rsidR="00EE3549" w:rsidRDefault="00EE3549" w:rsidP="00EE3549">
            <w:pPr>
              <w:pStyle w:val="Paragraphedeliste"/>
              <w:numPr>
                <w:ilvl w:val="0"/>
                <w:numId w:val="59"/>
              </w:numPr>
            </w:pPr>
            <w:r>
              <w:t>Prod</w:t>
            </w:r>
          </w:p>
          <w:p w14:paraId="0FBD3188" w14:textId="54613F0F" w:rsidR="00EE3549" w:rsidRDefault="00EE3549" w:rsidP="00EE3549">
            <w:pPr>
              <w:pStyle w:val="Paragraphedeliste"/>
              <w:numPr>
                <w:ilvl w:val="0"/>
                <w:numId w:val="59"/>
              </w:numPr>
            </w:pPr>
            <w:r>
              <w:t>Prod - 1 (Préprod)</w:t>
            </w:r>
          </w:p>
        </w:tc>
        <w:tc>
          <w:tcPr>
            <w:tcW w:w="6144" w:type="dxa"/>
          </w:tcPr>
          <w:p w14:paraId="6821F5D0" w14:textId="7BBCC3F9" w:rsidR="00EE3549" w:rsidRDefault="00EE3549" w:rsidP="00EE3549">
            <w:pPr>
              <w:ind w:left="37"/>
            </w:pPr>
            <w:r w:rsidRPr="00EE3549">
              <w:rPr>
                <w:rFonts w:ascii="Century Schoolbook" w:hAnsi="Century Schoolbook"/>
                <w:vanish/>
                <w:color w:val="C00000"/>
                <w:sz w:val="20"/>
                <w:szCs w:val="18"/>
              </w:rPr>
              <w:t xml:space="preserve">(par exemple </w:t>
            </w:r>
            <w:r w:rsidRPr="00DD488E">
              <w:t>IPS</w:t>
            </w:r>
            <w:bookmarkStart w:id="52" w:name="_GoBack"/>
            <w:bookmarkEnd w:id="52"/>
            <w:r w:rsidRPr="00EE3549">
              <w:rPr>
                <w:rFonts w:ascii="Century Schoolbook" w:hAnsi="Century Schoolbook"/>
                <w:vanish/>
                <w:color w:val="C00000"/>
                <w:sz w:val="20"/>
                <w:szCs w:val="18"/>
              </w:rPr>
              <w:t>)</w:t>
            </w:r>
          </w:p>
        </w:tc>
      </w:tr>
      <w:tr w:rsidR="00EE3549" w14:paraId="05A7B1F2" w14:textId="77777777" w:rsidTr="00DD488E">
        <w:tc>
          <w:tcPr>
            <w:tcW w:w="3114" w:type="dxa"/>
          </w:tcPr>
          <w:p w14:paraId="56BF69AE" w14:textId="1339DCF2" w:rsidR="00EE3549" w:rsidRDefault="00EE3549" w:rsidP="00EE3549">
            <w:r>
              <w:t>Exploitant Cardif des environnements non gérés par la production</w:t>
            </w:r>
          </w:p>
        </w:tc>
        <w:tc>
          <w:tcPr>
            <w:tcW w:w="6144" w:type="dxa"/>
          </w:tcPr>
          <w:p w14:paraId="0846228A" w14:textId="04114F48" w:rsidR="00EE3549" w:rsidRDefault="00EE3549" w:rsidP="00EE3549">
            <w:pPr>
              <w:ind w:left="37"/>
            </w:pPr>
            <w:r w:rsidRPr="00EE3549">
              <w:rPr>
                <w:rFonts w:ascii="Century Schoolbook" w:hAnsi="Century Schoolbook"/>
                <w:vanish/>
                <w:color w:val="C00000"/>
                <w:sz w:val="20"/>
                <w:szCs w:val="18"/>
              </w:rPr>
              <w:t>(</w:t>
            </w:r>
            <w:r w:rsidRPr="00DD488E">
              <w:t>SOD</w:t>
            </w:r>
            <w:r w:rsidRPr="00EE3549">
              <w:rPr>
                <w:rFonts w:ascii="Century Schoolbook" w:hAnsi="Century Schoolbook"/>
                <w:vanish/>
                <w:color w:val="C00000"/>
                <w:sz w:val="20"/>
                <w:szCs w:val="18"/>
              </w:rPr>
              <w:t>)</w:t>
            </w:r>
          </w:p>
        </w:tc>
      </w:tr>
    </w:tbl>
    <w:p w14:paraId="29C8BF82" w14:textId="77777777" w:rsidR="00F86583" w:rsidRDefault="00F86583" w:rsidP="00EE3549">
      <w:pPr>
        <w:ind w:left="360"/>
        <w:jc w:val="both"/>
      </w:pPr>
    </w:p>
    <w:p w14:paraId="632E6A21" w14:textId="77777777" w:rsidR="001A5FFC" w:rsidRDefault="00DC2B82" w:rsidP="00D66B58">
      <w:pPr>
        <w:ind w:firstLine="360"/>
        <w:jc w:val="both"/>
        <w:rPr>
          <w:strike/>
          <w:highlight w:val="yellow"/>
        </w:rPr>
      </w:pPr>
      <w:r w:rsidRPr="00DC2B82">
        <w:t>L</w:t>
      </w:r>
      <w:r>
        <w:t>es</w:t>
      </w:r>
      <w:r w:rsidRPr="00DC2B82">
        <w:t xml:space="preserve"> rôles </w:t>
      </w:r>
      <w:r>
        <w:t xml:space="preserve">des acteurs sur les Configurations sont décrits </w:t>
      </w:r>
      <w:r w:rsidRPr="00DC2B82">
        <w:t xml:space="preserve">de façon macroscopique avec un RACI </w:t>
      </w:r>
      <w:r w:rsidRPr="00DC2B82">
        <w:rPr>
          <w:sz w:val="20"/>
        </w:rPr>
        <w:t>(</w:t>
      </w:r>
      <w:r w:rsidRPr="00DC2B82">
        <w:rPr>
          <w:i/>
          <w:sz w:val="20"/>
        </w:rPr>
        <w:t>Réalise - Autorité - Consulté - Informé</w:t>
      </w:r>
      <w:r w:rsidRPr="00DC2B82">
        <w:rPr>
          <w:sz w:val="20"/>
        </w:rPr>
        <w:t>)</w:t>
      </w:r>
    </w:p>
    <w:p w14:paraId="632E6A22" w14:textId="2D657556" w:rsidR="00DC2B82" w:rsidRDefault="001A5FFC" w:rsidP="00D66B58">
      <w:pPr>
        <w:ind w:firstLine="360"/>
        <w:jc w:val="both"/>
      </w:pPr>
      <w:r w:rsidRPr="001A5FFC">
        <w:t>Leurs</w:t>
      </w:r>
      <w:r w:rsidR="00DC2B82" w:rsidRPr="001A5FFC">
        <w:t xml:space="preserve"> rôles</w:t>
      </w:r>
      <w:r>
        <w:t>,</w:t>
      </w:r>
      <w:r w:rsidR="00DC2B82" w:rsidRPr="001A5FFC">
        <w:t xml:space="preserve"> associés </w:t>
      </w:r>
      <w:r w:rsidRPr="001A5FFC">
        <w:t>aux différents actions de</w:t>
      </w:r>
      <w:r w:rsidR="00DC2B82" w:rsidRPr="001A5FFC">
        <w:t xml:space="preserve"> gestion de configurations</w:t>
      </w:r>
      <w:r>
        <w:t>,</w:t>
      </w:r>
      <w:r w:rsidRPr="001A5FFC">
        <w:t xml:space="preserve"> seront précisés dans l'annexe de ce document (Cf. § III.</w:t>
      </w:r>
      <w:r w:rsidR="00336DAD">
        <w:t>C – Annexes – Rôles et Activités GC</w:t>
      </w:r>
      <w:r w:rsidRPr="001A5FFC">
        <w:t>).</w:t>
      </w:r>
      <w:r>
        <w:t xml:space="preserve"> (En effet les </w:t>
      </w:r>
      <w:r w:rsidRPr="001A5FFC">
        <w:t xml:space="preserve">actions </w:t>
      </w:r>
      <w:r>
        <w:t xml:space="preserve">doivent être </w:t>
      </w:r>
      <w:r w:rsidRPr="001A5FFC">
        <w:t>décrite</w:t>
      </w:r>
      <w:r>
        <w:t xml:space="preserve">s avant d'être attribuées) </w:t>
      </w:r>
    </w:p>
    <w:p w14:paraId="5A487E04" w14:textId="5F49FC4B" w:rsidR="00F86583" w:rsidRDefault="00AA59FC" w:rsidP="00512C21">
      <w:pPr>
        <w:ind w:firstLine="360"/>
        <w:jc w:val="both"/>
        <w:rPr>
          <w:rFonts w:ascii="Century Schoolbook" w:hAnsi="Century Schoolbook"/>
          <w:vanish/>
          <w:color w:val="C00000"/>
          <w:sz w:val="20"/>
          <w:szCs w:val="18"/>
        </w:rPr>
      </w:pPr>
      <w:bookmarkStart w:id="53" w:name="_Ref488408113"/>
      <w:r>
        <w:rPr>
          <w:rFonts w:ascii="Century Schoolbook" w:hAnsi="Century Schoolbook"/>
          <w:vanish/>
          <w:color w:val="C00000"/>
          <w:sz w:val="20"/>
          <w:szCs w:val="18"/>
        </w:rPr>
        <w:t>Cas du</w:t>
      </w:r>
      <w:r w:rsidRPr="00305D73">
        <w:rPr>
          <w:rFonts w:ascii="Century Schoolbook" w:hAnsi="Century Schoolbook"/>
          <w:vanish/>
          <w:color w:val="C00000"/>
          <w:sz w:val="20"/>
          <w:szCs w:val="18"/>
        </w:rPr>
        <w:t xml:space="preserve"> </w:t>
      </w:r>
      <w:r w:rsidR="00BC2BA2" w:rsidRPr="00305D73">
        <w:rPr>
          <w:rFonts w:ascii="Century Schoolbook" w:hAnsi="Century Schoolbook"/>
          <w:vanish/>
          <w:color w:val="C00000"/>
          <w:sz w:val="20"/>
          <w:szCs w:val="18"/>
        </w:rPr>
        <w:t>Mergeur</w:t>
      </w:r>
      <w:r w:rsidR="00467AF3">
        <w:rPr>
          <w:rFonts w:ascii="Century Schoolbook" w:hAnsi="Century Schoolbook"/>
          <w:vanish/>
          <w:color w:val="C00000"/>
          <w:sz w:val="20"/>
          <w:szCs w:val="18"/>
        </w:rPr>
        <w:t xml:space="preserve"> (</w:t>
      </w:r>
      <w:r w:rsidR="0007076A">
        <w:rPr>
          <w:rFonts w:ascii="Century Schoolbook" w:hAnsi="Century Schoolbook"/>
          <w:vanish/>
          <w:color w:val="C00000"/>
          <w:sz w:val="20"/>
          <w:szCs w:val="18"/>
        </w:rPr>
        <w:t>responsable</w:t>
      </w:r>
      <w:r w:rsidR="00467AF3">
        <w:rPr>
          <w:rFonts w:ascii="Century Schoolbook" w:hAnsi="Century Schoolbook"/>
          <w:vanish/>
          <w:color w:val="C00000"/>
          <w:sz w:val="20"/>
          <w:szCs w:val="18"/>
        </w:rPr>
        <w:t xml:space="preserve"> de la réalisation technique des fusions </w:t>
      </w:r>
      <w:r w:rsidR="00A42B61">
        <w:rPr>
          <w:rFonts w:ascii="Century Schoolbook" w:hAnsi="Century Schoolbook"/>
          <w:vanish/>
          <w:color w:val="C00000"/>
          <w:sz w:val="20"/>
          <w:szCs w:val="18"/>
        </w:rPr>
        <w:t>sous Git)</w:t>
      </w:r>
    </w:p>
    <w:p w14:paraId="7BF7F983" w14:textId="77777777" w:rsidR="00F86583" w:rsidRDefault="00F86583" w:rsidP="00CC4F26">
      <w:pPr>
        <w:pStyle w:val="Paragraphedeliste"/>
        <w:numPr>
          <w:ilvl w:val="0"/>
          <w:numId w:val="38"/>
        </w:numPr>
        <w:jc w:val="both"/>
        <w:rPr>
          <w:rFonts w:ascii="Century Schoolbook" w:hAnsi="Century Schoolbook"/>
          <w:vanish/>
          <w:color w:val="C00000"/>
          <w:sz w:val="20"/>
          <w:szCs w:val="18"/>
        </w:rPr>
      </w:pPr>
      <w:r>
        <w:rPr>
          <w:rFonts w:ascii="Century Schoolbook" w:hAnsi="Century Schoolbook"/>
          <w:vanish/>
          <w:color w:val="C00000"/>
          <w:sz w:val="20"/>
          <w:szCs w:val="18"/>
        </w:rPr>
        <w:t xml:space="preserve">C'est </w:t>
      </w:r>
      <w:r w:rsidR="00AA59FC" w:rsidRPr="00F86583">
        <w:rPr>
          <w:rFonts w:ascii="Century Schoolbook" w:hAnsi="Century Schoolbook"/>
          <w:vanish/>
          <w:color w:val="C00000"/>
          <w:sz w:val="20"/>
          <w:szCs w:val="18"/>
        </w:rPr>
        <w:t>celui qui réalise les fusions des travaux collaboratifs et parallèles) : il</w:t>
      </w:r>
      <w:r w:rsidR="00BC2BA2" w:rsidRPr="00F86583">
        <w:rPr>
          <w:rFonts w:ascii="Century Schoolbook" w:hAnsi="Century Schoolbook"/>
          <w:vanish/>
          <w:color w:val="C00000"/>
          <w:sz w:val="20"/>
          <w:szCs w:val="18"/>
        </w:rPr>
        <w:t xml:space="preserve"> ne décide pas des occurrences</w:t>
      </w:r>
      <w:r w:rsidR="00780FB8" w:rsidRPr="00F86583">
        <w:rPr>
          <w:rFonts w:ascii="Century Schoolbook" w:hAnsi="Century Schoolbook"/>
          <w:vanish/>
          <w:color w:val="C00000"/>
          <w:sz w:val="20"/>
          <w:szCs w:val="18"/>
        </w:rPr>
        <w:t xml:space="preserve"> de </w:t>
      </w:r>
      <w:r w:rsidR="00BC2BA2" w:rsidRPr="00F86583">
        <w:rPr>
          <w:rFonts w:ascii="Century Schoolbook" w:hAnsi="Century Schoolbook"/>
          <w:vanish/>
          <w:color w:val="C00000"/>
          <w:sz w:val="20"/>
          <w:szCs w:val="18"/>
        </w:rPr>
        <w:t xml:space="preserve">merge mais une même personne peut prendre ces décisions </w:t>
      </w:r>
      <w:r w:rsidR="00780FB8" w:rsidRPr="00F86583">
        <w:rPr>
          <w:rFonts w:ascii="Century Schoolbook" w:hAnsi="Century Schoolbook"/>
          <w:vanish/>
          <w:color w:val="C00000"/>
          <w:sz w:val="20"/>
          <w:szCs w:val="18"/>
        </w:rPr>
        <w:t>(R</w:t>
      </w:r>
      <w:r w:rsidR="000B467B" w:rsidRPr="00F86583">
        <w:rPr>
          <w:rFonts w:ascii="Century Schoolbook" w:hAnsi="Century Schoolbook"/>
          <w:vanish/>
          <w:color w:val="C00000"/>
          <w:sz w:val="20"/>
          <w:szCs w:val="18"/>
        </w:rPr>
        <w:t>A</w:t>
      </w:r>
      <w:r w:rsidR="006B4386" w:rsidRPr="00F86583">
        <w:rPr>
          <w:rFonts w:ascii="Century Schoolbook" w:hAnsi="Century Schoolbook"/>
          <w:vanish/>
          <w:color w:val="C00000"/>
          <w:sz w:val="20"/>
          <w:szCs w:val="18"/>
        </w:rPr>
        <w:t xml:space="preserve"> faisant fonction de RTC</w:t>
      </w:r>
      <w:r w:rsidR="00780FB8" w:rsidRPr="00F86583">
        <w:rPr>
          <w:rFonts w:ascii="Century Schoolbook" w:hAnsi="Century Schoolbook"/>
          <w:vanish/>
          <w:color w:val="C00000"/>
          <w:sz w:val="20"/>
          <w:szCs w:val="18"/>
        </w:rPr>
        <w:t xml:space="preserve">) </w:t>
      </w:r>
      <w:r w:rsidR="00BC2BA2" w:rsidRPr="00F86583">
        <w:rPr>
          <w:rFonts w:ascii="Century Schoolbook" w:hAnsi="Century Schoolbook"/>
          <w:vanish/>
          <w:color w:val="C00000"/>
          <w:sz w:val="20"/>
          <w:szCs w:val="18"/>
        </w:rPr>
        <w:t xml:space="preserve">et effectivement ensuite réaliser la fusion technique entre plusieurs fichiers sources. </w:t>
      </w:r>
    </w:p>
    <w:p w14:paraId="23F84CFC" w14:textId="15C33C9B" w:rsidR="00F86583" w:rsidRDefault="00F86583" w:rsidP="00CC4F26">
      <w:pPr>
        <w:pStyle w:val="Paragraphedeliste"/>
        <w:numPr>
          <w:ilvl w:val="0"/>
          <w:numId w:val="38"/>
        </w:numPr>
        <w:jc w:val="both"/>
        <w:rPr>
          <w:rFonts w:ascii="Century Schoolbook" w:hAnsi="Century Schoolbook"/>
          <w:vanish/>
          <w:color w:val="C00000"/>
          <w:sz w:val="20"/>
          <w:szCs w:val="18"/>
        </w:rPr>
      </w:pPr>
      <w:r>
        <w:rPr>
          <w:rFonts w:ascii="Century Schoolbook" w:hAnsi="Century Schoolbook"/>
          <w:vanish/>
          <w:color w:val="C00000"/>
          <w:sz w:val="20"/>
          <w:szCs w:val="18"/>
        </w:rPr>
        <w:t>C</w:t>
      </w:r>
      <w:r w:rsidR="00BD3BC7" w:rsidRPr="00F86583">
        <w:rPr>
          <w:rFonts w:ascii="Century Schoolbook" w:hAnsi="Century Schoolbook"/>
          <w:vanish/>
          <w:color w:val="C00000"/>
          <w:sz w:val="20"/>
          <w:szCs w:val="18"/>
        </w:rPr>
        <w:t xml:space="preserve">e rôle </w:t>
      </w:r>
      <w:r w:rsidR="006B4386" w:rsidRPr="00F86583">
        <w:rPr>
          <w:rFonts w:ascii="Century Schoolbook" w:hAnsi="Century Schoolbook"/>
          <w:vanish/>
          <w:color w:val="C00000"/>
          <w:sz w:val="20"/>
          <w:szCs w:val="18"/>
        </w:rPr>
        <w:t xml:space="preserve">est </w:t>
      </w:r>
      <w:r w:rsidR="00BD3BC7" w:rsidRPr="00F86583">
        <w:rPr>
          <w:rFonts w:ascii="Century Schoolbook" w:hAnsi="Century Schoolbook"/>
          <w:vanish/>
          <w:color w:val="C00000"/>
          <w:sz w:val="20"/>
          <w:szCs w:val="18"/>
        </w:rPr>
        <w:t xml:space="preserve">attribué au </w:t>
      </w:r>
      <w:r w:rsidR="006B4386" w:rsidRPr="00F86583">
        <w:rPr>
          <w:rFonts w:ascii="Century Schoolbook" w:hAnsi="Century Schoolbook"/>
          <w:vanish/>
          <w:color w:val="C00000"/>
          <w:sz w:val="20"/>
          <w:szCs w:val="18"/>
        </w:rPr>
        <w:t>à priori au RTC</w:t>
      </w:r>
      <w:r w:rsidR="00BD3BC7" w:rsidRPr="00F86583">
        <w:rPr>
          <w:rFonts w:ascii="Century Schoolbook" w:hAnsi="Century Schoolbook"/>
          <w:vanish/>
          <w:color w:val="C00000"/>
          <w:sz w:val="20"/>
          <w:szCs w:val="18"/>
        </w:rPr>
        <w:t xml:space="preserve"> ou </w:t>
      </w:r>
      <w:r w:rsidR="006B4386" w:rsidRPr="00F86583">
        <w:rPr>
          <w:rFonts w:ascii="Century Schoolbook" w:hAnsi="Century Schoolbook"/>
          <w:vanish/>
          <w:color w:val="C00000"/>
          <w:sz w:val="20"/>
          <w:szCs w:val="18"/>
        </w:rPr>
        <w:t xml:space="preserve">bien à </w:t>
      </w:r>
      <w:r w:rsidR="00BD3BC7" w:rsidRPr="00F86583">
        <w:rPr>
          <w:rFonts w:ascii="Century Schoolbook" w:hAnsi="Century Schoolbook"/>
          <w:vanish/>
          <w:color w:val="C00000"/>
          <w:sz w:val="20"/>
          <w:szCs w:val="18"/>
        </w:rPr>
        <w:t xml:space="preserve">tout autre </w:t>
      </w:r>
      <w:r w:rsidR="00512C21" w:rsidRPr="00F86583">
        <w:rPr>
          <w:rFonts w:ascii="Century Schoolbook" w:hAnsi="Century Schoolbook"/>
          <w:vanish/>
          <w:color w:val="C00000"/>
          <w:sz w:val="20"/>
          <w:szCs w:val="18"/>
        </w:rPr>
        <w:t xml:space="preserve">contributeur </w:t>
      </w:r>
      <w:r w:rsidR="0007076A" w:rsidRPr="00F86583">
        <w:rPr>
          <w:rFonts w:ascii="Century Schoolbook" w:hAnsi="Century Schoolbook"/>
          <w:vanish/>
          <w:color w:val="C00000"/>
          <w:sz w:val="20"/>
          <w:szCs w:val="18"/>
        </w:rPr>
        <w:t>compétent pour</w:t>
      </w:r>
      <w:r w:rsidR="00862336" w:rsidRPr="00F86583">
        <w:rPr>
          <w:rFonts w:ascii="Century Schoolbook" w:hAnsi="Century Schoolbook"/>
          <w:vanish/>
          <w:color w:val="C00000"/>
          <w:sz w:val="20"/>
          <w:szCs w:val="18"/>
        </w:rPr>
        <w:t xml:space="preserve"> réaliser les fusions </w:t>
      </w:r>
      <w:r w:rsidR="00512C21" w:rsidRPr="00F86583">
        <w:rPr>
          <w:rFonts w:ascii="Century Schoolbook" w:hAnsi="Century Schoolbook"/>
          <w:vanish/>
          <w:color w:val="C00000"/>
          <w:sz w:val="20"/>
          <w:szCs w:val="18"/>
        </w:rPr>
        <w:t>sous Git</w:t>
      </w:r>
      <w:r w:rsidR="00862336" w:rsidRPr="00F86583">
        <w:rPr>
          <w:rFonts w:ascii="Century Schoolbook" w:hAnsi="Century Schoolbook"/>
          <w:vanish/>
          <w:color w:val="C00000"/>
          <w:sz w:val="20"/>
          <w:szCs w:val="18"/>
        </w:rPr>
        <w:t>, et aussi compétent dans la compréhension fonctionnelles et techniques de ces fusions dans le contexte du Projet ou de la Maintenance</w:t>
      </w:r>
      <w:r>
        <w:rPr>
          <w:rFonts w:ascii="Century Schoolbook" w:hAnsi="Century Schoolbook"/>
          <w:vanish/>
          <w:color w:val="C00000"/>
          <w:sz w:val="20"/>
          <w:szCs w:val="18"/>
        </w:rPr>
        <w:t>.</w:t>
      </w:r>
    </w:p>
    <w:p w14:paraId="632E6A24" w14:textId="13897358" w:rsidR="003F1205" w:rsidRDefault="00BD3BC7" w:rsidP="00CC4F26">
      <w:pPr>
        <w:pStyle w:val="Paragraphedeliste"/>
        <w:numPr>
          <w:ilvl w:val="0"/>
          <w:numId w:val="38"/>
        </w:numPr>
        <w:jc w:val="both"/>
        <w:rPr>
          <w:rFonts w:ascii="Century Schoolbook" w:hAnsi="Century Schoolbook"/>
          <w:vanish/>
          <w:color w:val="C00000"/>
          <w:sz w:val="20"/>
          <w:szCs w:val="18"/>
        </w:rPr>
      </w:pPr>
      <w:r w:rsidRPr="00F86583">
        <w:rPr>
          <w:rFonts w:ascii="Century Schoolbook" w:hAnsi="Century Schoolbook"/>
          <w:vanish/>
          <w:color w:val="C00000"/>
          <w:sz w:val="20"/>
          <w:szCs w:val="18"/>
        </w:rPr>
        <w:t>Dans to</w:t>
      </w:r>
      <w:r w:rsidR="00B07D30">
        <w:rPr>
          <w:rFonts w:ascii="Century Schoolbook" w:hAnsi="Century Schoolbook"/>
          <w:vanish/>
          <w:color w:val="C00000"/>
          <w:sz w:val="20"/>
          <w:szCs w:val="18"/>
        </w:rPr>
        <w:t>u</w:t>
      </w:r>
      <w:r w:rsidRPr="00F86583">
        <w:rPr>
          <w:rFonts w:ascii="Century Schoolbook" w:hAnsi="Century Schoolbook"/>
          <w:vanish/>
          <w:color w:val="C00000"/>
          <w:sz w:val="20"/>
          <w:szCs w:val="18"/>
        </w:rPr>
        <w:t xml:space="preserve">s les cas, le </w:t>
      </w:r>
      <w:r w:rsidR="00BB2CE7" w:rsidRPr="00F86583">
        <w:rPr>
          <w:rFonts w:ascii="Century Schoolbook" w:hAnsi="Century Schoolbook"/>
          <w:vanish/>
          <w:color w:val="C00000"/>
          <w:sz w:val="20"/>
          <w:szCs w:val="18"/>
        </w:rPr>
        <w:t>R</w:t>
      </w:r>
      <w:r w:rsidR="006B4386" w:rsidRPr="00F86583">
        <w:rPr>
          <w:rFonts w:ascii="Century Schoolbook" w:hAnsi="Century Schoolbook"/>
          <w:vanish/>
          <w:color w:val="C00000"/>
          <w:sz w:val="20"/>
          <w:szCs w:val="18"/>
        </w:rPr>
        <w:t>GC</w:t>
      </w:r>
      <w:r w:rsidR="00BB2CE7" w:rsidRPr="00F86583">
        <w:rPr>
          <w:rFonts w:ascii="Century Schoolbook" w:hAnsi="Century Schoolbook"/>
          <w:vanish/>
          <w:color w:val="C00000"/>
          <w:sz w:val="20"/>
          <w:szCs w:val="18"/>
        </w:rPr>
        <w:t xml:space="preserve"> </w:t>
      </w:r>
      <w:r w:rsidRPr="00F86583">
        <w:rPr>
          <w:rFonts w:ascii="Century Schoolbook" w:hAnsi="Century Schoolbook"/>
          <w:vanish/>
          <w:color w:val="C00000"/>
          <w:sz w:val="20"/>
          <w:szCs w:val="18"/>
        </w:rPr>
        <w:t xml:space="preserve">le </w:t>
      </w:r>
      <w:r w:rsidR="00B07D30">
        <w:rPr>
          <w:rFonts w:ascii="Century Schoolbook" w:hAnsi="Century Schoolbook"/>
          <w:vanish/>
          <w:color w:val="C00000"/>
          <w:sz w:val="20"/>
          <w:szCs w:val="18"/>
        </w:rPr>
        <w:t xml:space="preserve">ou les </w:t>
      </w:r>
      <w:r w:rsidRPr="00F86583">
        <w:rPr>
          <w:rFonts w:ascii="Century Schoolbook" w:hAnsi="Century Schoolbook"/>
          <w:vanish/>
          <w:color w:val="C00000"/>
          <w:sz w:val="20"/>
          <w:szCs w:val="18"/>
        </w:rPr>
        <w:t>désigne</w:t>
      </w:r>
      <w:r w:rsidR="00356B94">
        <w:rPr>
          <w:rFonts w:ascii="Century Schoolbook" w:hAnsi="Century Schoolbook"/>
          <w:vanish/>
          <w:color w:val="C00000"/>
          <w:sz w:val="20"/>
          <w:szCs w:val="18"/>
        </w:rPr>
        <w:t xml:space="preserve"> (ou le fait désigner par la TMA)</w:t>
      </w:r>
    </w:p>
    <w:p w14:paraId="572E1AC5" w14:textId="77777777" w:rsidR="00B07D30" w:rsidRDefault="00B07D30" w:rsidP="00B07D30">
      <w:pPr>
        <w:ind w:left="360"/>
        <w:jc w:val="both"/>
        <w:rPr>
          <w:rFonts w:ascii="Century Schoolbook" w:hAnsi="Century Schoolbook"/>
          <w:vanish/>
          <w:color w:val="C00000"/>
          <w:sz w:val="20"/>
          <w:szCs w:val="18"/>
        </w:rPr>
      </w:pPr>
    </w:p>
    <w:p w14:paraId="2E9D062B" w14:textId="4BDF78E7" w:rsidR="00B07D30" w:rsidRPr="00B07D30" w:rsidRDefault="00B07D30" w:rsidP="00B07D30">
      <w:pPr>
        <w:ind w:left="360"/>
        <w:jc w:val="both"/>
        <w:rPr>
          <w:rFonts w:ascii="Century Schoolbook" w:hAnsi="Century Schoolbook"/>
          <w:vanish/>
          <w:color w:val="C00000"/>
          <w:sz w:val="20"/>
          <w:szCs w:val="18"/>
        </w:rPr>
      </w:pPr>
      <w:r>
        <w:rPr>
          <w:rFonts w:ascii="Century Schoolbook" w:hAnsi="Century Schoolbook"/>
          <w:vanish/>
          <w:color w:val="C00000"/>
          <w:sz w:val="20"/>
          <w:szCs w:val="18"/>
        </w:rPr>
        <w:t>Préciser ici quels sont ceux qui assurent la fonction de mergeurs : personne spécifique (RA, RTC, développeurs) mais non nominativement.</w:t>
      </w:r>
    </w:p>
    <w:p w14:paraId="07F64C3F" w14:textId="77777777" w:rsidR="004C46DE" w:rsidRDefault="004C46DE" w:rsidP="004E77DA">
      <w:pPr>
        <w:ind w:firstLine="360"/>
      </w:pPr>
    </w:p>
    <w:p w14:paraId="367D5C90" w14:textId="77777777" w:rsidR="00F86583" w:rsidRPr="00286BC5" w:rsidRDefault="00F86583" w:rsidP="004E77DA">
      <w:pPr>
        <w:ind w:firstLine="360"/>
        <w:rPr>
          <w:u w:val="double"/>
        </w:rPr>
      </w:pPr>
      <w:r w:rsidRPr="00286BC5">
        <w:rPr>
          <w:u w:val="double"/>
        </w:rPr>
        <w:t>Rôles spécifiques de la Gestion de Configuration</w:t>
      </w:r>
    </w:p>
    <w:p w14:paraId="6E8529DB" w14:textId="331EDA35" w:rsidR="00F86583" w:rsidRPr="00F86583" w:rsidRDefault="00654A76" w:rsidP="00CC4F26">
      <w:pPr>
        <w:pStyle w:val="Paragraphedeliste"/>
        <w:numPr>
          <w:ilvl w:val="0"/>
          <w:numId w:val="39"/>
        </w:numPr>
      </w:pPr>
      <w:r>
        <w:t xml:space="preserve">Le rôle de RGC est assumé par </w:t>
      </w:r>
      <w:r w:rsidR="006C74A1">
        <w:t xml:space="preserve"> </w:t>
      </w:r>
      <w:r w:rsidR="00F86583" w:rsidRPr="00F86583">
        <w:rPr>
          <w:rFonts w:ascii="Century Schoolbook" w:hAnsi="Century Schoolbook"/>
          <w:vanish/>
          <w:color w:val="C00000"/>
          <w:sz w:val="20"/>
          <w:szCs w:val="18"/>
        </w:rPr>
        <w:t>&lt;</w:t>
      </w:r>
      <w:r w:rsidR="006B4386" w:rsidRPr="00F86583">
        <w:rPr>
          <w:rFonts w:ascii="Century Schoolbook" w:hAnsi="Century Schoolbook"/>
          <w:vanish/>
          <w:color w:val="C00000"/>
          <w:sz w:val="20"/>
          <w:szCs w:val="18"/>
        </w:rPr>
        <w:t>RA</w:t>
      </w:r>
      <w:r w:rsidR="0007076A" w:rsidRPr="00F86583">
        <w:rPr>
          <w:rFonts w:ascii="Century Schoolbook" w:hAnsi="Century Schoolbook"/>
          <w:vanish/>
          <w:color w:val="C00000"/>
          <w:sz w:val="20"/>
          <w:szCs w:val="18"/>
        </w:rPr>
        <w:t xml:space="preserve">&gt; </w:t>
      </w:r>
      <w:r w:rsidR="0007076A">
        <w:rPr>
          <w:rFonts w:ascii="Century Schoolbook" w:hAnsi="Century Schoolbook"/>
          <w:vanish/>
          <w:color w:val="C00000"/>
          <w:sz w:val="20"/>
          <w:szCs w:val="18"/>
        </w:rPr>
        <w:t>sauf</w:t>
      </w:r>
      <w:r w:rsidR="00F86583" w:rsidRPr="00F86583">
        <w:rPr>
          <w:rFonts w:ascii="Century Schoolbook" w:hAnsi="Century Schoolbook"/>
          <w:vanish/>
          <w:color w:val="C00000"/>
          <w:sz w:val="20"/>
          <w:szCs w:val="18"/>
        </w:rPr>
        <w:t xml:space="preserve"> si </w:t>
      </w:r>
      <w:r w:rsidR="00F86583" w:rsidRPr="006C74A1">
        <w:t>rôle délégué</w:t>
      </w:r>
      <w:r w:rsidR="00286BC5">
        <w:rPr>
          <w:rFonts w:ascii="Century Schoolbook" w:hAnsi="Century Schoolbook"/>
          <w:vanish/>
          <w:color w:val="C00000"/>
          <w:sz w:val="20"/>
          <w:szCs w:val="18"/>
        </w:rPr>
        <w:t xml:space="preserve">, </w:t>
      </w:r>
      <w:r w:rsidR="008E4A77">
        <w:rPr>
          <w:rFonts w:ascii="Century Schoolbook" w:hAnsi="Century Schoolbook"/>
          <w:vanish/>
          <w:color w:val="C00000"/>
          <w:sz w:val="20"/>
          <w:szCs w:val="18"/>
        </w:rPr>
        <w:t xml:space="preserve">donc alors </w:t>
      </w:r>
      <w:r w:rsidR="00286BC5">
        <w:rPr>
          <w:rFonts w:ascii="Century Schoolbook" w:hAnsi="Century Schoolbook"/>
          <w:vanish/>
          <w:color w:val="C00000"/>
          <w:sz w:val="20"/>
          <w:szCs w:val="18"/>
        </w:rPr>
        <w:t xml:space="preserve">préciser ici </w:t>
      </w:r>
      <w:r w:rsidR="00286BC5" w:rsidRPr="00F86583">
        <w:rPr>
          <w:rFonts w:ascii="Century Schoolbook" w:hAnsi="Century Schoolbook"/>
          <w:vanish/>
          <w:color w:val="C00000"/>
          <w:sz w:val="20"/>
          <w:szCs w:val="18"/>
        </w:rPr>
        <w:t>son &lt;Nom&gt; et sa &lt;fonction&gt;</w:t>
      </w:r>
    </w:p>
    <w:p w14:paraId="4937629A" w14:textId="6B15E486" w:rsidR="00F86583" w:rsidRPr="00F86583" w:rsidRDefault="00BC2BA2" w:rsidP="00CC4F26">
      <w:pPr>
        <w:pStyle w:val="Paragraphedeliste"/>
        <w:numPr>
          <w:ilvl w:val="0"/>
          <w:numId w:val="39"/>
        </w:numPr>
      </w:pPr>
      <w:r w:rsidRPr="00A70226">
        <w:t>Le décideur des occurrences de fusion sur une bra</w:t>
      </w:r>
      <w:r w:rsidR="00214D43">
        <w:t xml:space="preserve">nche projet et Master </w:t>
      </w:r>
      <w:r w:rsidRPr="00A70226">
        <w:t xml:space="preserve">est le </w:t>
      </w:r>
      <w:r w:rsidR="0007076A" w:rsidRPr="00A70226">
        <w:t>R</w:t>
      </w:r>
      <w:r w:rsidR="0007076A">
        <w:t xml:space="preserve">A. </w:t>
      </w:r>
      <w:r w:rsidR="0007076A" w:rsidRPr="00F86583">
        <w:rPr>
          <w:rFonts w:ascii="Century Schoolbook" w:hAnsi="Century Schoolbook"/>
          <w:vanish/>
          <w:color w:val="C00000"/>
          <w:sz w:val="20"/>
          <w:szCs w:val="18"/>
        </w:rPr>
        <w:t>C’est</w:t>
      </w:r>
      <w:r w:rsidR="00286BC5">
        <w:rPr>
          <w:rFonts w:ascii="Century Schoolbook" w:hAnsi="Century Schoolbook"/>
          <w:vanish/>
          <w:color w:val="C00000"/>
          <w:sz w:val="20"/>
          <w:szCs w:val="18"/>
        </w:rPr>
        <w:t xml:space="preserve"> une </w:t>
      </w:r>
      <w:r w:rsidR="00654A76" w:rsidRPr="00F86583">
        <w:rPr>
          <w:rFonts w:ascii="Century Schoolbook" w:hAnsi="Century Schoolbook"/>
          <w:vanish/>
          <w:color w:val="C00000"/>
          <w:sz w:val="20"/>
          <w:szCs w:val="18"/>
        </w:rPr>
        <w:t>proposition</w:t>
      </w:r>
      <w:r w:rsidR="00286BC5">
        <w:rPr>
          <w:rFonts w:ascii="Century Schoolbook" w:hAnsi="Century Schoolbook"/>
          <w:vanish/>
          <w:color w:val="C00000"/>
          <w:sz w:val="20"/>
          <w:szCs w:val="18"/>
        </w:rPr>
        <w:t xml:space="preserve">. </w:t>
      </w:r>
      <w:r w:rsidR="00214D43">
        <w:rPr>
          <w:rFonts w:ascii="Century Schoolbook" w:hAnsi="Century Schoolbook"/>
          <w:vanish/>
          <w:color w:val="C00000"/>
          <w:sz w:val="20"/>
          <w:szCs w:val="18"/>
        </w:rPr>
        <w:t xml:space="preserve">Sur la branche projet, cela peut être que sous la </w:t>
      </w:r>
      <w:r w:rsidR="002A2D0F">
        <w:rPr>
          <w:rFonts w:ascii="Century Schoolbook" w:hAnsi="Century Schoolbook"/>
          <w:vanish/>
          <w:color w:val="C00000"/>
          <w:sz w:val="20"/>
          <w:szCs w:val="18"/>
        </w:rPr>
        <w:t>responsabilité</w:t>
      </w:r>
      <w:r w:rsidR="00214D43">
        <w:rPr>
          <w:rFonts w:ascii="Century Schoolbook" w:hAnsi="Century Schoolbook"/>
          <w:vanish/>
          <w:color w:val="C00000"/>
          <w:sz w:val="20"/>
          <w:szCs w:val="18"/>
        </w:rPr>
        <w:t xml:space="preserve"> du CP. </w:t>
      </w:r>
      <w:r w:rsidR="00286BC5">
        <w:rPr>
          <w:rFonts w:ascii="Century Schoolbook" w:hAnsi="Century Schoolbook"/>
          <w:vanish/>
          <w:color w:val="C00000"/>
          <w:sz w:val="20"/>
          <w:szCs w:val="18"/>
        </w:rPr>
        <w:t>Si c'est quelqu'un d'autre</w:t>
      </w:r>
      <w:r w:rsidR="00F86583" w:rsidRPr="00F86583">
        <w:rPr>
          <w:rFonts w:ascii="Century Schoolbook" w:hAnsi="Century Schoolbook"/>
          <w:vanish/>
          <w:color w:val="C00000"/>
          <w:sz w:val="20"/>
          <w:szCs w:val="18"/>
        </w:rPr>
        <w:t>, préciser son &lt;Nom&gt; et sa &lt;fonction</w:t>
      </w:r>
      <w:r w:rsidR="002A2D0F" w:rsidRPr="00F86583">
        <w:rPr>
          <w:rFonts w:ascii="Century Schoolbook" w:hAnsi="Century Schoolbook"/>
          <w:vanish/>
          <w:color w:val="C00000"/>
          <w:sz w:val="20"/>
          <w:szCs w:val="18"/>
        </w:rPr>
        <w:t>&gt;.</w:t>
      </w:r>
    </w:p>
    <w:p w14:paraId="632E6A27" w14:textId="6F325B38" w:rsidR="00BC2BA2" w:rsidRPr="00A70226" w:rsidRDefault="00BC2BA2" w:rsidP="00CC4F26">
      <w:pPr>
        <w:pStyle w:val="Paragraphedeliste"/>
        <w:numPr>
          <w:ilvl w:val="0"/>
          <w:numId w:val="39"/>
        </w:numPr>
      </w:pPr>
      <w:r w:rsidRPr="00A70226">
        <w:t>Le RA est</w:t>
      </w:r>
      <w:r w:rsidR="007A060B">
        <w:t xml:space="preserve"> l'intermédiaire vis-à-vis de</w:t>
      </w:r>
      <w:r w:rsidR="007A060B" w:rsidRPr="007A060B">
        <w:rPr>
          <w:rFonts w:ascii="Century Schoolbook" w:hAnsi="Century Schoolbook"/>
          <w:vanish/>
          <w:color w:val="C00000"/>
          <w:sz w:val="20"/>
          <w:szCs w:val="18"/>
        </w:rPr>
        <w:t>(s)</w:t>
      </w:r>
      <w:r w:rsidR="007A060B">
        <w:t xml:space="preserve"> </w:t>
      </w:r>
      <w:r w:rsidR="002A2D0F">
        <w:t>l’équipe</w:t>
      </w:r>
      <w:r w:rsidRPr="00A70226">
        <w:t xml:space="preserve"> projet </w:t>
      </w:r>
      <w:r w:rsidR="007A060B">
        <w:rPr>
          <w:rFonts w:ascii="Century Schoolbook" w:hAnsi="Century Schoolbook"/>
          <w:vanish/>
          <w:color w:val="C00000"/>
          <w:sz w:val="20"/>
          <w:szCs w:val="18"/>
        </w:rPr>
        <w:t>&lt;"I</w:t>
      </w:r>
      <w:r w:rsidR="007A060B" w:rsidRPr="007A060B">
        <w:rPr>
          <w:rFonts w:ascii="Century Schoolbook" w:hAnsi="Century Schoolbook"/>
          <w:vanish/>
          <w:color w:val="C00000"/>
          <w:sz w:val="20"/>
          <w:szCs w:val="18"/>
        </w:rPr>
        <w:t>nterne</w:t>
      </w:r>
      <w:r w:rsidR="007A060B">
        <w:rPr>
          <w:rFonts w:ascii="Century Schoolbook" w:hAnsi="Century Schoolbook"/>
          <w:vanish/>
          <w:color w:val="C00000"/>
          <w:sz w:val="20"/>
          <w:szCs w:val="18"/>
        </w:rPr>
        <w:t>"</w:t>
      </w:r>
      <w:r w:rsidR="007A060B" w:rsidRPr="007A060B">
        <w:rPr>
          <w:rFonts w:ascii="Century Schoolbook" w:hAnsi="Century Schoolbook"/>
          <w:vanish/>
          <w:color w:val="C00000"/>
          <w:sz w:val="20"/>
          <w:szCs w:val="18"/>
        </w:rPr>
        <w:t>&gt; et/ou &lt;Externe&gt;</w:t>
      </w:r>
      <w:r w:rsidRPr="00A70226">
        <w:t xml:space="preserve"> : </w:t>
      </w:r>
    </w:p>
    <w:p w14:paraId="632E6A28" w14:textId="62688AC8" w:rsidR="00BC2BA2" w:rsidRPr="00A70226" w:rsidRDefault="009F6421" w:rsidP="00CC4F26">
      <w:pPr>
        <w:pStyle w:val="Paragraphedeliste"/>
        <w:numPr>
          <w:ilvl w:val="0"/>
          <w:numId w:val="40"/>
        </w:numPr>
        <w:jc w:val="both"/>
      </w:pPr>
      <w:r>
        <w:t>V</w:t>
      </w:r>
      <w:r w:rsidR="00BC2BA2" w:rsidRPr="00A70226">
        <w:t>alide les recettes de l'équipe projet pour autoriser les fusions de MEP</w:t>
      </w:r>
    </w:p>
    <w:p w14:paraId="632E6A29" w14:textId="3AF02F00" w:rsidR="00BC2BA2" w:rsidRPr="00A70226" w:rsidRDefault="00BC2BA2" w:rsidP="00CC4F26">
      <w:pPr>
        <w:pStyle w:val="Paragraphedeliste"/>
        <w:numPr>
          <w:ilvl w:val="0"/>
          <w:numId w:val="40"/>
        </w:numPr>
        <w:jc w:val="both"/>
      </w:pPr>
      <w:r w:rsidRPr="00A70226">
        <w:lastRenderedPageBreak/>
        <w:t>Valide les doc</w:t>
      </w:r>
      <w:r w:rsidR="00D66B58">
        <w:t>ument</w:t>
      </w:r>
      <w:r w:rsidRPr="00A70226">
        <w:t xml:space="preserve">s projets gérés en configuration dans </w:t>
      </w:r>
      <w:r w:rsidR="00512C21">
        <w:t xml:space="preserve">un </w:t>
      </w:r>
      <w:r w:rsidRPr="00A70226">
        <w:t xml:space="preserve">C'You Projet </w:t>
      </w:r>
      <w:r w:rsidR="006F028C" w:rsidRPr="006F028C">
        <w:rPr>
          <w:rFonts w:ascii="Century Schoolbook" w:hAnsi="Century Schoolbook"/>
          <w:vanish/>
          <w:color w:val="C00000"/>
          <w:sz w:val="20"/>
          <w:szCs w:val="18"/>
        </w:rPr>
        <w:t xml:space="preserve">(ou par un système autre à </w:t>
      </w:r>
      <w:r w:rsidR="002A2D0F" w:rsidRPr="006F028C">
        <w:rPr>
          <w:rFonts w:ascii="Century Schoolbook" w:hAnsi="Century Schoolbook"/>
          <w:vanish/>
          <w:color w:val="C00000"/>
          <w:sz w:val="20"/>
          <w:szCs w:val="18"/>
        </w:rPr>
        <w:t>nommer</w:t>
      </w:r>
      <w:r w:rsidR="006F028C" w:rsidRPr="006F028C">
        <w:rPr>
          <w:rFonts w:ascii="Century Schoolbook" w:hAnsi="Century Schoolbook"/>
          <w:vanish/>
          <w:color w:val="C00000"/>
          <w:sz w:val="20"/>
          <w:szCs w:val="18"/>
        </w:rPr>
        <w:t xml:space="preserve"> ici) </w:t>
      </w:r>
      <w:r w:rsidRPr="00A70226">
        <w:t xml:space="preserve">par une équipe Projet </w:t>
      </w:r>
    </w:p>
    <w:p w14:paraId="76506D64" w14:textId="72EE9ADF" w:rsidR="00F86583" w:rsidRDefault="00BC2BA2" w:rsidP="00CC4F26">
      <w:pPr>
        <w:pStyle w:val="Paragraphedeliste"/>
        <w:numPr>
          <w:ilvl w:val="0"/>
          <w:numId w:val="40"/>
        </w:numPr>
        <w:jc w:val="both"/>
      </w:pPr>
      <w:r w:rsidRPr="00A70226">
        <w:t xml:space="preserve">Valide et récupère les </w:t>
      </w:r>
      <w:r w:rsidRPr="00107C56">
        <w:t>doc</w:t>
      </w:r>
      <w:r w:rsidR="00512C21" w:rsidRPr="00107C56">
        <w:t>ument</w:t>
      </w:r>
      <w:r w:rsidRPr="00107C56">
        <w:t>s applicati</w:t>
      </w:r>
      <w:r w:rsidR="00512C21" w:rsidRPr="00107C56">
        <w:t>fs</w:t>
      </w:r>
      <w:r w:rsidRPr="00107C56">
        <w:t xml:space="preserve"> pour</w:t>
      </w:r>
      <w:r w:rsidRPr="00A70226">
        <w:t xml:space="preserve"> les gérer en configuration dans </w:t>
      </w:r>
      <w:r w:rsidR="00512C21">
        <w:t xml:space="preserve">un </w:t>
      </w:r>
      <w:r w:rsidRPr="00A70226">
        <w:t>C'You Application</w:t>
      </w:r>
      <w:r w:rsidR="006F028C">
        <w:t xml:space="preserve"> </w:t>
      </w:r>
      <w:r w:rsidR="006F028C" w:rsidRPr="006F028C">
        <w:rPr>
          <w:rFonts w:ascii="Century Schoolbook" w:hAnsi="Century Schoolbook"/>
          <w:vanish/>
          <w:color w:val="C00000"/>
          <w:sz w:val="20"/>
          <w:szCs w:val="18"/>
        </w:rPr>
        <w:t xml:space="preserve">(ou par un système autre à </w:t>
      </w:r>
      <w:r w:rsidR="002A2D0F" w:rsidRPr="006F028C">
        <w:rPr>
          <w:rFonts w:ascii="Century Schoolbook" w:hAnsi="Century Schoolbook"/>
          <w:vanish/>
          <w:color w:val="C00000"/>
          <w:sz w:val="20"/>
          <w:szCs w:val="18"/>
        </w:rPr>
        <w:t>nommer</w:t>
      </w:r>
      <w:r w:rsidR="006F028C" w:rsidRPr="006F028C">
        <w:rPr>
          <w:rFonts w:ascii="Century Schoolbook" w:hAnsi="Century Schoolbook"/>
          <w:vanish/>
          <w:color w:val="C00000"/>
          <w:sz w:val="20"/>
          <w:szCs w:val="18"/>
        </w:rPr>
        <w:t xml:space="preserve"> ici)</w:t>
      </w:r>
    </w:p>
    <w:p w14:paraId="632E6A2B" w14:textId="7A77C0A9" w:rsidR="00BC2BA2" w:rsidRPr="00A70226" w:rsidRDefault="00BC2BA2" w:rsidP="00CC4F26">
      <w:pPr>
        <w:pStyle w:val="Paragraphedeliste"/>
        <w:numPr>
          <w:ilvl w:val="0"/>
          <w:numId w:val="40"/>
        </w:numPr>
        <w:jc w:val="both"/>
      </w:pPr>
      <w:r w:rsidRPr="00A70226">
        <w:t xml:space="preserve">Dans le cas d'une maintenance, le RA devra avoir les mêmes </w:t>
      </w:r>
      <w:r w:rsidRPr="006C74A1">
        <w:rPr>
          <w:rFonts w:ascii="Century Schoolbook" w:hAnsi="Century Schoolbook"/>
          <w:vanish/>
          <w:color w:val="C00000"/>
          <w:sz w:val="20"/>
          <w:szCs w:val="18"/>
        </w:rPr>
        <w:t>obligations</w:t>
      </w:r>
      <w:r w:rsidRPr="00A70226">
        <w:t xml:space="preserve"> de GC </w:t>
      </w:r>
      <w:r w:rsidRPr="006C74A1">
        <w:rPr>
          <w:rFonts w:ascii="Century Schoolbook" w:hAnsi="Century Schoolbook"/>
          <w:vanish/>
          <w:color w:val="C00000"/>
          <w:sz w:val="20"/>
          <w:szCs w:val="18"/>
        </w:rPr>
        <w:t xml:space="preserve">vis-à-vis d'un C'You de maintenance </w:t>
      </w:r>
      <w:r w:rsidR="006F028C" w:rsidRPr="006F028C">
        <w:rPr>
          <w:rFonts w:ascii="Century Schoolbook" w:hAnsi="Century Schoolbook"/>
          <w:vanish/>
          <w:color w:val="C00000"/>
          <w:sz w:val="20"/>
          <w:szCs w:val="18"/>
        </w:rPr>
        <w:t xml:space="preserve">(ou par un système autre à </w:t>
      </w:r>
      <w:r w:rsidR="002A2D0F" w:rsidRPr="006F028C">
        <w:rPr>
          <w:rFonts w:ascii="Century Schoolbook" w:hAnsi="Century Schoolbook"/>
          <w:vanish/>
          <w:color w:val="C00000"/>
          <w:sz w:val="20"/>
          <w:szCs w:val="18"/>
        </w:rPr>
        <w:t>nommer</w:t>
      </w:r>
      <w:r w:rsidR="006F028C" w:rsidRPr="006F028C">
        <w:rPr>
          <w:rFonts w:ascii="Century Schoolbook" w:hAnsi="Century Schoolbook"/>
          <w:vanish/>
          <w:color w:val="C00000"/>
          <w:sz w:val="20"/>
          <w:szCs w:val="18"/>
        </w:rPr>
        <w:t xml:space="preserve"> ici) </w:t>
      </w:r>
      <w:r w:rsidRPr="006C74A1">
        <w:rPr>
          <w:rFonts w:ascii="Century Schoolbook" w:hAnsi="Century Schoolbook"/>
          <w:vanish/>
          <w:color w:val="C00000"/>
          <w:sz w:val="20"/>
          <w:szCs w:val="18"/>
        </w:rPr>
        <w:t xml:space="preserve">et </w:t>
      </w:r>
      <w:r w:rsidR="002A2D0F" w:rsidRPr="006C74A1">
        <w:rPr>
          <w:rFonts w:ascii="Century Schoolbook" w:hAnsi="Century Schoolbook"/>
          <w:vanish/>
          <w:color w:val="C00000"/>
          <w:sz w:val="20"/>
          <w:szCs w:val="18"/>
        </w:rPr>
        <w:t>d’une équipe</w:t>
      </w:r>
      <w:r w:rsidRPr="006C74A1">
        <w:rPr>
          <w:rFonts w:ascii="Century Schoolbook" w:hAnsi="Century Schoolbook"/>
          <w:vanish/>
          <w:color w:val="C00000"/>
          <w:sz w:val="20"/>
          <w:szCs w:val="18"/>
        </w:rPr>
        <w:t xml:space="preserve"> de maintenance (</w:t>
      </w:r>
      <w:r w:rsidR="002A2D0F" w:rsidRPr="006C74A1">
        <w:rPr>
          <w:rFonts w:ascii="Century Schoolbook" w:hAnsi="Century Schoolbook"/>
          <w:vanish/>
          <w:color w:val="C00000"/>
          <w:sz w:val="20"/>
          <w:szCs w:val="18"/>
        </w:rPr>
        <w:t>Int</w:t>
      </w:r>
      <w:r w:rsidRPr="006C74A1">
        <w:rPr>
          <w:rFonts w:ascii="Century Schoolbook" w:hAnsi="Century Schoolbook"/>
          <w:vanish/>
          <w:color w:val="C00000"/>
          <w:sz w:val="20"/>
          <w:szCs w:val="18"/>
        </w:rPr>
        <w:t>/</w:t>
      </w:r>
      <w:r w:rsidR="002A2D0F" w:rsidRPr="006C74A1">
        <w:rPr>
          <w:rFonts w:ascii="Century Schoolbook" w:hAnsi="Century Schoolbook"/>
          <w:vanish/>
          <w:color w:val="C00000"/>
          <w:sz w:val="20"/>
          <w:szCs w:val="18"/>
        </w:rPr>
        <w:t>E</w:t>
      </w:r>
      <w:r w:rsidRPr="006C74A1">
        <w:rPr>
          <w:rFonts w:ascii="Century Schoolbook" w:hAnsi="Century Schoolbook"/>
          <w:vanish/>
          <w:color w:val="C00000"/>
          <w:sz w:val="20"/>
          <w:szCs w:val="18"/>
        </w:rPr>
        <w:t>xt)</w:t>
      </w:r>
      <w:r w:rsidR="00654A76" w:rsidRPr="006C74A1">
        <w:rPr>
          <w:rFonts w:ascii="Century Schoolbook" w:hAnsi="Century Schoolbook"/>
          <w:vanish/>
          <w:color w:val="C00000"/>
          <w:sz w:val="20"/>
          <w:szCs w:val="18"/>
        </w:rPr>
        <w:t xml:space="preserve"> </w:t>
      </w:r>
      <w:r w:rsidR="002A2D0F">
        <w:rPr>
          <w:rFonts w:ascii="Century Schoolbook" w:hAnsi="Century Schoolbook"/>
          <w:vanish/>
          <w:color w:val="C00000"/>
          <w:sz w:val="20"/>
          <w:szCs w:val="18"/>
        </w:rPr>
        <w:t>proposition.</w:t>
      </w:r>
    </w:p>
    <w:p w14:paraId="632E6A2C" w14:textId="5A6B32F4" w:rsidR="00BC2BA2" w:rsidRPr="00A70226" w:rsidRDefault="00107C56" w:rsidP="004E77DA">
      <w:pPr>
        <w:ind w:firstLine="360"/>
      </w:pPr>
      <w:r>
        <w:t xml:space="preserve">La </w:t>
      </w:r>
      <w:r w:rsidRPr="006C74A1">
        <w:rPr>
          <w:rFonts w:ascii="Century Schoolbook" w:hAnsi="Century Schoolbook"/>
          <w:vanish/>
          <w:color w:val="C00000"/>
          <w:sz w:val="20"/>
          <w:szCs w:val="18"/>
        </w:rPr>
        <w:t>CLC</w:t>
      </w:r>
      <w:r w:rsidR="00000589" w:rsidRPr="006C74A1">
        <w:rPr>
          <w:rFonts w:ascii="Century Schoolbook" w:hAnsi="Century Schoolbook"/>
          <w:vanish/>
          <w:color w:val="C00000"/>
          <w:sz w:val="20"/>
          <w:szCs w:val="18"/>
        </w:rPr>
        <w:t>/</w:t>
      </w:r>
      <w:r w:rsidR="00000589">
        <w:t xml:space="preserve">TCG </w:t>
      </w:r>
      <w:r w:rsidR="00000589" w:rsidRPr="00000589">
        <w:rPr>
          <w:rFonts w:ascii="Century Schoolbook" w:hAnsi="Century Schoolbook"/>
          <w:vanish/>
          <w:color w:val="C00000"/>
          <w:sz w:val="20"/>
          <w:szCs w:val="18"/>
        </w:rPr>
        <w:t>&lt;l’une ou l’autre</w:t>
      </w:r>
      <w:r w:rsidR="00000589">
        <w:rPr>
          <w:rFonts w:ascii="Century Schoolbook" w:hAnsi="Century Schoolbook"/>
          <w:vanish/>
          <w:color w:val="C00000"/>
          <w:sz w:val="20"/>
          <w:szCs w:val="18"/>
        </w:rPr>
        <w:t>&gt;</w:t>
      </w:r>
      <w:r>
        <w:t xml:space="preserve"> </w:t>
      </w:r>
      <w:r w:rsidRPr="006C74A1">
        <w:rPr>
          <w:highlight w:val="magenta"/>
        </w:rPr>
        <w:t>sera à terme</w:t>
      </w:r>
      <w:r w:rsidR="00BC2BA2" w:rsidRPr="006C74A1">
        <w:rPr>
          <w:highlight w:val="magenta"/>
        </w:rPr>
        <w:t xml:space="preserve"> </w:t>
      </w:r>
      <w:r w:rsidR="006C74A1" w:rsidRPr="006C74A1">
        <w:rPr>
          <w:highlight w:val="magenta"/>
        </w:rPr>
        <w:t>(2021)</w:t>
      </w:r>
      <w:r w:rsidR="006C74A1">
        <w:t xml:space="preserve"> </w:t>
      </w:r>
      <w:r>
        <w:t xml:space="preserve">la </w:t>
      </w:r>
      <w:r w:rsidR="00BC2BA2" w:rsidRPr="00A70226">
        <w:t xml:space="preserve">consommatrice </w:t>
      </w:r>
      <w:r>
        <w:t xml:space="preserve">principale (voire unique) </w:t>
      </w:r>
      <w:r w:rsidR="00BC2BA2" w:rsidRPr="00A70226">
        <w:t>des configurations de fichiers sources</w:t>
      </w:r>
      <w:r w:rsidR="00654A76">
        <w:t xml:space="preserve"> </w:t>
      </w:r>
      <w:r w:rsidR="004C46DE">
        <w:rPr>
          <w:rFonts w:ascii="Century Schoolbook" w:hAnsi="Century Schoolbook"/>
          <w:vanish/>
          <w:color w:val="C00000"/>
          <w:sz w:val="20"/>
          <w:szCs w:val="18"/>
        </w:rPr>
        <w:t xml:space="preserve">C'est une </w:t>
      </w:r>
      <w:r w:rsidR="00654A76" w:rsidRPr="00654A76">
        <w:rPr>
          <w:rFonts w:ascii="Century Schoolbook" w:hAnsi="Century Schoolbook"/>
          <w:vanish/>
          <w:color w:val="C00000"/>
          <w:sz w:val="20"/>
          <w:szCs w:val="18"/>
        </w:rPr>
        <w:t>proposition</w:t>
      </w:r>
      <w:r w:rsidR="004C46DE">
        <w:rPr>
          <w:rFonts w:ascii="Century Schoolbook" w:hAnsi="Century Schoolbook"/>
          <w:vanish/>
          <w:color w:val="C00000"/>
          <w:sz w:val="20"/>
          <w:szCs w:val="18"/>
        </w:rPr>
        <w:t xml:space="preserve"> =&gt;</w:t>
      </w:r>
      <w:r w:rsidR="006B4386">
        <w:rPr>
          <w:rFonts w:ascii="Century Schoolbook" w:hAnsi="Century Schoolbook"/>
          <w:vanish/>
          <w:color w:val="C00000"/>
          <w:sz w:val="20"/>
          <w:szCs w:val="18"/>
        </w:rPr>
        <w:t xml:space="preserve"> </w:t>
      </w:r>
      <w:r w:rsidR="00A05662">
        <w:rPr>
          <w:rFonts w:ascii="Century Schoolbook" w:hAnsi="Century Schoolbook"/>
          <w:vanish/>
          <w:color w:val="C00000"/>
          <w:sz w:val="20"/>
          <w:szCs w:val="18"/>
        </w:rPr>
        <w:t>Phrase</w:t>
      </w:r>
      <w:r w:rsidR="006B4386">
        <w:rPr>
          <w:rFonts w:ascii="Century Schoolbook" w:hAnsi="Century Schoolbook"/>
          <w:vanish/>
          <w:color w:val="C00000"/>
          <w:sz w:val="20"/>
          <w:szCs w:val="18"/>
        </w:rPr>
        <w:t xml:space="preserve"> inutile</w:t>
      </w:r>
      <w:r w:rsidR="004C46DE">
        <w:rPr>
          <w:rFonts w:ascii="Century Schoolbook" w:hAnsi="Century Schoolbook"/>
          <w:vanish/>
          <w:color w:val="C00000"/>
          <w:sz w:val="20"/>
          <w:szCs w:val="18"/>
        </w:rPr>
        <w:t xml:space="preserve"> à </w:t>
      </w:r>
      <w:r w:rsidR="002A2D0F">
        <w:rPr>
          <w:rFonts w:ascii="Century Schoolbook" w:hAnsi="Century Schoolbook"/>
          <w:vanish/>
          <w:color w:val="C00000"/>
          <w:sz w:val="20"/>
          <w:szCs w:val="18"/>
        </w:rPr>
        <w:t>supprimer si</w:t>
      </w:r>
      <w:r w:rsidR="006B4386">
        <w:rPr>
          <w:rFonts w:ascii="Century Schoolbook" w:hAnsi="Century Schoolbook"/>
          <w:vanish/>
          <w:color w:val="C00000"/>
          <w:sz w:val="20"/>
          <w:szCs w:val="18"/>
        </w:rPr>
        <w:t xml:space="preserve"> la </w:t>
      </w:r>
      <w:r w:rsidR="00000589">
        <w:rPr>
          <w:rFonts w:ascii="Century Schoolbook" w:hAnsi="Century Schoolbook"/>
          <w:vanish/>
          <w:color w:val="C00000"/>
          <w:sz w:val="20"/>
          <w:szCs w:val="18"/>
        </w:rPr>
        <w:t xml:space="preserve">ni la </w:t>
      </w:r>
      <w:r w:rsidR="006B4386">
        <w:rPr>
          <w:rFonts w:ascii="Century Schoolbook" w:hAnsi="Century Schoolbook"/>
          <w:vanish/>
          <w:color w:val="C00000"/>
          <w:sz w:val="20"/>
          <w:szCs w:val="18"/>
        </w:rPr>
        <w:t>CLC</w:t>
      </w:r>
      <w:r w:rsidR="00000589">
        <w:rPr>
          <w:rFonts w:ascii="Century Schoolbook" w:hAnsi="Century Schoolbook"/>
          <w:vanish/>
          <w:color w:val="C00000"/>
          <w:sz w:val="20"/>
          <w:szCs w:val="18"/>
        </w:rPr>
        <w:t>, ni la TCG</w:t>
      </w:r>
      <w:r w:rsidR="006B4386">
        <w:rPr>
          <w:rFonts w:ascii="Century Schoolbook" w:hAnsi="Century Schoolbook"/>
          <w:vanish/>
          <w:color w:val="C00000"/>
          <w:sz w:val="20"/>
          <w:szCs w:val="18"/>
        </w:rPr>
        <w:t xml:space="preserve"> n</w:t>
      </w:r>
      <w:r w:rsidR="006B0F30">
        <w:rPr>
          <w:rFonts w:ascii="Century Schoolbook" w:hAnsi="Century Schoolbook"/>
          <w:vanish/>
          <w:color w:val="C00000"/>
          <w:sz w:val="20"/>
          <w:szCs w:val="18"/>
        </w:rPr>
        <w:t>e sont</w:t>
      </w:r>
      <w:r w:rsidR="006B4386">
        <w:rPr>
          <w:rFonts w:ascii="Century Schoolbook" w:hAnsi="Century Schoolbook"/>
          <w:vanish/>
          <w:color w:val="C00000"/>
          <w:sz w:val="20"/>
          <w:szCs w:val="18"/>
        </w:rPr>
        <w:t xml:space="preserve"> utilisée</w:t>
      </w:r>
      <w:r w:rsidR="006B0F30">
        <w:rPr>
          <w:rFonts w:ascii="Century Schoolbook" w:hAnsi="Century Schoolbook"/>
          <w:vanish/>
          <w:color w:val="C00000"/>
          <w:sz w:val="20"/>
          <w:szCs w:val="18"/>
        </w:rPr>
        <w:t>s</w:t>
      </w:r>
      <w:r w:rsidR="006B4386">
        <w:rPr>
          <w:rFonts w:ascii="Century Schoolbook" w:hAnsi="Century Schoolbook"/>
          <w:vanish/>
          <w:color w:val="C00000"/>
          <w:sz w:val="20"/>
          <w:szCs w:val="18"/>
        </w:rPr>
        <w:t xml:space="preserve"> par l'Application</w:t>
      </w:r>
      <w:r w:rsidR="00654A76" w:rsidRPr="00654A76">
        <w:rPr>
          <w:rFonts w:ascii="Century Schoolbook" w:hAnsi="Century Schoolbook"/>
          <w:vanish/>
          <w:color w:val="C00000"/>
          <w:sz w:val="20"/>
          <w:szCs w:val="18"/>
        </w:rPr>
        <w:t>.</w:t>
      </w:r>
    </w:p>
    <w:p w14:paraId="2D8D3835" w14:textId="09BEC184" w:rsidR="00A05662" w:rsidRDefault="00BC2BA2" w:rsidP="004E77DA">
      <w:pPr>
        <w:ind w:firstLine="360"/>
        <w:rPr>
          <w:rFonts w:ascii="Century Schoolbook" w:hAnsi="Century Schoolbook"/>
          <w:vanish/>
          <w:color w:val="C00000"/>
          <w:sz w:val="20"/>
          <w:szCs w:val="18"/>
        </w:rPr>
      </w:pPr>
      <w:r w:rsidRPr="00A70226">
        <w:t xml:space="preserve">Le CDT </w:t>
      </w:r>
      <w:r w:rsidR="004C46DE" w:rsidRPr="004C46DE">
        <w:rPr>
          <w:rFonts w:ascii="Century Schoolbook" w:hAnsi="Century Schoolbook"/>
          <w:vanish/>
          <w:color w:val="C00000"/>
          <w:sz w:val="20"/>
          <w:szCs w:val="18"/>
        </w:rPr>
        <w:t>(Centre de Tests Cardif)</w:t>
      </w:r>
      <w:r w:rsidR="004C46DE">
        <w:rPr>
          <w:rFonts w:ascii="Century Schoolbook" w:hAnsi="Century Schoolbook"/>
          <w:vanish/>
          <w:color w:val="C00000"/>
          <w:sz w:val="20"/>
          <w:szCs w:val="18"/>
        </w:rPr>
        <w:t xml:space="preserve"> </w:t>
      </w:r>
      <w:r w:rsidR="00513B97" w:rsidRPr="00513B97">
        <w:t>peut être</w:t>
      </w:r>
      <w:r w:rsidR="00513B97">
        <w:rPr>
          <w:rFonts w:ascii="Century Schoolbook" w:hAnsi="Century Schoolbook"/>
          <w:vanish/>
          <w:color w:val="C00000"/>
          <w:sz w:val="20"/>
          <w:szCs w:val="18"/>
        </w:rPr>
        <w:t xml:space="preserve"> </w:t>
      </w:r>
      <w:r w:rsidRPr="00A70226">
        <w:t>consommateur des configurations de spécifications afin de préparer les tests correspondants</w:t>
      </w:r>
      <w:r w:rsidR="00513B97">
        <w:t>.</w:t>
      </w:r>
      <w:r w:rsidR="006F028C">
        <w:t xml:space="preserve"> </w:t>
      </w:r>
      <w:r w:rsidR="006F028C" w:rsidRPr="006F028C">
        <w:rPr>
          <w:rFonts w:ascii="Century Schoolbook" w:hAnsi="Century Schoolbook"/>
          <w:vanish/>
          <w:color w:val="C00000"/>
          <w:sz w:val="20"/>
          <w:szCs w:val="18"/>
        </w:rPr>
        <w:t xml:space="preserve">(à </w:t>
      </w:r>
      <w:r w:rsidR="002A2D0F" w:rsidRPr="006F028C">
        <w:rPr>
          <w:rFonts w:ascii="Century Schoolbook" w:hAnsi="Century Schoolbook"/>
          <w:vanish/>
          <w:color w:val="C00000"/>
          <w:sz w:val="20"/>
          <w:szCs w:val="18"/>
        </w:rPr>
        <w:t>ce</w:t>
      </w:r>
      <w:r w:rsidR="002A2D0F">
        <w:rPr>
          <w:rFonts w:ascii="Century Schoolbook" w:hAnsi="Century Schoolbook"/>
          <w:vanish/>
          <w:color w:val="C00000"/>
          <w:sz w:val="20"/>
          <w:szCs w:val="18"/>
        </w:rPr>
        <w:t>s spécifications gérées</w:t>
      </w:r>
      <w:r w:rsidR="00000589">
        <w:rPr>
          <w:rFonts w:ascii="Century Schoolbook" w:hAnsi="Century Schoolbook"/>
          <w:vanish/>
          <w:color w:val="C00000"/>
          <w:sz w:val="20"/>
          <w:szCs w:val="18"/>
        </w:rPr>
        <w:t xml:space="preserve"> en GCL pa</w:t>
      </w:r>
      <w:r w:rsidR="006F028C" w:rsidRPr="006F028C">
        <w:rPr>
          <w:rFonts w:ascii="Century Schoolbook" w:hAnsi="Century Schoolbook"/>
          <w:vanish/>
          <w:color w:val="C00000"/>
          <w:sz w:val="20"/>
          <w:szCs w:val="18"/>
        </w:rPr>
        <w:t>r le RA)</w:t>
      </w:r>
      <w:r w:rsidR="00780FB8" w:rsidRPr="006F028C">
        <w:rPr>
          <w:rFonts w:ascii="Century Schoolbook" w:hAnsi="Century Schoolbook"/>
          <w:vanish/>
          <w:color w:val="C00000"/>
          <w:sz w:val="20"/>
          <w:szCs w:val="18"/>
        </w:rPr>
        <w:t>.</w:t>
      </w:r>
      <w:r w:rsidR="00654A76">
        <w:t xml:space="preserve"> </w:t>
      </w:r>
      <w:r w:rsidR="004C46DE">
        <w:rPr>
          <w:rFonts w:ascii="Century Schoolbook" w:hAnsi="Century Schoolbook"/>
          <w:vanish/>
          <w:color w:val="C00000"/>
          <w:sz w:val="20"/>
          <w:szCs w:val="18"/>
        </w:rPr>
        <w:t xml:space="preserve">C'est une </w:t>
      </w:r>
      <w:r w:rsidR="004C46DE" w:rsidRPr="00654A76">
        <w:rPr>
          <w:rFonts w:ascii="Century Schoolbook" w:hAnsi="Century Schoolbook"/>
          <w:vanish/>
          <w:color w:val="C00000"/>
          <w:sz w:val="20"/>
          <w:szCs w:val="18"/>
        </w:rPr>
        <w:t>proposition</w:t>
      </w:r>
      <w:r w:rsidR="004C46DE">
        <w:rPr>
          <w:rFonts w:ascii="Century Schoolbook" w:hAnsi="Century Schoolbook"/>
          <w:vanish/>
          <w:color w:val="C00000"/>
          <w:sz w:val="20"/>
          <w:szCs w:val="18"/>
        </w:rPr>
        <w:t xml:space="preserve"> =&gt;</w:t>
      </w:r>
      <w:r w:rsidR="00A05662">
        <w:rPr>
          <w:rFonts w:ascii="Century Schoolbook" w:hAnsi="Century Schoolbook"/>
          <w:vanish/>
          <w:color w:val="C00000"/>
          <w:sz w:val="20"/>
          <w:szCs w:val="18"/>
        </w:rPr>
        <w:t xml:space="preserve"> </w:t>
      </w:r>
    </w:p>
    <w:p w14:paraId="40D10C15" w14:textId="1E323FEE" w:rsidR="00A05662" w:rsidRDefault="002A2D0F" w:rsidP="00CC4F26">
      <w:pPr>
        <w:pStyle w:val="Paragraphedeliste"/>
        <w:numPr>
          <w:ilvl w:val="0"/>
          <w:numId w:val="41"/>
        </w:numPr>
        <w:rPr>
          <w:rFonts w:ascii="Century Schoolbook" w:hAnsi="Century Schoolbook"/>
          <w:vanish/>
          <w:color w:val="C00000"/>
          <w:sz w:val="20"/>
          <w:szCs w:val="18"/>
        </w:rPr>
      </w:pPr>
      <w:r>
        <w:rPr>
          <w:rFonts w:ascii="Century Schoolbook" w:hAnsi="Century Schoolbook"/>
          <w:vanish/>
          <w:color w:val="C00000"/>
          <w:sz w:val="20"/>
          <w:szCs w:val="18"/>
        </w:rPr>
        <w:t>Phrase</w:t>
      </w:r>
      <w:r w:rsidR="004C46DE" w:rsidRPr="00A05662">
        <w:rPr>
          <w:rFonts w:ascii="Century Schoolbook" w:hAnsi="Century Schoolbook"/>
          <w:vanish/>
          <w:color w:val="C00000"/>
          <w:sz w:val="20"/>
          <w:szCs w:val="18"/>
        </w:rPr>
        <w:t xml:space="preserve"> inutile à </w:t>
      </w:r>
      <w:r w:rsidRPr="00A05662">
        <w:rPr>
          <w:rFonts w:ascii="Century Schoolbook" w:hAnsi="Century Schoolbook"/>
          <w:vanish/>
          <w:color w:val="C00000"/>
          <w:sz w:val="20"/>
          <w:szCs w:val="18"/>
        </w:rPr>
        <w:t>supprimer si</w:t>
      </w:r>
      <w:r w:rsidR="004C46DE" w:rsidRPr="00A05662">
        <w:rPr>
          <w:rFonts w:ascii="Century Schoolbook" w:hAnsi="Century Schoolbook"/>
          <w:vanish/>
          <w:color w:val="C00000"/>
          <w:sz w:val="20"/>
          <w:szCs w:val="18"/>
        </w:rPr>
        <w:t xml:space="preserve"> le CDT n'est pas concerné</w:t>
      </w:r>
      <w:r w:rsidR="00A05662" w:rsidRPr="00A05662">
        <w:rPr>
          <w:rFonts w:ascii="Century Schoolbook" w:hAnsi="Century Schoolbook"/>
          <w:vanish/>
          <w:color w:val="C00000"/>
          <w:sz w:val="20"/>
          <w:szCs w:val="18"/>
        </w:rPr>
        <w:t xml:space="preserve"> par les tests</w:t>
      </w:r>
      <w:r w:rsidR="004C46DE" w:rsidRPr="00A05662">
        <w:rPr>
          <w:rFonts w:ascii="Century Schoolbook" w:hAnsi="Century Schoolbook"/>
          <w:vanish/>
          <w:color w:val="C00000"/>
          <w:sz w:val="20"/>
          <w:szCs w:val="18"/>
        </w:rPr>
        <w:t>, ou bien</w:t>
      </w:r>
    </w:p>
    <w:p w14:paraId="25EB59BA" w14:textId="37AD9DBF" w:rsidR="00A05662" w:rsidRPr="00A05662" w:rsidRDefault="002A2D0F" w:rsidP="00CC4F26">
      <w:pPr>
        <w:pStyle w:val="Paragraphedeliste"/>
        <w:numPr>
          <w:ilvl w:val="0"/>
          <w:numId w:val="41"/>
        </w:numPr>
        <w:rPr>
          <w:rFonts w:ascii="Century Schoolbook" w:hAnsi="Century Schoolbook"/>
          <w:vanish/>
          <w:color w:val="C00000"/>
          <w:sz w:val="20"/>
          <w:szCs w:val="18"/>
        </w:rPr>
      </w:pPr>
      <w:r w:rsidRPr="00A05662">
        <w:rPr>
          <w:rFonts w:ascii="Century Schoolbook" w:hAnsi="Century Schoolbook"/>
          <w:vanish/>
          <w:color w:val="C00000"/>
          <w:sz w:val="20"/>
          <w:szCs w:val="18"/>
        </w:rPr>
        <w:t>Phrase</w:t>
      </w:r>
      <w:r w:rsidR="00A05662" w:rsidRPr="00A05662">
        <w:rPr>
          <w:rFonts w:ascii="Century Schoolbook" w:hAnsi="Century Schoolbook"/>
          <w:vanish/>
          <w:color w:val="C00000"/>
          <w:sz w:val="20"/>
          <w:szCs w:val="18"/>
        </w:rPr>
        <w:t xml:space="preserve"> à corriger si le CDT est concerné </w:t>
      </w:r>
      <w:r w:rsidR="00742C7E">
        <w:rPr>
          <w:rFonts w:ascii="Century Schoolbook" w:hAnsi="Century Schoolbook"/>
          <w:vanish/>
          <w:color w:val="C00000"/>
          <w:sz w:val="20"/>
          <w:szCs w:val="18"/>
        </w:rPr>
        <w:t>par</w:t>
      </w:r>
      <w:r w:rsidR="00A05662" w:rsidRPr="00A05662">
        <w:rPr>
          <w:rFonts w:ascii="Century Schoolbook" w:hAnsi="Century Schoolbook"/>
          <w:vanish/>
          <w:color w:val="C00000"/>
          <w:sz w:val="20"/>
          <w:szCs w:val="18"/>
        </w:rPr>
        <w:t xml:space="preserve"> les tests, mais </w:t>
      </w:r>
      <w:r w:rsidR="004C46DE" w:rsidRPr="00A05662">
        <w:rPr>
          <w:rFonts w:ascii="Century Schoolbook" w:hAnsi="Century Schoolbook"/>
          <w:vanish/>
          <w:color w:val="C00000"/>
          <w:sz w:val="20"/>
          <w:szCs w:val="18"/>
        </w:rPr>
        <w:t>ne prend pas en compte les configurations de spécifications gérées en configuration par l'Application</w:t>
      </w:r>
    </w:p>
    <w:p w14:paraId="632E6A2E" w14:textId="77777777" w:rsidR="00BC2BA2" w:rsidRPr="00A70226" w:rsidRDefault="00BC2BA2" w:rsidP="004E77DA">
      <w:pPr>
        <w:ind w:firstLine="360"/>
      </w:pPr>
      <w:r w:rsidRPr="00A70226">
        <w:t>Les concepteurs et développeurs, contributeurs à la conception d'éléments de configurations, sont à la fois consommateurs et producteurs des configurations de spécifications et de fichiers sources</w:t>
      </w:r>
      <w:r w:rsidR="00780FB8" w:rsidRPr="00A70226">
        <w:t>.</w:t>
      </w:r>
    </w:p>
    <w:p w14:paraId="632E6A2F" w14:textId="15970F18" w:rsidR="008567FB" w:rsidRPr="00DC4DB6" w:rsidRDefault="008F0BFC" w:rsidP="0005799B">
      <w:pPr>
        <w:pStyle w:val="Titre3"/>
      </w:pPr>
      <w:bookmarkStart w:id="54" w:name="_Toc526261846"/>
      <w:r>
        <w:t xml:space="preserve">Configurations : Types, </w:t>
      </w:r>
      <w:r w:rsidR="001156B4" w:rsidRPr="00DC4DB6">
        <w:t xml:space="preserve">Cas </w:t>
      </w:r>
      <w:bookmarkEnd w:id="53"/>
      <w:r w:rsidR="00BB2CE7" w:rsidRPr="00DC4DB6">
        <w:t>d'u</w:t>
      </w:r>
      <w:r w:rsidR="00BB2CE7">
        <w:t>sage</w:t>
      </w:r>
      <w:r>
        <w:t>, Dépôts</w:t>
      </w:r>
      <w:bookmarkEnd w:id="54"/>
    </w:p>
    <w:p w14:paraId="43F92C20" w14:textId="662FD9EC" w:rsidR="008F0BFC" w:rsidRDefault="008F0BFC" w:rsidP="00BC72CB">
      <w:pPr>
        <w:ind w:firstLine="708"/>
        <w:jc w:val="both"/>
        <w:rPr>
          <w:rFonts w:ascii="Century Schoolbook" w:hAnsi="Century Schoolbook"/>
          <w:vanish/>
          <w:color w:val="C00000"/>
          <w:sz w:val="20"/>
          <w:szCs w:val="18"/>
        </w:rPr>
      </w:pPr>
      <w:r>
        <w:rPr>
          <w:rFonts w:ascii="Century Schoolbook" w:hAnsi="Century Schoolbook"/>
          <w:vanish/>
          <w:color w:val="C00000"/>
          <w:sz w:val="20"/>
          <w:szCs w:val="18"/>
        </w:rPr>
        <w:t>L'objectif de ce paragraphe e</w:t>
      </w:r>
      <w:r w:rsidR="00895583">
        <w:rPr>
          <w:rFonts w:ascii="Century Schoolbook" w:hAnsi="Century Schoolbook"/>
          <w:vanish/>
          <w:color w:val="C00000"/>
          <w:sz w:val="20"/>
          <w:szCs w:val="18"/>
        </w:rPr>
        <w:t>s</w:t>
      </w:r>
      <w:r>
        <w:rPr>
          <w:rFonts w:ascii="Century Schoolbook" w:hAnsi="Century Schoolbook"/>
          <w:vanish/>
          <w:color w:val="C00000"/>
          <w:sz w:val="20"/>
          <w:szCs w:val="18"/>
        </w:rPr>
        <w:t xml:space="preserve">t </w:t>
      </w:r>
    </w:p>
    <w:p w14:paraId="02D5F5F1" w14:textId="2237732C" w:rsidR="008F0BFC" w:rsidRDefault="002A2D0F" w:rsidP="00CC4F26">
      <w:pPr>
        <w:pStyle w:val="Paragraphedeliste"/>
        <w:numPr>
          <w:ilvl w:val="0"/>
          <w:numId w:val="43"/>
        </w:numPr>
        <w:jc w:val="both"/>
        <w:rPr>
          <w:rFonts w:ascii="Century Schoolbook" w:hAnsi="Century Schoolbook"/>
          <w:vanish/>
          <w:color w:val="C00000"/>
          <w:sz w:val="20"/>
          <w:szCs w:val="18"/>
        </w:rPr>
      </w:pPr>
      <w:r>
        <w:rPr>
          <w:rFonts w:ascii="Century Schoolbook" w:hAnsi="Century Schoolbook"/>
          <w:vanish/>
          <w:color w:val="C00000"/>
          <w:sz w:val="20"/>
          <w:szCs w:val="18"/>
        </w:rPr>
        <w:t>De</w:t>
      </w:r>
      <w:r w:rsidR="00895583">
        <w:rPr>
          <w:rFonts w:ascii="Century Schoolbook" w:hAnsi="Century Schoolbook"/>
          <w:vanish/>
          <w:color w:val="C00000"/>
          <w:sz w:val="20"/>
          <w:szCs w:val="18"/>
        </w:rPr>
        <w:t xml:space="preserve"> déterminer </w:t>
      </w:r>
      <w:r w:rsidR="001C6337">
        <w:rPr>
          <w:rFonts w:ascii="Century Schoolbook" w:hAnsi="Century Schoolbook"/>
          <w:vanish/>
          <w:color w:val="C00000"/>
          <w:sz w:val="20"/>
          <w:szCs w:val="18"/>
        </w:rPr>
        <w:t xml:space="preserve">les Types </w:t>
      </w:r>
      <w:r w:rsidR="00895583">
        <w:rPr>
          <w:rFonts w:ascii="Century Schoolbook" w:hAnsi="Century Schoolbook"/>
          <w:vanish/>
          <w:color w:val="C00000"/>
          <w:sz w:val="20"/>
          <w:szCs w:val="18"/>
        </w:rPr>
        <w:t>de Configuration pour</w:t>
      </w:r>
      <w:r w:rsidR="001C6337">
        <w:rPr>
          <w:rFonts w:ascii="Century Schoolbook" w:hAnsi="Century Schoolbook"/>
          <w:vanish/>
          <w:color w:val="C00000"/>
          <w:sz w:val="20"/>
          <w:szCs w:val="18"/>
        </w:rPr>
        <w:t xml:space="preserve"> les U</w:t>
      </w:r>
      <w:r w:rsidR="008F0BFC" w:rsidRPr="008F0BFC">
        <w:rPr>
          <w:rFonts w:ascii="Century Schoolbook" w:hAnsi="Century Schoolbook"/>
          <w:vanish/>
          <w:color w:val="C00000"/>
          <w:sz w:val="20"/>
          <w:szCs w:val="18"/>
        </w:rPr>
        <w:t>sages essentiels</w:t>
      </w:r>
      <w:r w:rsidR="00742C7E">
        <w:rPr>
          <w:rFonts w:ascii="Century Schoolbook" w:hAnsi="Century Schoolbook"/>
          <w:vanish/>
          <w:color w:val="C00000"/>
          <w:sz w:val="20"/>
          <w:szCs w:val="18"/>
        </w:rPr>
        <w:t>, selon les Besoins évoqués dans le § I.A.1</w:t>
      </w:r>
      <w:r w:rsidR="008F0BFC" w:rsidRPr="008F0BFC">
        <w:rPr>
          <w:rFonts w:ascii="Century Schoolbook" w:hAnsi="Century Schoolbook"/>
          <w:vanish/>
          <w:color w:val="C00000"/>
          <w:sz w:val="20"/>
          <w:szCs w:val="18"/>
        </w:rPr>
        <w:t xml:space="preserve">, </w:t>
      </w:r>
    </w:p>
    <w:p w14:paraId="5DE1C675" w14:textId="215FD4C7" w:rsidR="00432D7C" w:rsidRPr="00432D7C" w:rsidRDefault="002A2D0F" w:rsidP="00CC4F26">
      <w:pPr>
        <w:pStyle w:val="Paragraphedeliste"/>
        <w:numPr>
          <w:ilvl w:val="0"/>
          <w:numId w:val="43"/>
        </w:numPr>
        <w:jc w:val="both"/>
        <w:rPr>
          <w:rFonts w:ascii="Century Schoolbook" w:hAnsi="Century Schoolbook"/>
          <w:vanish/>
          <w:color w:val="C00000"/>
          <w:sz w:val="20"/>
          <w:szCs w:val="18"/>
        </w:rPr>
      </w:pPr>
      <w:r w:rsidRPr="00432D7C">
        <w:rPr>
          <w:rFonts w:ascii="Century Schoolbook" w:hAnsi="Century Schoolbook"/>
          <w:vanish/>
          <w:color w:val="C00000"/>
          <w:sz w:val="20"/>
          <w:szCs w:val="18"/>
        </w:rPr>
        <w:t>Puis</w:t>
      </w:r>
      <w:r w:rsidR="001C6337">
        <w:rPr>
          <w:rFonts w:ascii="Century Schoolbook" w:hAnsi="Century Schoolbook"/>
          <w:vanish/>
          <w:color w:val="C00000"/>
          <w:sz w:val="20"/>
          <w:szCs w:val="18"/>
        </w:rPr>
        <w:t xml:space="preserve"> de lister en conséquence les D</w:t>
      </w:r>
      <w:r w:rsidR="008F0BFC" w:rsidRPr="00432D7C">
        <w:rPr>
          <w:rFonts w:ascii="Century Schoolbook" w:hAnsi="Century Schoolbook"/>
          <w:vanish/>
          <w:color w:val="C00000"/>
          <w:sz w:val="20"/>
          <w:szCs w:val="18"/>
        </w:rPr>
        <w:t>épôts nécessaires</w:t>
      </w:r>
      <w:r w:rsidR="00432D7C" w:rsidRPr="00432D7C">
        <w:rPr>
          <w:rFonts w:ascii="Century Schoolbook" w:hAnsi="Century Schoolbook"/>
          <w:vanish/>
          <w:color w:val="C00000"/>
          <w:sz w:val="20"/>
          <w:szCs w:val="18"/>
        </w:rPr>
        <w:t xml:space="preserve"> à créer</w:t>
      </w:r>
      <w:r w:rsidR="00432D7C">
        <w:rPr>
          <w:rFonts w:ascii="Century Schoolbook" w:hAnsi="Century Schoolbook"/>
          <w:vanish/>
          <w:color w:val="C00000"/>
          <w:sz w:val="20"/>
          <w:szCs w:val="18"/>
        </w:rPr>
        <w:t>, gérer</w:t>
      </w:r>
      <w:r w:rsidR="00432D7C" w:rsidRPr="00432D7C">
        <w:rPr>
          <w:rFonts w:ascii="Century Schoolbook" w:hAnsi="Century Schoolbook"/>
          <w:vanish/>
          <w:color w:val="C00000"/>
          <w:sz w:val="20"/>
          <w:szCs w:val="18"/>
        </w:rPr>
        <w:t xml:space="preserve"> et/ou utiliser</w:t>
      </w:r>
      <w:r w:rsidR="00432D7C">
        <w:rPr>
          <w:rFonts w:ascii="Century Schoolbook" w:hAnsi="Century Schoolbook"/>
          <w:vanish/>
          <w:color w:val="C00000"/>
          <w:sz w:val="20"/>
          <w:szCs w:val="18"/>
        </w:rPr>
        <w:t xml:space="preserve"> </w:t>
      </w:r>
      <w:r w:rsidR="00432D7C" w:rsidRPr="00432D7C">
        <w:rPr>
          <w:rFonts w:ascii="Century Schoolbook" w:hAnsi="Century Schoolbook"/>
          <w:vanish/>
          <w:color w:val="C00000"/>
          <w:sz w:val="16"/>
          <w:szCs w:val="18"/>
        </w:rPr>
        <w:t>(Notion : les dépôts sont les structures techniques de stockage et d'administration d'</w:t>
      </w:r>
      <w:r w:rsidR="001D35FE" w:rsidRPr="00432D7C">
        <w:rPr>
          <w:rFonts w:ascii="Century Schoolbook" w:hAnsi="Century Schoolbook"/>
          <w:vanish/>
          <w:color w:val="C00000"/>
          <w:sz w:val="16"/>
          <w:szCs w:val="18"/>
        </w:rPr>
        <w:t>éléments</w:t>
      </w:r>
      <w:r w:rsidR="00432D7C" w:rsidRPr="00432D7C">
        <w:rPr>
          <w:rFonts w:ascii="Century Schoolbook" w:hAnsi="Century Schoolbook"/>
          <w:vanish/>
          <w:color w:val="C00000"/>
          <w:sz w:val="16"/>
          <w:szCs w:val="18"/>
        </w:rPr>
        <w:t xml:space="preserve"> </w:t>
      </w:r>
      <w:r w:rsidR="00432D7C">
        <w:rPr>
          <w:rFonts w:ascii="Century Schoolbook" w:hAnsi="Century Schoolbook"/>
          <w:vanish/>
          <w:color w:val="C00000"/>
          <w:sz w:val="16"/>
          <w:szCs w:val="18"/>
        </w:rPr>
        <w:t>regroupés et organisé</w:t>
      </w:r>
      <w:r w:rsidR="00432D7C" w:rsidRPr="00432D7C">
        <w:rPr>
          <w:rFonts w:ascii="Century Schoolbook" w:hAnsi="Century Schoolbook"/>
          <w:vanish/>
          <w:color w:val="C00000"/>
          <w:sz w:val="16"/>
          <w:szCs w:val="18"/>
        </w:rPr>
        <w:t>s en configuration</w:t>
      </w:r>
      <w:r w:rsidR="00432D7C">
        <w:rPr>
          <w:rFonts w:ascii="Century Schoolbook" w:hAnsi="Century Schoolbook"/>
          <w:vanish/>
          <w:color w:val="C00000"/>
          <w:sz w:val="16"/>
          <w:szCs w:val="18"/>
        </w:rPr>
        <w:t>s</w:t>
      </w:r>
      <w:r w:rsidR="00432D7C" w:rsidRPr="00432D7C">
        <w:rPr>
          <w:rFonts w:ascii="Century Schoolbook" w:hAnsi="Century Schoolbook"/>
          <w:vanish/>
          <w:color w:val="C00000"/>
          <w:sz w:val="16"/>
          <w:szCs w:val="18"/>
        </w:rPr>
        <w:t>)</w:t>
      </w:r>
    </w:p>
    <w:p w14:paraId="5D8F0CC9" w14:textId="77777777" w:rsidR="00432D7C" w:rsidRDefault="00432D7C" w:rsidP="00895D8F">
      <w:pPr>
        <w:ind w:firstLine="708"/>
        <w:jc w:val="both"/>
        <w:rPr>
          <w:rFonts w:ascii="Century Schoolbook" w:hAnsi="Century Schoolbook"/>
          <w:vanish/>
          <w:color w:val="C00000"/>
          <w:sz w:val="20"/>
          <w:szCs w:val="18"/>
        </w:rPr>
      </w:pPr>
    </w:p>
    <w:p w14:paraId="4274578D" w14:textId="763A2F6B" w:rsidR="008F0BFC" w:rsidRDefault="008F0BFC" w:rsidP="00895D8F">
      <w:pPr>
        <w:ind w:firstLine="708"/>
        <w:jc w:val="both"/>
        <w:rPr>
          <w:rFonts w:ascii="Century Schoolbook" w:hAnsi="Century Schoolbook"/>
          <w:vanish/>
          <w:color w:val="C00000"/>
          <w:sz w:val="20"/>
          <w:szCs w:val="18"/>
        </w:rPr>
      </w:pPr>
      <w:r>
        <w:rPr>
          <w:rFonts w:ascii="Century Schoolbook" w:hAnsi="Century Schoolbook"/>
          <w:vanish/>
          <w:color w:val="C00000"/>
          <w:sz w:val="20"/>
          <w:szCs w:val="18"/>
        </w:rPr>
        <w:t>Les façons d'utiliser ces configu</w:t>
      </w:r>
      <w:r w:rsidR="00B67785">
        <w:rPr>
          <w:rFonts w:ascii="Century Schoolbook" w:hAnsi="Century Schoolbook"/>
          <w:vanish/>
          <w:color w:val="C00000"/>
          <w:sz w:val="20"/>
          <w:szCs w:val="18"/>
        </w:rPr>
        <w:t>r</w:t>
      </w:r>
      <w:r>
        <w:rPr>
          <w:rFonts w:ascii="Century Schoolbook" w:hAnsi="Century Schoolbook"/>
          <w:vanish/>
          <w:color w:val="C00000"/>
          <w:sz w:val="20"/>
          <w:szCs w:val="18"/>
        </w:rPr>
        <w:t>ation</w:t>
      </w:r>
      <w:r w:rsidR="00432D7C">
        <w:rPr>
          <w:rFonts w:ascii="Century Schoolbook" w:hAnsi="Century Schoolbook"/>
          <w:vanish/>
          <w:color w:val="C00000"/>
          <w:sz w:val="20"/>
          <w:szCs w:val="18"/>
        </w:rPr>
        <w:t>s</w:t>
      </w:r>
      <w:r>
        <w:rPr>
          <w:rFonts w:ascii="Century Schoolbook" w:hAnsi="Century Schoolbook"/>
          <w:vanish/>
          <w:color w:val="C00000"/>
          <w:sz w:val="20"/>
          <w:szCs w:val="18"/>
        </w:rPr>
        <w:t xml:space="preserve"> seront précisées dans la partie "Plan" de ce PGCL</w:t>
      </w:r>
    </w:p>
    <w:p w14:paraId="6EFB7652" w14:textId="0F165ECB" w:rsidR="008F0BFC" w:rsidRDefault="008F0BFC" w:rsidP="00895D8F">
      <w:pPr>
        <w:ind w:firstLine="708"/>
        <w:jc w:val="both"/>
        <w:rPr>
          <w:rFonts w:ascii="Century Schoolbook" w:hAnsi="Century Schoolbook"/>
          <w:vanish/>
          <w:color w:val="C00000"/>
          <w:sz w:val="20"/>
          <w:szCs w:val="18"/>
        </w:rPr>
      </w:pPr>
    </w:p>
    <w:p w14:paraId="683F4645" w14:textId="027F282E" w:rsidR="008F0BFC" w:rsidRDefault="00432D7C" w:rsidP="00895D8F">
      <w:pPr>
        <w:ind w:firstLine="708"/>
        <w:jc w:val="both"/>
        <w:rPr>
          <w:rFonts w:ascii="Century Schoolbook" w:hAnsi="Century Schoolbook"/>
          <w:vanish/>
          <w:color w:val="C00000"/>
          <w:sz w:val="20"/>
          <w:szCs w:val="18"/>
        </w:rPr>
      </w:pPr>
      <w:r>
        <w:rPr>
          <w:rFonts w:ascii="Century Schoolbook" w:hAnsi="Century Schoolbook"/>
          <w:vanish/>
          <w:color w:val="C00000"/>
          <w:sz w:val="20"/>
          <w:szCs w:val="18"/>
        </w:rPr>
        <w:t xml:space="preserve">Pourquoi </w:t>
      </w:r>
      <w:r w:rsidR="008A2E54">
        <w:rPr>
          <w:rFonts w:ascii="Century Schoolbook" w:hAnsi="Century Schoolbook"/>
          <w:vanish/>
          <w:color w:val="C00000"/>
          <w:sz w:val="20"/>
          <w:szCs w:val="18"/>
        </w:rPr>
        <w:t xml:space="preserve">préciser </w:t>
      </w:r>
      <w:r>
        <w:rPr>
          <w:rFonts w:ascii="Century Schoolbook" w:hAnsi="Century Schoolbook"/>
          <w:vanish/>
          <w:color w:val="C00000"/>
          <w:sz w:val="20"/>
          <w:szCs w:val="18"/>
        </w:rPr>
        <w:t>"</w:t>
      </w:r>
      <w:r w:rsidR="008A2E54">
        <w:rPr>
          <w:rFonts w:ascii="Century Schoolbook" w:hAnsi="Century Schoolbook"/>
          <w:vanish/>
          <w:color w:val="C00000"/>
          <w:sz w:val="20"/>
          <w:szCs w:val="18"/>
        </w:rPr>
        <w:t xml:space="preserve"> </w:t>
      </w:r>
      <w:r w:rsidRPr="008F0BFC">
        <w:rPr>
          <w:rFonts w:ascii="Century Schoolbook" w:hAnsi="Century Schoolbook"/>
          <w:vanish/>
          <w:color w:val="C00000"/>
          <w:sz w:val="20"/>
          <w:szCs w:val="18"/>
        </w:rPr>
        <w:t xml:space="preserve">les </w:t>
      </w:r>
      <w:r w:rsidR="008A2E54">
        <w:rPr>
          <w:rFonts w:ascii="Century Schoolbook" w:hAnsi="Century Schoolbook"/>
          <w:vanish/>
          <w:color w:val="C00000"/>
          <w:sz w:val="20"/>
          <w:szCs w:val="18"/>
        </w:rPr>
        <w:t>D</w:t>
      </w:r>
      <w:r w:rsidRPr="008F0BFC">
        <w:rPr>
          <w:rFonts w:ascii="Century Schoolbook" w:hAnsi="Century Schoolbook"/>
          <w:vanish/>
          <w:color w:val="C00000"/>
          <w:sz w:val="20"/>
          <w:szCs w:val="18"/>
        </w:rPr>
        <w:t>é</w:t>
      </w:r>
      <w:r>
        <w:rPr>
          <w:rFonts w:ascii="Century Schoolbook" w:hAnsi="Century Schoolbook"/>
          <w:vanish/>
          <w:color w:val="C00000"/>
          <w:sz w:val="20"/>
          <w:szCs w:val="18"/>
        </w:rPr>
        <w:t>p</w:t>
      </w:r>
      <w:r w:rsidRPr="008F0BFC">
        <w:rPr>
          <w:rFonts w:ascii="Century Schoolbook" w:hAnsi="Century Schoolbook"/>
          <w:vanish/>
          <w:color w:val="C00000"/>
          <w:sz w:val="20"/>
          <w:szCs w:val="18"/>
        </w:rPr>
        <w:t>ôts nécessaires</w:t>
      </w:r>
      <w:r>
        <w:rPr>
          <w:rFonts w:ascii="Century Schoolbook" w:hAnsi="Century Schoolbook"/>
          <w:vanish/>
          <w:color w:val="C00000"/>
          <w:sz w:val="20"/>
          <w:szCs w:val="18"/>
        </w:rPr>
        <w:t xml:space="preserve"> à créer, gérer et/ou utiliser</w:t>
      </w:r>
      <w:r w:rsidR="008A2E54">
        <w:rPr>
          <w:rFonts w:ascii="Century Schoolbook" w:hAnsi="Century Schoolbook"/>
          <w:vanish/>
          <w:color w:val="C00000"/>
          <w:sz w:val="20"/>
          <w:szCs w:val="18"/>
        </w:rPr>
        <w:t xml:space="preserve"> </w:t>
      </w:r>
      <w:r>
        <w:rPr>
          <w:rFonts w:ascii="Century Schoolbook" w:hAnsi="Century Schoolbook"/>
          <w:vanish/>
          <w:color w:val="C00000"/>
          <w:sz w:val="20"/>
          <w:szCs w:val="18"/>
        </w:rPr>
        <w:t>" ?</w:t>
      </w:r>
      <w:r w:rsidR="00BC72CB">
        <w:rPr>
          <w:rFonts w:ascii="Century Schoolbook" w:hAnsi="Century Schoolbook"/>
          <w:vanish/>
          <w:color w:val="C00000"/>
          <w:sz w:val="20"/>
          <w:szCs w:val="18"/>
        </w:rPr>
        <w:t xml:space="preserve"> : </w:t>
      </w:r>
    </w:p>
    <w:p w14:paraId="70E95294" w14:textId="77777777" w:rsidR="00432D7C" w:rsidRPr="00432D7C" w:rsidRDefault="00432D7C" w:rsidP="00432D7C">
      <w:pPr>
        <w:ind w:left="708" w:firstLine="708"/>
        <w:jc w:val="both"/>
        <w:rPr>
          <w:rFonts w:ascii="Century Schoolbook" w:hAnsi="Century Schoolbook"/>
          <w:vanish/>
          <w:color w:val="C00000"/>
          <w:sz w:val="20"/>
          <w:szCs w:val="18"/>
        </w:rPr>
      </w:pPr>
      <w:r w:rsidRPr="00432D7C">
        <w:rPr>
          <w:rFonts w:ascii="Century Schoolbook" w:hAnsi="Century Schoolbook"/>
          <w:vanish/>
          <w:color w:val="C00000"/>
          <w:sz w:val="20"/>
          <w:szCs w:val="18"/>
        </w:rPr>
        <w:t>La Gestion de configuration Logicielle va</w:t>
      </w:r>
    </w:p>
    <w:p w14:paraId="1BCC4228" w14:textId="5E5B0A14" w:rsidR="00432D7C" w:rsidRDefault="00432D7C" w:rsidP="00CC4F26">
      <w:pPr>
        <w:pStyle w:val="Paragraphedeliste"/>
        <w:numPr>
          <w:ilvl w:val="1"/>
          <w:numId w:val="42"/>
        </w:numPr>
        <w:jc w:val="both"/>
        <w:rPr>
          <w:rFonts w:ascii="Century Schoolbook" w:hAnsi="Century Schoolbook"/>
          <w:vanish/>
          <w:color w:val="C00000"/>
          <w:sz w:val="20"/>
          <w:szCs w:val="18"/>
        </w:rPr>
      </w:pPr>
      <w:r>
        <w:rPr>
          <w:rFonts w:ascii="Century Schoolbook" w:hAnsi="Century Schoolbook"/>
          <w:vanish/>
          <w:color w:val="C00000"/>
          <w:sz w:val="20"/>
          <w:szCs w:val="18"/>
        </w:rPr>
        <w:t xml:space="preserve">Gérer des dépôts associés aux développement : fichiers sources, </w:t>
      </w:r>
      <w:r w:rsidR="00371D41">
        <w:rPr>
          <w:rFonts w:ascii="Century Schoolbook" w:hAnsi="Century Schoolbook"/>
          <w:vanish/>
          <w:color w:val="C00000"/>
          <w:sz w:val="20"/>
          <w:szCs w:val="18"/>
        </w:rPr>
        <w:t xml:space="preserve">fichiers de paramétrages, </w:t>
      </w:r>
      <w:r>
        <w:rPr>
          <w:rFonts w:ascii="Century Schoolbook" w:hAnsi="Century Schoolbook"/>
          <w:vanish/>
          <w:color w:val="C00000"/>
          <w:sz w:val="20"/>
          <w:szCs w:val="18"/>
        </w:rPr>
        <w:t>fichiers construits, assemblés, livrés, déployés</w:t>
      </w:r>
    </w:p>
    <w:p w14:paraId="20D4DC94" w14:textId="0D82B291" w:rsidR="00432D7C" w:rsidRDefault="00432D7C" w:rsidP="00CC4F26">
      <w:pPr>
        <w:pStyle w:val="Paragraphedeliste"/>
        <w:numPr>
          <w:ilvl w:val="1"/>
          <w:numId w:val="42"/>
        </w:numPr>
        <w:jc w:val="both"/>
        <w:rPr>
          <w:rFonts w:ascii="Century Schoolbook" w:hAnsi="Century Schoolbook"/>
          <w:vanish/>
          <w:color w:val="C00000"/>
          <w:sz w:val="20"/>
          <w:szCs w:val="18"/>
        </w:rPr>
      </w:pPr>
      <w:r>
        <w:rPr>
          <w:rFonts w:ascii="Century Schoolbook" w:hAnsi="Century Schoolbook"/>
          <w:vanish/>
          <w:color w:val="C00000"/>
          <w:sz w:val="20"/>
          <w:szCs w:val="18"/>
        </w:rPr>
        <w:t>Utiliser et se coordonner avec des gestionnaires de configurations</w:t>
      </w:r>
      <w:r w:rsidR="005F502D">
        <w:rPr>
          <w:rFonts w:ascii="Century Schoolbook" w:hAnsi="Century Schoolbook"/>
          <w:vanish/>
          <w:color w:val="C00000"/>
          <w:sz w:val="20"/>
          <w:szCs w:val="18"/>
        </w:rPr>
        <w:t xml:space="preserve"> existants </w:t>
      </w:r>
    </w:p>
    <w:p w14:paraId="5BEA27E5" w14:textId="6F7D91D4" w:rsidR="00432D7C" w:rsidRDefault="00432D7C" w:rsidP="00CC4F26">
      <w:pPr>
        <w:pStyle w:val="Paragraphedeliste"/>
        <w:numPr>
          <w:ilvl w:val="2"/>
          <w:numId w:val="42"/>
        </w:numPr>
        <w:jc w:val="both"/>
        <w:rPr>
          <w:rFonts w:ascii="Century Schoolbook" w:hAnsi="Century Schoolbook"/>
          <w:vanish/>
          <w:color w:val="C00000"/>
          <w:sz w:val="20"/>
          <w:szCs w:val="18"/>
        </w:rPr>
      </w:pPr>
      <w:r>
        <w:rPr>
          <w:rFonts w:ascii="Century Schoolbook" w:hAnsi="Century Schoolbook"/>
          <w:vanish/>
          <w:color w:val="C00000"/>
          <w:sz w:val="20"/>
          <w:szCs w:val="18"/>
        </w:rPr>
        <w:t>De documents</w:t>
      </w:r>
    </w:p>
    <w:p w14:paraId="4F684DCD" w14:textId="69CFD600" w:rsidR="00432D7C" w:rsidRDefault="00432D7C" w:rsidP="00CC4F26">
      <w:pPr>
        <w:pStyle w:val="Paragraphedeliste"/>
        <w:numPr>
          <w:ilvl w:val="2"/>
          <w:numId w:val="42"/>
        </w:numPr>
        <w:jc w:val="both"/>
        <w:rPr>
          <w:rFonts w:ascii="Century Schoolbook" w:hAnsi="Century Schoolbook"/>
          <w:vanish/>
          <w:color w:val="C00000"/>
          <w:sz w:val="20"/>
          <w:szCs w:val="18"/>
        </w:rPr>
      </w:pPr>
      <w:r>
        <w:rPr>
          <w:rFonts w:ascii="Century Schoolbook" w:hAnsi="Century Schoolbook"/>
          <w:vanish/>
          <w:color w:val="C00000"/>
          <w:sz w:val="20"/>
          <w:szCs w:val="18"/>
        </w:rPr>
        <w:t>De Tests</w:t>
      </w:r>
    </w:p>
    <w:p w14:paraId="225812FD" w14:textId="74507F07" w:rsidR="00432D7C" w:rsidRDefault="00432D7C" w:rsidP="00CC4F26">
      <w:pPr>
        <w:pStyle w:val="Paragraphedeliste"/>
        <w:numPr>
          <w:ilvl w:val="2"/>
          <w:numId w:val="42"/>
        </w:numPr>
        <w:jc w:val="both"/>
        <w:rPr>
          <w:rFonts w:ascii="Century Schoolbook" w:hAnsi="Century Schoolbook"/>
          <w:vanish/>
          <w:color w:val="C00000"/>
          <w:sz w:val="20"/>
          <w:szCs w:val="18"/>
        </w:rPr>
      </w:pPr>
      <w:r>
        <w:rPr>
          <w:rFonts w:ascii="Century Schoolbook" w:hAnsi="Century Schoolbook"/>
          <w:vanish/>
          <w:color w:val="C00000"/>
          <w:sz w:val="20"/>
          <w:szCs w:val="18"/>
        </w:rPr>
        <w:t>D'environnements</w:t>
      </w:r>
    </w:p>
    <w:p w14:paraId="14B163DB" w14:textId="6FF94BD8" w:rsidR="00432D7C" w:rsidRDefault="001D35FE" w:rsidP="00CC4F26">
      <w:pPr>
        <w:pStyle w:val="Paragraphedeliste"/>
        <w:numPr>
          <w:ilvl w:val="2"/>
          <w:numId w:val="42"/>
        </w:numPr>
        <w:jc w:val="both"/>
        <w:rPr>
          <w:rFonts w:ascii="Century Schoolbook" w:hAnsi="Century Schoolbook"/>
          <w:vanish/>
          <w:color w:val="C00000"/>
          <w:sz w:val="20"/>
          <w:szCs w:val="18"/>
        </w:rPr>
      </w:pPr>
      <w:r>
        <w:rPr>
          <w:rFonts w:ascii="Century Schoolbook" w:hAnsi="Century Schoolbook"/>
          <w:vanish/>
          <w:color w:val="C00000"/>
          <w:sz w:val="20"/>
          <w:szCs w:val="18"/>
        </w:rPr>
        <w:t>etc.</w:t>
      </w:r>
    </w:p>
    <w:p w14:paraId="6E396189" w14:textId="77777777" w:rsidR="005F502D" w:rsidRDefault="005F502D" w:rsidP="005F502D">
      <w:pPr>
        <w:ind w:firstLine="708"/>
        <w:jc w:val="both"/>
        <w:rPr>
          <w:rFonts w:ascii="Century Schoolbook" w:hAnsi="Century Schoolbook"/>
          <w:vanish/>
          <w:color w:val="C00000"/>
          <w:sz w:val="20"/>
          <w:szCs w:val="18"/>
        </w:rPr>
      </w:pPr>
    </w:p>
    <w:p w14:paraId="6A090EEF" w14:textId="63350B94" w:rsidR="005F502D" w:rsidRDefault="00284139" w:rsidP="005F502D">
      <w:pPr>
        <w:ind w:firstLine="708"/>
        <w:jc w:val="both"/>
        <w:rPr>
          <w:rFonts w:ascii="Century Schoolbook" w:hAnsi="Century Schoolbook"/>
          <w:vanish/>
          <w:color w:val="C00000"/>
          <w:sz w:val="20"/>
          <w:szCs w:val="18"/>
        </w:rPr>
      </w:pPr>
      <w:r>
        <w:rPr>
          <w:rFonts w:ascii="Century Schoolbook" w:hAnsi="Century Schoolbook"/>
          <w:vanish/>
          <w:color w:val="C00000"/>
          <w:sz w:val="20"/>
          <w:szCs w:val="18"/>
        </w:rPr>
        <w:t>U</w:t>
      </w:r>
      <w:r w:rsidR="005F502D">
        <w:rPr>
          <w:rFonts w:ascii="Century Schoolbook" w:hAnsi="Century Schoolbook"/>
          <w:vanish/>
          <w:color w:val="C00000"/>
          <w:sz w:val="20"/>
          <w:szCs w:val="18"/>
        </w:rPr>
        <w:t xml:space="preserve">ne liste générique de </w:t>
      </w:r>
      <w:r w:rsidR="00F9465E">
        <w:rPr>
          <w:rFonts w:ascii="Century Schoolbook" w:hAnsi="Century Schoolbook"/>
          <w:vanish/>
          <w:color w:val="C00000"/>
          <w:sz w:val="20"/>
          <w:szCs w:val="18"/>
        </w:rPr>
        <w:t xml:space="preserve">types de </w:t>
      </w:r>
      <w:r w:rsidR="005F502D">
        <w:rPr>
          <w:rFonts w:ascii="Century Schoolbook" w:hAnsi="Century Schoolbook"/>
          <w:vanish/>
          <w:color w:val="C00000"/>
          <w:sz w:val="20"/>
          <w:szCs w:val="18"/>
        </w:rPr>
        <w:t>configurations est proposée</w:t>
      </w:r>
      <w:r w:rsidR="00BC72CB">
        <w:rPr>
          <w:rFonts w:ascii="Century Schoolbook" w:hAnsi="Century Schoolbook"/>
          <w:vanish/>
          <w:color w:val="C00000"/>
          <w:sz w:val="20"/>
          <w:szCs w:val="18"/>
        </w:rPr>
        <w:t xml:space="preserve"> :</w:t>
      </w:r>
    </w:p>
    <w:p w14:paraId="6A62A1E5" w14:textId="3837820B" w:rsidR="005F502D" w:rsidRDefault="005F502D" w:rsidP="00CC4F26">
      <w:pPr>
        <w:pStyle w:val="Paragraphedeliste"/>
        <w:numPr>
          <w:ilvl w:val="0"/>
          <w:numId w:val="45"/>
        </w:numPr>
        <w:jc w:val="both"/>
        <w:rPr>
          <w:rFonts w:ascii="Century Schoolbook" w:hAnsi="Century Schoolbook"/>
          <w:vanish/>
          <w:color w:val="C00000"/>
          <w:sz w:val="20"/>
          <w:szCs w:val="18"/>
        </w:rPr>
      </w:pPr>
      <w:r w:rsidRPr="000814B7">
        <w:rPr>
          <w:rFonts w:ascii="Century Schoolbook" w:hAnsi="Century Schoolbook"/>
          <w:vanish/>
          <w:color w:val="C00000"/>
          <w:sz w:val="20"/>
          <w:szCs w:val="18"/>
        </w:rPr>
        <w:t>Confi</w:t>
      </w:r>
      <w:r w:rsidR="000814B7">
        <w:rPr>
          <w:rFonts w:ascii="Century Schoolbook" w:hAnsi="Century Schoolbook"/>
          <w:vanish/>
          <w:color w:val="C00000"/>
          <w:sz w:val="20"/>
          <w:szCs w:val="18"/>
        </w:rPr>
        <w:t>guration</w:t>
      </w:r>
      <w:r w:rsidR="00F9465E">
        <w:rPr>
          <w:rFonts w:ascii="Century Schoolbook" w:hAnsi="Century Schoolbook"/>
          <w:vanish/>
          <w:color w:val="C00000"/>
          <w:sz w:val="20"/>
          <w:szCs w:val="18"/>
        </w:rPr>
        <w:t>s</w:t>
      </w:r>
      <w:r w:rsidR="000814B7">
        <w:rPr>
          <w:rFonts w:ascii="Century Schoolbook" w:hAnsi="Century Schoolbook"/>
          <w:vanish/>
          <w:color w:val="C00000"/>
          <w:sz w:val="20"/>
          <w:szCs w:val="18"/>
        </w:rPr>
        <w:t xml:space="preserve"> de développement</w:t>
      </w:r>
    </w:p>
    <w:p w14:paraId="49CAB6DD" w14:textId="26209C05" w:rsidR="000814B7" w:rsidRPr="000814B7" w:rsidRDefault="000814B7" w:rsidP="00CC4F26">
      <w:pPr>
        <w:pStyle w:val="Paragraphedeliste"/>
        <w:numPr>
          <w:ilvl w:val="0"/>
          <w:numId w:val="45"/>
        </w:numPr>
        <w:rPr>
          <w:rFonts w:ascii="Century Schoolbook" w:hAnsi="Century Schoolbook"/>
          <w:vanish/>
          <w:color w:val="C00000"/>
          <w:sz w:val="20"/>
          <w:szCs w:val="18"/>
        </w:rPr>
      </w:pPr>
      <w:r w:rsidRPr="000814B7">
        <w:rPr>
          <w:rFonts w:ascii="Century Schoolbook" w:hAnsi="Century Schoolbook"/>
          <w:vanish/>
          <w:color w:val="C00000"/>
          <w:sz w:val="20"/>
          <w:szCs w:val="18"/>
        </w:rPr>
        <w:t>Configurations de construction/</w:t>
      </w:r>
      <w:r w:rsidR="002A2D0F" w:rsidRPr="000814B7">
        <w:rPr>
          <w:rFonts w:ascii="Century Schoolbook" w:hAnsi="Century Schoolbook"/>
          <w:vanish/>
          <w:color w:val="C00000"/>
          <w:sz w:val="20"/>
          <w:szCs w:val="18"/>
        </w:rPr>
        <w:t>assemblage et</w:t>
      </w:r>
      <w:r w:rsidRPr="000814B7">
        <w:rPr>
          <w:rFonts w:ascii="Century Schoolbook" w:hAnsi="Century Schoolbook"/>
          <w:vanish/>
          <w:color w:val="C00000"/>
          <w:sz w:val="20"/>
          <w:szCs w:val="18"/>
        </w:rPr>
        <w:t xml:space="preserve"> de Livraison</w:t>
      </w:r>
    </w:p>
    <w:p w14:paraId="07A5BD37" w14:textId="77777777" w:rsidR="000814B7" w:rsidRPr="000814B7" w:rsidRDefault="000814B7" w:rsidP="00CC4F26">
      <w:pPr>
        <w:pStyle w:val="Paragraphedeliste"/>
        <w:numPr>
          <w:ilvl w:val="0"/>
          <w:numId w:val="45"/>
        </w:numPr>
        <w:rPr>
          <w:rFonts w:ascii="Century Schoolbook" w:hAnsi="Century Schoolbook"/>
          <w:vanish/>
          <w:color w:val="C00000"/>
          <w:sz w:val="20"/>
          <w:szCs w:val="18"/>
        </w:rPr>
      </w:pPr>
      <w:r w:rsidRPr="000814B7">
        <w:rPr>
          <w:rFonts w:ascii="Century Schoolbook" w:hAnsi="Century Schoolbook"/>
          <w:vanish/>
          <w:color w:val="C00000"/>
          <w:sz w:val="20"/>
          <w:szCs w:val="18"/>
        </w:rPr>
        <w:t>Configurations de documents liés à l'Application</w:t>
      </w:r>
    </w:p>
    <w:p w14:paraId="5EC8366D" w14:textId="77AB9BBA" w:rsidR="000814B7" w:rsidRDefault="000814B7" w:rsidP="00CC4F26">
      <w:pPr>
        <w:pStyle w:val="Paragraphedeliste"/>
        <w:numPr>
          <w:ilvl w:val="0"/>
          <w:numId w:val="45"/>
        </w:numPr>
        <w:jc w:val="both"/>
        <w:rPr>
          <w:rFonts w:ascii="Century Schoolbook" w:hAnsi="Century Schoolbook"/>
          <w:vanish/>
          <w:color w:val="C00000"/>
          <w:sz w:val="20"/>
          <w:szCs w:val="18"/>
        </w:rPr>
      </w:pPr>
      <w:r w:rsidRPr="000814B7">
        <w:rPr>
          <w:rFonts w:ascii="Century Schoolbook" w:hAnsi="Century Schoolbook"/>
          <w:vanish/>
          <w:color w:val="C00000"/>
          <w:sz w:val="20"/>
          <w:szCs w:val="18"/>
        </w:rPr>
        <w:t>Configurations de documents liés au Projet</w:t>
      </w:r>
    </w:p>
    <w:p w14:paraId="11240BA8" w14:textId="77777777" w:rsidR="00F9465E" w:rsidRPr="00F9465E" w:rsidRDefault="00F9465E" w:rsidP="00CC4F26">
      <w:pPr>
        <w:pStyle w:val="Paragraphedeliste"/>
        <w:numPr>
          <w:ilvl w:val="0"/>
          <w:numId w:val="45"/>
        </w:numPr>
        <w:rPr>
          <w:rFonts w:ascii="Century Schoolbook" w:hAnsi="Century Schoolbook"/>
          <w:vanish/>
          <w:color w:val="C00000"/>
          <w:sz w:val="20"/>
          <w:szCs w:val="18"/>
        </w:rPr>
      </w:pPr>
      <w:r w:rsidRPr="00F9465E">
        <w:rPr>
          <w:rFonts w:ascii="Century Schoolbook" w:hAnsi="Century Schoolbook"/>
          <w:vanish/>
          <w:color w:val="C00000"/>
          <w:sz w:val="20"/>
          <w:szCs w:val="18"/>
        </w:rPr>
        <w:t>Configurations de tests</w:t>
      </w:r>
    </w:p>
    <w:p w14:paraId="2201944B" w14:textId="77777777" w:rsidR="00F9465E" w:rsidRPr="00F9465E" w:rsidRDefault="00F9465E" w:rsidP="00CC4F26">
      <w:pPr>
        <w:pStyle w:val="Paragraphedeliste"/>
        <w:numPr>
          <w:ilvl w:val="0"/>
          <w:numId w:val="45"/>
        </w:numPr>
        <w:rPr>
          <w:rFonts w:ascii="Century Schoolbook" w:hAnsi="Century Schoolbook"/>
          <w:vanish/>
          <w:color w:val="C00000"/>
          <w:sz w:val="20"/>
          <w:szCs w:val="18"/>
        </w:rPr>
      </w:pPr>
      <w:r w:rsidRPr="00F9465E">
        <w:rPr>
          <w:rFonts w:ascii="Century Schoolbook" w:hAnsi="Century Schoolbook"/>
          <w:vanish/>
          <w:color w:val="C00000"/>
          <w:sz w:val="20"/>
          <w:szCs w:val="18"/>
        </w:rPr>
        <w:t>Configurations d'Audits (Cast)</w:t>
      </w:r>
    </w:p>
    <w:p w14:paraId="49AB5512" w14:textId="007ED8B3" w:rsidR="00F9465E" w:rsidRPr="00F9465E" w:rsidRDefault="00F9465E" w:rsidP="00CC4F26">
      <w:pPr>
        <w:pStyle w:val="Paragraphedeliste"/>
        <w:numPr>
          <w:ilvl w:val="0"/>
          <w:numId w:val="45"/>
        </w:numPr>
        <w:rPr>
          <w:rFonts w:ascii="Century Schoolbook" w:hAnsi="Century Schoolbook"/>
          <w:vanish/>
          <w:color w:val="C00000"/>
          <w:sz w:val="20"/>
          <w:szCs w:val="18"/>
        </w:rPr>
      </w:pPr>
      <w:r w:rsidRPr="00F9465E">
        <w:rPr>
          <w:rFonts w:ascii="Century Schoolbook" w:hAnsi="Century Schoolbook"/>
          <w:vanish/>
          <w:color w:val="C00000"/>
          <w:sz w:val="20"/>
          <w:szCs w:val="18"/>
        </w:rPr>
        <w:t>Configurations de services</w:t>
      </w:r>
    </w:p>
    <w:p w14:paraId="3BBB3983" w14:textId="77777777" w:rsidR="00284139" w:rsidRDefault="00284139" w:rsidP="00284139">
      <w:pPr>
        <w:ind w:left="1420"/>
        <w:rPr>
          <w:rFonts w:ascii="Century Schoolbook" w:hAnsi="Century Schoolbook"/>
          <w:vanish/>
          <w:color w:val="C00000"/>
          <w:sz w:val="20"/>
          <w:szCs w:val="18"/>
        </w:rPr>
      </w:pPr>
    </w:p>
    <w:p w14:paraId="3024B17F" w14:textId="7E6A17FA" w:rsidR="00284139" w:rsidRPr="00284139" w:rsidRDefault="00284139" w:rsidP="008A2E54">
      <w:pPr>
        <w:ind w:left="709" w:firstLine="425"/>
        <w:rPr>
          <w:rFonts w:ascii="Century Schoolbook" w:hAnsi="Century Schoolbook"/>
          <w:vanish/>
          <w:color w:val="C00000"/>
          <w:sz w:val="20"/>
          <w:szCs w:val="18"/>
        </w:rPr>
      </w:pPr>
      <w:r w:rsidRPr="00284139">
        <w:rPr>
          <w:rFonts w:ascii="Century Schoolbook" w:hAnsi="Century Schoolbook"/>
          <w:vanish/>
          <w:color w:val="C00000"/>
          <w:sz w:val="20"/>
          <w:szCs w:val="18"/>
        </w:rPr>
        <w:t xml:space="preserve">Dans </w:t>
      </w:r>
      <w:r>
        <w:rPr>
          <w:rFonts w:ascii="Century Schoolbook" w:hAnsi="Century Schoolbook"/>
          <w:vanish/>
          <w:color w:val="C00000"/>
          <w:sz w:val="20"/>
          <w:szCs w:val="18"/>
        </w:rPr>
        <w:t>cette liste</w:t>
      </w:r>
      <w:r w:rsidR="008A2E54">
        <w:rPr>
          <w:rFonts w:ascii="Century Schoolbook" w:hAnsi="Century Schoolbook"/>
          <w:vanish/>
          <w:color w:val="C00000"/>
          <w:sz w:val="20"/>
          <w:szCs w:val="18"/>
        </w:rPr>
        <w:t>, ne garder que les Configurations</w:t>
      </w:r>
      <w:r w:rsidRPr="00284139">
        <w:rPr>
          <w:rFonts w:ascii="Century Schoolbook" w:hAnsi="Century Schoolbook"/>
          <w:vanish/>
          <w:color w:val="C00000"/>
          <w:sz w:val="20"/>
          <w:szCs w:val="18"/>
        </w:rPr>
        <w:t xml:space="preserve"> appropriées au contexte à gérer et les adapter si be</w:t>
      </w:r>
      <w:r w:rsidR="008A2E54">
        <w:rPr>
          <w:rFonts w:ascii="Century Schoolbook" w:hAnsi="Century Schoolbook"/>
          <w:vanish/>
          <w:color w:val="C00000"/>
          <w:sz w:val="20"/>
          <w:szCs w:val="18"/>
        </w:rPr>
        <w:t>soin vis-à-vis de ce</w:t>
      </w:r>
      <w:r w:rsidRPr="00284139">
        <w:rPr>
          <w:rFonts w:ascii="Century Schoolbook" w:hAnsi="Century Schoolbook"/>
          <w:vanish/>
          <w:color w:val="C00000"/>
          <w:sz w:val="20"/>
          <w:szCs w:val="18"/>
        </w:rPr>
        <w:t xml:space="preserve"> contexte.</w:t>
      </w:r>
    </w:p>
    <w:p w14:paraId="0ABA301A" w14:textId="1C68FB58" w:rsidR="00284139" w:rsidRPr="00284139" w:rsidRDefault="00284139" w:rsidP="0075626B">
      <w:pPr>
        <w:ind w:left="1068"/>
        <w:rPr>
          <w:rFonts w:ascii="Century Schoolbook" w:hAnsi="Century Schoolbook"/>
          <w:vanish/>
          <w:color w:val="C00000"/>
          <w:sz w:val="20"/>
          <w:szCs w:val="18"/>
        </w:rPr>
      </w:pPr>
      <w:r w:rsidRPr="00284139">
        <w:rPr>
          <w:rFonts w:ascii="Century Schoolbook" w:hAnsi="Century Schoolbook"/>
          <w:vanish/>
          <w:color w:val="C00000"/>
          <w:sz w:val="20"/>
          <w:szCs w:val="18"/>
        </w:rPr>
        <w:t>Les éléments que ces configuration</w:t>
      </w:r>
      <w:r w:rsidR="00BC72CB">
        <w:rPr>
          <w:rFonts w:ascii="Century Schoolbook" w:hAnsi="Century Schoolbook"/>
          <w:vanish/>
          <w:color w:val="C00000"/>
          <w:sz w:val="20"/>
          <w:szCs w:val="18"/>
        </w:rPr>
        <w:t>s</w:t>
      </w:r>
      <w:r w:rsidRPr="00284139">
        <w:rPr>
          <w:rFonts w:ascii="Century Schoolbook" w:hAnsi="Century Schoolbook"/>
          <w:vanish/>
          <w:color w:val="C00000"/>
          <w:sz w:val="20"/>
          <w:szCs w:val="18"/>
        </w:rPr>
        <w:t xml:space="preserve"> gèrent seront précisés dans le § B.1</w:t>
      </w:r>
    </w:p>
    <w:p w14:paraId="0D821E25" w14:textId="77777777" w:rsidR="000814B7" w:rsidRDefault="000814B7" w:rsidP="005F502D">
      <w:pPr>
        <w:ind w:firstLine="708"/>
        <w:jc w:val="both"/>
        <w:rPr>
          <w:rFonts w:ascii="Century Schoolbook" w:hAnsi="Century Schoolbook"/>
          <w:vanish/>
          <w:color w:val="C00000"/>
          <w:sz w:val="20"/>
          <w:szCs w:val="18"/>
        </w:rPr>
      </w:pPr>
    </w:p>
    <w:p w14:paraId="0D6A681D" w14:textId="60A1FB05" w:rsidR="005F502D" w:rsidRDefault="0075626B" w:rsidP="005F502D">
      <w:pPr>
        <w:ind w:firstLine="708"/>
        <w:jc w:val="both"/>
        <w:rPr>
          <w:rFonts w:ascii="Century Schoolbook" w:hAnsi="Century Schoolbook"/>
          <w:vanish/>
          <w:color w:val="C00000"/>
          <w:sz w:val="20"/>
          <w:szCs w:val="18"/>
        </w:rPr>
      </w:pPr>
      <w:r>
        <w:rPr>
          <w:rFonts w:ascii="Century Schoolbook" w:hAnsi="Century Schoolbook"/>
          <w:vanish/>
          <w:color w:val="C00000"/>
          <w:sz w:val="20"/>
          <w:szCs w:val="18"/>
        </w:rPr>
        <w:t>D</w:t>
      </w:r>
      <w:r w:rsidR="005F502D">
        <w:rPr>
          <w:rFonts w:ascii="Century Schoolbook" w:hAnsi="Century Schoolbook"/>
          <w:vanish/>
          <w:color w:val="C00000"/>
          <w:sz w:val="20"/>
          <w:szCs w:val="18"/>
        </w:rPr>
        <w:t>ans le cas de Cardif</w:t>
      </w:r>
      <w:r>
        <w:rPr>
          <w:rFonts w:ascii="Century Schoolbook" w:hAnsi="Century Schoolbook"/>
          <w:vanish/>
          <w:color w:val="C00000"/>
          <w:sz w:val="20"/>
          <w:szCs w:val="18"/>
        </w:rPr>
        <w:t>,</w:t>
      </w:r>
      <w:r w:rsidR="005F502D">
        <w:rPr>
          <w:rFonts w:ascii="Century Schoolbook" w:hAnsi="Century Schoolbook"/>
          <w:vanish/>
          <w:color w:val="C00000"/>
          <w:sz w:val="20"/>
          <w:szCs w:val="18"/>
        </w:rPr>
        <w:t xml:space="preserve"> pour les développements Open, </w:t>
      </w:r>
    </w:p>
    <w:p w14:paraId="2A5FAAAC" w14:textId="323260E8" w:rsidR="005F502D" w:rsidRDefault="002A2D0F" w:rsidP="00CC4F26">
      <w:pPr>
        <w:pStyle w:val="Paragraphedeliste"/>
        <w:numPr>
          <w:ilvl w:val="0"/>
          <w:numId w:val="44"/>
        </w:numPr>
        <w:jc w:val="both"/>
        <w:rPr>
          <w:rFonts w:ascii="Century Schoolbook" w:hAnsi="Century Schoolbook"/>
          <w:vanish/>
          <w:color w:val="C00000"/>
          <w:sz w:val="20"/>
          <w:szCs w:val="18"/>
        </w:rPr>
      </w:pPr>
      <w:r w:rsidRPr="005F502D">
        <w:rPr>
          <w:rFonts w:ascii="Century Schoolbook" w:hAnsi="Century Schoolbook"/>
          <w:vanish/>
          <w:color w:val="C00000"/>
          <w:sz w:val="20"/>
          <w:szCs w:val="18"/>
        </w:rPr>
        <w:t>Seules</w:t>
      </w:r>
      <w:r w:rsidR="005F502D" w:rsidRPr="005F502D">
        <w:rPr>
          <w:rFonts w:ascii="Century Schoolbook" w:hAnsi="Century Schoolbook"/>
          <w:vanish/>
          <w:color w:val="C00000"/>
          <w:sz w:val="20"/>
          <w:szCs w:val="18"/>
        </w:rPr>
        <w:t xml:space="preserve"> les </w:t>
      </w:r>
      <w:r w:rsidR="005F502D">
        <w:rPr>
          <w:rFonts w:ascii="Century Schoolbook" w:hAnsi="Century Schoolbook"/>
          <w:vanish/>
          <w:color w:val="C00000"/>
          <w:sz w:val="20"/>
          <w:szCs w:val="18"/>
        </w:rPr>
        <w:t>configurations</w:t>
      </w:r>
      <w:r w:rsidR="005F502D" w:rsidRPr="005F502D">
        <w:rPr>
          <w:rFonts w:ascii="Century Schoolbook" w:hAnsi="Century Schoolbook"/>
          <w:vanish/>
          <w:color w:val="C00000"/>
          <w:sz w:val="20"/>
          <w:szCs w:val="18"/>
        </w:rPr>
        <w:t xml:space="preserve"> de développements gérés sous Git vont faire l'objet de spécificités à préciser dans ce PGCL</w:t>
      </w:r>
    </w:p>
    <w:p w14:paraId="546D70AB" w14:textId="61E62F14" w:rsidR="005F502D" w:rsidRDefault="002A2D0F" w:rsidP="00CC4F26">
      <w:pPr>
        <w:pStyle w:val="Paragraphedeliste"/>
        <w:numPr>
          <w:ilvl w:val="0"/>
          <w:numId w:val="44"/>
        </w:numPr>
        <w:jc w:val="both"/>
        <w:rPr>
          <w:rFonts w:ascii="Century Schoolbook" w:hAnsi="Century Schoolbook"/>
          <w:vanish/>
          <w:color w:val="C00000"/>
          <w:sz w:val="20"/>
          <w:szCs w:val="18"/>
        </w:rPr>
      </w:pPr>
      <w:r>
        <w:rPr>
          <w:rFonts w:ascii="Century Schoolbook" w:hAnsi="Century Schoolbook"/>
          <w:vanish/>
          <w:color w:val="C00000"/>
          <w:sz w:val="20"/>
          <w:szCs w:val="18"/>
        </w:rPr>
        <w:t>Les</w:t>
      </w:r>
      <w:r w:rsidR="005F502D">
        <w:rPr>
          <w:rFonts w:ascii="Century Schoolbook" w:hAnsi="Century Schoolbook"/>
          <w:vanish/>
          <w:color w:val="C00000"/>
          <w:sz w:val="20"/>
          <w:szCs w:val="18"/>
        </w:rPr>
        <w:t xml:space="preserve"> autres configurations seront à choisir dans la liste générique</w:t>
      </w:r>
      <w:r w:rsidR="0075626B">
        <w:rPr>
          <w:rFonts w:ascii="Century Schoolbook" w:hAnsi="Century Schoolbook"/>
          <w:vanish/>
          <w:color w:val="C00000"/>
          <w:sz w:val="20"/>
          <w:szCs w:val="18"/>
        </w:rPr>
        <w:t xml:space="preserve"> ci-dessus</w:t>
      </w:r>
      <w:r w:rsidR="005F502D">
        <w:rPr>
          <w:rFonts w:ascii="Century Schoolbook" w:hAnsi="Century Schoolbook"/>
          <w:vanish/>
          <w:color w:val="C00000"/>
          <w:sz w:val="20"/>
          <w:szCs w:val="18"/>
        </w:rPr>
        <w:t>, pour les utiliser sans les gérer</w:t>
      </w:r>
    </w:p>
    <w:p w14:paraId="4726C788" w14:textId="0C9CB825" w:rsidR="008A2E54" w:rsidRDefault="008A2E54" w:rsidP="00553F50">
      <w:pPr>
        <w:ind w:firstLine="708"/>
        <w:jc w:val="both"/>
        <w:rPr>
          <w:rFonts w:ascii="Century Schoolbook" w:hAnsi="Century Schoolbook"/>
          <w:vanish/>
          <w:color w:val="C00000"/>
          <w:sz w:val="20"/>
          <w:szCs w:val="18"/>
        </w:rPr>
      </w:pPr>
      <w:r>
        <w:rPr>
          <w:rFonts w:ascii="Century Schoolbook" w:hAnsi="Century Schoolbook"/>
          <w:vanish/>
          <w:color w:val="C00000"/>
          <w:sz w:val="20"/>
          <w:szCs w:val="18"/>
        </w:rPr>
        <w:t>Ci-dessous, un petit texte introductif est proposé :</w:t>
      </w:r>
    </w:p>
    <w:p w14:paraId="632E6A33" w14:textId="69AE1D67" w:rsidR="0037343F" w:rsidRDefault="00107C56" w:rsidP="00CB6402">
      <w:pPr>
        <w:ind w:firstLine="360"/>
      </w:pPr>
      <w:r>
        <w:t>Les C</w:t>
      </w:r>
      <w:r w:rsidR="00CB6402">
        <w:t xml:space="preserve">onfigurations </w:t>
      </w:r>
      <w:r w:rsidRPr="001A5FFC">
        <w:t xml:space="preserve">gérées au cours </w:t>
      </w:r>
      <w:r>
        <w:t xml:space="preserve">d’un Projet ou d’une Maintenance pour </w:t>
      </w:r>
      <w:r w:rsidR="002A2D0F">
        <w:t>l’Application</w:t>
      </w:r>
      <w:r>
        <w:t xml:space="preserve"> </w:t>
      </w:r>
      <w:r w:rsidR="00284139" w:rsidRPr="00284139">
        <w:rPr>
          <w:rFonts w:ascii="Century Schoolbook" w:hAnsi="Century Schoolbook"/>
          <w:vanish/>
          <w:color w:val="C00000"/>
          <w:sz w:val="20"/>
          <w:szCs w:val="18"/>
        </w:rPr>
        <w:t>&lt;les Applications</w:t>
      </w:r>
      <w:r w:rsidR="002A2D0F" w:rsidRPr="00284139">
        <w:rPr>
          <w:rFonts w:ascii="Century Schoolbook" w:hAnsi="Century Schoolbook"/>
          <w:vanish/>
          <w:color w:val="C00000"/>
          <w:sz w:val="20"/>
          <w:szCs w:val="18"/>
        </w:rPr>
        <w:t xml:space="preserve">&gt; </w:t>
      </w:r>
      <w:r w:rsidR="002A2D0F">
        <w:t>objet</w:t>
      </w:r>
      <w:r w:rsidR="00284139" w:rsidRPr="00284139">
        <w:rPr>
          <w:rFonts w:ascii="Century Schoolbook" w:hAnsi="Century Schoolbook"/>
          <w:vanish/>
          <w:color w:val="C00000"/>
          <w:sz w:val="20"/>
          <w:szCs w:val="18"/>
        </w:rPr>
        <w:t>(s)</w:t>
      </w:r>
      <w:r w:rsidR="00284139">
        <w:t xml:space="preserve"> de ce PGCL, </w:t>
      </w:r>
      <w:r w:rsidR="003656EF">
        <w:t>sont de plusieurs types, décrits ci-dessous avec</w:t>
      </w:r>
      <w:r w:rsidR="00CB3A73">
        <w:t> :</w:t>
      </w:r>
    </w:p>
    <w:p w14:paraId="632E6A34" w14:textId="4DCD011F" w:rsidR="0037343F" w:rsidRDefault="002A2D0F" w:rsidP="00CC4F26">
      <w:pPr>
        <w:pStyle w:val="Paragraphedeliste"/>
        <w:numPr>
          <w:ilvl w:val="0"/>
          <w:numId w:val="49"/>
        </w:numPr>
      </w:pPr>
      <w:r>
        <w:t>Leurs</w:t>
      </w:r>
      <w:r w:rsidR="003656EF">
        <w:t xml:space="preserve"> </w:t>
      </w:r>
      <w:r w:rsidR="0037343F">
        <w:t>types d’éléments gérés</w:t>
      </w:r>
    </w:p>
    <w:p w14:paraId="632E6A35" w14:textId="30D0D806" w:rsidR="0037343F" w:rsidRDefault="002A2D0F" w:rsidP="00CC4F26">
      <w:pPr>
        <w:pStyle w:val="Paragraphedeliste"/>
        <w:numPr>
          <w:ilvl w:val="0"/>
          <w:numId w:val="49"/>
        </w:numPr>
      </w:pPr>
      <w:r>
        <w:t>Les</w:t>
      </w:r>
      <w:r w:rsidR="0037343F">
        <w:t xml:space="preserve"> occurrences d’alimentation</w:t>
      </w:r>
      <w:r w:rsidR="00BE09F4">
        <w:t xml:space="preserve"> </w:t>
      </w:r>
      <w:r w:rsidR="0037343F">
        <w:t>et d’exploitation</w:t>
      </w:r>
      <w:r w:rsidR="00BE09F4">
        <w:t xml:space="preserve"> </w:t>
      </w:r>
      <w:r w:rsidR="00BE09F4" w:rsidRPr="00305D73">
        <w:rPr>
          <w:rFonts w:ascii="Century Schoolbook" w:hAnsi="Century Schoolbook"/>
          <w:vanish/>
          <w:color w:val="C00000"/>
          <w:sz w:val="20"/>
          <w:szCs w:val="18"/>
        </w:rPr>
        <w:t>(faire le distinguo</w:t>
      </w:r>
      <w:r w:rsidR="00BE09F4">
        <w:rPr>
          <w:rFonts w:ascii="Century Schoolbook" w:hAnsi="Century Schoolbook"/>
          <w:vanish/>
          <w:color w:val="C00000"/>
          <w:sz w:val="20"/>
          <w:szCs w:val="18"/>
        </w:rPr>
        <w:t xml:space="preserve"> des cas de</w:t>
      </w:r>
      <w:r w:rsidR="00BE09F4" w:rsidRPr="00305D73">
        <w:rPr>
          <w:rFonts w:ascii="Century Schoolbook" w:hAnsi="Century Schoolbook"/>
          <w:vanish/>
          <w:color w:val="C00000"/>
          <w:sz w:val="20"/>
          <w:szCs w:val="18"/>
        </w:rPr>
        <w:t xml:space="preserve"> création</w:t>
      </w:r>
      <w:r w:rsidR="00BC72CB">
        <w:rPr>
          <w:rFonts w:ascii="Century Schoolbook" w:hAnsi="Century Schoolbook"/>
          <w:vanish/>
          <w:color w:val="C00000"/>
          <w:sz w:val="20"/>
          <w:szCs w:val="18"/>
        </w:rPr>
        <w:t xml:space="preserve">/modifications d'éléments, </w:t>
      </w:r>
      <w:r w:rsidR="00BE09F4" w:rsidRPr="00305D73">
        <w:rPr>
          <w:rFonts w:ascii="Century Schoolbook" w:hAnsi="Century Schoolbook"/>
          <w:vanish/>
          <w:color w:val="C00000"/>
          <w:sz w:val="20"/>
          <w:szCs w:val="18"/>
        </w:rPr>
        <w:t>de leur usage en lecture seule)</w:t>
      </w:r>
    </w:p>
    <w:p w14:paraId="38D21416" w14:textId="069B83F9" w:rsidR="003C6D6A" w:rsidRDefault="002A2D0F" w:rsidP="00CC4F26">
      <w:pPr>
        <w:pStyle w:val="Paragraphedeliste"/>
        <w:numPr>
          <w:ilvl w:val="0"/>
          <w:numId w:val="49"/>
        </w:numPr>
      </w:pPr>
      <w:r>
        <w:t>Les</w:t>
      </w:r>
      <w:r w:rsidR="0037343F">
        <w:t xml:space="preserve"> contraintes partic</w:t>
      </w:r>
      <w:r w:rsidR="003D42B6">
        <w:t>ulières gérées pour l’A</w:t>
      </w:r>
      <w:r w:rsidR="0037343F">
        <w:t>pplication</w:t>
      </w:r>
      <w:r w:rsidR="003D42B6">
        <w:t xml:space="preserve"> </w:t>
      </w:r>
      <w:r w:rsidR="003D42B6" w:rsidRPr="00284139">
        <w:rPr>
          <w:rFonts w:ascii="Century Schoolbook" w:hAnsi="Century Schoolbook"/>
          <w:vanish/>
          <w:color w:val="C00000"/>
          <w:sz w:val="20"/>
          <w:szCs w:val="18"/>
        </w:rPr>
        <w:t>&lt;les Applications&gt;</w:t>
      </w:r>
    </w:p>
    <w:p w14:paraId="1F3E3F35" w14:textId="0B511B25" w:rsidR="003C6D6A" w:rsidRDefault="003C6D6A" w:rsidP="003C6D6A">
      <w:pPr>
        <w:ind w:left="360"/>
      </w:pPr>
      <w:r>
        <w:t xml:space="preserve">Ces caractéristiques doivent </w:t>
      </w:r>
      <w:r w:rsidR="00761F15">
        <w:t>permettre de</w:t>
      </w:r>
      <w:r>
        <w:t xml:space="preserve"> définir </w:t>
      </w:r>
      <w:r w:rsidR="00761F15">
        <w:t xml:space="preserve">précisément les configurations nécessaires </w:t>
      </w:r>
    </w:p>
    <w:p w14:paraId="632E6A3C" w14:textId="267D7143" w:rsidR="00CB6402" w:rsidRPr="00E32B3F" w:rsidRDefault="00CB6402" w:rsidP="008A2E54">
      <w:pPr>
        <w:pStyle w:val="Paragraphedeliste"/>
        <w:numPr>
          <w:ilvl w:val="0"/>
          <w:numId w:val="7"/>
        </w:numPr>
        <w:spacing w:before="120"/>
        <w:ind w:left="714" w:hanging="357"/>
        <w:rPr>
          <w:u w:val="single"/>
        </w:rPr>
      </w:pPr>
      <w:r w:rsidRPr="00E32B3F">
        <w:rPr>
          <w:u w:val="single"/>
        </w:rPr>
        <w:t>Configurations de développement</w:t>
      </w:r>
      <w:r w:rsidR="00733A34">
        <w:rPr>
          <w:u w:val="single"/>
        </w:rPr>
        <w:t xml:space="preserve"> </w:t>
      </w:r>
    </w:p>
    <w:p w14:paraId="53B5B86C" w14:textId="013179BB" w:rsidR="003D42B6" w:rsidRDefault="003D42B6" w:rsidP="003D42B6">
      <w:pPr>
        <w:pStyle w:val="Paragraphedeliste"/>
        <w:numPr>
          <w:ilvl w:val="1"/>
          <w:numId w:val="7"/>
        </w:numPr>
      </w:pPr>
      <w:r>
        <w:t>Les fichiers développés y sont référencés de façon asynchrone par les développeurs</w:t>
      </w:r>
      <w:r w:rsidR="00513B97">
        <w:t xml:space="preserve"> à travers le framework ou directement</w:t>
      </w:r>
    </w:p>
    <w:p w14:paraId="7D70EC29" w14:textId="60A3FCE4" w:rsidR="003D42B6" w:rsidRDefault="003D42B6" w:rsidP="003D42B6">
      <w:pPr>
        <w:pStyle w:val="Paragraphedeliste"/>
        <w:numPr>
          <w:ilvl w:val="1"/>
          <w:numId w:val="7"/>
        </w:numPr>
      </w:pPr>
      <w:r>
        <w:t xml:space="preserve">La </w:t>
      </w:r>
      <w:r w:rsidRPr="00513B97">
        <w:rPr>
          <w:rFonts w:ascii="Century Schoolbook" w:hAnsi="Century Schoolbook"/>
          <w:vanish/>
          <w:color w:val="C00000"/>
          <w:sz w:val="20"/>
          <w:szCs w:val="18"/>
        </w:rPr>
        <w:t>CLC</w:t>
      </w:r>
      <w:r w:rsidR="00513351" w:rsidRPr="00513B97">
        <w:rPr>
          <w:rFonts w:ascii="Century Schoolbook" w:hAnsi="Century Schoolbook"/>
          <w:vanish/>
          <w:color w:val="C00000"/>
          <w:sz w:val="20"/>
          <w:szCs w:val="18"/>
        </w:rPr>
        <w:t>/</w:t>
      </w:r>
      <w:r w:rsidR="00513351">
        <w:t>TCG</w:t>
      </w:r>
      <w:r>
        <w:t xml:space="preserve"> </w:t>
      </w:r>
      <w:r w:rsidR="006B0F30" w:rsidRPr="00000589">
        <w:rPr>
          <w:rFonts w:ascii="Century Schoolbook" w:hAnsi="Century Schoolbook"/>
          <w:vanish/>
          <w:color w:val="C00000"/>
          <w:sz w:val="20"/>
          <w:szCs w:val="18"/>
        </w:rPr>
        <w:t>&lt;l’une ou l’autre</w:t>
      </w:r>
      <w:r w:rsidR="006B0F30">
        <w:rPr>
          <w:rFonts w:ascii="Century Schoolbook" w:hAnsi="Century Schoolbook"/>
          <w:vanish/>
          <w:color w:val="C00000"/>
          <w:sz w:val="20"/>
          <w:szCs w:val="18"/>
        </w:rPr>
        <w:t>&gt;</w:t>
      </w:r>
      <w:r w:rsidR="006B0F30">
        <w:t xml:space="preserve"> </w:t>
      </w:r>
      <w:r>
        <w:t>utilise</w:t>
      </w:r>
      <w:r w:rsidR="00513B97">
        <w:t>ra</w:t>
      </w:r>
      <w:r>
        <w:t xml:space="preserve"> ces fichiers pour </w:t>
      </w:r>
      <w:r w:rsidRPr="00513B97">
        <w:rPr>
          <w:highlight w:val="magenta"/>
        </w:rPr>
        <w:t>construire les livrables (packages) à déployer.</w:t>
      </w:r>
      <w:r>
        <w:t xml:space="preserve"> </w:t>
      </w:r>
      <w:r w:rsidR="006B0F30">
        <w:rPr>
          <w:rFonts w:ascii="Century Schoolbook" w:hAnsi="Century Schoolbook"/>
          <w:vanish/>
          <w:color w:val="C00000"/>
          <w:sz w:val="20"/>
          <w:szCs w:val="18"/>
        </w:rPr>
        <w:t xml:space="preserve">Phrase inutile à </w:t>
      </w:r>
      <w:r w:rsidR="002A2D0F">
        <w:rPr>
          <w:rFonts w:ascii="Century Schoolbook" w:hAnsi="Century Schoolbook"/>
          <w:vanish/>
          <w:color w:val="C00000"/>
          <w:sz w:val="20"/>
          <w:szCs w:val="18"/>
        </w:rPr>
        <w:t>supprimer si</w:t>
      </w:r>
      <w:r w:rsidR="006B0F30">
        <w:rPr>
          <w:rFonts w:ascii="Century Schoolbook" w:hAnsi="Century Schoolbook"/>
          <w:vanish/>
          <w:color w:val="C00000"/>
          <w:sz w:val="20"/>
          <w:szCs w:val="18"/>
        </w:rPr>
        <w:t xml:space="preserve"> la ni la CLC, ni la TCG ne sont utilisées par l'Application</w:t>
      </w:r>
      <w:r w:rsidR="006B0F30" w:rsidRPr="00654A76">
        <w:rPr>
          <w:rFonts w:ascii="Century Schoolbook" w:hAnsi="Century Schoolbook"/>
          <w:vanish/>
          <w:color w:val="C00000"/>
          <w:sz w:val="20"/>
          <w:szCs w:val="18"/>
        </w:rPr>
        <w:t>.</w:t>
      </w:r>
    </w:p>
    <w:p w14:paraId="7020D46E" w14:textId="4A6CFEE8" w:rsidR="003D42B6" w:rsidRPr="00513B97" w:rsidRDefault="006B0F30" w:rsidP="003D42B6">
      <w:pPr>
        <w:pStyle w:val="Paragraphedeliste"/>
        <w:numPr>
          <w:ilvl w:val="1"/>
          <w:numId w:val="7"/>
        </w:numPr>
        <w:rPr>
          <w:rFonts w:ascii="Century Schoolbook" w:hAnsi="Century Schoolbook"/>
          <w:vanish/>
          <w:color w:val="C00000"/>
          <w:sz w:val="20"/>
          <w:szCs w:val="18"/>
        </w:rPr>
      </w:pPr>
      <w:r w:rsidRPr="00513B97">
        <w:rPr>
          <w:rFonts w:ascii="Century Schoolbook" w:hAnsi="Century Schoolbook"/>
          <w:vanish/>
          <w:color w:val="C00000"/>
          <w:sz w:val="20"/>
          <w:szCs w:val="18"/>
        </w:rPr>
        <w:t xml:space="preserve">Pour les technologies non </w:t>
      </w:r>
      <w:r w:rsidR="003D42B6" w:rsidRPr="00513B97">
        <w:rPr>
          <w:rFonts w:ascii="Century Schoolbook" w:hAnsi="Century Schoolbook"/>
          <w:vanish/>
          <w:color w:val="C00000"/>
          <w:sz w:val="20"/>
          <w:szCs w:val="18"/>
        </w:rPr>
        <w:t xml:space="preserve">gérées </w:t>
      </w:r>
      <w:r w:rsidRPr="00513B97">
        <w:rPr>
          <w:rFonts w:ascii="Century Schoolbook" w:hAnsi="Century Schoolbook"/>
          <w:vanish/>
          <w:color w:val="C00000"/>
          <w:sz w:val="20"/>
          <w:szCs w:val="18"/>
        </w:rPr>
        <w:t xml:space="preserve">par </w:t>
      </w:r>
      <w:r w:rsidR="003D42B6" w:rsidRPr="00513B97">
        <w:rPr>
          <w:rFonts w:ascii="Century Schoolbook" w:hAnsi="Century Schoolbook"/>
          <w:vanish/>
          <w:color w:val="C00000"/>
          <w:sz w:val="20"/>
          <w:szCs w:val="18"/>
        </w:rPr>
        <w:t>la CLC</w:t>
      </w:r>
      <w:r w:rsidRPr="00513B97">
        <w:rPr>
          <w:rFonts w:ascii="Century Schoolbook" w:hAnsi="Century Schoolbook"/>
          <w:vanish/>
          <w:color w:val="C00000"/>
          <w:sz w:val="20"/>
          <w:szCs w:val="18"/>
        </w:rPr>
        <w:t xml:space="preserve"> et la TCG</w:t>
      </w:r>
      <w:r w:rsidR="003D42B6" w:rsidRPr="00513B97">
        <w:rPr>
          <w:rFonts w:ascii="Century Schoolbook" w:hAnsi="Century Schoolbook"/>
          <w:vanish/>
          <w:color w:val="C00000"/>
          <w:sz w:val="20"/>
          <w:szCs w:val="18"/>
        </w:rPr>
        <w:t>, des exploitants utilisent des fichiers pour développer, fichiers qui à termes auront vocation à être gérés par Git, mais sans être déployés</w:t>
      </w:r>
      <w:r w:rsidR="002C0F14" w:rsidRPr="00513B97">
        <w:rPr>
          <w:rFonts w:ascii="Century Schoolbook" w:hAnsi="Century Schoolbook"/>
          <w:vanish/>
          <w:color w:val="C00000"/>
          <w:sz w:val="20"/>
          <w:szCs w:val="18"/>
        </w:rPr>
        <w:t xml:space="preserve"> par la CLC</w:t>
      </w:r>
      <w:r w:rsidRPr="00513B97">
        <w:rPr>
          <w:rFonts w:ascii="Century Schoolbook" w:hAnsi="Century Schoolbook"/>
          <w:vanish/>
          <w:color w:val="C00000"/>
          <w:sz w:val="20"/>
          <w:szCs w:val="18"/>
        </w:rPr>
        <w:t xml:space="preserve"> oui bien la TCG</w:t>
      </w:r>
      <w:r w:rsidR="002C0F14" w:rsidRPr="00513B97">
        <w:rPr>
          <w:rFonts w:ascii="Century Schoolbook" w:hAnsi="Century Schoolbook"/>
          <w:vanish/>
          <w:color w:val="C00000"/>
          <w:sz w:val="20"/>
          <w:szCs w:val="18"/>
        </w:rPr>
        <w:t>.</w:t>
      </w:r>
    </w:p>
    <w:p w14:paraId="368283C3" w14:textId="5DA88DE6" w:rsidR="003D42B6" w:rsidRDefault="003D42B6" w:rsidP="003D42B6">
      <w:pPr>
        <w:pStyle w:val="Paragraphedeliste"/>
        <w:numPr>
          <w:ilvl w:val="1"/>
          <w:numId w:val="7"/>
        </w:numPr>
      </w:pPr>
      <w:r>
        <w:t>Les concepteurs les exploitent pour les études d’impact</w:t>
      </w:r>
      <w:r w:rsidR="002C0F14">
        <w:t>.</w:t>
      </w:r>
    </w:p>
    <w:p w14:paraId="480596CC" w14:textId="45F3C861" w:rsidR="003D42B6" w:rsidRDefault="003D42B6" w:rsidP="005A6449">
      <w:pPr>
        <w:pStyle w:val="Paragraphedeliste"/>
        <w:numPr>
          <w:ilvl w:val="1"/>
          <w:numId w:val="7"/>
        </w:numPr>
      </w:pPr>
      <w:r>
        <w:t>La règle de nommage</w:t>
      </w:r>
      <w:r w:rsidRPr="00EB21BF">
        <w:t xml:space="preserve"> des</w:t>
      </w:r>
      <w:r>
        <w:t xml:space="preserve"> dépôts Git est consultable par ce lien </w:t>
      </w:r>
      <w:hyperlink r:id="rId14" w:history="1">
        <w:r w:rsidRPr="00733A34">
          <w:rPr>
            <w:rStyle w:val="Lienhypertexte"/>
          </w:rPr>
          <w:t>C'You - Communauté GCL - Règle de nommages des dépôts Git</w:t>
        </w:r>
      </w:hyperlink>
      <w:r w:rsidR="00622B05" w:rsidRPr="00622B05">
        <w:rPr>
          <w:rFonts w:ascii="Century Schoolbook" w:hAnsi="Century Schoolbook"/>
          <w:vanish/>
          <w:color w:val="C00000"/>
          <w:sz w:val="20"/>
          <w:szCs w:val="18"/>
        </w:rPr>
        <w:t xml:space="preserve"> </w:t>
      </w:r>
    </w:p>
    <w:p w14:paraId="0EF88C2D" w14:textId="77777777" w:rsidR="005A6449" w:rsidRDefault="005A6449" w:rsidP="00BC72CB">
      <w:pPr>
        <w:ind w:left="708" w:firstLine="360"/>
        <w:rPr>
          <w:rFonts w:ascii="Century Schoolbook" w:hAnsi="Century Schoolbook"/>
          <w:vanish/>
          <w:color w:val="C00000"/>
          <w:sz w:val="20"/>
          <w:szCs w:val="18"/>
        </w:rPr>
      </w:pPr>
    </w:p>
    <w:p w14:paraId="4AD16934" w14:textId="25696750" w:rsidR="00EE770E" w:rsidRDefault="005A6449" w:rsidP="00BC72CB">
      <w:pPr>
        <w:ind w:left="708" w:firstLine="360"/>
        <w:rPr>
          <w:rFonts w:ascii="Century Schoolbook" w:hAnsi="Century Schoolbook"/>
          <w:vanish/>
          <w:color w:val="C00000"/>
          <w:sz w:val="20"/>
          <w:szCs w:val="18"/>
        </w:rPr>
      </w:pPr>
      <w:r>
        <w:rPr>
          <w:rFonts w:ascii="Century Schoolbook" w:hAnsi="Century Schoolbook"/>
          <w:vanish/>
          <w:color w:val="C00000"/>
          <w:sz w:val="20"/>
          <w:szCs w:val="18"/>
        </w:rPr>
        <w:t>IL EST INDISPENSABLE DE LIRE CETTE REGLE AVANT DE CONTINUER LA REDACTION car elle oriente très fortement les choix des dépôts Git nécessaires</w:t>
      </w:r>
    </w:p>
    <w:p w14:paraId="77044128" w14:textId="7756AE52" w:rsidR="00D96421" w:rsidRDefault="00D96421" w:rsidP="00BC72CB">
      <w:pPr>
        <w:ind w:left="708" w:firstLine="360"/>
        <w:rPr>
          <w:rFonts w:ascii="Century Schoolbook" w:hAnsi="Century Schoolbook"/>
          <w:vanish/>
          <w:color w:val="C00000"/>
          <w:sz w:val="20"/>
          <w:szCs w:val="18"/>
        </w:rPr>
      </w:pPr>
      <w:r>
        <w:rPr>
          <w:rFonts w:ascii="Century Schoolbook" w:hAnsi="Century Schoolbook"/>
          <w:vanish/>
          <w:color w:val="C00000"/>
          <w:sz w:val="20"/>
          <w:szCs w:val="18"/>
        </w:rPr>
        <w:t>Les fichiers sources seront par défaut placés dans des dépôts de l'outil de GCL "Git"</w:t>
      </w:r>
    </w:p>
    <w:p w14:paraId="6664C968" w14:textId="503BD3EE" w:rsidR="007F6319" w:rsidRDefault="00841783" w:rsidP="00BC72CB">
      <w:pPr>
        <w:ind w:left="708" w:firstLine="360"/>
        <w:rPr>
          <w:rFonts w:ascii="Century Schoolbook" w:hAnsi="Century Schoolbook"/>
          <w:vanish/>
          <w:color w:val="C00000"/>
          <w:sz w:val="20"/>
          <w:szCs w:val="18"/>
        </w:rPr>
      </w:pPr>
      <w:r>
        <w:rPr>
          <w:rFonts w:ascii="Century Schoolbook" w:hAnsi="Century Schoolbook"/>
          <w:vanish/>
          <w:color w:val="C00000"/>
          <w:sz w:val="20"/>
          <w:szCs w:val="18"/>
        </w:rPr>
        <w:t>Ces dépôts Git ne peuvent contenir, ni documents, ni tests (à part</w:t>
      </w:r>
      <w:r w:rsidR="007F6319">
        <w:rPr>
          <w:rFonts w:ascii="Century Schoolbook" w:hAnsi="Century Schoolbook"/>
          <w:vanish/>
          <w:color w:val="C00000"/>
          <w:sz w:val="20"/>
          <w:szCs w:val="18"/>
        </w:rPr>
        <w:t xml:space="preserve"> </w:t>
      </w:r>
      <w:r>
        <w:rPr>
          <w:rFonts w:ascii="Century Schoolbook" w:hAnsi="Century Schoolbook"/>
          <w:vanish/>
          <w:color w:val="C00000"/>
          <w:sz w:val="20"/>
          <w:szCs w:val="18"/>
        </w:rPr>
        <w:t>des</w:t>
      </w:r>
      <w:r w:rsidR="007F6319">
        <w:rPr>
          <w:rFonts w:ascii="Century Schoolbook" w:hAnsi="Century Schoolbook"/>
          <w:vanish/>
          <w:color w:val="C00000"/>
          <w:sz w:val="20"/>
          <w:szCs w:val="18"/>
        </w:rPr>
        <w:t xml:space="preserve"> tests unitaires</w:t>
      </w:r>
      <w:r>
        <w:rPr>
          <w:rFonts w:ascii="Century Schoolbook" w:hAnsi="Century Schoolbook"/>
          <w:vanish/>
          <w:color w:val="C00000"/>
          <w:sz w:val="20"/>
          <w:szCs w:val="18"/>
        </w:rPr>
        <w:t>)</w:t>
      </w:r>
    </w:p>
    <w:p w14:paraId="7C6DD1A3" w14:textId="77777777" w:rsidR="00041BB4" w:rsidRDefault="00041BB4" w:rsidP="00BC72CB">
      <w:pPr>
        <w:ind w:left="708" w:firstLine="360"/>
        <w:rPr>
          <w:rFonts w:ascii="Century Schoolbook" w:hAnsi="Century Schoolbook"/>
          <w:vanish/>
          <w:color w:val="C00000"/>
          <w:sz w:val="20"/>
          <w:szCs w:val="18"/>
        </w:rPr>
      </w:pPr>
    </w:p>
    <w:p w14:paraId="5B061BD7" w14:textId="49DF89BD" w:rsidR="00BC72CB" w:rsidRDefault="002B4411" w:rsidP="00BC72CB">
      <w:pPr>
        <w:ind w:left="708" w:firstLine="360"/>
        <w:rPr>
          <w:rFonts w:ascii="Century Schoolbook" w:hAnsi="Century Schoolbook"/>
          <w:vanish/>
          <w:color w:val="C00000"/>
          <w:sz w:val="20"/>
          <w:szCs w:val="18"/>
        </w:rPr>
      </w:pPr>
      <w:r>
        <w:rPr>
          <w:rFonts w:ascii="Century Schoolbook" w:hAnsi="Century Schoolbook"/>
          <w:vanish/>
          <w:color w:val="C00000"/>
          <w:sz w:val="20"/>
          <w:szCs w:val="18"/>
        </w:rPr>
        <w:t>La</w:t>
      </w:r>
      <w:r w:rsidR="00BC72CB">
        <w:rPr>
          <w:rFonts w:ascii="Century Schoolbook" w:hAnsi="Century Schoolbook"/>
          <w:vanish/>
          <w:color w:val="C00000"/>
          <w:sz w:val="20"/>
          <w:szCs w:val="18"/>
        </w:rPr>
        <w:t xml:space="preserve"> réparti</w:t>
      </w:r>
      <w:r w:rsidR="001D35FE">
        <w:rPr>
          <w:rFonts w:ascii="Century Schoolbook" w:hAnsi="Century Schoolbook"/>
          <w:vanish/>
          <w:color w:val="C00000"/>
          <w:sz w:val="20"/>
          <w:szCs w:val="18"/>
        </w:rPr>
        <w:t>ti</w:t>
      </w:r>
      <w:r w:rsidR="00BC72CB">
        <w:rPr>
          <w:rFonts w:ascii="Century Schoolbook" w:hAnsi="Century Schoolbook"/>
          <w:vanish/>
          <w:color w:val="C00000"/>
          <w:sz w:val="20"/>
          <w:szCs w:val="18"/>
        </w:rPr>
        <w:t>on</w:t>
      </w:r>
      <w:r>
        <w:rPr>
          <w:rFonts w:ascii="Century Schoolbook" w:hAnsi="Century Schoolbook"/>
          <w:vanish/>
          <w:color w:val="C00000"/>
          <w:sz w:val="20"/>
          <w:szCs w:val="18"/>
        </w:rPr>
        <w:t xml:space="preserve"> de</w:t>
      </w:r>
      <w:r w:rsidR="00D34F38">
        <w:rPr>
          <w:rFonts w:ascii="Century Schoolbook" w:hAnsi="Century Schoolbook"/>
          <w:vanish/>
          <w:color w:val="C00000"/>
          <w:sz w:val="20"/>
          <w:szCs w:val="18"/>
        </w:rPr>
        <w:t>s</w:t>
      </w:r>
      <w:r w:rsidR="00BC72CB">
        <w:rPr>
          <w:rFonts w:ascii="Century Schoolbook" w:hAnsi="Century Schoolbook"/>
          <w:vanish/>
          <w:color w:val="C00000"/>
          <w:sz w:val="20"/>
          <w:szCs w:val="18"/>
        </w:rPr>
        <w:t xml:space="preserve"> fichiers sources dans des dépôts différent</w:t>
      </w:r>
      <w:r>
        <w:rPr>
          <w:rFonts w:ascii="Century Schoolbook" w:hAnsi="Century Schoolbook"/>
          <w:vanish/>
          <w:color w:val="C00000"/>
          <w:sz w:val="20"/>
          <w:szCs w:val="18"/>
        </w:rPr>
        <w:t>s</w:t>
      </w:r>
      <w:r w:rsidR="00BC72CB">
        <w:rPr>
          <w:rFonts w:ascii="Century Schoolbook" w:hAnsi="Century Schoolbook"/>
          <w:vanish/>
          <w:color w:val="C00000"/>
          <w:sz w:val="20"/>
          <w:szCs w:val="18"/>
        </w:rPr>
        <w:t xml:space="preserve"> est orienté par :</w:t>
      </w:r>
    </w:p>
    <w:p w14:paraId="223E2934" w14:textId="13C460E3" w:rsidR="00841783" w:rsidRPr="00841783" w:rsidRDefault="00BC72CB" w:rsidP="00041BB4">
      <w:pPr>
        <w:pStyle w:val="Paragraphedeliste"/>
        <w:numPr>
          <w:ilvl w:val="0"/>
          <w:numId w:val="55"/>
        </w:numPr>
        <w:rPr>
          <w:rFonts w:ascii="Century Schoolbook" w:hAnsi="Century Schoolbook"/>
          <w:vanish/>
          <w:color w:val="C00000"/>
          <w:sz w:val="20"/>
          <w:szCs w:val="18"/>
        </w:rPr>
      </w:pPr>
      <w:r>
        <w:rPr>
          <w:rFonts w:ascii="Century Schoolbook" w:hAnsi="Century Schoolbook"/>
          <w:vanish/>
          <w:color w:val="C00000"/>
          <w:sz w:val="20"/>
          <w:szCs w:val="18"/>
        </w:rPr>
        <w:t>Les technologies des fichier</w:t>
      </w:r>
      <w:r w:rsidR="00041BB4">
        <w:rPr>
          <w:rFonts w:ascii="Century Schoolbook" w:hAnsi="Century Schoolbook"/>
          <w:vanish/>
          <w:color w:val="C00000"/>
          <w:sz w:val="20"/>
          <w:szCs w:val="18"/>
        </w:rPr>
        <w:t>s</w:t>
      </w:r>
      <w:r>
        <w:rPr>
          <w:rFonts w:ascii="Century Schoolbook" w:hAnsi="Century Schoolbook"/>
          <w:vanish/>
          <w:color w:val="C00000"/>
          <w:sz w:val="20"/>
          <w:szCs w:val="18"/>
        </w:rPr>
        <w:t xml:space="preserve"> sources</w:t>
      </w:r>
    </w:p>
    <w:p w14:paraId="77965341" w14:textId="0C126DF0" w:rsidR="00841783" w:rsidRDefault="00841783" w:rsidP="00841783">
      <w:pPr>
        <w:pStyle w:val="Paragraphedeliste"/>
        <w:numPr>
          <w:ilvl w:val="1"/>
          <w:numId w:val="47"/>
        </w:numPr>
        <w:rPr>
          <w:rFonts w:ascii="Century Schoolbook" w:hAnsi="Century Schoolbook"/>
          <w:vanish/>
          <w:color w:val="C00000"/>
          <w:sz w:val="20"/>
          <w:szCs w:val="18"/>
        </w:rPr>
      </w:pPr>
      <w:r>
        <w:rPr>
          <w:rFonts w:ascii="Century Schoolbook" w:hAnsi="Century Schoolbook"/>
          <w:vanish/>
          <w:color w:val="C00000"/>
          <w:sz w:val="20"/>
          <w:szCs w:val="18"/>
        </w:rPr>
        <w:t>Certaines technologies pouvant être associées à la fois dans leurs développements et leurs déploiements et usages (e</w:t>
      </w:r>
      <w:r w:rsidR="002A2D0F">
        <w:rPr>
          <w:rFonts w:ascii="Century Schoolbook" w:hAnsi="Century Schoolbook"/>
          <w:vanish/>
          <w:color w:val="C00000"/>
          <w:sz w:val="20"/>
          <w:szCs w:val="18"/>
        </w:rPr>
        <w:t>x : Ksh</w:t>
      </w:r>
      <w:r>
        <w:rPr>
          <w:rFonts w:ascii="Century Schoolbook" w:hAnsi="Century Schoolbook"/>
          <w:vanish/>
          <w:color w:val="C00000"/>
          <w:sz w:val="20"/>
          <w:szCs w:val="18"/>
        </w:rPr>
        <w:t xml:space="preserve"> et .sql)</w:t>
      </w:r>
    </w:p>
    <w:p w14:paraId="3BCDDD10" w14:textId="77777777" w:rsidR="007F6319" w:rsidRDefault="00BC72CB" w:rsidP="00041BB4">
      <w:pPr>
        <w:pStyle w:val="Paragraphedeliste"/>
        <w:numPr>
          <w:ilvl w:val="0"/>
          <w:numId w:val="55"/>
        </w:numPr>
        <w:rPr>
          <w:rFonts w:ascii="Century Schoolbook" w:hAnsi="Century Schoolbook"/>
          <w:vanish/>
          <w:color w:val="C00000"/>
          <w:sz w:val="20"/>
          <w:szCs w:val="18"/>
        </w:rPr>
      </w:pPr>
      <w:r>
        <w:rPr>
          <w:rFonts w:ascii="Century Schoolbook" w:hAnsi="Century Schoolbook"/>
          <w:vanish/>
          <w:color w:val="C00000"/>
          <w:sz w:val="20"/>
          <w:szCs w:val="18"/>
        </w:rPr>
        <w:t>Les usages de ces fichiers sources</w:t>
      </w:r>
    </w:p>
    <w:p w14:paraId="186112D7" w14:textId="5B6BCBF5" w:rsidR="00841783" w:rsidRDefault="00041BB4" w:rsidP="00CC4F26">
      <w:pPr>
        <w:pStyle w:val="Paragraphedeliste"/>
        <w:numPr>
          <w:ilvl w:val="1"/>
          <w:numId w:val="47"/>
        </w:numPr>
        <w:rPr>
          <w:rFonts w:ascii="Century Schoolbook" w:hAnsi="Century Schoolbook"/>
          <w:vanish/>
          <w:color w:val="C00000"/>
          <w:sz w:val="20"/>
          <w:szCs w:val="18"/>
        </w:rPr>
      </w:pPr>
      <w:r>
        <w:rPr>
          <w:rFonts w:ascii="Century Schoolbook" w:hAnsi="Century Schoolbook"/>
          <w:vanish/>
          <w:color w:val="C00000"/>
          <w:sz w:val="20"/>
          <w:szCs w:val="18"/>
        </w:rPr>
        <w:t>Développer, Cons</w:t>
      </w:r>
      <w:r w:rsidR="00841783">
        <w:rPr>
          <w:rFonts w:ascii="Century Schoolbook" w:hAnsi="Century Schoolbook"/>
          <w:vanish/>
          <w:color w:val="C00000"/>
          <w:sz w:val="20"/>
          <w:szCs w:val="18"/>
        </w:rPr>
        <w:t xml:space="preserve">truire, </w:t>
      </w:r>
      <w:r w:rsidR="00B5092D">
        <w:rPr>
          <w:rFonts w:ascii="Century Schoolbook" w:hAnsi="Century Schoolbook"/>
          <w:vanish/>
          <w:color w:val="C00000"/>
          <w:sz w:val="20"/>
          <w:szCs w:val="18"/>
        </w:rPr>
        <w:t>Transporter,</w:t>
      </w:r>
      <w:r w:rsidR="00841783">
        <w:rPr>
          <w:rFonts w:ascii="Century Schoolbook" w:hAnsi="Century Schoolbook"/>
          <w:vanish/>
          <w:color w:val="C00000"/>
          <w:sz w:val="20"/>
          <w:szCs w:val="18"/>
        </w:rPr>
        <w:t xml:space="preserve"> Déployer</w:t>
      </w:r>
    </w:p>
    <w:p w14:paraId="7B8A2499" w14:textId="120DC75A" w:rsidR="00841783" w:rsidRDefault="00841783" w:rsidP="00CC4F26">
      <w:pPr>
        <w:pStyle w:val="Paragraphedeliste"/>
        <w:numPr>
          <w:ilvl w:val="1"/>
          <w:numId w:val="47"/>
        </w:numPr>
        <w:rPr>
          <w:rFonts w:ascii="Century Schoolbook" w:hAnsi="Century Schoolbook"/>
          <w:vanish/>
          <w:color w:val="C00000"/>
          <w:sz w:val="20"/>
          <w:szCs w:val="18"/>
        </w:rPr>
      </w:pPr>
      <w:r>
        <w:rPr>
          <w:rFonts w:ascii="Century Schoolbook" w:hAnsi="Century Schoolbook"/>
          <w:vanish/>
          <w:color w:val="C00000"/>
          <w:sz w:val="20"/>
          <w:szCs w:val="18"/>
        </w:rPr>
        <w:t>Les occurrences d'accès : Création, Modification, Lecture, Exploitation</w:t>
      </w:r>
    </w:p>
    <w:p w14:paraId="22F4DED7" w14:textId="693BD449" w:rsidR="00841783" w:rsidRDefault="00041BB4" w:rsidP="00041BB4">
      <w:pPr>
        <w:pStyle w:val="Paragraphedeliste"/>
        <w:numPr>
          <w:ilvl w:val="0"/>
          <w:numId w:val="55"/>
        </w:numPr>
        <w:rPr>
          <w:rFonts w:ascii="Century Schoolbook" w:hAnsi="Century Schoolbook"/>
          <w:vanish/>
          <w:color w:val="C00000"/>
          <w:sz w:val="20"/>
          <w:szCs w:val="18"/>
        </w:rPr>
      </w:pPr>
      <w:r>
        <w:rPr>
          <w:rFonts w:ascii="Century Schoolbook" w:hAnsi="Century Schoolbook"/>
          <w:vanish/>
          <w:color w:val="C00000"/>
          <w:sz w:val="20"/>
          <w:szCs w:val="18"/>
        </w:rPr>
        <w:t>La m</w:t>
      </w:r>
      <w:r w:rsidR="00841783">
        <w:rPr>
          <w:rFonts w:ascii="Century Schoolbook" w:hAnsi="Century Schoolbook"/>
          <w:vanish/>
          <w:color w:val="C00000"/>
          <w:sz w:val="20"/>
          <w:szCs w:val="18"/>
        </w:rPr>
        <w:t xml:space="preserve">utualisation / </w:t>
      </w:r>
      <w:r>
        <w:rPr>
          <w:rFonts w:ascii="Century Schoolbook" w:hAnsi="Century Schoolbook"/>
          <w:vanish/>
          <w:color w:val="C00000"/>
          <w:sz w:val="20"/>
          <w:szCs w:val="18"/>
        </w:rPr>
        <w:t>s</w:t>
      </w:r>
      <w:r w:rsidR="00841783">
        <w:rPr>
          <w:rFonts w:ascii="Century Schoolbook" w:hAnsi="Century Schoolbook"/>
          <w:vanish/>
          <w:color w:val="C00000"/>
          <w:sz w:val="20"/>
          <w:szCs w:val="18"/>
        </w:rPr>
        <w:t>éparation</w:t>
      </w:r>
      <w:r>
        <w:rPr>
          <w:rFonts w:ascii="Century Schoolbook" w:hAnsi="Century Schoolbook"/>
          <w:vanish/>
          <w:color w:val="C00000"/>
          <w:sz w:val="20"/>
          <w:szCs w:val="18"/>
        </w:rPr>
        <w:t xml:space="preserve"> pour des usages identiques</w:t>
      </w:r>
    </w:p>
    <w:p w14:paraId="40C1E23E" w14:textId="2B65C83E" w:rsidR="00841783" w:rsidRPr="00841783" w:rsidRDefault="00841783" w:rsidP="00841783">
      <w:pPr>
        <w:ind w:left="2148"/>
        <w:rPr>
          <w:rFonts w:ascii="Century Schoolbook" w:hAnsi="Century Schoolbook"/>
          <w:vanish/>
          <w:color w:val="C00000"/>
          <w:sz w:val="20"/>
          <w:szCs w:val="18"/>
        </w:rPr>
      </w:pPr>
      <w:r>
        <w:rPr>
          <w:rFonts w:ascii="Century Schoolbook" w:hAnsi="Century Schoolbook"/>
          <w:vanish/>
          <w:color w:val="C00000"/>
          <w:sz w:val="20"/>
          <w:szCs w:val="18"/>
        </w:rPr>
        <w:t>Cela permet de l</w:t>
      </w:r>
      <w:r w:rsidRPr="00841783">
        <w:rPr>
          <w:rFonts w:ascii="Century Schoolbook" w:hAnsi="Century Schoolbook"/>
          <w:vanish/>
          <w:color w:val="C00000"/>
          <w:sz w:val="20"/>
          <w:szCs w:val="18"/>
        </w:rPr>
        <w:t>a ségrégation d'accès, car moins il y a d'accédant</w:t>
      </w:r>
      <w:r>
        <w:rPr>
          <w:rFonts w:ascii="Century Schoolbook" w:hAnsi="Century Schoolbook"/>
          <w:vanish/>
          <w:color w:val="C00000"/>
          <w:sz w:val="20"/>
          <w:szCs w:val="18"/>
        </w:rPr>
        <w:t xml:space="preserve"> à un dépôt</w:t>
      </w:r>
      <w:r w:rsidR="00B5092D">
        <w:rPr>
          <w:rFonts w:ascii="Century Schoolbook" w:hAnsi="Century Schoolbook"/>
          <w:vanish/>
          <w:color w:val="C00000"/>
          <w:sz w:val="20"/>
          <w:szCs w:val="18"/>
        </w:rPr>
        <w:t>,</w:t>
      </w:r>
      <w:r w:rsidRPr="00841783">
        <w:rPr>
          <w:rFonts w:ascii="Century Schoolbook" w:hAnsi="Century Schoolbook"/>
          <w:vanish/>
          <w:color w:val="C00000"/>
          <w:sz w:val="20"/>
          <w:szCs w:val="18"/>
        </w:rPr>
        <w:t xml:space="preserve"> moins les fusions risquent d'être conflictuelles (fichier modifié par plus d'un développeur)</w:t>
      </w:r>
    </w:p>
    <w:p w14:paraId="158B5BBB" w14:textId="77777777" w:rsidR="00841783" w:rsidRDefault="00841783" w:rsidP="00841783">
      <w:pPr>
        <w:pStyle w:val="Paragraphedeliste"/>
        <w:numPr>
          <w:ilvl w:val="1"/>
          <w:numId w:val="47"/>
        </w:numPr>
        <w:rPr>
          <w:rFonts w:ascii="Century Schoolbook" w:hAnsi="Century Schoolbook"/>
          <w:vanish/>
          <w:color w:val="C00000"/>
          <w:sz w:val="20"/>
          <w:szCs w:val="18"/>
        </w:rPr>
      </w:pPr>
      <w:r>
        <w:rPr>
          <w:rFonts w:ascii="Century Schoolbook" w:hAnsi="Century Schoolbook"/>
          <w:vanish/>
          <w:color w:val="C00000"/>
          <w:sz w:val="20"/>
          <w:szCs w:val="18"/>
        </w:rPr>
        <w:t>Fonctions communes</w:t>
      </w:r>
    </w:p>
    <w:p w14:paraId="35A58E21" w14:textId="55512337" w:rsidR="00841783" w:rsidRDefault="00841783" w:rsidP="00841783">
      <w:pPr>
        <w:pStyle w:val="Paragraphedeliste"/>
        <w:numPr>
          <w:ilvl w:val="1"/>
          <w:numId w:val="47"/>
        </w:numPr>
        <w:rPr>
          <w:rFonts w:ascii="Century Schoolbook" w:hAnsi="Century Schoolbook"/>
          <w:vanish/>
          <w:color w:val="C00000"/>
          <w:sz w:val="20"/>
          <w:szCs w:val="18"/>
        </w:rPr>
      </w:pPr>
      <w:r>
        <w:rPr>
          <w:rFonts w:ascii="Century Schoolbook" w:hAnsi="Century Schoolbook"/>
          <w:vanish/>
          <w:color w:val="C00000"/>
          <w:sz w:val="20"/>
          <w:szCs w:val="18"/>
        </w:rPr>
        <w:t>Fonctions indépendantes</w:t>
      </w:r>
    </w:p>
    <w:p w14:paraId="35815B1F" w14:textId="3B744947" w:rsidR="00841783" w:rsidRDefault="00841783" w:rsidP="00841783">
      <w:pPr>
        <w:pStyle w:val="Paragraphedeliste"/>
        <w:numPr>
          <w:ilvl w:val="1"/>
          <w:numId w:val="47"/>
        </w:numPr>
        <w:rPr>
          <w:rFonts w:ascii="Century Schoolbook" w:hAnsi="Century Schoolbook"/>
          <w:vanish/>
          <w:color w:val="C00000"/>
          <w:sz w:val="20"/>
          <w:szCs w:val="18"/>
        </w:rPr>
      </w:pPr>
      <w:r>
        <w:rPr>
          <w:rFonts w:ascii="Century Schoolbook" w:hAnsi="Century Schoolbook"/>
          <w:vanish/>
          <w:color w:val="C00000"/>
          <w:sz w:val="20"/>
          <w:szCs w:val="18"/>
        </w:rPr>
        <w:t>Cœur statique</w:t>
      </w:r>
      <w:r w:rsidR="00041BB4">
        <w:rPr>
          <w:rFonts w:ascii="Century Schoolbook" w:hAnsi="Century Schoolbook"/>
          <w:vanish/>
          <w:color w:val="C00000"/>
          <w:sz w:val="20"/>
          <w:szCs w:val="18"/>
        </w:rPr>
        <w:t xml:space="preserve"> ((kernel stable)</w:t>
      </w:r>
    </w:p>
    <w:p w14:paraId="5E1C64C2" w14:textId="7E438722" w:rsidR="00841783" w:rsidRDefault="00841783" w:rsidP="00841783">
      <w:pPr>
        <w:pStyle w:val="Paragraphedeliste"/>
        <w:numPr>
          <w:ilvl w:val="1"/>
          <w:numId w:val="47"/>
        </w:numPr>
        <w:rPr>
          <w:rFonts w:ascii="Century Schoolbook" w:hAnsi="Century Schoolbook"/>
          <w:vanish/>
          <w:color w:val="C00000"/>
          <w:sz w:val="20"/>
          <w:szCs w:val="18"/>
        </w:rPr>
      </w:pPr>
      <w:r>
        <w:rPr>
          <w:rFonts w:ascii="Century Schoolbook" w:hAnsi="Century Schoolbook"/>
          <w:vanish/>
          <w:color w:val="C00000"/>
          <w:sz w:val="20"/>
          <w:szCs w:val="18"/>
        </w:rPr>
        <w:t>Couches applicatives : Présentation, Service, Données</w:t>
      </w:r>
    </w:p>
    <w:p w14:paraId="025246C3" w14:textId="29E7D80C" w:rsidR="00841783" w:rsidRDefault="00841783" w:rsidP="00841783">
      <w:pPr>
        <w:pStyle w:val="Paragraphedeliste"/>
        <w:numPr>
          <w:ilvl w:val="1"/>
          <w:numId w:val="47"/>
        </w:numPr>
        <w:rPr>
          <w:rFonts w:ascii="Century Schoolbook" w:hAnsi="Century Schoolbook"/>
          <w:vanish/>
          <w:color w:val="C00000"/>
          <w:sz w:val="20"/>
          <w:szCs w:val="18"/>
        </w:rPr>
      </w:pPr>
      <w:r>
        <w:rPr>
          <w:rFonts w:ascii="Century Schoolbook" w:hAnsi="Century Schoolbook"/>
          <w:vanish/>
          <w:color w:val="C00000"/>
          <w:sz w:val="20"/>
          <w:szCs w:val="18"/>
        </w:rPr>
        <w:t xml:space="preserve">Lotissement (possible aussi avec des User Story </w:t>
      </w:r>
      <w:r w:rsidR="00041BB4">
        <w:rPr>
          <w:rFonts w:ascii="Century Schoolbook" w:hAnsi="Century Schoolbook"/>
          <w:vanish/>
          <w:color w:val="C00000"/>
          <w:sz w:val="20"/>
          <w:szCs w:val="18"/>
        </w:rPr>
        <w:t xml:space="preserve">si </w:t>
      </w:r>
      <w:r>
        <w:rPr>
          <w:rFonts w:ascii="Century Schoolbook" w:hAnsi="Century Schoolbook"/>
          <w:vanish/>
          <w:color w:val="C00000"/>
          <w:sz w:val="20"/>
          <w:szCs w:val="18"/>
        </w:rPr>
        <w:t>construites avec du code très spécifique)</w:t>
      </w:r>
    </w:p>
    <w:p w14:paraId="297169FA" w14:textId="3A5E0398" w:rsidR="00841783" w:rsidRDefault="00841783" w:rsidP="00841783">
      <w:pPr>
        <w:pStyle w:val="Paragraphedeliste"/>
        <w:numPr>
          <w:ilvl w:val="1"/>
          <w:numId w:val="47"/>
        </w:numPr>
        <w:rPr>
          <w:rFonts w:ascii="Century Schoolbook" w:hAnsi="Century Schoolbook"/>
          <w:vanish/>
          <w:color w:val="C00000"/>
          <w:sz w:val="20"/>
          <w:szCs w:val="18"/>
        </w:rPr>
      </w:pPr>
      <w:r>
        <w:rPr>
          <w:rFonts w:ascii="Century Schoolbook" w:hAnsi="Century Schoolbook"/>
          <w:vanish/>
          <w:color w:val="C00000"/>
          <w:sz w:val="20"/>
          <w:szCs w:val="18"/>
        </w:rPr>
        <w:t>Composants Plug &amp; Play</w:t>
      </w:r>
    </w:p>
    <w:p w14:paraId="7EFB6C11" w14:textId="677631C3" w:rsidR="00841783" w:rsidRDefault="00841783" w:rsidP="00841783">
      <w:pPr>
        <w:pStyle w:val="Paragraphedeliste"/>
        <w:numPr>
          <w:ilvl w:val="1"/>
          <w:numId w:val="47"/>
        </w:numPr>
        <w:rPr>
          <w:rFonts w:ascii="Century Schoolbook" w:hAnsi="Century Schoolbook"/>
          <w:vanish/>
          <w:color w:val="C00000"/>
          <w:sz w:val="20"/>
          <w:szCs w:val="18"/>
        </w:rPr>
      </w:pPr>
      <w:r>
        <w:rPr>
          <w:rFonts w:ascii="Century Schoolbook" w:hAnsi="Century Schoolbook"/>
          <w:vanish/>
          <w:color w:val="C00000"/>
          <w:sz w:val="20"/>
          <w:szCs w:val="18"/>
        </w:rPr>
        <w:t>Bibliothèques de fonctionnalités (de services)</w:t>
      </w:r>
    </w:p>
    <w:p w14:paraId="08594EE2" w14:textId="2B4A57F0" w:rsidR="007F6319" w:rsidRPr="00841783" w:rsidRDefault="00841783" w:rsidP="00841783">
      <w:pPr>
        <w:pStyle w:val="Paragraphedeliste"/>
        <w:numPr>
          <w:ilvl w:val="1"/>
          <w:numId w:val="47"/>
        </w:numPr>
        <w:rPr>
          <w:rFonts w:ascii="Century Schoolbook" w:hAnsi="Century Schoolbook"/>
          <w:vanish/>
          <w:color w:val="C00000"/>
          <w:sz w:val="20"/>
          <w:szCs w:val="18"/>
        </w:rPr>
      </w:pPr>
      <w:r w:rsidRPr="00841783">
        <w:rPr>
          <w:rFonts w:ascii="Century Schoolbook" w:hAnsi="Century Schoolbook"/>
          <w:vanish/>
          <w:color w:val="C00000"/>
          <w:sz w:val="20"/>
          <w:szCs w:val="18"/>
        </w:rPr>
        <w:t xml:space="preserve"> </w:t>
      </w:r>
      <w:r w:rsidR="007F6319" w:rsidRPr="00841783">
        <w:rPr>
          <w:rFonts w:ascii="Century Schoolbook" w:hAnsi="Century Schoolbook"/>
          <w:vanish/>
          <w:color w:val="C00000"/>
          <w:sz w:val="20"/>
          <w:szCs w:val="18"/>
        </w:rPr>
        <w:t>Certains dépôts contiennent des fichiers source permettant de construire une solution binaire</w:t>
      </w:r>
    </w:p>
    <w:p w14:paraId="30D26568" w14:textId="1C728F80" w:rsidR="007F6319" w:rsidRDefault="007F6319" w:rsidP="00CC4F26">
      <w:pPr>
        <w:pStyle w:val="Paragraphedeliste"/>
        <w:numPr>
          <w:ilvl w:val="1"/>
          <w:numId w:val="47"/>
        </w:numPr>
        <w:rPr>
          <w:rFonts w:ascii="Century Schoolbook" w:hAnsi="Century Schoolbook"/>
          <w:vanish/>
          <w:color w:val="C00000"/>
          <w:sz w:val="20"/>
          <w:szCs w:val="18"/>
        </w:rPr>
      </w:pPr>
      <w:r>
        <w:rPr>
          <w:rFonts w:ascii="Century Schoolbook" w:hAnsi="Century Schoolbook"/>
          <w:vanish/>
          <w:color w:val="C00000"/>
          <w:sz w:val="20"/>
          <w:szCs w:val="18"/>
        </w:rPr>
        <w:t xml:space="preserve">D'autres dépôts </w:t>
      </w:r>
      <w:r w:rsidR="001D35FE">
        <w:rPr>
          <w:rFonts w:ascii="Century Schoolbook" w:hAnsi="Century Schoolbook"/>
          <w:vanish/>
          <w:color w:val="C00000"/>
          <w:sz w:val="20"/>
          <w:szCs w:val="18"/>
        </w:rPr>
        <w:t>peuvent</w:t>
      </w:r>
      <w:r>
        <w:rPr>
          <w:rFonts w:ascii="Century Schoolbook" w:hAnsi="Century Schoolbook"/>
          <w:vanish/>
          <w:color w:val="C00000"/>
          <w:sz w:val="20"/>
          <w:szCs w:val="18"/>
        </w:rPr>
        <w:t xml:space="preserve"> ne contenir que des fichiers à transporter, comme des scripts</w:t>
      </w:r>
    </w:p>
    <w:p w14:paraId="772C004E" w14:textId="4582DD96" w:rsidR="00041BB4" w:rsidRDefault="00041BB4" w:rsidP="00041BB4">
      <w:pPr>
        <w:pStyle w:val="Paragraphedeliste"/>
        <w:numPr>
          <w:ilvl w:val="0"/>
          <w:numId w:val="55"/>
        </w:numPr>
        <w:rPr>
          <w:rFonts w:ascii="Century Schoolbook" w:hAnsi="Century Schoolbook"/>
          <w:vanish/>
          <w:color w:val="C00000"/>
          <w:sz w:val="20"/>
          <w:szCs w:val="18"/>
        </w:rPr>
      </w:pPr>
      <w:r>
        <w:rPr>
          <w:rFonts w:ascii="Century Schoolbook" w:hAnsi="Century Schoolbook"/>
          <w:vanish/>
          <w:color w:val="C00000"/>
          <w:sz w:val="20"/>
          <w:szCs w:val="18"/>
        </w:rPr>
        <w:t>Les partages autorisés, du Public au très confidentiel</w:t>
      </w:r>
    </w:p>
    <w:p w14:paraId="3E487B41" w14:textId="029724E8" w:rsidR="00F24562" w:rsidRPr="001813BA" w:rsidRDefault="002B4411" w:rsidP="001813BA">
      <w:pPr>
        <w:pStyle w:val="Paragraphedeliste"/>
        <w:numPr>
          <w:ilvl w:val="0"/>
          <w:numId w:val="55"/>
        </w:numPr>
        <w:rPr>
          <w:rFonts w:ascii="Century Schoolbook" w:hAnsi="Century Schoolbook"/>
          <w:vanish/>
          <w:color w:val="C00000"/>
          <w:sz w:val="20"/>
          <w:szCs w:val="18"/>
        </w:rPr>
      </w:pPr>
      <w:r>
        <w:rPr>
          <w:rFonts w:ascii="Century Schoolbook" w:hAnsi="Century Schoolbook"/>
          <w:vanish/>
          <w:color w:val="C00000"/>
          <w:sz w:val="20"/>
          <w:szCs w:val="18"/>
        </w:rPr>
        <w:t xml:space="preserve">Les </w:t>
      </w:r>
      <w:r w:rsidR="00041BB4">
        <w:rPr>
          <w:rFonts w:ascii="Century Schoolbook" w:hAnsi="Century Schoolbook"/>
          <w:vanish/>
          <w:color w:val="C00000"/>
          <w:sz w:val="20"/>
          <w:szCs w:val="18"/>
        </w:rPr>
        <w:t xml:space="preserve">progiciels </w:t>
      </w:r>
      <w:r w:rsidR="00B5092D">
        <w:rPr>
          <w:rFonts w:ascii="Century Schoolbook" w:hAnsi="Century Schoolbook"/>
          <w:vanish/>
          <w:color w:val="C00000"/>
          <w:sz w:val="20"/>
          <w:szCs w:val="18"/>
        </w:rPr>
        <w:t>(développements</w:t>
      </w:r>
      <w:r w:rsidR="00041BB4">
        <w:rPr>
          <w:rFonts w:ascii="Century Schoolbook" w:hAnsi="Century Schoolbook"/>
          <w:vanish/>
          <w:color w:val="C00000"/>
          <w:sz w:val="20"/>
          <w:szCs w:val="18"/>
        </w:rPr>
        <w:t xml:space="preserve"> externes (livraisons éditeur)</w:t>
      </w:r>
    </w:p>
    <w:p w14:paraId="0E04C03B" w14:textId="342D1473" w:rsidR="00D34F38" w:rsidRDefault="00F24562" w:rsidP="00FE76DF">
      <w:pPr>
        <w:jc w:val="center"/>
        <w:rPr>
          <w:rFonts w:ascii="Century Schoolbook" w:hAnsi="Century Schoolbook"/>
          <w:vanish/>
          <w:color w:val="C00000"/>
          <w:sz w:val="20"/>
          <w:szCs w:val="18"/>
        </w:rPr>
      </w:pPr>
      <w:r>
        <w:rPr>
          <w:rFonts w:ascii="Century Schoolbook" w:hAnsi="Century Schoolbook"/>
          <w:noProof/>
          <w:vanish/>
          <w:color w:val="C00000"/>
          <w:sz w:val="20"/>
          <w:szCs w:val="18"/>
          <w:lang w:eastAsia="fr-FR"/>
        </w:rPr>
        <w:drawing>
          <wp:inline distT="0" distB="0" distL="0" distR="0" wp14:anchorId="535E8E6D" wp14:editId="1F27CA09">
            <wp:extent cx="5710767" cy="4458072"/>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CL - PGCL Stratégi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2291" cy="4459261"/>
                    </a:xfrm>
                    <a:prstGeom prst="rect">
                      <a:avLst/>
                    </a:prstGeom>
                  </pic:spPr>
                </pic:pic>
              </a:graphicData>
            </a:graphic>
          </wp:inline>
        </w:drawing>
      </w:r>
    </w:p>
    <w:p w14:paraId="40765F29" w14:textId="77777777" w:rsidR="005A6449" w:rsidRDefault="005A6449" w:rsidP="00FE76DF">
      <w:pPr>
        <w:jc w:val="center"/>
        <w:rPr>
          <w:rFonts w:ascii="Century Schoolbook" w:hAnsi="Century Schoolbook"/>
          <w:vanish/>
          <w:color w:val="C00000"/>
          <w:sz w:val="20"/>
          <w:szCs w:val="18"/>
        </w:rPr>
      </w:pPr>
    </w:p>
    <w:p w14:paraId="5B795C26" w14:textId="15B1C300" w:rsidR="00D34F38" w:rsidRDefault="005A6449" w:rsidP="005A6449">
      <w:pPr>
        <w:ind w:left="708" w:firstLine="360"/>
        <w:rPr>
          <w:rFonts w:ascii="Century Schoolbook" w:hAnsi="Century Schoolbook"/>
          <w:vanish/>
          <w:color w:val="C00000"/>
          <w:sz w:val="20"/>
          <w:szCs w:val="18"/>
        </w:rPr>
      </w:pPr>
      <w:r>
        <w:rPr>
          <w:rFonts w:ascii="Century Schoolbook" w:hAnsi="Century Schoolbook"/>
          <w:vanish/>
          <w:color w:val="C00000"/>
          <w:sz w:val="20"/>
          <w:szCs w:val="18"/>
        </w:rPr>
        <w:t>Les noms des dépôts doivent</w:t>
      </w:r>
      <w:r w:rsidRPr="00553F50">
        <w:rPr>
          <w:rFonts w:ascii="Century Schoolbook" w:hAnsi="Century Schoolbook"/>
          <w:vanish/>
          <w:color w:val="C00000"/>
          <w:sz w:val="20"/>
          <w:szCs w:val="18"/>
        </w:rPr>
        <w:t xml:space="preserve"> respecter les règles d'organisations prévues pour les dépôts Git de Cardif</w:t>
      </w:r>
      <w:r>
        <w:rPr>
          <w:rFonts w:ascii="Century Schoolbook" w:hAnsi="Century Schoolbook"/>
          <w:vanish/>
          <w:color w:val="C00000"/>
          <w:sz w:val="20"/>
          <w:szCs w:val="18"/>
        </w:rPr>
        <w:t xml:space="preserve">, sur la page consultable par ce lien: </w:t>
      </w:r>
      <w:hyperlink r:id="rId16" w:history="1">
        <w:r>
          <w:rPr>
            <w:rStyle w:val="Lienhypertexte"/>
            <w:rFonts w:ascii="Century Schoolbook" w:hAnsi="Century Schoolbook"/>
            <w:vanish/>
            <w:color w:val="0070C0"/>
            <w:sz w:val="20"/>
            <w:szCs w:val="20"/>
          </w:rPr>
          <w:t>GlobalConfigurationLeague</w:t>
        </w:r>
        <w:r w:rsidR="002A2D0F">
          <w:rPr>
            <w:rStyle w:val="Lienhypertexte"/>
            <w:rFonts w:ascii="Century Schoolbook" w:hAnsi="Century Schoolbook"/>
            <w:vanish/>
            <w:color w:val="0070C0"/>
            <w:sz w:val="20"/>
            <w:szCs w:val="20"/>
          </w:rPr>
          <w:t xml:space="preserve"> </w:t>
        </w:r>
        <w:r>
          <w:rPr>
            <w:rStyle w:val="Lienhypertexte"/>
            <w:rFonts w:ascii="Century Schoolbook" w:hAnsi="Century Schoolbook"/>
            <w:vanish/>
            <w:color w:val="0070C0"/>
            <w:sz w:val="20"/>
            <w:szCs w:val="20"/>
          </w:rPr>
          <w:t>:</w:t>
        </w:r>
        <w:r w:rsidR="002A2D0F">
          <w:rPr>
            <w:rStyle w:val="Lienhypertexte"/>
            <w:rFonts w:ascii="Century Schoolbook" w:hAnsi="Century Schoolbook"/>
            <w:vanish/>
            <w:color w:val="0070C0"/>
            <w:sz w:val="20"/>
            <w:szCs w:val="20"/>
          </w:rPr>
          <w:t xml:space="preserve"> </w:t>
        </w:r>
        <w:r>
          <w:rPr>
            <w:rStyle w:val="Lienhypertexte"/>
            <w:rFonts w:ascii="Century Schoolbook" w:hAnsi="Century Schoolbook"/>
            <w:vanish/>
            <w:color w:val="0070C0"/>
            <w:sz w:val="20"/>
            <w:szCs w:val="20"/>
          </w:rPr>
          <w:t>Règle-de-nommage-des-dépôts-Git</w:t>
        </w:r>
      </w:hyperlink>
      <w:r>
        <w:rPr>
          <w:rFonts w:ascii="Century Schoolbook" w:hAnsi="Century Schoolbook"/>
          <w:vanish/>
          <w:color w:val="C00000"/>
          <w:sz w:val="20"/>
          <w:szCs w:val="18"/>
        </w:rPr>
        <w:t>. Il est possible de s'inspirer des options proposées dans cette page</w:t>
      </w:r>
    </w:p>
    <w:p w14:paraId="46DE01C1" w14:textId="77777777" w:rsidR="005A6449" w:rsidRDefault="005A6449" w:rsidP="005A6449">
      <w:pPr>
        <w:ind w:left="708" w:firstLine="360"/>
        <w:rPr>
          <w:rFonts w:ascii="Century Schoolbook" w:hAnsi="Century Schoolbook"/>
          <w:vanish/>
          <w:color w:val="C00000"/>
          <w:sz w:val="20"/>
          <w:szCs w:val="18"/>
        </w:rPr>
      </w:pPr>
    </w:p>
    <w:p w14:paraId="420C0BDB" w14:textId="5DBE9FA2" w:rsidR="003D42B6" w:rsidRPr="00D4221F" w:rsidRDefault="003D42B6" w:rsidP="00CC4F26">
      <w:pPr>
        <w:pStyle w:val="Paragraphedeliste"/>
        <w:numPr>
          <w:ilvl w:val="0"/>
          <w:numId w:val="48"/>
        </w:numPr>
        <w:rPr>
          <w:rFonts w:ascii="Century Schoolbook" w:hAnsi="Century Schoolbook"/>
          <w:vanish/>
          <w:color w:val="C00000"/>
          <w:sz w:val="21"/>
          <w:szCs w:val="18"/>
          <w:highlight w:val="yellow"/>
        </w:rPr>
      </w:pPr>
      <w:r w:rsidRPr="00D4221F">
        <w:rPr>
          <w:rFonts w:ascii="Century Schoolbook" w:hAnsi="Century Schoolbook"/>
          <w:vanish/>
          <w:color w:val="C00000"/>
          <w:sz w:val="21"/>
          <w:szCs w:val="18"/>
          <w:highlight w:val="yellow"/>
        </w:rPr>
        <w:t>Lister ci-dessous les dépôts Git nécessaires</w:t>
      </w:r>
    </w:p>
    <w:p w14:paraId="556EED78" w14:textId="660EDA6A" w:rsidR="003D42B6" w:rsidRPr="00D4221F" w:rsidRDefault="003D42B6" w:rsidP="00D4221F">
      <w:pPr>
        <w:pStyle w:val="Paragraphedeliste"/>
        <w:numPr>
          <w:ilvl w:val="1"/>
          <w:numId w:val="48"/>
        </w:numPr>
        <w:ind w:left="1701"/>
        <w:rPr>
          <w:rFonts w:ascii="Century Schoolbook" w:hAnsi="Century Schoolbook"/>
          <w:vanish/>
          <w:color w:val="C00000"/>
          <w:sz w:val="21"/>
          <w:szCs w:val="18"/>
          <w:highlight w:val="yellow"/>
        </w:rPr>
      </w:pPr>
      <w:r w:rsidRPr="00D4221F">
        <w:rPr>
          <w:rFonts w:ascii="Century Schoolbook" w:hAnsi="Century Schoolbook"/>
          <w:vanish/>
          <w:color w:val="C00000"/>
          <w:sz w:val="21"/>
          <w:szCs w:val="18"/>
          <w:highlight w:val="yellow"/>
        </w:rPr>
        <w:t>En justifiant leur nécessité (cas de répartitions évoqués ci-dessus)</w:t>
      </w:r>
      <w:r w:rsidR="000D6319" w:rsidRPr="00D4221F">
        <w:rPr>
          <w:rFonts w:ascii="Century Schoolbook" w:hAnsi="Century Schoolbook"/>
          <w:vanish/>
          <w:color w:val="C00000"/>
          <w:sz w:val="21"/>
          <w:szCs w:val="18"/>
          <w:highlight w:val="yellow"/>
        </w:rPr>
        <w:t xml:space="preserve"> et l'usage</w:t>
      </w:r>
    </w:p>
    <w:p w14:paraId="30F26437" w14:textId="77777777" w:rsidR="00033C46" w:rsidRPr="00D4221F" w:rsidRDefault="003D42B6" w:rsidP="00D4221F">
      <w:pPr>
        <w:pStyle w:val="Paragraphedeliste"/>
        <w:numPr>
          <w:ilvl w:val="1"/>
          <w:numId w:val="48"/>
        </w:numPr>
        <w:ind w:left="1701"/>
        <w:rPr>
          <w:rFonts w:ascii="Century Schoolbook" w:hAnsi="Century Schoolbook"/>
          <w:vanish/>
          <w:color w:val="C00000"/>
          <w:sz w:val="21"/>
          <w:szCs w:val="18"/>
          <w:highlight w:val="yellow"/>
        </w:rPr>
      </w:pPr>
      <w:r w:rsidRPr="00D4221F">
        <w:rPr>
          <w:rFonts w:ascii="Century Schoolbook" w:hAnsi="Century Schoolbook"/>
          <w:vanish/>
          <w:color w:val="C00000"/>
          <w:sz w:val="21"/>
          <w:szCs w:val="18"/>
          <w:highlight w:val="yellow"/>
        </w:rPr>
        <w:t xml:space="preserve">En </w:t>
      </w:r>
      <w:r w:rsidR="001D35FE" w:rsidRPr="00D4221F">
        <w:rPr>
          <w:rFonts w:ascii="Century Schoolbook" w:hAnsi="Century Schoolbook"/>
          <w:vanish/>
          <w:color w:val="C00000"/>
          <w:sz w:val="21"/>
          <w:szCs w:val="18"/>
          <w:highlight w:val="yellow"/>
        </w:rPr>
        <w:t>respectant</w:t>
      </w:r>
      <w:r w:rsidRPr="00D4221F">
        <w:rPr>
          <w:rFonts w:ascii="Century Schoolbook" w:hAnsi="Century Schoolbook"/>
          <w:vanish/>
          <w:color w:val="C00000"/>
          <w:sz w:val="21"/>
          <w:szCs w:val="18"/>
          <w:highlight w:val="yellow"/>
        </w:rPr>
        <w:t xml:space="preserve"> </w:t>
      </w:r>
      <w:r w:rsidR="001D35FE" w:rsidRPr="00D4221F">
        <w:rPr>
          <w:rFonts w:ascii="Century Schoolbook" w:hAnsi="Century Schoolbook"/>
          <w:vanish/>
          <w:color w:val="C00000"/>
          <w:sz w:val="21"/>
          <w:szCs w:val="18"/>
          <w:highlight w:val="yellow"/>
        </w:rPr>
        <w:t>les règles</w:t>
      </w:r>
      <w:r w:rsidRPr="00D4221F">
        <w:rPr>
          <w:rFonts w:ascii="Century Schoolbook" w:hAnsi="Century Schoolbook"/>
          <w:vanish/>
          <w:color w:val="C00000"/>
          <w:sz w:val="21"/>
          <w:szCs w:val="18"/>
          <w:highlight w:val="yellow"/>
        </w:rPr>
        <w:t xml:space="preserve"> de nommage</w:t>
      </w:r>
    </w:p>
    <w:p w14:paraId="25E92137" w14:textId="34608637" w:rsidR="003D42B6" w:rsidRPr="00D4221F" w:rsidRDefault="001673E6" w:rsidP="00D4221F">
      <w:pPr>
        <w:pStyle w:val="Paragraphedeliste"/>
        <w:numPr>
          <w:ilvl w:val="2"/>
          <w:numId w:val="48"/>
        </w:numPr>
        <w:ind w:left="1985" w:hanging="284"/>
        <w:rPr>
          <w:rFonts w:ascii="Century Schoolbook" w:hAnsi="Century Schoolbook"/>
          <w:vanish/>
          <w:color w:val="C00000"/>
          <w:sz w:val="21"/>
          <w:szCs w:val="18"/>
          <w:highlight w:val="yellow"/>
        </w:rPr>
      </w:pPr>
      <w:r w:rsidRPr="00D4221F">
        <w:rPr>
          <w:rFonts w:ascii="Century Schoolbook" w:hAnsi="Century Schoolbook"/>
          <w:vanish/>
          <w:color w:val="C00000"/>
          <w:sz w:val="21"/>
          <w:szCs w:val="18"/>
          <w:highlight w:val="yellow"/>
        </w:rPr>
        <w:t xml:space="preserve">Si le taxon Group est utilisé, préciser auparavant le ou les groupes nécessaires et les population d’utilisateurs liées à ces groupes </w:t>
      </w:r>
      <w:r w:rsidR="00033C46" w:rsidRPr="00D4221F">
        <w:rPr>
          <w:rFonts w:ascii="Century Schoolbook" w:hAnsi="Century Schoolbook"/>
          <w:vanish/>
          <w:color w:val="C00000"/>
          <w:sz w:val="21"/>
          <w:szCs w:val="18"/>
          <w:highlight w:val="yellow"/>
        </w:rPr>
        <w:t>I</w:t>
      </w:r>
      <w:r w:rsidR="000D6319" w:rsidRPr="00D4221F">
        <w:rPr>
          <w:rFonts w:ascii="Century Schoolbook" w:hAnsi="Century Schoolbook"/>
          <w:vanish/>
          <w:color w:val="C00000"/>
          <w:sz w:val="21"/>
          <w:szCs w:val="18"/>
          <w:highlight w:val="yellow"/>
        </w:rPr>
        <w:t>l n’est pas nécessaire de préciser l’URL de GitLab =&gt; commencer par le code REFI de l’application</w:t>
      </w:r>
    </w:p>
    <w:p w14:paraId="05CB4E62" w14:textId="14301FFC" w:rsidR="00033C46" w:rsidRPr="00D4221F" w:rsidRDefault="00033C46" w:rsidP="00D4221F">
      <w:pPr>
        <w:pStyle w:val="Paragraphedeliste"/>
        <w:numPr>
          <w:ilvl w:val="2"/>
          <w:numId w:val="48"/>
        </w:numPr>
        <w:ind w:left="1985" w:hanging="284"/>
        <w:rPr>
          <w:rFonts w:ascii="Century Schoolbook" w:hAnsi="Century Schoolbook"/>
          <w:vanish/>
          <w:color w:val="C00000"/>
          <w:sz w:val="21"/>
          <w:szCs w:val="18"/>
          <w:highlight w:val="yellow"/>
        </w:rPr>
      </w:pPr>
      <w:r w:rsidRPr="00D4221F">
        <w:rPr>
          <w:rFonts w:ascii="Century Schoolbook" w:hAnsi="Century Schoolbook"/>
          <w:vanish/>
          <w:color w:val="C00000"/>
          <w:sz w:val="21"/>
          <w:szCs w:val="18"/>
          <w:highlight w:val="yellow"/>
        </w:rPr>
        <w:t xml:space="preserve">Si le ou les Application(s) n’ont pas de code REFI, préciser le cas et substituer par le code App qui servira pour créer un pseudo code : "APX" + 4 digits décimaux, la valeur de ces digits étant fixée </w:t>
      </w:r>
      <w:r w:rsidR="00D4221F">
        <w:rPr>
          <w:rFonts w:ascii="Century Schoolbook" w:hAnsi="Century Schoolbook"/>
          <w:vanish/>
          <w:color w:val="C00000"/>
          <w:sz w:val="21"/>
          <w:szCs w:val="18"/>
          <w:highlight w:val="yellow"/>
        </w:rPr>
        <w:t xml:space="preserve">en accord avec </w:t>
      </w:r>
      <w:r w:rsidRPr="00D4221F">
        <w:rPr>
          <w:rFonts w:ascii="Century Schoolbook" w:hAnsi="Century Schoolbook"/>
          <w:vanish/>
          <w:color w:val="C00000"/>
          <w:sz w:val="21"/>
          <w:szCs w:val="18"/>
          <w:highlight w:val="yellow"/>
        </w:rPr>
        <w:t>SOT</w:t>
      </w:r>
    </w:p>
    <w:p w14:paraId="7D809BFB" w14:textId="024D2A65" w:rsidR="000D6319" w:rsidRPr="00D4221F" w:rsidRDefault="000D6319" w:rsidP="00D4221F">
      <w:pPr>
        <w:pStyle w:val="Paragraphedeliste"/>
        <w:numPr>
          <w:ilvl w:val="2"/>
          <w:numId w:val="48"/>
        </w:numPr>
        <w:ind w:left="1985" w:hanging="284"/>
        <w:rPr>
          <w:rFonts w:ascii="Century Schoolbook" w:hAnsi="Century Schoolbook"/>
          <w:vanish/>
          <w:color w:val="C00000"/>
          <w:sz w:val="21"/>
          <w:szCs w:val="18"/>
          <w:highlight w:val="yellow"/>
        </w:rPr>
      </w:pPr>
    </w:p>
    <w:p w14:paraId="5A6EEDC5" w14:textId="72FEEC7B" w:rsidR="003D42B6" w:rsidRPr="00033C46" w:rsidRDefault="00033C46" w:rsidP="00D4221F">
      <w:pPr>
        <w:pStyle w:val="Paragraphedeliste"/>
        <w:numPr>
          <w:ilvl w:val="1"/>
          <w:numId w:val="48"/>
        </w:numPr>
        <w:ind w:left="1701"/>
        <w:rPr>
          <w:rFonts w:ascii="Century Schoolbook" w:hAnsi="Century Schoolbook"/>
          <w:b/>
          <w:vanish/>
          <w:color w:val="C00000"/>
          <w:sz w:val="21"/>
          <w:szCs w:val="18"/>
          <w:highlight w:val="yellow"/>
        </w:rPr>
      </w:pPr>
      <w:r w:rsidRPr="00D4221F">
        <w:rPr>
          <w:rFonts w:ascii="Century Schoolbook" w:hAnsi="Century Schoolbook"/>
          <w:vanish/>
          <w:color w:val="C00000"/>
          <w:sz w:val="21"/>
          <w:szCs w:val="18"/>
          <w:highlight w:val="yellow"/>
        </w:rPr>
        <w:t>Cas des Releases Notes : si elles so</w:t>
      </w:r>
      <w:r w:rsidR="002C0F14">
        <w:rPr>
          <w:rFonts w:ascii="Century Schoolbook" w:hAnsi="Century Schoolbook"/>
          <w:vanish/>
          <w:color w:val="C00000"/>
          <w:sz w:val="21"/>
          <w:szCs w:val="18"/>
          <w:highlight w:val="yellow"/>
        </w:rPr>
        <w:t>nt techniques (scripts de déploi</w:t>
      </w:r>
      <w:r w:rsidRPr="00D4221F">
        <w:rPr>
          <w:rFonts w:ascii="Century Schoolbook" w:hAnsi="Century Schoolbook"/>
          <w:vanish/>
          <w:color w:val="C00000"/>
          <w:sz w:val="21"/>
          <w:szCs w:val="18"/>
          <w:highlight w:val="yellow"/>
        </w:rPr>
        <w:t>ement) elles ont pleine légitimité à être historiées dans Git</w:t>
      </w:r>
    </w:p>
    <w:p w14:paraId="1A869FA7" w14:textId="67D4F45D" w:rsidR="00EB21BF" w:rsidRPr="000D6319" w:rsidRDefault="00733A34" w:rsidP="00EB21BF">
      <w:pPr>
        <w:pStyle w:val="Paragraphedeliste"/>
        <w:numPr>
          <w:ilvl w:val="1"/>
          <w:numId w:val="3"/>
        </w:numPr>
      </w:pPr>
      <w:r>
        <w:t>Dans le cas de l'</w:t>
      </w:r>
      <w:r w:rsidR="003D42B6">
        <w:t>A</w:t>
      </w:r>
      <w:r>
        <w:t>pplication</w:t>
      </w:r>
      <w:r w:rsidR="00513B97">
        <w:t xml:space="preserve">  ESB ICE</w:t>
      </w:r>
      <w:r w:rsidRPr="00733A34">
        <w:rPr>
          <w:rFonts w:ascii="Century Schoolbook" w:hAnsi="Century Schoolbook"/>
          <w:vanish/>
          <w:color w:val="C00000"/>
          <w:sz w:val="20"/>
          <w:szCs w:val="18"/>
        </w:rPr>
        <w:t xml:space="preserve"> </w:t>
      </w:r>
      <w:r w:rsidR="003D42B6">
        <w:rPr>
          <w:rFonts w:ascii="Century Schoolbook" w:hAnsi="Century Schoolbook"/>
          <w:vanish/>
          <w:color w:val="C00000"/>
          <w:sz w:val="20"/>
          <w:szCs w:val="18"/>
        </w:rPr>
        <w:t>&lt;</w:t>
      </w:r>
      <w:r>
        <w:rPr>
          <w:rFonts w:ascii="Century Schoolbook" w:hAnsi="Century Schoolbook"/>
          <w:vanish/>
          <w:color w:val="C00000"/>
          <w:sz w:val="20"/>
          <w:szCs w:val="18"/>
        </w:rPr>
        <w:t>des Applications</w:t>
      </w:r>
      <w:r w:rsidR="003D42B6">
        <w:rPr>
          <w:rFonts w:ascii="Century Schoolbook" w:hAnsi="Century Schoolbook"/>
          <w:vanish/>
          <w:color w:val="C00000"/>
          <w:sz w:val="20"/>
          <w:szCs w:val="18"/>
        </w:rPr>
        <w:t>&gt;</w:t>
      </w:r>
      <w:r>
        <w:rPr>
          <w:rFonts w:ascii="Century Schoolbook" w:hAnsi="Century Schoolbook"/>
          <w:vanish/>
          <w:color w:val="C00000"/>
          <w:sz w:val="20"/>
          <w:szCs w:val="18"/>
        </w:rPr>
        <w:t xml:space="preserve"> dans le cas d'un PGCL mutualisé</w:t>
      </w:r>
      <w:r>
        <w:t xml:space="preserve"> faisant l'objet de ce PGCL, les dépôts sources suivants doivent être exploités</w:t>
      </w:r>
      <w:r w:rsidR="00141BC8">
        <w:t xml:space="preserve"> </w:t>
      </w:r>
      <w:r w:rsidR="00141BC8" w:rsidRPr="00141BC8">
        <w:rPr>
          <w:rFonts w:ascii="Century Schoolbook" w:hAnsi="Century Schoolbook"/>
          <w:vanish/>
          <w:color w:val="C00000"/>
          <w:sz w:val="20"/>
          <w:szCs w:val="18"/>
        </w:rPr>
        <w:t>autant d'item que de dépôt Git à créer</w:t>
      </w:r>
    </w:p>
    <w:p w14:paraId="262BCBEC" w14:textId="3D9A0C5D" w:rsidR="009A4D7F" w:rsidRPr="00890BE8" w:rsidRDefault="000D6319" w:rsidP="001673E6">
      <w:pPr>
        <w:pStyle w:val="Paragraphedeliste"/>
        <w:numPr>
          <w:ilvl w:val="1"/>
          <w:numId w:val="3"/>
        </w:numPr>
      </w:pPr>
      <w:r w:rsidRPr="00C377E1">
        <w:rPr>
          <w:highlight w:val="magenta"/>
        </w:rPr>
        <w:t xml:space="preserve">Les </w:t>
      </w:r>
      <w:r w:rsidR="001673E6" w:rsidRPr="00C377E1">
        <w:rPr>
          <w:highlight w:val="magenta"/>
        </w:rPr>
        <w:t xml:space="preserve">noms de </w:t>
      </w:r>
      <w:r w:rsidRPr="00C377E1">
        <w:rPr>
          <w:highlight w:val="magenta"/>
        </w:rPr>
        <w:t>groupes</w:t>
      </w:r>
      <w:r w:rsidR="00C377E1" w:rsidRPr="00C377E1">
        <w:rPr>
          <w:highlight w:val="magenta"/>
        </w:rPr>
        <w:t xml:space="preserve">  ESB et ICE </w:t>
      </w:r>
      <w:r w:rsidRPr="00C377E1">
        <w:rPr>
          <w:highlight w:val="magenta"/>
        </w:rPr>
        <w:t>seront utilisés</w:t>
      </w:r>
      <w:r w:rsidR="00C377E1" w:rsidRPr="00C377E1">
        <w:rPr>
          <w:highlight w:val="magenta"/>
        </w:rPr>
        <w:t xml:space="preserve"> pour d</w:t>
      </w:r>
      <w:r w:rsidRPr="00C377E1">
        <w:rPr>
          <w:highlight w:val="magenta"/>
        </w:rPr>
        <w:t>es groupes d’utilisateurs</w:t>
      </w:r>
      <w:r w:rsidR="00513B97" w:rsidRPr="00C377E1">
        <w:rPr>
          <w:highlight w:val="magenta"/>
        </w:rPr>
        <w:t xml:space="preserve"> devant accéder aux dépôts </w:t>
      </w:r>
      <w:r w:rsidR="00C377E1" w:rsidRPr="00C377E1">
        <w:rPr>
          <w:highlight w:val="magenta"/>
        </w:rPr>
        <w:t xml:space="preserve">des services Synchrone (ESB) ou bien (exclusivement) </w:t>
      </w:r>
      <w:r w:rsidR="00513B97" w:rsidRPr="00C377E1">
        <w:rPr>
          <w:highlight w:val="magenta"/>
        </w:rPr>
        <w:t xml:space="preserve">Batch </w:t>
      </w:r>
      <w:r w:rsidR="00C377E1" w:rsidRPr="00C377E1">
        <w:rPr>
          <w:highlight w:val="magenta"/>
        </w:rPr>
        <w:t>(ICE)</w:t>
      </w:r>
      <w:r w:rsidR="006C0DF0" w:rsidRPr="00C377E1">
        <w:rPr>
          <w:rFonts w:ascii="Century Schoolbook" w:hAnsi="Century Schoolbook"/>
          <w:vanish/>
          <w:color w:val="C00000"/>
          <w:sz w:val="20"/>
          <w:szCs w:val="18"/>
          <w:highlight w:val="magenta"/>
        </w:rPr>
        <w:t>;</w:t>
      </w:r>
      <w:r w:rsidR="006C0DF0">
        <w:rPr>
          <w:rFonts w:ascii="Century Schoolbook" w:hAnsi="Century Schoolbook"/>
          <w:vanish/>
          <w:color w:val="C00000"/>
          <w:sz w:val="20"/>
          <w:szCs w:val="18"/>
        </w:rPr>
        <w:t xml:space="preserve"> Phra</w:t>
      </w:r>
      <w:r>
        <w:rPr>
          <w:rFonts w:ascii="Century Schoolbook" w:hAnsi="Century Schoolbook"/>
          <w:vanish/>
          <w:color w:val="C00000"/>
          <w:sz w:val="20"/>
          <w:szCs w:val="18"/>
        </w:rPr>
        <w:t>se à supprimer si</w:t>
      </w:r>
      <w:r w:rsidR="006C0DF0">
        <w:rPr>
          <w:rFonts w:ascii="Century Schoolbook" w:hAnsi="Century Schoolbook"/>
          <w:vanish/>
          <w:color w:val="C00000"/>
          <w:sz w:val="20"/>
          <w:szCs w:val="18"/>
        </w:rPr>
        <w:t xml:space="preserve"> </w:t>
      </w:r>
      <w:r>
        <w:rPr>
          <w:rFonts w:ascii="Century Schoolbook" w:hAnsi="Century Schoolbook"/>
          <w:vanish/>
          <w:color w:val="C00000"/>
          <w:sz w:val="20"/>
          <w:szCs w:val="18"/>
        </w:rPr>
        <w:t>aucun groupe n’est utilisé</w:t>
      </w:r>
    </w:p>
    <w:p w14:paraId="129A817A" w14:textId="77777777" w:rsidR="00890BE8" w:rsidRPr="001673E6" w:rsidRDefault="00890BE8" w:rsidP="00890BE8">
      <w:pPr>
        <w:pStyle w:val="Paragraphedeliste"/>
        <w:ind w:left="1440"/>
      </w:pPr>
    </w:p>
    <w:p w14:paraId="60E05102" w14:textId="59E55A34" w:rsidR="001673E6" w:rsidRDefault="001673E6" w:rsidP="00890BE8">
      <w:pPr>
        <w:ind w:left="1080"/>
      </w:pPr>
      <w:r w:rsidRPr="00890BE8">
        <w:rPr>
          <w:b/>
        </w:rPr>
        <w:t>Le tableau ci-dessous présente la liste des dépôts Git nécessaire pour l’Application</w:t>
      </w:r>
      <w:r>
        <w:t> :</w:t>
      </w:r>
    </w:p>
    <w:p w14:paraId="4EC25AED" w14:textId="6B5DB8D7" w:rsidR="009A1F34" w:rsidRPr="000D6319" w:rsidRDefault="009A1F34" w:rsidP="009A1F34">
      <w:pPr>
        <w:pStyle w:val="Paragraphedeliste"/>
        <w:ind w:left="1440"/>
      </w:pPr>
      <w:r>
        <w:rPr>
          <w:rFonts w:ascii="Century Schoolbook" w:hAnsi="Century Schoolbook"/>
          <w:vanish/>
          <w:color w:val="C00000"/>
          <w:sz w:val="20"/>
          <w:szCs w:val="18"/>
        </w:rPr>
        <w:t>(</w:t>
      </w:r>
      <w:r w:rsidRPr="009A1F34">
        <w:rPr>
          <w:rFonts w:ascii="Century Schoolbook" w:hAnsi="Century Schoolbook"/>
          <w:vanish/>
          <w:color w:val="C00000"/>
          <w:sz w:val="20"/>
          <w:szCs w:val="18"/>
        </w:rPr>
        <w:t xml:space="preserve">Il n’est pas </w:t>
      </w:r>
      <w:r w:rsidR="002A2D0F" w:rsidRPr="009A1F34">
        <w:rPr>
          <w:rFonts w:ascii="Century Schoolbook" w:hAnsi="Century Schoolbook"/>
          <w:vanish/>
          <w:color w:val="C00000"/>
          <w:sz w:val="20"/>
          <w:szCs w:val="18"/>
        </w:rPr>
        <w:t>néc</w:t>
      </w:r>
      <w:r w:rsidR="002A2D0F">
        <w:rPr>
          <w:rFonts w:ascii="Century Schoolbook" w:hAnsi="Century Schoolbook"/>
          <w:vanish/>
          <w:color w:val="C00000"/>
          <w:sz w:val="20"/>
          <w:szCs w:val="18"/>
        </w:rPr>
        <w:t>es</w:t>
      </w:r>
      <w:r w:rsidR="002A2D0F" w:rsidRPr="009A1F34">
        <w:rPr>
          <w:rFonts w:ascii="Century Schoolbook" w:hAnsi="Century Schoolbook"/>
          <w:vanish/>
          <w:color w:val="C00000"/>
          <w:sz w:val="20"/>
          <w:szCs w:val="18"/>
        </w:rPr>
        <w:t>saire</w:t>
      </w:r>
      <w:r w:rsidRPr="009A1F34">
        <w:rPr>
          <w:rFonts w:ascii="Century Schoolbook" w:hAnsi="Century Schoolbook"/>
          <w:vanish/>
          <w:color w:val="C00000"/>
          <w:sz w:val="20"/>
          <w:szCs w:val="18"/>
        </w:rPr>
        <w:t xml:space="preserve"> de </w:t>
      </w:r>
      <w:r w:rsidR="002A2D0F" w:rsidRPr="009A1F34">
        <w:rPr>
          <w:rFonts w:ascii="Century Schoolbook" w:hAnsi="Century Schoolbook"/>
          <w:vanish/>
          <w:color w:val="C00000"/>
          <w:sz w:val="20"/>
          <w:szCs w:val="18"/>
        </w:rPr>
        <w:t>préciser</w:t>
      </w:r>
      <w:r w:rsidRPr="009A1F34">
        <w:rPr>
          <w:rFonts w:ascii="Century Schoolbook" w:hAnsi="Century Schoolbook"/>
          <w:vanish/>
          <w:color w:val="C00000"/>
          <w:sz w:val="20"/>
          <w:szCs w:val="18"/>
        </w:rPr>
        <w:t xml:space="preserve"> l’URL d’accès à GitLab</w:t>
      </w:r>
    </w:p>
    <w:tbl>
      <w:tblPr>
        <w:tblStyle w:val="Listeclaire-Accent1"/>
        <w:tblW w:w="0" w:type="auto"/>
        <w:tblLayout w:type="fixed"/>
        <w:tblLook w:val="06A0" w:firstRow="1" w:lastRow="0" w:firstColumn="1" w:lastColumn="0" w:noHBand="1" w:noVBand="1"/>
      </w:tblPr>
      <w:tblGrid>
        <w:gridCol w:w="5240"/>
        <w:gridCol w:w="4013"/>
      </w:tblGrid>
      <w:tr w:rsidR="000D6319" w:rsidRPr="00070DEF" w14:paraId="0CB46ECD" w14:textId="77777777" w:rsidTr="00376F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1E1F6" w14:textId="216A61D4" w:rsidR="000D6319" w:rsidRPr="00070DEF" w:rsidRDefault="000D6319" w:rsidP="00070DEF">
            <w:pPr>
              <w:jc w:val="center"/>
              <w:rPr>
                <w:rFonts w:cstheme="minorHAnsi"/>
                <w:b w:val="0"/>
                <w:color w:val="auto"/>
              </w:rPr>
            </w:pPr>
            <w:r w:rsidRPr="00070DEF">
              <w:rPr>
                <w:rFonts w:cstheme="minorHAnsi"/>
                <w:b w:val="0"/>
                <w:color w:val="auto"/>
              </w:rPr>
              <w:t>Nom d</w:t>
            </w:r>
            <w:r w:rsidR="00070DEF" w:rsidRPr="00070DEF">
              <w:rPr>
                <w:rFonts w:cstheme="minorHAnsi"/>
                <w:b w:val="0"/>
                <w:color w:val="auto"/>
              </w:rPr>
              <w:t xml:space="preserve">es </w:t>
            </w:r>
            <w:r w:rsidRPr="00070DEF">
              <w:rPr>
                <w:rFonts w:cstheme="minorHAnsi"/>
                <w:b w:val="0"/>
                <w:color w:val="auto"/>
              </w:rPr>
              <w:t>dépôt</w:t>
            </w:r>
            <w:r w:rsidR="00070DEF" w:rsidRPr="00070DEF">
              <w:rPr>
                <w:rFonts w:cstheme="minorHAnsi"/>
                <w:b w:val="0"/>
                <w:color w:val="auto"/>
              </w:rPr>
              <w:t>s</w:t>
            </w:r>
          </w:p>
        </w:tc>
        <w:tc>
          <w:tcPr>
            <w:tcW w:w="4013" w:type="dxa"/>
            <w:tcBorders>
              <w:left w:val="single" w:sz="4" w:space="0" w:color="auto"/>
              <w:bottom w:val="single" w:sz="4" w:space="0" w:color="auto"/>
            </w:tcBorders>
            <w:shd w:val="clear" w:color="auto" w:fill="D9D9D9" w:themeFill="background1" w:themeFillShade="D9"/>
          </w:tcPr>
          <w:p w14:paraId="16F694BA" w14:textId="093DBEED" w:rsidR="000D6319" w:rsidRPr="00070DEF" w:rsidRDefault="000D6319" w:rsidP="00070DEF">
            <w:p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070DEF">
              <w:rPr>
                <w:rFonts w:cstheme="minorHAnsi"/>
                <w:b w:val="0"/>
                <w:bCs w:val="0"/>
                <w:color w:val="auto"/>
              </w:rPr>
              <w:t>Contenant et Usage</w:t>
            </w:r>
          </w:p>
        </w:tc>
      </w:tr>
      <w:tr w:rsidR="00890BE8" w:rsidRPr="00890BE8" w14:paraId="5E179F1C" w14:textId="77777777" w:rsidTr="00376F89">
        <w:trPr>
          <w:hidden/>
        </w:trPr>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auto"/>
              <w:left w:val="single" w:sz="4" w:space="0" w:color="auto"/>
              <w:bottom w:val="single" w:sz="4" w:space="0" w:color="auto"/>
              <w:right w:val="single" w:sz="4" w:space="0" w:color="auto"/>
            </w:tcBorders>
          </w:tcPr>
          <w:p w14:paraId="464A8B55" w14:textId="68D4A4A4" w:rsidR="00890BE8" w:rsidRPr="00890BE8" w:rsidRDefault="00890BE8" w:rsidP="00070DEF">
            <w:pPr>
              <w:tabs>
                <w:tab w:val="left" w:pos="251"/>
              </w:tabs>
              <w:ind w:left="29"/>
              <w:rPr>
                <w:rFonts w:ascii="Century Schoolbook" w:hAnsi="Century Schoolbook"/>
                <w:b w:val="0"/>
                <w:bCs w:val="0"/>
                <w:vanish/>
                <w:color w:val="C00000"/>
                <w:sz w:val="20"/>
                <w:szCs w:val="18"/>
              </w:rPr>
            </w:pPr>
            <w:r w:rsidRPr="00890BE8">
              <w:rPr>
                <w:rFonts w:ascii="Century Schoolbook" w:hAnsi="Century Schoolbook"/>
                <w:b w:val="0"/>
                <w:bCs w:val="0"/>
                <w:vanish/>
                <w:color w:val="C00000"/>
                <w:sz w:val="20"/>
                <w:szCs w:val="18"/>
              </w:rPr>
              <w:t xml:space="preserve">Respecter la syntaxe suivante (le taxon Groupe étant optionnel): </w:t>
            </w:r>
          </w:p>
          <w:p w14:paraId="010B700A" w14:textId="78B2E08C" w:rsidR="000D6319" w:rsidRPr="00890BE8" w:rsidRDefault="00070DEF" w:rsidP="00070DEF">
            <w:pPr>
              <w:tabs>
                <w:tab w:val="left" w:pos="251"/>
              </w:tabs>
              <w:ind w:left="29"/>
              <w:rPr>
                <w:b w:val="0"/>
                <w:color w:val="C00000"/>
                <w:sz w:val="18"/>
              </w:rPr>
            </w:pPr>
            <w:r w:rsidRPr="00890BE8">
              <w:rPr>
                <w:rFonts w:ascii="Century Schoolbook" w:hAnsi="Century Schoolbook"/>
                <w:b w:val="0"/>
                <w:bCs w:val="0"/>
                <w:vanish/>
                <w:color w:val="C00000"/>
                <w:sz w:val="20"/>
                <w:szCs w:val="18"/>
              </w:rPr>
              <w:t>[Code REFI]/[Groupe]/&lt;Technologie&gt;.&lt;</w:t>
            </w:r>
            <w:r w:rsidR="002A2D0F" w:rsidRPr="00890BE8">
              <w:rPr>
                <w:rFonts w:ascii="Century Schoolbook" w:hAnsi="Century Schoolbook"/>
                <w:b w:val="0"/>
                <w:bCs w:val="0"/>
                <w:vanish/>
                <w:color w:val="C00000"/>
                <w:sz w:val="20"/>
                <w:szCs w:val="18"/>
              </w:rPr>
              <w:t>artefact id</w:t>
            </w:r>
            <w:r w:rsidRPr="00890BE8">
              <w:rPr>
                <w:rFonts w:ascii="Century Schoolbook" w:hAnsi="Century Schoolbook"/>
                <w:b w:val="0"/>
                <w:bCs w:val="0"/>
                <w:vanish/>
                <w:color w:val="C00000"/>
                <w:sz w:val="20"/>
                <w:szCs w:val="18"/>
              </w:rPr>
              <w:t>&gt;</w:t>
            </w:r>
          </w:p>
        </w:tc>
        <w:tc>
          <w:tcPr>
            <w:tcW w:w="4013" w:type="dxa"/>
            <w:tcBorders>
              <w:top w:val="single" w:sz="4" w:space="0" w:color="auto"/>
              <w:left w:val="single" w:sz="4" w:space="0" w:color="auto"/>
              <w:bottom w:val="single" w:sz="4" w:space="0" w:color="auto"/>
              <w:right w:val="single" w:sz="4" w:space="0" w:color="auto"/>
            </w:tcBorders>
          </w:tcPr>
          <w:p w14:paraId="2ED5E0A3" w14:textId="29231DDB" w:rsidR="000D6319" w:rsidRPr="00890BE8" w:rsidRDefault="00890BE8" w:rsidP="00070DEF">
            <w:pPr>
              <w:tabs>
                <w:tab w:val="left" w:pos="243"/>
              </w:tabs>
              <w:cnfStyle w:val="000000000000" w:firstRow="0" w:lastRow="0" w:firstColumn="0" w:lastColumn="0" w:oddVBand="0" w:evenVBand="0" w:oddHBand="0" w:evenHBand="0" w:firstRowFirstColumn="0" w:firstRowLastColumn="0" w:lastRowFirstColumn="0" w:lastRowLastColumn="0"/>
              <w:rPr>
                <w:color w:val="C00000"/>
              </w:rPr>
            </w:pPr>
            <w:r w:rsidRPr="00890BE8">
              <w:rPr>
                <w:rFonts w:ascii="Century Schoolbook" w:hAnsi="Century Schoolbook"/>
                <w:vanish/>
                <w:color w:val="C00000"/>
                <w:sz w:val="20"/>
                <w:szCs w:val="18"/>
              </w:rPr>
              <w:t>Types de fic</w:t>
            </w:r>
            <w:r>
              <w:rPr>
                <w:rFonts w:ascii="Century Schoolbook" w:hAnsi="Century Schoolbook"/>
                <w:vanish/>
                <w:color w:val="C00000"/>
                <w:sz w:val="20"/>
                <w:szCs w:val="18"/>
              </w:rPr>
              <w:t xml:space="preserve">hiers et/ou </w:t>
            </w:r>
            <w:r w:rsidR="002A2D0F">
              <w:rPr>
                <w:rFonts w:ascii="Century Schoolbook" w:hAnsi="Century Schoolbook"/>
                <w:vanish/>
                <w:color w:val="C00000"/>
                <w:sz w:val="20"/>
                <w:szCs w:val="18"/>
              </w:rPr>
              <w:t>fonctionnalités</w:t>
            </w:r>
            <w:r>
              <w:rPr>
                <w:rFonts w:ascii="Century Schoolbook" w:hAnsi="Century Schoolbook"/>
                <w:vanish/>
                <w:color w:val="C00000"/>
                <w:sz w:val="20"/>
                <w:szCs w:val="18"/>
              </w:rPr>
              <w:t xml:space="preserve"> pour lesquelles </w:t>
            </w:r>
            <w:r w:rsidRPr="00890BE8">
              <w:rPr>
                <w:rFonts w:ascii="Century Schoolbook" w:hAnsi="Century Schoolbook"/>
                <w:vanish/>
                <w:color w:val="C00000"/>
                <w:sz w:val="20"/>
                <w:szCs w:val="18"/>
              </w:rPr>
              <w:t>les fichiers sont gérés en configurations dans ce dépôt</w:t>
            </w:r>
          </w:p>
        </w:tc>
      </w:tr>
      <w:tr w:rsidR="000D6319" w:rsidRPr="00070DEF" w14:paraId="414E47A9" w14:textId="77777777" w:rsidTr="00376F89">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auto"/>
              <w:left w:val="single" w:sz="4" w:space="0" w:color="auto"/>
              <w:bottom w:val="single" w:sz="4" w:space="0" w:color="auto"/>
              <w:right w:val="single" w:sz="4" w:space="0" w:color="auto"/>
            </w:tcBorders>
          </w:tcPr>
          <w:p w14:paraId="4B3FEEF8" w14:textId="0DF4EF67" w:rsidR="000D6319" w:rsidRPr="00376F89" w:rsidRDefault="00C377E1" w:rsidP="00070DEF">
            <w:pPr>
              <w:tabs>
                <w:tab w:val="left" w:pos="251"/>
              </w:tabs>
              <w:ind w:left="29"/>
              <w:rPr>
                <w:sz w:val="20"/>
                <w:highlight w:val="green"/>
              </w:rPr>
            </w:pPr>
            <w:r w:rsidRPr="00376F89">
              <w:rPr>
                <w:sz w:val="20"/>
                <w:highlight w:val="green"/>
              </w:rPr>
              <w:t>AP10792/ESB/</w:t>
            </w:r>
            <w:r w:rsidR="00376F89" w:rsidRPr="00376F89">
              <w:rPr>
                <w:sz w:val="20"/>
                <w:highlight w:val="green"/>
              </w:rPr>
              <w:t>services/</w:t>
            </w:r>
            <w:r w:rsidRPr="00376F89">
              <w:rPr>
                <w:sz w:val="20"/>
                <w:highlight w:val="green"/>
              </w:rPr>
              <w:t>tibco.pbc_service_&lt;nom du service&gt;</w:t>
            </w:r>
          </w:p>
        </w:tc>
        <w:tc>
          <w:tcPr>
            <w:tcW w:w="4013" w:type="dxa"/>
            <w:tcBorders>
              <w:top w:val="single" w:sz="4" w:space="0" w:color="auto"/>
              <w:left w:val="single" w:sz="4" w:space="0" w:color="auto"/>
              <w:bottom w:val="single" w:sz="4" w:space="0" w:color="auto"/>
              <w:right w:val="single" w:sz="4" w:space="0" w:color="auto"/>
            </w:tcBorders>
          </w:tcPr>
          <w:p w14:paraId="6EBF7090" w14:textId="0149013A" w:rsidR="000D6319" w:rsidRPr="00376F89" w:rsidRDefault="00C377E1" w:rsidP="00070DEF">
            <w:pPr>
              <w:tabs>
                <w:tab w:val="left" w:pos="243"/>
              </w:tabs>
              <w:cnfStyle w:val="000000000000" w:firstRow="0" w:lastRow="0" w:firstColumn="0" w:lastColumn="0" w:oddVBand="0" w:evenVBand="0" w:oddHBand="0" w:evenHBand="0" w:firstRowFirstColumn="0" w:firstRowLastColumn="0" w:lastRowFirstColumn="0" w:lastRowLastColumn="0"/>
              <w:rPr>
                <w:sz w:val="20"/>
              </w:rPr>
            </w:pPr>
            <w:r w:rsidRPr="00376F89">
              <w:rPr>
                <w:sz w:val="20"/>
              </w:rPr>
              <w:t>Chaque service disposant de son propre dépôt Git</w:t>
            </w:r>
          </w:p>
        </w:tc>
      </w:tr>
      <w:tr w:rsidR="00890BE8" w:rsidRPr="00070DEF" w14:paraId="56B9B1C5" w14:textId="77777777" w:rsidTr="00376F89">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auto"/>
              <w:left w:val="single" w:sz="4" w:space="0" w:color="auto"/>
              <w:bottom w:val="single" w:sz="4" w:space="0" w:color="auto"/>
              <w:right w:val="single" w:sz="4" w:space="0" w:color="auto"/>
            </w:tcBorders>
          </w:tcPr>
          <w:p w14:paraId="08F59A7B" w14:textId="121BAE07" w:rsidR="00890BE8" w:rsidRPr="00376F89" w:rsidRDefault="00376F89" w:rsidP="00376F89">
            <w:pPr>
              <w:tabs>
                <w:tab w:val="left" w:pos="251"/>
              </w:tabs>
              <w:ind w:left="29"/>
              <w:rPr>
                <w:sz w:val="20"/>
                <w:highlight w:val="green"/>
              </w:rPr>
            </w:pPr>
            <w:r w:rsidRPr="00376F89">
              <w:rPr>
                <w:sz w:val="20"/>
                <w:highlight w:val="green"/>
              </w:rPr>
              <w:t>AP10792/ESB/containers/tibco.pbc_container_&lt;nom du container&gt;</w:t>
            </w:r>
          </w:p>
        </w:tc>
        <w:tc>
          <w:tcPr>
            <w:tcW w:w="4013" w:type="dxa"/>
            <w:tcBorders>
              <w:top w:val="single" w:sz="4" w:space="0" w:color="auto"/>
              <w:left w:val="single" w:sz="4" w:space="0" w:color="auto"/>
              <w:bottom w:val="single" w:sz="4" w:space="0" w:color="auto"/>
              <w:right w:val="single" w:sz="4" w:space="0" w:color="auto"/>
            </w:tcBorders>
          </w:tcPr>
          <w:p w14:paraId="51341941" w14:textId="61016E82" w:rsidR="00890BE8" w:rsidRPr="00376F89" w:rsidRDefault="00376F89" w:rsidP="00376F89">
            <w:pPr>
              <w:tabs>
                <w:tab w:val="left" w:pos="243"/>
              </w:tabs>
              <w:cnfStyle w:val="000000000000" w:firstRow="0" w:lastRow="0" w:firstColumn="0" w:lastColumn="0" w:oddVBand="0" w:evenVBand="0" w:oddHBand="0" w:evenHBand="0" w:firstRowFirstColumn="0" w:firstRowLastColumn="0" w:lastRowFirstColumn="0" w:lastRowLastColumn="0"/>
              <w:rPr>
                <w:sz w:val="20"/>
              </w:rPr>
            </w:pPr>
            <w:r w:rsidRPr="00376F89">
              <w:rPr>
                <w:sz w:val="20"/>
              </w:rPr>
              <w:t>Chaque container disposant de son propre dépôt Git</w:t>
            </w:r>
          </w:p>
        </w:tc>
      </w:tr>
      <w:tr w:rsidR="00890BE8" w:rsidRPr="00070DEF" w14:paraId="4ABB9CEC" w14:textId="77777777" w:rsidTr="00376F89">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auto"/>
              <w:left w:val="single" w:sz="4" w:space="0" w:color="auto"/>
              <w:bottom w:val="single" w:sz="4" w:space="0" w:color="auto"/>
              <w:right w:val="single" w:sz="4" w:space="0" w:color="auto"/>
            </w:tcBorders>
          </w:tcPr>
          <w:p w14:paraId="33D5D3C7" w14:textId="3E653876" w:rsidR="00890BE8" w:rsidRPr="00376F89" w:rsidRDefault="00376F89" w:rsidP="002E418F">
            <w:pPr>
              <w:tabs>
                <w:tab w:val="left" w:pos="251"/>
              </w:tabs>
              <w:ind w:left="29"/>
              <w:rPr>
                <w:sz w:val="20"/>
                <w:highlight w:val="green"/>
              </w:rPr>
            </w:pPr>
            <w:r w:rsidRPr="00376F89">
              <w:rPr>
                <w:sz w:val="20"/>
                <w:highlight w:val="green"/>
              </w:rPr>
              <w:t>AP10792/ESB/libraries/tibco.pbc_library_&lt;nom de la librairie&gt;</w:t>
            </w:r>
          </w:p>
        </w:tc>
        <w:tc>
          <w:tcPr>
            <w:tcW w:w="4013" w:type="dxa"/>
            <w:tcBorders>
              <w:top w:val="single" w:sz="4" w:space="0" w:color="auto"/>
              <w:left w:val="single" w:sz="4" w:space="0" w:color="auto"/>
              <w:bottom w:val="single" w:sz="4" w:space="0" w:color="auto"/>
              <w:right w:val="single" w:sz="4" w:space="0" w:color="auto"/>
            </w:tcBorders>
          </w:tcPr>
          <w:p w14:paraId="2D2A4C3D" w14:textId="2D687550" w:rsidR="00890BE8" w:rsidRPr="00376F89" w:rsidRDefault="00376F89" w:rsidP="00376F89">
            <w:pPr>
              <w:tabs>
                <w:tab w:val="left" w:pos="243"/>
              </w:tabs>
              <w:cnfStyle w:val="000000000000" w:firstRow="0" w:lastRow="0" w:firstColumn="0" w:lastColumn="0" w:oddVBand="0" w:evenVBand="0" w:oddHBand="0" w:evenHBand="0" w:firstRowFirstColumn="0" w:firstRowLastColumn="0" w:lastRowFirstColumn="0" w:lastRowLastColumn="0"/>
              <w:rPr>
                <w:sz w:val="20"/>
              </w:rPr>
            </w:pPr>
            <w:r w:rsidRPr="00376F89">
              <w:rPr>
                <w:sz w:val="20"/>
              </w:rPr>
              <w:t xml:space="preserve">Chaque librairie disposant de son propre dépôt </w:t>
            </w:r>
          </w:p>
        </w:tc>
      </w:tr>
      <w:tr w:rsidR="00890BE8" w:rsidRPr="00070DEF" w14:paraId="44F8760E" w14:textId="77777777" w:rsidTr="00376F89">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auto"/>
              <w:left w:val="single" w:sz="4" w:space="0" w:color="auto"/>
              <w:bottom w:val="single" w:sz="4" w:space="0" w:color="auto"/>
              <w:right w:val="single" w:sz="4" w:space="0" w:color="auto"/>
            </w:tcBorders>
          </w:tcPr>
          <w:p w14:paraId="141B6ED7" w14:textId="5DB19715" w:rsidR="00890BE8" w:rsidRPr="00376F89" w:rsidRDefault="00376F89" w:rsidP="00376F89">
            <w:pPr>
              <w:tabs>
                <w:tab w:val="left" w:pos="251"/>
              </w:tabs>
              <w:ind w:left="29"/>
              <w:rPr>
                <w:sz w:val="20"/>
              </w:rPr>
            </w:pPr>
            <w:r w:rsidRPr="00376F89">
              <w:rPr>
                <w:sz w:val="20"/>
                <w:highlight w:val="green"/>
              </w:rPr>
              <w:t>AP10792/ESB/core/tibco.pbc_core_&lt;nom du core&gt;</w:t>
            </w:r>
          </w:p>
        </w:tc>
        <w:tc>
          <w:tcPr>
            <w:tcW w:w="4013" w:type="dxa"/>
            <w:tcBorders>
              <w:top w:val="single" w:sz="4" w:space="0" w:color="auto"/>
              <w:left w:val="single" w:sz="4" w:space="0" w:color="auto"/>
              <w:bottom w:val="single" w:sz="4" w:space="0" w:color="auto"/>
              <w:right w:val="single" w:sz="4" w:space="0" w:color="auto"/>
            </w:tcBorders>
          </w:tcPr>
          <w:p w14:paraId="7B77FB81" w14:textId="0F1A5017" w:rsidR="00890BE8" w:rsidRPr="00376F89" w:rsidRDefault="00376F89" w:rsidP="00376F89">
            <w:pPr>
              <w:tabs>
                <w:tab w:val="left" w:pos="243"/>
              </w:tabs>
              <w:cnfStyle w:val="000000000000" w:firstRow="0" w:lastRow="0" w:firstColumn="0" w:lastColumn="0" w:oddVBand="0" w:evenVBand="0" w:oddHBand="0" w:evenHBand="0" w:firstRowFirstColumn="0" w:firstRowLastColumn="0" w:lastRowFirstColumn="0" w:lastRowLastColumn="0"/>
              <w:rPr>
                <w:sz w:val="20"/>
              </w:rPr>
            </w:pPr>
            <w:r w:rsidRPr="00376F89">
              <w:rPr>
                <w:sz w:val="20"/>
              </w:rPr>
              <w:t>Chaque core disposant de son propre dépôt</w:t>
            </w:r>
          </w:p>
        </w:tc>
      </w:tr>
      <w:tr w:rsidR="00376F89" w:rsidRPr="00376F89" w14:paraId="63D34495" w14:textId="77777777" w:rsidTr="00376F89">
        <w:tc>
          <w:tcPr>
            <w:cnfStyle w:val="001000000000" w:firstRow="0" w:lastRow="0" w:firstColumn="1" w:lastColumn="0" w:oddVBand="0" w:evenVBand="0" w:oddHBand="0" w:evenHBand="0" w:firstRowFirstColumn="0" w:firstRowLastColumn="0" w:lastRowFirstColumn="0" w:lastRowLastColumn="0"/>
            <w:tcW w:w="5240" w:type="dxa"/>
            <w:tcBorders>
              <w:top w:val="single" w:sz="4" w:space="0" w:color="auto"/>
              <w:left w:val="single" w:sz="4" w:space="0" w:color="auto"/>
              <w:bottom w:val="single" w:sz="4" w:space="0" w:color="auto"/>
              <w:right w:val="single" w:sz="4" w:space="0" w:color="auto"/>
            </w:tcBorders>
          </w:tcPr>
          <w:p w14:paraId="73200844" w14:textId="6554EA27" w:rsidR="00376F89" w:rsidRPr="00376F89" w:rsidRDefault="00376F89" w:rsidP="00376F89">
            <w:pPr>
              <w:tabs>
                <w:tab w:val="left" w:pos="251"/>
              </w:tabs>
              <w:ind w:left="29"/>
              <w:rPr>
                <w:lang w:val="en-US"/>
              </w:rPr>
            </w:pPr>
            <w:r w:rsidRPr="00376F89">
              <w:rPr>
                <w:sz w:val="20"/>
                <w:highlight w:val="green"/>
                <w:lang w:val="en-US"/>
              </w:rPr>
              <w:t>AP10792/ESB/framework/tibco.pbc_framework</w:t>
            </w:r>
          </w:p>
        </w:tc>
        <w:tc>
          <w:tcPr>
            <w:tcW w:w="4013" w:type="dxa"/>
            <w:tcBorders>
              <w:top w:val="single" w:sz="4" w:space="0" w:color="auto"/>
              <w:left w:val="single" w:sz="4" w:space="0" w:color="auto"/>
              <w:bottom w:val="single" w:sz="4" w:space="0" w:color="auto"/>
              <w:right w:val="single" w:sz="4" w:space="0" w:color="auto"/>
            </w:tcBorders>
          </w:tcPr>
          <w:p w14:paraId="2EEA0BCB" w14:textId="000D1F6C" w:rsidR="00376F89" w:rsidRPr="00376F89" w:rsidRDefault="00376F89" w:rsidP="00376F89">
            <w:pPr>
              <w:tabs>
                <w:tab w:val="left" w:pos="243"/>
              </w:tabs>
              <w:cnfStyle w:val="000000000000" w:firstRow="0" w:lastRow="0" w:firstColumn="0" w:lastColumn="0" w:oddVBand="0" w:evenVBand="0" w:oddHBand="0" w:evenHBand="0" w:firstRowFirstColumn="0" w:firstRowLastColumn="0" w:lastRowFirstColumn="0" w:lastRowLastColumn="0"/>
            </w:pPr>
            <w:r w:rsidRPr="00376F89">
              <w:t>Pour conserver les evolution spécifiques à l’ESB</w:t>
            </w:r>
          </w:p>
        </w:tc>
      </w:tr>
    </w:tbl>
    <w:p w14:paraId="632E6A41" w14:textId="253F45F1" w:rsidR="00F30F78" w:rsidRDefault="00F30F78" w:rsidP="008A2E54">
      <w:pPr>
        <w:pStyle w:val="Paragraphedeliste"/>
        <w:numPr>
          <w:ilvl w:val="0"/>
          <w:numId w:val="7"/>
        </w:numPr>
        <w:spacing w:before="120"/>
        <w:ind w:left="714" w:hanging="357"/>
        <w:contextualSpacing w:val="0"/>
        <w:rPr>
          <w:u w:val="single"/>
        </w:rPr>
      </w:pPr>
      <w:r>
        <w:rPr>
          <w:u w:val="single"/>
        </w:rPr>
        <w:t>Configurations de</w:t>
      </w:r>
      <w:r w:rsidR="00746B6B">
        <w:rPr>
          <w:u w:val="single"/>
        </w:rPr>
        <w:t xml:space="preserve"> construction</w:t>
      </w:r>
      <w:r w:rsidR="00D96E75">
        <w:rPr>
          <w:u w:val="single"/>
        </w:rPr>
        <w:t>/assemblage</w:t>
      </w:r>
      <w:r w:rsidR="00746B6B">
        <w:rPr>
          <w:u w:val="single"/>
        </w:rPr>
        <w:t xml:space="preserve"> et de </w:t>
      </w:r>
      <w:r w:rsidR="00D96E75">
        <w:rPr>
          <w:u w:val="single"/>
        </w:rPr>
        <w:t>Livraison</w:t>
      </w:r>
    </w:p>
    <w:p w14:paraId="632E6A42" w14:textId="77777777" w:rsidR="004C7147" w:rsidRPr="004C7147" w:rsidRDefault="004C7147" w:rsidP="00553F50">
      <w:pPr>
        <w:pStyle w:val="Paragraphedeliste"/>
        <w:ind w:left="1080"/>
        <w:rPr>
          <w:rFonts w:ascii="Century Schoolbook" w:hAnsi="Century Schoolbook"/>
          <w:vanish/>
          <w:color w:val="C00000"/>
          <w:sz w:val="20"/>
          <w:szCs w:val="18"/>
        </w:rPr>
      </w:pPr>
      <w:r w:rsidRPr="004C7147">
        <w:rPr>
          <w:rFonts w:ascii="Century Schoolbook" w:hAnsi="Century Schoolbook"/>
          <w:vanish/>
          <w:color w:val="C00000"/>
          <w:sz w:val="20"/>
          <w:szCs w:val="18"/>
        </w:rPr>
        <w:t>Ces con</w:t>
      </w:r>
      <w:r>
        <w:rPr>
          <w:rFonts w:ascii="Century Schoolbook" w:hAnsi="Century Schoolbook"/>
          <w:vanish/>
          <w:color w:val="C00000"/>
          <w:sz w:val="20"/>
          <w:szCs w:val="18"/>
        </w:rPr>
        <w:t>figurations sont de l'ordre de la gestion de configurations des environnements (GCE) car précisant des interfaces et des contextes de serveurs</w:t>
      </w:r>
    </w:p>
    <w:p w14:paraId="632E6A43" w14:textId="0A7D48D6" w:rsidR="003051A8" w:rsidRDefault="002A2D0F" w:rsidP="00C47A77">
      <w:pPr>
        <w:pStyle w:val="Paragraphedeliste"/>
        <w:numPr>
          <w:ilvl w:val="1"/>
          <w:numId w:val="3"/>
        </w:numPr>
      </w:pPr>
      <w:r>
        <w:t>Gère-les</w:t>
      </w:r>
      <w:r w:rsidR="00115395">
        <w:t xml:space="preserve"> packages créés par </w:t>
      </w:r>
      <w:r w:rsidR="002E418F">
        <w:t>le framework dans les dépôts Container</w:t>
      </w:r>
      <w:r w:rsidR="00443D5D" w:rsidRPr="00443D5D">
        <w:rPr>
          <w:rFonts w:ascii="Century Schoolbook" w:hAnsi="Century Schoolbook"/>
          <w:vanish/>
          <w:color w:val="C00000"/>
          <w:sz w:val="20"/>
          <w:szCs w:val="18"/>
        </w:rPr>
        <w:t>/TCG</w:t>
      </w:r>
      <w:r w:rsidR="00443D5D">
        <w:t xml:space="preserve"> </w:t>
      </w:r>
      <w:r w:rsidR="00443D5D" w:rsidRPr="00000589">
        <w:rPr>
          <w:rFonts w:ascii="Century Schoolbook" w:hAnsi="Century Schoolbook"/>
          <w:vanish/>
          <w:color w:val="C00000"/>
          <w:sz w:val="20"/>
          <w:szCs w:val="18"/>
        </w:rPr>
        <w:t>&lt;l’une ou l’autre</w:t>
      </w:r>
      <w:r w:rsidR="00443D5D">
        <w:rPr>
          <w:rFonts w:ascii="Century Schoolbook" w:hAnsi="Century Schoolbook"/>
          <w:vanish/>
          <w:color w:val="C00000"/>
          <w:sz w:val="20"/>
          <w:szCs w:val="18"/>
        </w:rPr>
        <w:t>&gt;</w:t>
      </w:r>
      <w:r w:rsidR="00443D5D">
        <w:t xml:space="preserve"> =&gt; </w:t>
      </w:r>
      <w:r w:rsidR="00DC02D2" w:rsidRPr="00DC02D2">
        <w:rPr>
          <w:rFonts w:ascii="Century Schoolbook" w:hAnsi="Century Schoolbook"/>
          <w:vanish/>
          <w:color w:val="C00000"/>
          <w:sz w:val="20"/>
          <w:szCs w:val="18"/>
        </w:rPr>
        <w:t xml:space="preserve">supprimer </w:t>
      </w:r>
      <w:r w:rsidR="00443D5D">
        <w:rPr>
          <w:rFonts w:ascii="Century Schoolbook" w:hAnsi="Century Schoolbook"/>
          <w:vanish/>
          <w:color w:val="C00000"/>
          <w:sz w:val="20"/>
          <w:szCs w:val="18"/>
        </w:rPr>
        <w:t xml:space="preserve">ce paragraphe </w:t>
      </w:r>
      <w:r w:rsidR="00DC02D2" w:rsidRPr="00DC02D2">
        <w:rPr>
          <w:rFonts w:ascii="Century Schoolbook" w:hAnsi="Century Schoolbook"/>
          <w:vanish/>
          <w:color w:val="C00000"/>
          <w:sz w:val="20"/>
          <w:szCs w:val="18"/>
        </w:rPr>
        <w:t>si non utilisée</w:t>
      </w:r>
    </w:p>
    <w:p w14:paraId="632E6A44" w14:textId="4C3D520A" w:rsidR="00115395" w:rsidRPr="002E418F" w:rsidRDefault="00890BE8" w:rsidP="00C47A77">
      <w:pPr>
        <w:pStyle w:val="Paragraphedeliste"/>
        <w:numPr>
          <w:ilvl w:val="1"/>
          <w:numId w:val="3"/>
        </w:numPr>
        <w:rPr>
          <w:rFonts w:ascii="Century Schoolbook" w:hAnsi="Century Schoolbook"/>
          <w:vanish/>
          <w:color w:val="C00000"/>
          <w:sz w:val="20"/>
          <w:szCs w:val="18"/>
        </w:rPr>
      </w:pPr>
      <w:r w:rsidRPr="002E418F">
        <w:rPr>
          <w:rFonts w:ascii="Century Schoolbook" w:hAnsi="Century Schoolbook"/>
          <w:vanish/>
          <w:color w:val="C00000"/>
          <w:sz w:val="20"/>
          <w:szCs w:val="18"/>
        </w:rPr>
        <w:t>La CLC</w:t>
      </w:r>
      <w:r w:rsidRPr="00443D5D">
        <w:rPr>
          <w:rFonts w:ascii="Century Schoolbook" w:hAnsi="Century Schoolbook"/>
          <w:vanish/>
          <w:color w:val="C00000"/>
          <w:sz w:val="20"/>
          <w:szCs w:val="18"/>
        </w:rPr>
        <w:t>/TCG</w:t>
      </w:r>
      <w:r w:rsidRPr="002E418F">
        <w:rPr>
          <w:rFonts w:ascii="Century Schoolbook" w:hAnsi="Century Schoolbook"/>
          <w:vanish/>
          <w:color w:val="C00000"/>
          <w:sz w:val="20"/>
          <w:szCs w:val="18"/>
        </w:rPr>
        <w:t xml:space="preserve"> </w:t>
      </w:r>
      <w:r w:rsidRPr="00000589">
        <w:rPr>
          <w:rFonts w:ascii="Century Schoolbook" w:hAnsi="Century Schoolbook"/>
          <w:vanish/>
          <w:color w:val="C00000"/>
          <w:sz w:val="20"/>
          <w:szCs w:val="18"/>
        </w:rPr>
        <w:t>&lt;l’une ou l’autre</w:t>
      </w:r>
      <w:r>
        <w:rPr>
          <w:rFonts w:ascii="Century Schoolbook" w:hAnsi="Century Schoolbook"/>
          <w:vanish/>
          <w:color w:val="C00000"/>
          <w:sz w:val="20"/>
          <w:szCs w:val="18"/>
        </w:rPr>
        <w:t>&gt;</w:t>
      </w:r>
      <w:r w:rsidRPr="002E418F">
        <w:rPr>
          <w:rFonts w:ascii="Century Schoolbook" w:hAnsi="Century Schoolbook"/>
          <w:vanish/>
          <w:color w:val="C00000"/>
          <w:sz w:val="20"/>
          <w:szCs w:val="18"/>
        </w:rPr>
        <w:t xml:space="preserve"> </w:t>
      </w:r>
      <w:r w:rsidR="00115395" w:rsidRPr="002E418F">
        <w:rPr>
          <w:rFonts w:ascii="Century Schoolbook" w:hAnsi="Century Schoolbook"/>
          <w:vanish/>
          <w:color w:val="C00000"/>
          <w:sz w:val="20"/>
          <w:szCs w:val="18"/>
        </w:rPr>
        <w:t>l’alimente à partir de la configuration de développement</w:t>
      </w:r>
      <w:r w:rsidR="00C962EA" w:rsidRPr="002E418F">
        <w:rPr>
          <w:rFonts w:ascii="Century Schoolbook" w:hAnsi="Century Schoolbook"/>
          <w:vanish/>
          <w:color w:val="C00000"/>
          <w:sz w:val="20"/>
          <w:szCs w:val="18"/>
        </w:rPr>
        <w:t>, avec une contrainte de mise à dis</w:t>
      </w:r>
      <w:r w:rsidR="00C350F3" w:rsidRPr="002E418F">
        <w:rPr>
          <w:rFonts w:ascii="Century Schoolbook" w:hAnsi="Century Schoolbook"/>
          <w:vanish/>
          <w:color w:val="C00000"/>
          <w:sz w:val="20"/>
          <w:szCs w:val="18"/>
        </w:rPr>
        <w:t>position que doit respecter le P</w:t>
      </w:r>
      <w:r w:rsidR="00C962EA" w:rsidRPr="002E418F">
        <w:rPr>
          <w:rFonts w:ascii="Century Schoolbook" w:hAnsi="Century Schoolbook"/>
          <w:vanish/>
          <w:color w:val="C00000"/>
          <w:sz w:val="20"/>
          <w:szCs w:val="18"/>
        </w:rPr>
        <w:t>rojet</w:t>
      </w:r>
      <w:r w:rsidR="00ED58FE" w:rsidRPr="002E418F">
        <w:rPr>
          <w:rFonts w:ascii="Century Schoolbook" w:hAnsi="Century Schoolbook"/>
          <w:vanish/>
          <w:color w:val="C00000"/>
          <w:sz w:val="20"/>
          <w:szCs w:val="18"/>
        </w:rPr>
        <w:t xml:space="preserve"> </w:t>
      </w:r>
      <w:r w:rsidR="00C350F3" w:rsidRPr="002E418F">
        <w:rPr>
          <w:rFonts w:ascii="Century Schoolbook" w:hAnsi="Century Schoolbook"/>
          <w:vanish/>
          <w:color w:val="C00000"/>
          <w:sz w:val="20"/>
          <w:szCs w:val="18"/>
        </w:rPr>
        <w:t>ou la M</w:t>
      </w:r>
      <w:r w:rsidR="00ED58FE" w:rsidRPr="002E418F">
        <w:rPr>
          <w:rFonts w:ascii="Century Schoolbook" w:hAnsi="Century Schoolbook"/>
          <w:vanish/>
          <w:color w:val="C00000"/>
          <w:sz w:val="20"/>
          <w:szCs w:val="18"/>
        </w:rPr>
        <w:t>aintenance</w:t>
      </w:r>
      <w:r w:rsidR="00C962EA" w:rsidRPr="002E418F">
        <w:rPr>
          <w:rFonts w:ascii="Century Schoolbook" w:hAnsi="Century Schoolbook"/>
          <w:vanish/>
          <w:color w:val="C00000"/>
          <w:sz w:val="20"/>
          <w:szCs w:val="18"/>
        </w:rPr>
        <w:t xml:space="preserve"> (les sources impliqué</w:t>
      </w:r>
      <w:r w:rsidR="008B6D7D" w:rsidRPr="002E418F">
        <w:rPr>
          <w:rFonts w:ascii="Century Schoolbook" w:hAnsi="Century Schoolbook"/>
          <w:vanish/>
          <w:color w:val="C00000"/>
          <w:sz w:val="20"/>
          <w:szCs w:val="18"/>
        </w:rPr>
        <w:t>e</w:t>
      </w:r>
      <w:r w:rsidR="00C962EA" w:rsidRPr="002E418F">
        <w:rPr>
          <w:rFonts w:ascii="Century Schoolbook" w:hAnsi="Century Schoolbook"/>
          <w:vanish/>
          <w:color w:val="C00000"/>
          <w:sz w:val="20"/>
          <w:szCs w:val="18"/>
        </w:rPr>
        <w:t xml:space="preserve">s dans la construction d’un package </w:t>
      </w:r>
      <w:r w:rsidR="00FF0FB8" w:rsidRPr="002E418F">
        <w:rPr>
          <w:rFonts w:ascii="Century Schoolbook" w:hAnsi="Century Schoolbook"/>
          <w:vanish/>
          <w:color w:val="C00000"/>
          <w:sz w:val="20"/>
          <w:szCs w:val="18"/>
        </w:rPr>
        <w:t xml:space="preserve">sont ceux </w:t>
      </w:r>
      <w:r w:rsidR="00C962EA" w:rsidRPr="002E418F">
        <w:rPr>
          <w:rFonts w:ascii="Century Schoolbook" w:hAnsi="Century Schoolbook"/>
          <w:vanish/>
          <w:color w:val="C00000"/>
          <w:sz w:val="20"/>
          <w:szCs w:val="18"/>
        </w:rPr>
        <w:t>en bout de branche)</w:t>
      </w:r>
      <w:r w:rsidR="00DC02D2" w:rsidRPr="002E418F">
        <w:rPr>
          <w:rFonts w:ascii="Century Schoolbook" w:hAnsi="Century Schoolbook"/>
          <w:vanish/>
          <w:color w:val="C00000"/>
          <w:sz w:val="20"/>
          <w:szCs w:val="18"/>
        </w:rPr>
        <w:t xml:space="preserve"> </w:t>
      </w:r>
      <w:r w:rsidR="00DC02D2" w:rsidRPr="00DC02D2">
        <w:rPr>
          <w:rFonts w:ascii="Century Schoolbook" w:hAnsi="Century Schoolbook"/>
          <w:vanish/>
          <w:color w:val="C00000"/>
          <w:sz w:val="20"/>
          <w:szCs w:val="18"/>
        </w:rPr>
        <w:t>supprimer ce</w:t>
      </w:r>
      <w:r>
        <w:rPr>
          <w:rFonts w:ascii="Century Schoolbook" w:hAnsi="Century Schoolbook"/>
          <w:vanish/>
          <w:color w:val="C00000"/>
          <w:sz w:val="20"/>
          <w:szCs w:val="18"/>
        </w:rPr>
        <w:t xml:space="preserve"> paragraphe</w:t>
      </w:r>
      <w:r w:rsidR="00DC02D2" w:rsidRPr="00DC02D2">
        <w:rPr>
          <w:rFonts w:ascii="Century Schoolbook" w:hAnsi="Century Schoolbook"/>
          <w:vanish/>
          <w:color w:val="C00000"/>
          <w:sz w:val="20"/>
          <w:szCs w:val="18"/>
        </w:rPr>
        <w:t xml:space="preserve"> si </w:t>
      </w:r>
      <w:r>
        <w:rPr>
          <w:rFonts w:ascii="Century Schoolbook" w:hAnsi="Century Schoolbook"/>
          <w:vanish/>
          <w:color w:val="C00000"/>
          <w:sz w:val="20"/>
          <w:szCs w:val="18"/>
        </w:rPr>
        <w:t>ni la CLC ni la TCG ne sont utilisées</w:t>
      </w:r>
    </w:p>
    <w:p w14:paraId="632E6A45" w14:textId="236BFBD3" w:rsidR="00C962EA" w:rsidRDefault="00890BE8" w:rsidP="00C47A77">
      <w:pPr>
        <w:pStyle w:val="Paragraphedeliste"/>
        <w:numPr>
          <w:ilvl w:val="1"/>
          <w:numId w:val="3"/>
        </w:numPr>
      </w:pPr>
      <w:r>
        <w:t xml:space="preserve">La </w:t>
      </w:r>
      <w:r w:rsidRPr="002E418F">
        <w:rPr>
          <w:rFonts w:ascii="Century Schoolbook" w:hAnsi="Century Schoolbook"/>
          <w:vanish/>
          <w:color w:val="C00000"/>
          <w:sz w:val="20"/>
          <w:szCs w:val="18"/>
        </w:rPr>
        <w:t>CLC</w:t>
      </w:r>
      <w:r w:rsidRPr="00443D5D">
        <w:rPr>
          <w:rFonts w:ascii="Century Schoolbook" w:hAnsi="Century Schoolbook"/>
          <w:vanish/>
          <w:color w:val="C00000"/>
          <w:sz w:val="20"/>
          <w:szCs w:val="18"/>
        </w:rPr>
        <w:t>/</w:t>
      </w:r>
      <w:r w:rsidRPr="002E418F">
        <w:t>TCG</w:t>
      </w:r>
      <w:r>
        <w:t xml:space="preserve"> </w:t>
      </w:r>
      <w:r w:rsidRPr="00000589">
        <w:rPr>
          <w:rFonts w:ascii="Century Schoolbook" w:hAnsi="Century Schoolbook"/>
          <w:vanish/>
          <w:color w:val="C00000"/>
          <w:sz w:val="20"/>
          <w:szCs w:val="18"/>
        </w:rPr>
        <w:t>&lt;l’une ou l’autre</w:t>
      </w:r>
      <w:r>
        <w:rPr>
          <w:rFonts w:ascii="Century Schoolbook" w:hAnsi="Century Schoolbook"/>
          <w:vanish/>
          <w:color w:val="C00000"/>
          <w:sz w:val="20"/>
          <w:szCs w:val="18"/>
        </w:rPr>
        <w:t>&gt;</w:t>
      </w:r>
      <w:r>
        <w:t xml:space="preserve"> </w:t>
      </w:r>
      <w:r w:rsidR="00C962EA">
        <w:t>l’exploite pour réaliser ses déploiements</w:t>
      </w:r>
      <w:r w:rsidR="00DC02D2" w:rsidRPr="00DC02D2">
        <w:rPr>
          <w:rFonts w:ascii="Century Schoolbook" w:hAnsi="Century Schoolbook"/>
          <w:vanish/>
          <w:color w:val="C00000"/>
          <w:sz w:val="20"/>
          <w:szCs w:val="18"/>
        </w:rPr>
        <w:t xml:space="preserve"> </w:t>
      </w:r>
      <w:r w:rsidRPr="00DC02D2">
        <w:rPr>
          <w:rFonts w:ascii="Century Schoolbook" w:hAnsi="Century Schoolbook"/>
          <w:vanish/>
          <w:color w:val="C00000"/>
          <w:sz w:val="20"/>
          <w:szCs w:val="18"/>
        </w:rPr>
        <w:t>supprimer ce</w:t>
      </w:r>
      <w:r>
        <w:rPr>
          <w:rFonts w:ascii="Century Schoolbook" w:hAnsi="Century Schoolbook"/>
          <w:vanish/>
          <w:color w:val="C00000"/>
          <w:sz w:val="20"/>
          <w:szCs w:val="18"/>
        </w:rPr>
        <w:t xml:space="preserve"> paragraphe</w:t>
      </w:r>
      <w:r w:rsidRPr="00DC02D2">
        <w:rPr>
          <w:rFonts w:ascii="Century Schoolbook" w:hAnsi="Century Schoolbook"/>
          <w:vanish/>
          <w:color w:val="C00000"/>
          <w:sz w:val="20"/>
          <w:szCs w:val="18"/>
        </w:rPr>
        <w:t xml:space="preserve"> si </w:t>
      </w:r>
      <w:r>
        <w:rPr>
          <w:rFonts w:ascii="Century Schoolbook" w:hAnsi="Century Schoolbook"/>
          <w:vanish/>
          <w:color w:val="C00000"/>
          <w:sz w:val="20"/>
          <w:szCs w:val="18"/>
        </w:rPr>
        <w:t>ni la CLC ni la TCG ne sont utilisées</w:t>
      </w:r>
    </w:p>
    <w:p w14:paraId="632E6A46" w14:textId="356756FF" w:rsidR="00BE64D8" w:rsidRPr="002E418F" w:rsidRDefault="00BE64D8" w:rsidP="00890BE8">
      <w:pPr>
        <w:pStyle w:val="Paragraphedeliste"/>
        <w:numPr>
          <w:ilvl w:val="1"/>
          <w:numId w:val="3"/>
        </w:numPr>
        <w:rPr>
          <w:rFonts w:ascii="Century Schoolbook" w:hAnsi="Century Schoolbook"/>
          <w:vanish/>
          <w:color w:val="C00000"/>
          <w:sz w:val="20"/>
          <w:szCs w:val="18"/>
        </w:rPr>
      </w:pPr>
      <w:r w:rsidRPr="002E418F">
        <w:rPr>
          <w:rFonts w:ascii="Century Schoolbook" w:hAnsi="Century Schoolbook"/>
          <w:vanish/>
          <w:color w:val="C00000"/>
          <w:sz w:val="20"/>
          <w:szCs w:val="18"/>
        </w:rPr>
        <w:t>Certaines</w:t>
      </w:r>
      <w:r w:rsidR="00890BE8" w:rsidRPr="002E418F">
        <w:rPr>
          <w:rFonts w:ascii="Century Schoolbook" w:hAnsi="Century Schoolbook"/>
          <w:vanish/>
          <w:color w:val="C00000"/>
          <w:sz w:val="20"/>
          <w:szCs w:val="18"/>
        </w:rPr>
        <w:t xml:space="preserve"> technologies non gérées par la CLC et la TCG </w:t>
      </w:r>
      <w:r w:rsidR="00270E79" w:rsidRPr="002E418F">
        <w:rPr>
          <w:rFonts w:ascii="Century Schoolbook" w:hAnsi="Century Schoolbook"/>
          <w:vanish/>
          <w:color w:val="C00000"/>
          <w:sz w:val="20"/>
          <w:szCs w:val="18"/>
        </w:rPr>
        <w:t xml:space="preserve">doivent passer obligatoirement par ces configurations pour construire </w:t>
      </w:r>
      <w:r w:rsidR="00507EDB" w:rsidRPr="002E418F">
        <w:rPr>
          <w:rFonts w:ascii="Century Schoolbook" w:hAnsi="Century Schoolbook"/>
          <w:vanish/>
          <w:color w:val="C00000"/>
          <w:sz w:val="20"/>
          <w:szCs w:val="18"/>
        </w:rPr>
        <w:t xml:space="preserve">et </w:t>
      </w:r>
      <w:r w:rsidR="00270E79" w:rsidRPr="002E418F">
        <w:rPr>
          <w:rFonts w:ascii="Century Schoolbook" w:hAnsi="Century Schoolbook"/>
          <w:vanish/>
          <w:color w:val="C00000"/>
          <w:sz w:val="20"/>
          <w:szCs w:val="18"/>
        </w:rPr>
        <w:t>déployer</w:t>
      </w:r>
      <w:r w:rsidR="00507EDB" w:rsidRPr="002E418F">
        <w:rPr>
          <w:rFonts w:ascii="Century Schoolbook" w:hAnsi="Century Schoolbook"/>
          <w:vanish/>
          <w:color w:val="C00000"/>
          <w:sz w:val="20"/>
          <w:szCs w:val="18"/>
        </w:rPr>
        <w:t xml:space="preserve"> (ou bien </w:t>
      </w:r>
      <w:r w:rsidR="002A2D0F" w:rsidRPr="002E418F">
        <w:rPr>
          <w:rFonts w:ascii="Century Schoolbook" w:hAnsi="Century Schoolbook"/>
          <w:vanish/>
          <w:color w:val="C00000"/>
          <w:sz w:val="20"/>
          <w:szCs w:val="18"/>
        </w:rPr>
        <w:t>déployer sans</w:t>
      </w:r>
      <w:r w:rsidR="00507EDB" w:rsidRPr="002E418F">
        <w:rPr>
          <w:rFonts w:ascii="Century Schoolbook" w:hAnsi="Century Schoolbook"/>
          <w:vanish/>
          <w:color w:val="C00000"/>
          <w:sz w:val="20"/>
          <w:szCs w:val="18"/>
        </w:rPr>
        <w:t xml:space="preserve"> construire)</w:t>
      </w:r>
    </w:p>
    <w:p w14:paraId="632E6A47" w14:textId="7A7F867C" w:rsidR="00B0470B" w:rsidRPr="002E418F" w:rsidRDefault="00B0470B" w:rsidP="00C47A77">
      <w:pPr>
        <w:pStyle w:val="Paragraphedeliste"/>
        <w:numPr>
          <w:ilvl w:val="1"/>
          <w:numId w:val="3"/>
        </w:numPr>
        <w:rPr>
          <w:rFonts w:ascii="Century Schoolbook" w:hAnsi="Century Schoolbook"/>
          <w:vanish/>
          <w:color w:val="C00000"/>
          <w:sz w:val="20"/>
          <w:szCs w:val="18"/>
        </w:rPr>
      </w:pPr>
      <w:r w:rsidRPr="002E418F">
        <w:rPr>
          <w:rFonts w:ascii="Century Schoolbook" w:hAnsi="Century Schoolbook"/>
          <w:vanish/>
          <w:color w:val="C00000"/>
          <w:sz w:val="20"/>
          <w:szCs w:val="18"/>
        </w:rPr>
        <w:t>Contraintes d'accès aux sources permettant la construction</w:t>
      </w:r>
      <w:r w:rsidR="00F875EC" w:rsidRPr="002E418F">
        <w:rPr>
          <w:rFonts w:ascii="Century Schoolbook" w:hAnsi="Century Schoolbook"/>
          <w:vanish/>
          <w:color w:val="C00000"/>
          <w:sz w:val="20"/>
          <w:szCs w:val="18"/>
        </w:rPr>
        <w:t xml:space="preserve"> et la livraison</w:t>
      </w:r>
    </w:p>
    <w:p w14:paraId="095743A1" w14:textId="77777777" w:rsidR="00F875EC" w:rsidRPr="002E418F" w:rsidRDefault="00F875EC" w:rsidP="00F875EC">
      <w:pPr>
        <w:pStyle w:val="Paragraphedeliste"/>
        <w:numPr>
          <w:ilvl w:val="2"/>
          <w:numId w:val="3"/>
        </w:numPr>
        <w:rPr>
          <w:rFonts w:ascii="Century Schoolbook" w:hAnsi="Century Schoolbook"/>
          <w:vanish/>
          <w:color w:val="C00000"/>
          <w:sz w:val="20"/>
          <w:szCs w:val="18"/>
        </w:rPr>
      </w:pPr>
    </w:p>
    <w:p w14:paraId="632E6A48" w14:textId="77777777" w:rsidR="002938EA" w:rsidRPr="00E32B3F" w:rsidRDefault="002A66AF" w:rsidP="008A2E54">
      <w:pPr>
        <w:pStyle w:val="Paragraphedeliste"/>
        <w:numPr>
          <w:ilvl w:val="0"/>
          <w:numId w:val="7"/>
        </w:numPr>
        <w:spacing w:before="120"/>
        <w:ind w:left="714" w:hanging="357"/>
        <w:contextualSpacing w:val="0"/>
        <w:rPr>
          <w:u w:val="single"/>
        </w:rPr>
      </w:pPr>
      <w:r w:rsidRPr="00E32B3F">
        <w:rPr>
          <w:u w:val="single"/>
        </w:rPr>
        <w:t>Configurations de d</w:t>
      </w:r>
      <w:r w:rsidR="002938EA" w:rsidRPr="00E32B3F">
        <w:rPr>
          <w:u w:val="single"/>
        </w:rPr>
        <w:t>ocuments liés à l'Application</w:t>
      </w:r>
    </w:p>
    <w:p w14:paraId="632E6A49" w14:textId="4FF012DD" w:rsidR="002938EA" w:rsidRDefault="002938EA" w:rsidP="00C47A77">
      <w:pPr>
        <w:pStyle w:val="Paragraphedeliste"/>
        <w:numPr>
          <w:ilvl w:val="1"/>
          <w:numId w:val="3"/>
        </w:numPr>
      </w:pPr>
      <w:r>
        <w:lastRenderedPageBreak/>
        <w:t>Ensemble</w:t>
      </w:r>
      <w:r w:rsidR="001C0A72">
        <w:t>s</w:t>
      </w:r>
      <w:r>
        <w:t xml:space="preserve"> documentaire</w:t>
      </w:r>
      <w:r w:rsidR="001C0A72">
        <w:t>s</w:t>
      </w:r>
      <w:r>
        <w:t xml:space="preserve"> </w:t>
      </w:r>
      <w:r w:rsidR="008B6D7D">
        <w:t xml:space="preserve">correspondant au fonctionnement de </w:t>
      </w:r>
      <w:r>
        <w:t>l'Application en Production</w:t>
      </w:r>
      <w:r w:rsidR="00DE26FD">
        <w:t xml:space="preserve">, dont la gestion </w:t>
      </w:r>
      <w:r w:rsidR="00DE26FD" w:rsidRPr="002E418F">
        <w:rPr>
          <w:highlight w:val="magenta"/>
        </w:rPr>
        <w:t xml:space="preserve">est décrite dans le PGCD (Plan de Gestion </w:t>
      </w:r>
      <w:r w:rsidR="009A1F34" w:rsidRPr="002E418F">
        <w:rPr>
          <w:highlight w:val="magenta"/>
        </w:rPr>
        <w:t xml:space="preserve">de Configuration </w:t>
      </w:r>
      <w:r w:rsidR="00DE26FD" w:rsidRPr="002E418F">
        <w:rPr>
          <w:highlight w:val="magenta"/>
        </w:rPr>
        <w:t>Documentaire)</w:t>
      </w:r>
      <w:r w:rsidR="00DE26FD">
        <w:t xml:space="preserve"> de l'Application </w:t>
      </w:r>
      <w:r w:rsidR="00DE26FD" w:rsidRPr="00DE26FD">
        <w:rPr>
          <w:rFonts w:ascii="Century Schoolbook" w:hAnsi="Century Schoolbook"/>
          <w:vanish/>
          <w:color w:val="C00000"/>
          <w:sz w:val="20"/>
          <w:szCs w:val="18"/>
          <w:u w:val="single"/>
        </w:rPr>
        <w:t xml:space="preserve">Localiser </w:t>
      </w:r>
      <w:r w:rsidR="00DE26FD">
        <w:rPr>
          <w:rFonts w:ascii="Century Schoolbook" w:hAnsi="Century Schoolbook"/>
          <w:vanish/>
          <w:color w:val="C00000"/>
          <w:sz w:val="20"/>
          <w:szCs w:val="18"/>
          <w:u w:val="single"/>
        </w:rPr>
        <w:t xml:space="preserve">ici </w:t>
      </w:r>
      <w:r w:rsidR="00DE26FD" w:rsidRPr="00DE26FD">
        <w:rPr>
          <w:rFonts w:ascii="Century Schoolbook" w:hAnsi="Century Schoolbook"/>
          <w:vanish/>
          <w:color w:val="C00000"/>
          <w:sz w:val="20"/>
          <w:szCs w:val="18"/>
          <w:u w:val="single"/>
        </w:rPr>
        <w:t>ce document</w:t>
      </w:r>
      <w:r w:rsidR="001363BD">
        <w:rPr>
          <w:rFonts w:ascii="Century Schoolbook" w:hAnsi="Century Schoolbook"/>
          <w:vanish/>
          <w:color w:val="C00000"/>
          <w:sz w:val="20"/>
          <w:szCs w:val="18"/>
          <w:u w:val="single"/>
        </w:rPr>
        <w:t xml:space="preserve">, ou bien </w:t>
      </w:r>
      <w:r w:rsidR="002A2D0F">
        <w:rPr>
          <w:rFonts w:ascii="Century Schoolbook" w:hAnsi="Century Schoolbook"/>
          <w:vanish/>
          <w:color w:val="C00000"/>
          <w:sz w:val="20"/>
          <w:szCs w:val="18"/>
          <w:u w:val="single"/>
        </w:rPr>
        <w:t>préciser</w:t>
      </w:r>
      <w:r w:rsidR="001363BD">
        <w:rPr>
          <w:rFonts w:ascii="Century Schoolbook" w:hAnsi="Century Schoolbook"/>
          <w:vanish/>
          <w:color w:val="C00000"/>
          <w:sz w:val="20"/>
          <w:szCs w:val="18"/>
          <w:u w:val="single"/>
        </w:rPr>
        <w:t xml:space="preserve"> l’intention d’en créer un (avec la date </w:t>
      </w:r>
      <w:r w:rsidR="002A2D0F">
        <w:rPr>
          <w:rFonts w:ascii="Century Schoolbook" w:hAnsi="Century Schoolbook"/>
          <w:vanish/>
          <w:color w:val="C00000"/>
          <w:sz w:val="20"/>
          <w:szCs w:val="18"/>
          <w:u w:val="single"/>
        </w:rPr>
        <w:t xml:space="preserve">projetée) </w:t>
      </w:r>
      <w:r w:rsidR="002A2D0F" w:rsidRPr="00DE26FD">
        <w:rPr>
          <w:rFonts w:ascii="Century Schoolbook" w:hAnsi="Century Schoolbook"/>
          <w:vanish/>
          <w:color w:val="C00000"/>
          <w:sz w:val="20"/>
          <w:szCs w:val="18"/>
          <w:u w:val="single"/>
        </w:rPr>
        <w:t>ou</w:t>
      </w:r>
      <w:r w:rsidR="00DE26FD" w:rsidRPr="00DE26FD">
        <w:rPr>
          <w:rFonts w:ascii="Century Schoolbook" w:hAnsi="Century Schoolbook"/>
          <w:vanish/>
          <w:color w:val="C00000"/>
          <w:sz w:val="20"/>
          <w:szCs w:val="18"/>
          <w:u w:val="single"/>
        </w:rPr>
        <w:t xml:space="preserve"> bien justifier </w:t>
      </w:r>
      <w:r w:rsidR="00DE26FD">
        <w:rPr>
          <w:rFonts w:ascii="Century Schoolbook" w:hAnsi="Century Schoolbook"/>
          <w:vanish/>
          <w:color w:val="C00000"/>
          <w:sz w:val="20"/>
          <w:szCs w:val="18"/>
          <w:u w:val="single"/>
        </w:rPr>
        <w:t xml:space="preserve">ici </w:t>
      </w:r>
      <w:r w:rsidR="00DE26FD" w:rsidRPr="00DE26FD">
        <w:rPr>
          <w:rFonts w:ascii="Century Schoolbook" w:hAnsi="Century Schoolbook"/>
          <w:vanish/>
          <w:color w:val="C00000"/>
          <w:sz w:val="20"/>
          <w:szCs w:val="18"/>
          <w:u w:val="single"/>
        </w:rPr>
        <w:t xml:space="preserve">son </w:t>
      </w:r>
      <w:r w:rsidR="001D35FE" w:rsidRPr="00DE26FD">
        <w:rPr>
          <w:rFonts w:ascii="Century Schoolbook" w:hAnsi="Century Schoolbook"/>
          <w:vanish/>
          <w:color w:val="C00000"/>
          <w:sz w:val="20"/>
          <w:szCs w:val="18"/>
          <w:u w:val="single"/>
        </w:rPr>
        <w:t>inexistence</w:t>
      </w:r>
      <w:r w:rsidR="00DE26FD">
        <w:rPr>
          <w:rFonts w:ascii="Century Schoolbook" w:hAnsi="Century Schoolbook"/>
          <w:vanish/>
          <w:color w:val="C00000"/>
          <w:sz w:val="20"/>
          <w:szCs w:val="18"/>
          <w:u w:val="single"/>
        </w:rPr>
        <w:t xml:space="preserve"> : besoin, mutualisation PGCD, …</w:t>
      </w:r>
    </w:p>
    <w:p w14:paraId="19BFAF83" w14:textId="26F6BBB4" w:rsidR="00DC02D2" w:rsidRDefault="00DC02D2" w:rsidP="00C47A77">
      <w:pPr>
        <w:pStyle w:val="Paragraphedeliste"/>
        <w:numPr>
          <w:ilvl w:val="1"/>
          <w:numId w:val="3"/>
        </w:numPr>
      </w:pPr>
      <w:r>
        <w:t>Ces documents sont gérés par le SharePoint C'You</w:t>
      </w:r>
      <w:r w:rsidR="00BD07FC">
        <w:t xml:space="preserve"> Application</w:t>
      </w:r>
      <w:r>
        <w:t xml:space="preserve"> </w:t>
      </w:r>
      <w:r>
        <w:rPr>
          <w:rFonts w:ascii="Century Schoolbook" w:hAnsi="Century Schoolbook"/>
          <w:vanish/>
          <w:color w:val="C00000"/>
          <w:sz w:val="20"/>
          <w:szCs w:val="18"/>
        </w:rPr>
        <w:t>Si</w:t>
      </w:r>
      <w:r w:rsidRPr="00DC02D2">
        <w:rPr>
          <w:rFonts w:ascii="Century Schoolbook" w:hAnsi="Century Schoolbook"/>
          <w:vanish/>
          <w:color w:val="C00000"/>
          <w:sz w:val="20"/>
          <w:szCs w:val="18"/>
        </w:rPr>
        <w:t xml:space="preserve"> ce n'est pas le cas, justifier une gestion documentaire spécifique et préciser l'organisation des dépôts documentaire, leur localisation et </w:t>
      </w:r>
      <w:r w:rsidR="002A2D0F" w:rsidRPr="00DC02D2">
        <w:rPr>
          <w:rFonts w:ascii="Century Schoolbook" w:hAnsi="Century Schoolbook"/>
          <w:vanish/>
          <w:color w:val="C00000"/>
          <w:sz w:val="20"/>
          <w:szCs w:val="18"/>
        </w:rPr>
        <w:t>leurs moyens</w:t>
      </w:r>
      <w:r w:rsidRPr="00DC02D2">
        <w:rPr>
          <w:rFonts w:ascii="Century Schoolbook" w:hAnsi="Century Schoolbook"/>
          <w:vanish/>
          <w:color w:val="C00000"/>
          <w:sz w:val="20"/>
          <w:szCs w:val="18"/>
        </w:rPr>
        <w:t xml:space="preserve"> de gestion</w:t>
      </w:r>
    </w:p>
    <w:p w14:paraId="632E6A4A" w14:textId="55CD3192" w:rsidR="00BC186D" w:rsidRDefault="00BC186D" w:rsidP="00C47A77">
      <w:pPr>
        <w:pStyle w:val="Paragraphedeliste"/>
        <w:numPr>
          <w:ilvl w:val="1"/>
          <w:numId w:val="3"/>
        </w:numPr>
      </w:pPr>
      <w:r>
        <w:t>Le RA l’exploite pour initier la documentation projet</w:t>
      </w:r>
    </w:p>
    <w:p w14:paraId="632E6A4B" w14:textId="5A24AEBF" w:rsidR="007D5C7A" w:rsidRDefault="007D5C7A" w:rsidP="00C47A77">
      <w:pPr>
        <w:pStyle w:val="Paragraphedeliste"/>
        <w:numPr>
          <w:ilvl w:val="1"/>
          <w:numId w:val="3"/>
        </w:numPr>
      </w:pPr>
      <w:r>
        <w:t xml:space="preserve">La configuration </w:t>
      </w:r>
      <w:r w:rsidR="00B27EF1">
        <w:t xml:space="preserve">développée </w:t>
      </w:r>
      <w:r>
        <w:t>lui impose ses numéros de version</w:t>
      </w:r>
      <w:r w:rsidR="00984192">
        <w:t xml:space="preserve"> applicative</w:t>
      </w:r>
      <w:r w:rsidR="00625AEE">
        <w:t xml:space="preserve"> </w:t>
      </w:r>
      <w:r w:rsidR="00625AEE" w:rsidRPr="00625AEE">
        <w:rPr>
          <w:rFonts w:ascii="Century Schoolbook" w:hAnsi="Century Schoolbook"/>
          <w:vanish/>
          <w:color w:val="C00000"/>
          <w:sz w:val="20"/>
          <w:szCs w:val="18"/>
        </w:rPr>
        <w:t xml:space="preserve">(donc cela implique une colonne ‘Version Applicative’ pour TOUS </w:t>
      </w:r>
      <w:r w:rsidR="002A2D0F" w:rsidRPr="00625AEE">
        <w:rPr>
          <w:rFonts w:ascii="Century Schoolbook" w:hAnsi="Century Schoolbook"/>
          <w:vanish/>
          <w:color w:val="C00000"/>
          <w:sz w:val="20"/>
          <w:szCs w:val="18"/>
        </w:rPr>
        <w:t>les documents</w:t>
      </w:r>
      <w:r w:rsidR="00625AEE" w:rsidRPr="00625AEE">
        <w:rPr>
          <w:rFonts w:ascii="Century Schoolbook" w:hAnsi="Century Schoolbook"/>
          <w:vanish/>
          <w:color w:val="C00000"/>
          <w:sz w:val="20"/>
          <w:szCs w:val="18"/>
        </w:rPr>
        <w:t xml:space="preserve"> dans le C’You Application</w:t>
      </w:r>
      <w:r w:rsidR="00625AEE">
        <w:rPr>
          <w:rFonts w:ascii="Century Schoolbook" w:hAnsi="Century Schoolbook"/>
          <w:vanish/>
          <w:color w:val="C00000"/>
          <w:sz w:val="20"/>
          <w:szCs w:val="18"/>
        </w:rPr>
        <w:t>)</w:t>
      </w:r>
    </w:p>
    <w:p w14:paraId="632E6A4C" w14:textId="77777777" w:rsidR="002938EA" w:rsidRDefault="002938EA" w:rsidP="00C47A77">
      <w:pPr>
        <w:pStyle w:val="Paragraphedeliste"/>
        <w:numPr>
          <w:ilvl w:val="1"/>
          <w:numId w:val="3"/>
        </w:numPr>
      </w:pPr>
      <w:r>
        <w:t>Mis à jour à chaque nouvelle Mise En Production (MEP) de l'Application</w:t>
      </w:r>
    </w:p>
    <w:p w14:paraId="632E6A4D" w14:textId="02970AB8" w:rsidR="00CA0A48" w:rsidRDefault="00CA0A48" w:rsidP="00083BB0">
      <w:pPr>
        <w:pStyle w:val="Paragraphedeliste"/>
        <w:numPr>
          <w:ilvl w:val="1"/>
          <w:numId w:val="3"/>
        </w:numPr>
      </w:pPr>
      <w:r>
        <w:t xml:space="preserve">Les documents </w:t>
      </w:r>
      <w:r w:rsidR="003A75DC">
        <w:t>associés à l'Application</w:t>
      </w:r>
      <w:r w:rsidR="001877AC">
        <w:t xml:space="preserve"> sont décrits dans la </w:t>
      </w:r>
      <w:r w:rsidR="001877AC" w:rsidRPr="002E418F">
        <w:rPr>
          <w:highlight w:val="magenta"/>
        </w:rPr>
        <w:t xml:space="preserve">Cartographie Documentation validé </w:t>
      </w:r>
      <w:r w:rsidR="003A75DC" w:rsidRPr="002E418F">
        <w:rPr>
          <w:highlight w:val="magenta"/>
        </w:rPr>
        <w:t>par</w:t>
      </w:r>
      <w:r w:rsidR="001877AC" w:rsidRPr="002E418F">
        <w:rPr>
          <w:highlight w:val="magenta"/>
        </w:rPr>
        <w:t xml:space="preserve"> </w:t>
      </w:r>
      <w:r w:rsidR="00654A76" w:rsidRPr="002E418F">
        <w:rPr>
          <w:rFonts w:ascii="Century Schoolbook" w:hAnsi="Century Schoolbook"/>
          <w:vanish/>
          <w:color w:val="C00000"/>
          <w:sz w:val="20"/>
          <w:szCs w:val="18"/>
          <w:highlight w:val="magenta"/>
        </w:rPr>
        <w:t>&lt;préciser l'entité&gt;</w:t>
      </w:r>
      <w:r w:rsidR="003A75DC">
        <w:t xml:space="preserve"> (</w:t>
      </w:r>
      <w:r w:rsidR="00083BB0" w:rsidRPr="00083BB0">
        <w:t>Cf. § III.B Références Documentaires)</w:t>
      </w:r>
    </w:p>
    <w:p w14:paraId="632E6A52" w14:textId="5093516C" w:rsidR="002938EA" w:rsidRPr="006000DA" w:rsidRDefault="002A66AF" w:rsidP="008A2E54">
      <w:pPr>
        <w:pStyle w:val="Paragraphedeliste"/>
        <w:numPr>
          <w:ilvl w:val="0"/>
          <w:numId w:val="7"/>
        </w:numPr>
        <w:spacing w:before="120"/>
        <w:ind w:left="714" w:hanging="357"/>
        <w:contextualSpacing w:val="0"/>
        <w:rPr>
          <w:u w:val="single"/>
        </w:rPr>
      </w:pPr>
      <w:r w:rsidRPr="00E32B3F">
        <w:rPr>
          <w:u w:val="single"/>
        </w:rPr>
        <w:t>Configurations de d</w:t>
      </w:r>
      <w:r w:rsidR="002938EA" w:rsidRPr="00E32B3F">
        <w:rPr>
          <w:u w:val="single"/>
        </w:rPr>
        <w:t xml:space="preserve">ocuments liés au </w:t>
      </w:r>
      <w:r w:rsidR="002938EA" w:rsidRPr="00756CE5">
        <w:rPr>
          <w:u w:val="single"/>
        </w:rPr>
        <w:t>Projet</w:t>
      </w:r>
      <w:r w:rsidR="00756CE5" w:rsidRPr="00137EB9">
        <w:rPr>
          <w:u w:val="single"/>
        </w:rPr>
        <w:t>/Maintenance</w:t>
      </w:r>
      <w:r w:rsidR="00DE26FD">
        <w:rPr>
          <w:rFonts w:ascii="Century Schoolbook" w:hAnsi="Century Schoolbook"/>
          <w:vanish/>
          <w:color w:val="C00000"/>
          <w:sz w:val="20"/>
          <w:szCs w:val="18"/>
          <w:u w:val="single"/>
        </w:rPr>
        <w:t xml:space="preserve"> </w:t>
      </w:r>
      <w:r w:rsidR="009E4706">
        <w:rPr>
          <w:rFonts w:ascii="Century Schoolbook" w:hAnsi="Century Schoolbook"/>
          <w:vanish/>
          <w:color w:val="C00000"/>
          <w:sz w:val="20"/>
          <w:szCs w:val="18"/>
          <w:u w:val="single"/>
        </w:rPr>
        <w:t>l'un ou l'autre ou les deux</w:t>
      </w:r>
    </w:p>
    <w:p w14:paraId="55218C50" w14:textId="00197032" w:rsidR="00FF0FB8" w:rsidRDefault="00FF0FB8" w:rsidP="00800D8F">
      <w:pPr>
        <w:pStyle w:val="Paragraphedeliste"/>
        <w:numPr>
          <w:ilvl w:val="1"/>
          <w:numId w:val="7"/>
        </w:numPr>
      </w:pPr>
      <w:r>
        <w:t>Ensembles documentaires correspondant au Projet</w:t>
      </w:r>
      <w:r w:rsidR="00137EB9">
        <w:t>/Maintenances</w:t>
      </w:r>
      <w:r w:rsidR="00F875EC">
        <w:rPr>
          <w:u w:val="single"/>
        </w:rPr>
        <w:t>&lt;</w:t>
      </w:r>
      <w:r w:rsidR="00F875EC" w:rsidRPr="00756CE5">
        <w:rPr>
          <w:rFonts w:ascii="Century Schoolbook" w:hAnsi="Century Schoolbook"/>
          <w:vanish/>
          <w:color w:val="C00000"/>
          <w:sz w:val="20"/>
          <w:szCs w:val="18"/>
          <w:u w:val="single"/>
        </w:rPr>
        <w:t>/Maintenance</w:t>
      </w:r>
      <w:r w:rsidR="00F875EC">
        <w:rPr>
          <w:rFonts w:ascii="Century Schoolbook" w:hAnsi="Century Schoolbook"/>
          <w:vanish/>
          <w:color w:val="C00000"/>
          <w:sz w:val="20"/>
          <w:szCs w:val="18"/>
          <w:u w:val="single"/>
        </w:rPr>
        <w:t>&gt; l'un ou l'autre ou les deux</w:t>
      </w:r>
      <w:r w:rsidR="00DE26FD">
        <w:t xml:space="preserve">, </w:t>
      </w:r>
      <w:r w:rsidR="00DE26FD" w:rsidRPr="00137EB9">
        <w:rPr>
          <w:highlight w:val="magenta"/>
        </w:rPr>
        <w:t>dont la gestion est décrite dans le PGCD (Plan de Gestion Documentaire) du Projet</w:t>
      </w:r>
      <w:r w:rsidR="00DE26FD">
        <w:t xml:space="preserve"> </w:t>
      </w:r>
      <w:r w:rsidR="00DE26FD" w:rsidRPr="00DE26FD">
        <w:rPr>
          <w:rFonts w:ascii="Century Schoolbook" w:hAnsi="Century Schoolbook"/>
          <w:vanish/>
          <w:color w:val="C00000"/>
          <w:sz w:val="20"/>
          <w:szCs w:val="18"/>
          <w:u w:val="single"/>
        </w:rPr>
        <w:t xml:space="preserve">Localiser </w:t>
      </w:r>
      <w:r w:rsidR="00DE26FD">
        <w:rPr>
          <w:rFonts w:ascii="Century Schoolbook" w:hAnsi="Century Schoolbook"/>
          <w:vanish/>
          <w:color w:val="C00000"/>
          <w:sz w:val="20"/>
          <w:szCs w:val="18"/>
          <w:u w:val="single"/>
        </w:rPr>
        <w:t xml:space="preserve">ici </w:t>
      </w:r>
      <w:r w:rsidR="00DE26FD" w:rsidRPr="00DE26FD">
        <w:rPr>
          <w:rFonts w:ascii="Century Schoolbook" w:hAnsi="Century Schoolbook"/>
          <w:vanish/>
          <w:color w:val="C00000"/>
          <w:sz w:val="20"/>
          <w:szCs w:val="18"/>
          <w:u w:val="single"/>
        </w:rPr>
        <w:t xml:space="preserve">ce document ou bien justifier </w:t>
      </w:r>
      <w:r w:rsidR="00DE26FD">
        <w:rPr>
          <w:rFonts w:ascii="Century Schoolbook" w:hAnsi="Century Schoolbook"/>
          <w:vanish/>
          <w:color w:val="C00000"/>
          <w:sz w:val="20"/>
          <w:szCs w:val="18"/>
          <w:u w:val="single"/>
        </w:rPr>
        <w:t xml:space="preserve">ici </w:t>
      </w:r>
      <w:r w:rsidR="00DE26FD" w:rsidRPr="00DE26FD">
        <w:rPr>
          <w:rFonts w:ascii="Century Schoolbook" w:hAnsi="Century Schoolbook"/>
          <w:vanish/>
          <w:color w:val="C00000"/>
          <w:sz w:val="20"/>
          <w:szCs w:val="18"/>
          <w:u w:val="single"/>
        </w:rPr>
        <w:t xml:space="preserve">son </w:t>
      </w:r>
      <w:r w:rsidR="001D35FE" w:rsidRPr="00DE26FD">
        <w:rPr>
          <w:rFonts w:ascii="Century Schoolbook" w:hAnsi="Century Schoolbook"/>
          <w:vanish/>
          <w:color w:val="C00000"/>
          <w:sz w:val="20"/>
          <w:szCs w:val="18"/>
          <w:u w:val="single"/>
        </w:rPr>
        <w:t>inexistence</w:t>
      </w:r>
      <w:r w:rsidR="00DE26FD" w:rsidRPr="00DE26FD">
        <w:rPr>
          <w:rFonts w:ascii="Century Schoolbook" w:hAnsi="Century Schoolbook"/>
          <w:vanish/>
          <w:color w:val="C00000"/>
          <w:sz w:val="20"/>
          <w:szCs w:val="18"/>
          <w:u w:val="single"/>
        </w:rPr>
        <w:t xml:space="preserve"> </w:t>
      </w:r>
      <w:r w:rsidR="00DE26FD">
        <w:rPr>
          <w:rFonts w:ascii="Century Schoolbook" w:hAnsi="Century Schoolbook"/>
          <w:vanish/>
          <w:color w:val="C00000"/>
          <w:sz w:val="20"/>
          <w:szCs w:val="18"/>
          <w:u w:val="single"/>
        </w:rPr>
        <w:t>: besoin, mutualisation PGCD, …</w:t>
      </w:r>
    </w:p>
    <w:p w14:paraId="59E132C8" w14:textId="574E3242" w:rsidR="00BD07FC" w:rsidRDefault="00BD07FC" w:rsidP="00BD07FC">
      <w:pPr>
        <w:pStyle w:val="Paragraphedeliste"/>
        <w:numPr>
          <w:ilvl w:val="1"/>
          <w:numId w:val="7"/>
        </w:numPr>
      </w:pPr>
      <w:r>
        <w:t xml:space="preserve">Ces documents sont gérés </w:t>
      </w:r>
      <w:r w:rsidR="00137EB9">
        <w:t xml:space="preserve">dans un dossier spécifique </w:t>
      </w:r>
      <w:r>
        <w:t xml:space="preserve">par le SharePoint C'You </w:t>
      </w:r>
      <w:r w:rsidR="00137EB9">
        <w:t>Application</w:t>
      </w:r>
      <w:r>
        <w:t xml:space="preserve"> </w:t>
      </w:r>
      <w:r>
        <w:rPr>
          <w:rFonts w:ascii="Century Schoolbook" w:hAnsi="Century Schoolbook"/>
          <w:vanish/>
          <w:color w:val="C00000"/>
          <w:sz w:val="20"/>
          <w:szCs w:val="18"/>
        </w:rPr>
        <w:t>Si</w:t>
      </w:r>
      <w:r w:rsidRPr="00DC02D2">
        <w:rPr>
          <w:rFonts w:ascii="Century Schoolbook" w:hAnsi="Century Schoolbook"/>
          <w:vanish/>
          <w:color w:val="C00000"/>
          <w:sz w:val="20"/>
          <w:szCs w:val="18"/>
        </w:rPr>
        <w:t xml:space="preserve"> ce n'est pas le cas, justifier une gestion documentaire spécifique et préciser l'organisation des dépôts documentaire, leur localisation et </w:t>
      </w:r>
      <w:r w:rsidR="002A2D0F" w:rsidRPr="00DC02D2">
        <w:rPr>
          <w:rFonts w:ascii="Century Schoolbook" w:hAnsi="Century Schoolbook"/>
          <w:vanish/>
          <w:color w:val="C00000"/>
          <w:sz w:val="20"/>
          <w:szCs w:val="18"/>
        </w:rPr>
        <w:t>leurs moyens</w:t>
      </w:r>
      <w:r w:rsidRPr="00DC02D2">
        <w:rPr>
          <w:rFonts w:ascii="Century Schoolbook" w:hAnsi="Century Schoolbook"/>
          <w:vanish/>
          <w:color w:val="C00000"/>
          <w:sz w:val="20"/>
          <w:szCs w:val="18"/>
        </w:rPr>
        <w:t xml:space="preserve"> de gestion</w:t>
      </w:r>
    </w:p>
    <w:p w14:paraId="0310B5C1" w14:textId="04DB449D" w:rsidR="00FF0FB8" w:rsidRDefault="00FF0FB8" w:rsidP="00800D8F">
      <w:pPr>
        <w:pStyle w:val="Paragraphedeliste"/>
        <w:numPr>
          <w:ilvl w:val="1"/>
          <w:numId w:val="7"/>
        </w:numPr>
      </w:pPr>
      <w:r>
        <w:t>Le RA l'a initié à pa</w:t>
      </w:r>
      <w:r w:rsidR="00137EB9">
        <w:t xml:space="preserve">rtir </w:t>
      </w:r>
      <w:r>
        <w:t>de la documentation Applicative</w:t>
      </w:r>
    </w:p>
    <w:p w14:paraId="331954AD" w14:textId="769185EF" w:rsidR="00FF0FB8" w:rsidRDefault="00BD07FC" w:rsidP="00800D8F">
      <w:pPr>
        <w:pStyle w:val="Paragraphedeliste"/>
        <w:numPr>
          <w:ilvl w:val="1"/>
          <w:numId w:val="7"/>
        </w:numPr>
      </w:pPr>
      <w:r>
        <w:t xml:space="preserve">La configuration développée </w:t>
      </w:r>
      <w:r w:rsidR="00FF0FB8">
        <w:t>lui impose ses numéros de version applicative.</w:t>
      </w:r>
    </w:p>
    <w:p w14:paraId="36FE30D2" w14:textId="15EF5B0F" w:rsidR="00FF0FB8" w:rsidRDefault="00FF0FB8" w:rsidP="00800D8F">
      <w:pPr>
        <w:pStyle w:val="Paragraphedeliste"/>
        <w:numPr>
          <w:ilvl w:val="1"/>
          <w:numId w:val="7"/>
        </w:numPr>
      </w:pPr>
      <w:r>
        <w:t xml:space="preserve">Les documents associés au Projet sont décrits dans la </w:t>
      </w:r>
      <w:r w:rsidRPr="00137EB9">
        <w:rPr>
          <w:highlight w:val="magenta"/>
        </w:rPr>
        <w:t xml:space="preserve">Cartographie Documentation validé par </w:t>
      </w:r>
      <w:r w:rsidRPr="00137EB9">
        <w:rPr>
          <w:rFonts w:ascii="Century Schoolbook" w:hAnsi="Century Schoolbook"/>
          <w:vanish/>
          <w:color w:val="C00000"/>
          <w:sz w:val="20"/>
          <w:szCs w:val="18"/>
          <w:highlight w:val="magenta"/>
        </w:rPr>
        <w:t>&lt;préciser l'entité&gt;</w:t>
      </w:r>
      <w:r>
        <w:t xml:space="preserve"> (</w:t>
      </w:r>
      <w:r w:rsidRPr="00083BB0">
        <w:t>Cf. §</w:t>
      </w:r>
      <w:r>
        <w:t xml:space="preserve"> III.B Références Documentaires)</w:t>
      </w:r>
    </w:p>
    <w:p w14:paraId="632E6A5C" w14:textId="77777777" w:rsidR="00CB6402" w:rsidRPr="00E32B3F" w:rsidRDefault="00CB6402" w:rsidP="008A2E54">
      <w:pPr>
        <w:pStyle w:val="Paragraphedeliste"/>
        <w:numPr>
          <w:ilvl w:val="0"/>
          <w:numId w:val="7"/>
        </w:numPr>
        <w:spacing w:before="120"/>
        <w:ind w:left="714" w:hanging="357"/>
        <w:contextualSpacing w:val="0"/>
        <w:rPr>
          <w:u w:val="single"/>
        </w:rPr>
      </w:pPr>
      <w:r w:rsidRPr="00E32B3F">
        <w:rPr>
          <w:u w:val="single"/>
        </w:rPr>
        <w:t>Configurations de tests</w:t>
      </w:r>
    </w:p>
    <w:p w14:paraId="04570902" w14:textId="7E1733CA" w:rsidR="00B751AC" w:rsidRDefault="00B751AC" w:rsidP="00C47A77">
      <w:pPr>
        <w:pStyle w:val="Paragraphedeliste"/>
        <w:numPr>
          <w:ilvl w:val="1"/>
          <w:numId w:val="3"/>
        </w:numPr>
      </w:pPr>
      <w:r>
        <w:t xml:space="preserve">Au niveau Tests de </w:t>
      </w:r>
      <w:r w:rsidR="00BD07FC">
        <w:t xml:space="preserve">code, gestion en configuration </w:t>
      </w:r>
      <w:r>
        <w:t xml:space="preserve">de ces tests dans </w:t>
      </w:r>
      <w:r w:rsidR="00137EB9">
        <w:t xml:space="preserve">C’You </w:t>
      </w:r>
    </w:p>
    <w:p w14:paraId="632E6A60" w14:textId="4DAD524C" w:rsidR="001C0A72" w:rsidRDefault="00B751AC" w:rsidP="00BD6AB7">
      <w:pPr>
        <w:pStyle w:val="Paragraphedeliste"/>
        <w:numPr>
          <w:ilvl w:val="1"/>
          <w:numId w:val="3"/>
        </w:numPr>
      </w:pPr>
      <w:r>
        <w:t>Au-delà</w:t>
      </w:r>
      <w:r w:rsidR="00F875EC">
        <w:t xml:space="preserve"> des développements</w:t>
      </w:r>
      <w:r>
        <w:t>, (Tests fonctionnels, tests techniques de performances</w:t>
      </w:r>
      <w:r w:rsidR="00137EB9">
        <w:t>)</w:t>
      </w:r>
      <w:r w:rsidR="00F875EC" w:rsidRPr="00F875EC">
        <w:rPr>
          <w:rFonts w:ascii="Century Schoolbook" w:hAnsi="Century Schoolbook"/>
          <w:vanish/>
          <w:color w:val="C00000"/>
          <w:sz w:val="20"/>
          <w:szCs w:val="18"/>
        </w:rPr>
        <w:t>&lt;cacher les options inutiles&gt;</w:t>
      </w:r>
      <w:r>
        <w:t xml:space="preserve">, </w:t>
      </w:r>
      <w:r w:rsidR="00137EB9">
        <w:t>les tests sont sous laresponsablités des usages des service</w:t>
      </w:r>
      <w:r w:rsidR="00A27A1A">
        <w:t>s</w:t>
      </w:r>
      <w:r w:rsidR="00137EB9">
        <w:t xml:space="preserve"> </w:t>
      </w:r>
      <w:r w:rsidR="00A27A1A">
        <w:t>exposés par</w:t>
      </w:r>
      <w:r w:rsidR="00137EB9">
        <w:t xml:space="preserve"> l’ESB</w:t>
      </w:r>
    </w:p>
    <w:p w14:paraId="2558C305" w14:textId="13381040" w:rsidR="00BD07FC" w:rsidRPr="00A27A1A" w:rsidRDefault="00BD07FC" w:rsidP="00BD07FC">
      <w:pPr>
        <w:pStyle w:val="Paragraphedeliste"/>
        <w:numPr>
          <w:ilvl w:val="1"/>
          <w:numId w:val="3"/>
        </w:numPr>
        <w:rPr>
          <w:rFonts w:ascii="Century Schoolbook" w:hAnsi="Century Schoolbook"/>
          <w:vanish/>
          <w:color w:val="C00000"/>
          <w:sz w:val="20"/>
          <w:szCs w:val="18"/>
        </w:rPr>
      </w:pPr>
      <w:r w:rsidRPr="00A27A1A">
        <w:rPr>
          <w:rFonts w:ascii="Century Schoolbook" w:hAnsi="Century Schoolbook"/>
          <w:vanish/>
          <w:color w:val="C00000"/>
          <w:sz w:val="20"/>
          <w:szCs w:val="18"/>
        </w:rPr>
        <w:t xml:space="preserve">Ces Tests sont </w:t>
      </w:r>
      <w:r w:rsidR="00625AEE" w:rsidRPr="00625AEE">
        <w:rPr>
          <w:rFonts w:ascii="Century Schoolbook" w:hAnsi="Century Schoolbook"/>
          <w:vanish/>
          <w:color w:val="C00000"/>
          <w:sz w:val="20"/>
          <w:szCs w:val="18"/>
        </w:rPr>
        <w:t>(ou seront, en précisant une date cible)</w:t>
      </w:r>
      <w:r w:rsidR="00625AEE" w:rsidRPr="00A27A1A">
        <w:rPr>
          <w:rFonts w:ascii="Century Schoolbook" w:hAnsi="Century Schoolbook"/>
          <w:vanish/>
          <w:color w:val="C00000"/>
          <w:sz w:val="20"/>
          <w:szCs w:val="18"/>
        </w:rPr>
        <w:t xml:space="preserve"> </w:t>
      </w:r>
      <w:r w:rsidRPr="00A27A1A">
        <w:rPr>
          <w:rFonts w:ascii="Century Schoolbook" w:hAnsi="Century Schoolbook"/>
          <w:vanish/>
          <w:color w:val="C00000"/>
          <w:sz w:val="20"/>
          <w:szCs w:val="18"/>
        </w:rPr>
        <w:t xml:space="preserve">gérés par l'outil HP ALM (Application Life </w:t>
      </w:r>
      <w:r w:rsidR="001D35FE" w:rsidRPr="00A27A1A">
        <w:rPr>
          <w:rFonts w:ascii="Century Schoolbook" w:hAnsi="Century Schoolbook"/>
          <w:vanish/>
          <w:color w:val="C00000"/>
          <w:sz w:val="20"/>
          <w:szCs w:val="18"/>
        </w:rPr>
        <w:t>Management</w:t>
      </w:r>
      <w:r w:rsidRPr="00A27A1A">
        <w:rPr>
          <w:rFonts w:ascii="Century Schoolbook" w:hAnsi="Century Schoolbook"/>
          <w:vanish/>
          <w:color w:val="C00000"/>
          <w:sz w:val="20"/>
          <w:szCs w:val="18"/>
        </w:rPr>
        <w:t xml:space="preserve">) </w:t>
      </w:r>
      <w:r>
        <w:rPr>
          <w:rFonts w:ascii="Century Schoolbook" w:hAnsi="Century Schoolbook"/>
          <w:vanish/>
          <w:color w:val="C00000"/>
          <w:sz w:val="20"/>
          <w:szCs w:val="18"/>
        </w:rPr>
        <w:t>Si</w:t>
      </w:r>
      <w:r w:rsidRPr="00DC02D2">
        <w:rPr>
          <w:rFonts w:ascii="Century Schoolbook" w:hAnsi="Century Schoolbook"/>
          <w:vanish/>
          <w:color w:val="C00000"/>
          <w:sz w:val="20"/>
          <w:szCs w:val="18"/>
        </w:rPr>
        <w:t xml:space="preserve"> ce n'est pas le cas, ju</w:t>
      </w:r>
      <w:r>
        <w:rPr>
          <w:rFonts w:ascii="Century Schoolbook" w:hAnsi="Century Schoolbook"/>
          <w:vanish/>
          <w:color w:val="C00000"/>
          <w:sz w:val="20"/>
          <w:szCs w:val="18"/>
        </w:rPr>
        <w:t>stifier une gestion des tests</w:t>
      </w:r>
      <w:r w:rsidRPr="00DC02D2">
        <w:rPr>
          <w:rFonts w:ascii="Century Schoolbook" w:hAnsi="Century Schoolbook"/>
          <w:vanish/>
          <w:color w:val="C00000"/>
          <w:sz w:val="20"/>
          <w:szCs w:val="18"/>
        </w:rPr>
        <w:t xml:space="preserve"> spécifique et préciser l'organisation des dép</w:t>
      </w:r>
      <w:r>
        <w:rPr>
          <w:rFonts w:ascii="Century Schoolbook" w:hAnsi="Century Schoolbook"/>
          <w:vanish/>
          <w:color w:val="C00000"/>
          <w:sz w:val="20"/>
          <w:szCs w:val="18"/>
        </w:rPr>
        <w:t>ôts des tests</w:t>
      </w:r>
      <w:r w:rsidRPr="00DC02D2">
        <w:rPr>
          <w:rFonts w:ascii="Century Schoolbook" w:hAnsi="Century Schoolbook"/>
          <w:vanish/>
          <w:color w:val="C00000"/>
          <w:sz w:val="20"/>
          <w:szCs w:val="18"/>
        </w:rPr>
        <w:t xml:space="preserve">, leur localisation et </w:t>
      </w:r>
      <w:r w:rsidR="002A2D0F" w:rsidRPr="00DC02D2">
        <w:rPr>
          <w:rFonts w:ascii="Century Schoolbook" w:hAnsi="Century Schoolbook"/>
          <w:vanish/>
          <w:color w:val="C00000"/>
          <w:sz w:val="20"/>
          <w:szCs w:val="18"/>
        </w:rPr>
        <w:t>leurs moyens</w:t>
      </w:r>
      <w:r w:rsidRPr="00DC02D2">
        <w:rPr>
          <w:rFonts w:ascii="Century Schoolbook" w:hAnsi="Century Schoolbook"/>
          <w:vanish/>
          <w:color w:val="C00000"/>
          <w:sz w:val="20"/>
          <w:szCs w:val="18"/>
        </w:rPr>
        <w:t xml:space="preserve"> de gestion</w:t>
      </w:r>
    </w:p>
    <w:p w14:paraId="632E6A62" w14:textId="3F927E99" w:rsidR="00CB6402" w:rsidRDefault="00CB6402" w:rsidP="008A2E54">
      <w:pPr>
        <w:pStyle w:val="Paragraphedeliste"/>
        <w:numPr>
          <w:ilvl w:val="0"/>
          <w:numId w:val="7"/>
        </w:numPr>
        <w:spacing w:before="120"/>
        <w:ind w:left="714" w:hanging="357"/>
        <w:contextualSpacing w:val="0"/>
        <w:rPr>
          <w:u w:val="single"/>
        </w:rPr>
      </w:pPr>
      <w:r w:rsidRPr="00E32B3F">
        <w:rPr>
          <w:u w:val="single"/>
        </w:rPr>
        <w:t>Configurations d'Audits</w:t>
      </w:r>
      <w:r w:rsidR="0046740D">
        <w:rPr>
          <w:u w:val="single"/>
        </w:rPr>
        <w:t xml:space="preserve"> (Cast)</w:t>
      </w:r>
    </w:p>
    <w:p w14:paraId="61EA9572" w14:textId="1B9CFB6D" w:rsidR="00573609" w:rsidRDefault="00573609" w:rsidP="00573609">
      <w:pPr>
        <w:spacing w:before="120"/>
        <w:ind w:left="708"/>
        <w:rPr>
          <w:rFonts w:ascii="Century Schoolbook" w:hAnsi="Century Schoolbook"/>
          <w:vanish/>
          <w:color w:val="C00000"/>
          <w:sz w:val="20"/>
          <w:szCs w:val="18"/>
        </w:rPr>
      </w:pPr>
      <w:r>
        <w:rPr>
          <w:rFonts w:ascii="Century Schoolbook" w:hAnsi="Century Schoolbook"/>
          <w:vanish/>
          <w:color w:val="C00000"/>
          <w:sz w:val="20"/>
          <w:szCs w:val="18"/>
        </w:rPr>
        <w:t>L</w:t>
      </w:r>
      <w:r w:rsidR="0085576E" w:rsidRPr="0085576E">
        <w:rPr>
          <w:rFonts w:ascii="Century Schoolbook" w:hAnsi="Century Schoolbook"/>
          <w:vanish/>
          <w:color w:val="C00000"/>
          <w:sz w:val="20"/>
          <w:szCs w:val="18"/>
        </w:rPr>
        <w:t xml:space="preserve">es technologies </w:t>
      </w:r>
      <w:r>
        <w:rPr>
          <w:rFonts w:ascii="Century Schoolbook" w:hAnsi="Century Schoolbook"/>
          <w:vanish/>
          <w:color w:val="C00000"/>
          <w:sz w:val="20"/>
          <w:szCs w:val="18"/>
        </w:rPr>
        <w:t xml:space="preserve">suivantes </w:t>
      </w:r>
      <w:r w:rsidRPr="0085576E">
        <w:rPr>
          <w:rFonts w:ascii="Century Schoolbook" w:hAnsi="Century Schoolbook"/>
          <w:vanish/>
          <w:color w:val="C00000"/>
          <w:sz w:val="20"/>
          <w:szCs w:val="18"/>
        </w:rPr>
        <w:t xml:space="preserve">qui sont utilisées chez CARDIF </w:t>
      </w:r>
      <w:r>
        <w:rPr>
          <w:rFonts w:ascii="Century Schoolbook" w:hAnsi="Century Schoolbook"/>
          <w:vanish/>
          <w:color w:val="C00000"/>
          <w:sz w:val="20"/>
          <w:szCs w:val="18"/>
        </w:rPr>
        <w:t xml:space="preserve">sont </w:t>
      </w:r>
      <w:r w:rsidR="0085576E" w:rsidRPr="0085576E">
        <w:rPr>
          <w:rFonts w:ascii="Century Schoolbook" w:hAnsi="Century Schoolbook"/>
          <w:vanish/>
          <w:color w:val="C00000"/>
          <w:sz w:val="20"/>
          <w:szCs w:val="18"/>
        </w:rPr>
        <w:t xml:space="preserve">supportées par CAST: </w:t>
      </w:r>
      <w:r>
        <w:rPr>
          <w:rFonts w:ascii="Century Schoolbook" w:hAnsi="Century Schoolbook"/>
          <w:vanish/>
          <w:color w:val="C00000"/>
          <w:sz w:val="20"/>
          <w:szCs w:val="18"/>
        </w:rPr>
        <w:t xml:space="preserve">Java, JEE, </w:t>
      </w:r>
      <w:r w:rsidR="002A2D0F" w:rsidRPr="0085576E">
        <w:rPr>
          <w:rFonts w:ascii="Century Schoolbook" w:hAnsi="Century Schoolbook"/>
          <w:vanish/>
          <w:color w:val="C00000"/>
          <w:sz w:val="20"/>
          <w:szCs w:val="18"/>
        </w:rPr>
        <w:t>Informatica</w:t>
      </w:r>
      <w:r w:rsidR="002A2D0F">
        <w:rPr>
          <w:rFonts w:ascii="Century Schoolbook" w:hAnsi="Century Schoolbook"/>
          <w:vanish/>
          <w:color w:val="C00000"/>
          <w:sz w:val="20"/>
          <w:szCs w:val="18"/>
        </w:rPr>
        <w:t>, .Net (</w:t>
      </w:r>
      <w:r>
        <w:rPr>
          <w:rFonts w:ascii="Century Schoolbook" w:hAnsi="Century Schoolbook"/>
          <w:vanish/>
          <w:color w:val="C00000"/>
          <w:sz w:val="20"/>
          <w:szCs w:val="18"/>
        </w:rPr>
        <w:t xml:space="preserve">C#, ASP, VB), </w:t>
      </w:r>
      <w:r w:rsidR="0085576E" w:rsidRPr="0085576E">
        <w:rPr>
          <w:rFonts w:ascii="Century Schoolbook" w:hAnsi="Century Schoolbook"/>
          <w:vanish/>
          <w:color w:val="C00000"/>
          <w:sz w:val="20"/>
          <w:szCs w:val="18"/>
        </w:rPr>
        <w:t>Cobol</w:t>
      </w:r>
      <w:r>
        <w:rPr>
          <w:rFonts w:ascii="Century Schoolbook" w:hAnsi="Century Schoolbook"/>
          <w:vanish/>
          <w:color w:val="C00000"/>
          <w:sz w:val="20"/>
          <w:szCs w:val="18"/>
        </w:rPr>
        <w:t xml:space="preserve">, </w:t>
      </w:r>
      <w:r w:rsidR="0085576E" w:rsidRPr="0085576E">
        <w:rPr>
          <w:rFonts w:ascii="Century Schoolbook" w:hAnsi="Century Schoolbook"/>
          <w:vanish/>
          <w:color w:val="C00000"/>
          <w:sz w:val="20"/>
          <w:szCs w:val="18"/>
        </w:rPr>
        <w:t>Angular (.js et .ts)</w:t>
      </w:r>
      <w:r>
        <w:rPr>
          <w:rFonts w:ascii="Century Schoolbook" w:hAnsi="Century Schoolbook"/>
          <w:vanish/>
          <w:color w:val="C00000"/>
          <w:sz w:val="20"/>
          <w:szCs w:val="18"/>
        </w:rPr>
        <w:t xml:space="preserve">, </w:t>
      </w:r>
      <w:r w:rsidR="0085576E" w:rsidRPr="0085576E">
        <w:rPr>
          <w:rFonts w:ascii="Century Schoolbook" w:hAnsi="Century Schoolbook"/>
          <w:vanish/>
          <w:color w:val="C00000"/>
          <w:sz w:val="20"/>
          <w:szCs w:val="18"/>
        </w:rPr>
        <w:t>C/C++</w:t>
      </w:r>
      <w:r>
        <w:rPr>
          <w:rFonts w:ascii="Century Schoolbook" w:hAnsi="Century Schoolbook"/>
          <w:vanish/>
          <w:color w:val="C00000"/>
          <w:sz w:val="20"/>
          <w:szCs w:val="18"/>
        </w:rPr>
        <w:t xml:space="preserve">, </w:t>
      </w:r>
      <w:r w:rsidR="0085576E" w:rsidRPr="0085576E">
        <w:rPr>
          <w:rFonts w:ascii="Century Schoolbook" w:hAnsi="Century Schoolbook"/>
          <w:vanish/>
          <w:color w:val="C00000"/>
          <w:sz w:val="20"/>
          <w:szCs w:val="18"/>
        </w:rPr>
        <w:t>Python</w:t>
      </w:r>
      <w:r>
        <w:rPr>
          <w:rFonts w:ascii="Century Schoolbook" w:hAnsi="Century Schoolbook"/>
          <w:vanish/>
          <w:color w:val="C00000"/>
          <w:sz w:val="20"/>
          <w:szCs w:val="18"/>
        </w:rPr>
        <w:t xml:space="preserve">, </w:t>
      </w:r>
      <w:r w:rsidR="0085576E" w:rsidRPr="0085576E">
        <w:rPr>
          <w:rFonts w:ascii="Century Schoolbook" w:hAnsi="Century Schoolbook"/>
          <w:vanish/>
          <w:color w:val="C00000"/>
          <w:sz w:val="20"/>
          <w:szCs w:val="18"/>
        </w:rPr>
        <w:t>Php</w:t>
      </w:r>
      <w:r>
        <w:rPr>
          <w:rFonts w:ascii="Century Schoolbook" w:hAnsi="Century Schoolbook"/>
          <w:vanish/>
          <w:color w:val="C00000"/>
          <w:sz w:val="20"/>
          <w:szCs w:val="18"/>
        </w:rPr>
        <w:t xml:space="preserve">, </w:t>
      </w:r>
      <w:r w:rsidR="0085576E" w:rsidRPr="0085576E">
        <w:rPr>
          <w:rFonts w:ascii="Century Schoolbook" w:hAnsi="Century Schoolbook"/>
          <w:vanish/>
          <w:color w:val="C00000"/>
          <w:sz w:val="20"/>
          <w:szCs w:val="18"/>
        </w:rPr>
        <w:t>Flex</w:t>
      </w:r>
      <w:r>
        <w:rPr>
          <w:rFonts w:ascii="Century Schoolbook" w:hAnsi="Century Schoolbook"/>
          <w:vanish/>
          <w:color w:val="C00000"/>
          <w:sz w:val="20"/>
          <w:szCs w:val="18"/>
        </w:rPr>
        <w:t xml:space="preserve">, </w:t>
      </w:r>
      <w:r w:rsidR="0085576E" w:rsidRPr="0085576E">
        <w:rPr>
          <w:rFonts w:ascii="Century Schoolbook" w:hAnsi="Century Schoolbook"/>
          <w:vanish/>
          <w:color w:val="C00000"/>
          <w:sz w:val="20"/>
          <w:szCs w:val="18"/>
        </w:rPr>
        <w:t>Shell</w:t>
      </w:r>
      <w:r>
        <w:rPr>
          <w:rFonts w:ascii="Century Schoolbook" w:hAnsi="Century Schoolbook"/>
          <w:vanish/>
          <w:color w:val="C00000"/>
          <w:sz w:val="20"/>
          <w:szCs w:val="18"/>
        </w:rPr>
        <w:t xml:space="preserve">, </w:t>
      </w:r>
      <w:r w:rsidR="0085576E" w:rsidRPr="0085576E">
        <w:rPr>
          <w:rFonts w:ascii="Century Schoolbook" w:hAnsi="Century Schoolbook"/>
          <w:vanish/>
          <w:color w:val="C00000"/>
          <w:sz w:val="20"/>
          <w:szCs w:val="18"/>
        </w:rPr>
        <w:t>Oracle PLSQL</w:t>
      </w:r>
      <w:r>
        <w:rPr>
          <w:rFonts w:ascii="Century Schoolbook" w:hAnsi="Century Schoolbook"/>
          <w:vanish/>
          <w:color w:val="C00000"/>
          <w:sz w:val="20"/>
          <w:szCs w:val="18"/>
        </w:rPr>
        <w:t xml:space="preserve">, </w:t>
      </w:r>
      <w:r w:rsidR="0085576E" w:rsidRPr="0085576E">
        <w:rPr>
          <w:rFonts w:ascii="Century Schoolbook" w:hAnsi="Century Schoolbook"/>
          <w:vanish/>
          <w:color w:val="C00000"/>
          <w:sz w:val="20"/>
          <w:szCs w:val="18"/>
        </w:rPr>
        <w:t>SQL Server T-sql</w:t>
      </w:r>
      <w:r>
        <w:rPr>
          <w:rFonts w:ascii="Century Schoolbook" w:hAnsi="Century Schoolbook"/>
          <w:vanish/>
          <w:color w:val="C00000"/>
          <w:sz w:val="20"/>
          <w:szCs w:val="18"/>
        </w:rPr>
        <w:t xml:space="preserve"> </w:t>
      </w:r>
    </w:p>
    <w:p w14:paraId="52B4803B" w14:textId="39A11175" w:rsidR="00573609" w:rsidRDefault="007D539E" w:rsidP="00573609">
      <w:pPr>
        <w:spacing w:before="120"/>
        <w:ind w:left="708"/>
        <w:rPr>
          <w:rFonts w:ascii="Century Schoolbook" w:hAnsi="Century Schoolbook"/>
          <w:color w:val="C00000"/>
          <w:sz w:val="20"/>
          <w:szCs w:val="20"/>
        </w:rPr>
      </w:pPr>
      <w:r>
        <w:rPr>
          <w:rFonts w:ascii="Century Schoolbook" w:hAnsi="Century Schoolbook"/>
          <w:color w:val="C00000"/>
          <w:sz w:val="20"/>
          <w:szCs w:val="20"/>
        </w:rPr>
        <w:t>L’application est éligible à une analyse CAST si elle utilise au moins l’une des technologies ci-dessus</w:t>
      </w:r>
    </w:p>
    <w:p w14:paraId="73278081" w14:textId="77777777" w:rsidR="007D539E" w:rsidRPr="00573609" w:rsidRDefault="007D539E" w:rsidP="00573609">
      <w:pPr>
        <w:spacing w:before="120"/>
        <w:ind w:left="708"/>
        <w:rPr>
          <w:rFonts w:ascii="Century Schoolbook" w:hAnsi="Century Schoolbook"/>
          <w:vanish/>
          <w:color w:val="C00000"/>
          <w:sz w:val="20"/>
          <w:szCs w:val="18"/>
        </w:rPr>
      </w:pPr>
    </w:p>
    <w:p w14:paraId="5675D0EA" w14:textId="34F4007B" w:rsidR="00FA5430" w:rsidRDefault="00FA5430" w:rsidP="0085576E">
      <w:pPr>
        <w:pStyle w:val="Paragraphedeliste"/>
        <w:numPr>
          <w:ilvl w:val="1"/>
          <w:numId w:val="3"/>
        </w:numPr>
      </w:pPr>
      <w:r>
        <w:t xml:space="preserve">Sans objet </w:t>
      </w:r>
      <w:r w:rsidRPr="00FA5430">
        <w:rPr>
          <w:rFonts w:ascii="Century Schoolbook" w:hAnsi="Century Schoolbook"/>
          <w:color w:val="C00000"/>
          <w:sz w:val="20"/>
          <w:szCs w:val="20"/>
        </w:rPr>
        <w:t xml:space="preserve">&lt;si Cast </w:t>
      </w:r>
      <w:r>
        <w:rPr>
          <w:rFonts w:ascii="Century Schoolbook" w:hAnsi="Century Schoolbook"/>
          <w:color w:val="C00000"/>
          <w:sz w:val="20"/>
          <w:szCs w:val="20"/>
        </w:rPr>
        <w:t>n</w:t>
      </w:r>
      <w:r w:rsidRPr="00FA5430">
        <w:rPr>
          <w:rFonts w:ascii="Century Schoolbook" w:hAnsi="Century Schoolbook"/>
          <w:color w:val="C00000"/>
          <w:sz w:val="20"/>
          <w:szCs w:val="20"/>
        </w:rPr>
        <w:t>e s’</w:t>
      </w:r>
      <w:r>
        <w:rPr>
          <w:rFonts w:ascii="Century Schoolbook" w:hAnsi="Century Schoolbook"/>
          <w:color w:val="C00000"/>
          <w:sz w:val="20"/>
          <w:szCs w:val="20"/>
        </w:rPr>
        <w:t>appliq</w:t>
      </w:r>
      <w:r w:rsidRPr="00FA5430">
        <w:rPr>
          <w:rFonts w:ascii="Century Schoolbook" w:hAnsi="Century Schoolbook"/>
          <w:color w:val="C00000"/>
          <w:sz w:val="20"/>
          <w:szCs w:val="20"/>
        </w:rPr>
        <w:t>u</w:t>
      </w:r>
      <w:r>
        <w:rPr>
          <w:rFonts w:ascii="Century Schoolbook" w:hAnsi="Century Schoolbook"/>
          <w:color w:val="C00000"/>
          <w:sz w:val="20"/>
          <w:szCs w:val="20"/>
        </w:rPr>
        <w:t>e</w:t>
      </w:r>
      <w:r w:rsidRPr="00FA5430">
        <w:rPr>
          <w:rFonts w:ascii="Century Schoolbook" w:hAnsi="Century Schoolbook"/>
          <w:color w:val="C00000"/>
          <w:sz w:val="20"/>
          <w:szCs w:val="20"/>
        </w:rPr>
        <w:t xml:space="preserve"> pas</w:t>
      </w:r>
      <w:r w:rsidR="00697ED5">
        <w:rPr>
          <w:rFonts w:ascii="Century Schoolbook" w:hAnsi="Century Schoolbook"/>
          <w:color w:val="C00000"/>
          <w:sz w:val="20"/>
          <w:szCs w:val="20"/>
        </w:rPr>
        <w:t>,</w:t>
      </w:r>
      <w:r w:rsidRPr="00FA5430">
        <w:rPr>
          <w:rFonts w:ascii="Century Schoolbook" w:hAnsi="Century Schoolbook"/>
          <w:color w:val="C00000"/>
          <w:sz w:val="20"/>
          <w:szCs w:val="20"/>
        </w:rPr>
        <w:t xml:space="preserve"> ne garder que ce point&gt;</w:t>
      </w:r>
    </w:p>
    <w:p w14:paraId="632E6A63" w14:textId="4EDEDA9E" w:rsidR="0046740D" w:rsidRPr="00A27A1A" w:rsidRDefault="0046740D" w:rsidP="0085576E">
      <w:pPr>
        <w:pStyle w:val="Paragraphedeliste"/>
        <w:numPr>
          <w:ilvl w:val="1"/>
          <w:numId w:val="3"/>
        </w:numPr>
        <w:rPr>
          <w:rFonts w:ascii="Century Schoolbook" w:hAnsi="Century Schoolbook"/>
          <w:color w:val="C00000"/>
          <w:sz w:val="20"/>
          <w:szCs w:val="20"/>
        </w:rPr>
      </w:pPr>
      <w:r w:rsidRPr="00A27A1A">
        <w:rPr>
          <w:rFonts w:ascii="Century Schoolbook" w:hAnsi="Century Schoolbook"/>
          <w:color w:val="C00000"/>
          <w:sz w:val="20"/>
          <w:szCs w:val="20"/>
        </w:rPr>
        <w:t xml:space="preserve">Analyse et résultats d'analyse des fichiers sources </w:t>
      </w:r>
    </w:p>
    <w:p w14:paraId="632E6A64" w14:textId="4879E041" w:rsidR="003656EF" w:rsidRPr="00A27A1A" w:rsidRDefault="00851138" w:rsidP="00C47A77">
      <w:pPr>
        <w:pStyle w:val="Paragraphedeliste"/>
        <w:numPr>
          <w:ilvl w:val="1"/>
          <w:numId w:val="3"/>
        </w:numPr>
        <w:rPr>
          <w:rFonts w:ascii="Century Schoolbook" w:hAnsi="Century Schoolbook"/>
          <w:color w:val="C00000"/>
          <w:sz w:val="20"/>
          <w:szCs w:val="20"/>
        </w:rPr>
      </w:pPr>
      <w:r w:rsidRPr="00A27A1A">
        <w:rPr>
          <w:rFonts w:ascii="Century Schoolbook" w:hAnsi="Century Schoolbook"/>
          <w:color w:val="C00000"/>
          <w:sz w:val="20"/>
          <w:szCs w:val="20"/>
        </w:rPr>
        <w:t xml:space="preserve">Ensemble des moyens </w:t>
      </w:r>
      <w:r w:rsidR="00B751AC" w:rsidRPr="00A27A1A">
        <w:rPr>
          <w:rFonts w:ascii="Century Schoolbook" w:hAnsi="Century Schoolbook"/>
          <w:color w:val="C00000"/>
          <w:sz w:val="20"/>
          <w:szCs w:val="20"/>
        </w:rPr>
        <w:t xml:space="preserve">(versions et paramétrages </w:t>
      </w:r>
      <w:r w:rsidR="009E4706" w:rsidRPr="00A27A1A">
        <w:rPr>
          <w:rFonts w:ascii="Century Schoolbook" w:hAnsi="Century Schoolbook"/>
          <w:color w:val="C00000"/>
          <w:sz w:val="20"/>
          <w:szCs w:val="20"/>
        </w:rPr>
        <w:t>spécifiques</w:t>
      </w:r>
      <w:r w:rsidR="00B751AC" w:rsidRPr="00A27A1A">
        <w:rPr>
          <w:rFonts w:ascii="Century Schoolbook" w:hAnsi="Century Schoolbook"/>
          <w:color w:val="C00000"/>
          <w:sz w:val="20"/>
          <w:szCs w:val="20"/>
        </w:rPr>
        <w:t xml:space="preserve">) </w:t>
      </w:r>
      <w:r w:rsidRPr="00A27A1A">
        <w:rPr>
          <w:rFonts w:ascii="Century Schoolbook" w:hAnsi="Century Schoolbook"/>
          <w:color w:val="C00000"/>
          <w:sz w:val="20"/>
          <w:szCs w:val="20"/>
        </w:rPr>
        <w:t>et résultats d'audits qualité</w:t>
      </w:r>
    </w:p>
    <w:p w14:paraId="632E6A65" w14:textId="5CA91880" w:rsidR="00CB6402" w:rsidRDefault="00CB6402" w:rsidP="008A2E54">
      <w:pPr>
        <w:pStyle w:val="Paragraphedeliste"/>
        <w:numPr>
          <w:ilvl w:val="0"/>
          <w:numId w:val="7"/>
        </w:numPr>
        <w:spacing w:before="120"/>
        <w:ind w:left="714" w:hanging="357"/>
        <w:contextualSpacing w:val="0"/>
        <w:rPr>
          <w:u w:val="single"/>
        </w:rPr>
      </w:pPr>
      <w:r w:rsidRPr="00E32B3F">
        <w:rPr>
          <w:u w:val="single"/>
        </w:rPr>
        <w:t xml:space="preserve">Configurations de </w:t>
      </w:r>
      <w:r w:rsidR="00B751AC">
        <w:rPr>
          <w:u w:val="single"/>
        </w:rPr>
        <w:t>services</w:t>
      </w:r>
    </w:p>
    <w:p w14:paraId="5E1DD731" w14:textId="0225C5DA" w:rsidR="008960DF" w:rsidRDefault="008960DF" w:rsidP="008960DF">
      <w:pPr>
        <w:spacing w:before="120"/>
        <w:ind w:left="708"/>
        <w:rPr>
          <w:rFonts w:ascii="Century Schoolbook" w:hAnsi="Century Schoolbook"/>
          <w:vanish/>
          <w:color w:val="C00000"/>
          <w:sz w:val="20"/>
          <w:szCs w:val="18"/>
        </w:rPr>
      </w:pPr>
      <w:r>
        <w:rPr>
          <w:rFonts w:ascii="Century Schoolbook" w:hAnsi="Century Schoolbook"/>
          <w:vanish/>
          <w:color w:val="C00000"/>
          <w:sz w:val="20"/>
          <w:szCs w:val="18"/>
        </w:rPr>
        <w:t xml:space="preserve">Quand l’Application, en tant que cliente d’un Service, </w:t>
      </w:r>
      <w:r w:rsidRPr="0086361A">
        <w:rPr>
          <w:rFonts w:ascii="Century Schoolbook" w:hAnsi="Century Schoolbook"/>
          <w:b/>
          <w:vanish/>
          <w:color w:val="C00000"/>
          <w:sz w:val="20"/>
          <w:szCs w:val="18"/>
        </w:rPr>
        <w:t>doit s’adapter pour être en phase avec ce Service qui évolue</w:t>
      </w:r>
      <w:r>
        <w:rPr>
          <w:rFonts w:ascii="Century Schoolbook" w:hAnsi="Century Schoolbook"/>
          <w:vanish/>
          <w:color w:val="C00000"/>
          <w:sz w:val="20"/>
          <w:szCs w:val="18"/>
        </w:rPr>
        <w:t>, il est nécessaire d’associer le n° de version du service avec le n° de v</w:t>
      </w:r>
      <w:r w:rsidR="0086361A">
        <w:rPr>
          <w:rFonts w:ascii="Century Schoolbook" w:hAnsi="Century Schoolbook"/>
          <w:vanish/>
          <w:color w:val="C00000"/>
          <w:sz w:val="20"/>
          <w:szCs w:val="18"/>
        </w:rPr>
        <w:t>ersion de l’Application cliente = dépendance forte.</w:t>
      </w:r>
      <w:r>
        <w:rPr>
          <w:rFonts w:ascii="Century Schoolbook" w:hAnsi="Century Schoolbook"/>
          <w:vanish/>
          <w:color w:val="C00000"/>
          <w:sz w:val="20"/>
          <w:szCs w:val="18"/>
        </w:rPr>
        <w:t xml:space="preserve"> Cela peut n’être qu’un simple label sous Git, portant le n° de version du Service, étiquette posée sur le commit versionné de l’Application</w:t>
      </w:r>
    </w:p>
    <w:p w14:paraId="04DE8A13" w14:textId="5336A095" w:rsidR="00FA5430" w:rsidRDefault="00FA5430" w:rsidP="00FA5430">
      <w:pPr>
        <w:pStyle w:val="Paragraphedeliste"/>
        <w:numPr>
          <w:ilvl w:val="1"/>
          <w:numId w:val="3"/>
        </w:numPr>
      </w:pPr>
      <w:r w:rsidRPr="00A27A1A">
        <w:rPr>
          <w:rFonts w:ascii="Century Schoolbook" w:hAnsi="Century Schoolbook"/>
          <w:color w:val="C00000"/>
          <w:sz w:val="20"/>
          <w:szCs w:val="20"/>
        </w:rPr>
        <w:t xml:space="preserve">Sans objet </w:t>
      </w:r>
      <w:r w:rsidRPr="00FA5430">
        <w:rPr>
          <w:rFonts w:ascii="Century Schoolbook" w:hAnsi="Century Schoolbook"/>
          <w:color w:val="C00000"/>
          <w:sz w:val="20"/>
          <w:szCs w:val="20"/>
        </w:rPr>
        <w:t xml:space="preserve">&lt;si </w:t>
      </w:r>
      <w:r w:rsidR="00697ED5">
        <w:rPr>
          <w:rFonts w:ascii="Century Schoolbook" w:hAnsi="Century Schoolbook"/>
          <w:color w:val="C00000"/>
          <w:sz w:val="20"/>
          <w:szCs w:val="20"/>
        </w:rPr>
        <w:t>il n’y a</w:t>
      </w:r>
      <w:r w:rsidRPr="00FA5430">
        <w:rPr>
          <w:rFonts w:ascii="Century Schoolbook" w:hAnsi="Century Schoolbook"/>
          <w:color w:val="C00000"/>
          <w:sz w:val="20"/>
          <w:szCs w:val="20"/>
        </w:rPr>
        <w:t xml:space="preserve"> pas </w:t>
      </w:r>
      <w:r w:rsidR="00697ED5">
        <w:rPr>
          <w:rFonts w:ascii="Century Schoolbook" w:hAnsi="Century Schoolbook"/>
          <w:color w:val="C00000"/>
          <w:sz w:val="20"/>
          <w:szCs w:val="20"/>
        </w:rPr>
        <w:t xml:space="preserve">dépendance de services, </w:t>
      </w:r>
      <w:r w:rsidRPr="00FA5430">
        <w:rPr>
          <w:rFonts w:ascii="Century Schoolbook" w:hAnsi="Century Schoolbook"/>
          <w:color w:val="C00000"/>
          <w:sz w:val="20"/>
          <w:szCs w:val="20"/>
        </w:rPr>
        <w:t>ne garder que ce point&gt;</w:t>
      </w:r>
    </w:p>
    <w:p w14:paraId="5BEC8E7C" w14:textId="712B182E" w:rsidR="00800346" w:rsidRDefault="00A27A1A" w:rsidP="00C47A77">
      <w:pPr>
        <w:pStyle w:val="Paragraphedeliste"/>
        <w:numPr>
          <w:ilvl w:val="1"/>
          <w:numId w:val="3"/>
        </w:numPr>
      </w:pPr>
      <w:r>
        <w:t>Certains serices exposés peuvent dépendres d’autres services ne faisant pas partie de l’ESB</w:t>
      </w:r>
      <w:r w:rsidR="00FB19BF">
        <w:rPr>
          <w:rFonts w:ascii="Century Schoolbook" w:hAnsi="Century Schoolbook"/>
          <w:vanish/>
          <w:color w:val="C00000"/>
          <w:sz w:val="20"/>
        </w:rPr>
        <w:t xml:space="preserve"> </w:t>
      </w:r>
      <w:r w:rsidR="00BE4534">
        <w:rPr>
          <w:rFonts w:ascii="Century Schoolbook" w:hAnsi="Century Schoolbook"/>
          <w:vanish/>
          <w:color w:val="C00000"/>
          <w:sz w:val="20"/>
        </w:rPr>
        <w:t>compléter si c'est le cas par "</w:t>
      </w:r>
      <w:r w:rsidR="00FB19BF">
        <w:rPr>
          <w:rFonts w:ascii="Century Schoolbook" w:hAnsi="Century Schoolbook"/>
          <w:vanish/>
          <w:color w:val="C00000"/>
          <w:sz w:val="20"/>
        </w:rPr>
        <w:t>Dont la dépendance</w:t>
      </w:r>
      <w:r w:rsidR="00FB19BF" w:rsidRPr="0005799B">
        <w:rPr>
          <w:rFonts w:ascii="Century Schoolbook" w:hAnsi="Century Schoolbook"/>
          <w:vanish/>
          <w:color w:val="C00000"/>
          <w:sz w:val="20"/>
        </w:rPr>
        <w:t xml:space="preserve"> </w:t>
      </w:r>
      <w:r w:rsidR="00FB19BF">
        <w:rPr>
          <w:rFonts w:ascii="Century Schoolbook" w:hAnsi="Century Schoolbook"/>
          <w:vanish/>
          <w:color w:val="C00000"/>
          <w:sz w:val="20"/>
        </w:rPr>
        <w:t xml:space="preserve">aux évolutions des modes et des formats de sollicitation de ces services nécessite de les gérer </w:t>
      </w:r>
      <w:r w:rsidR="00FB19BF" w:rsidRPr="0005799B">
        <w:rPr>
          <w:rFonts w:ascii="Century Schoolbook" w:hAnsi="Century Schoolbook"/>
          <w:vanish/>
          <w:color w:val="C00000"/>
          <w:sz w:val="20"/>
        </w:rPr>
        <w:t>en configuration</w:t>
      </w:r>
      <w:r w:rsidR="00BE4534">
        <w:rPr>
          <w:rFonts w:ascii="Century Schoolbook" w:hAnsi="Century Schoolbook"/>
          <w:vanish/>
          <w:color w:val="C00000"/>
          <w:sz w:val="20"/>
        </w:rPr>
        <w:t xml:space="preserve">" ou pas =&gt; justifier ce cas contraire </w:t>
      </w:r>
    </w:p>
    <w:p w14:paraId="06A363E4" w14:textId="5A9F181C" w:rsidR="00BE4534" w:rsidRPr="003A4E63" w:rsidRDefault="00BE4534" w:rsidP="00C47A77">
      <w:pPr>
        <w:pStyle w:val="Paragraphedeliste"/>
        <w:numPr>
          <w:ilvl w:val="1"/>
          <w:numId w:val="3"/>
        </w:numPr>
      </w:pPr>
      <w:r>
        <w:t xml:space="preserve">Ces services sont les suivants: </w:t>
      </w:r>
      <w:r w:rsidR="001D35FE" w:rsidRPr="00BE4534">
        <w:rPr>
          <w:rFonts w:ascii="Century Schoolbook" w:hAnsi="Century Schoolbook"/>
          <w:vanish/>
          <w:color w:val="C00000"/>
          <w:sz w:val="20"/>
        </w:rPr>
        <w:t>supprimer</w:t>
      </w:r>
      <w:r w:rsidRPr="00BE4534">
        <w:rPr>
          <w:rFonts w:ascii="Century Schoolbook" w:hAnsi="Century Schoolbook"/>
          <w:vanish/>
          <w:color w:val="C00000"/>
          <w:sz w:val="20"/>
        </w:rPr>
        <w:t xml:space="preserve"> cet item si inutile</w:t>
      </w:r>
    </w:p>
    <w:p w14:paraId="246CCF1A" w14:textId="47121479" w:rsidR="003A4E63" w:rsidRDefault="002A2D0F" w:rsidP="003A4E63">
      <w:pPr>
        <w:pStyle w:val="Paragraphedeliste"/>
        <w:ind w:left="1440"/>
        <w:rPr>
          <w:rFonts w:ascii="Century Schoolbook" w:hAnsi="Century Schoolbook"/>
          <w:vanish/>
          <w:color w:val="C00000"/>
          <w:sz w:val="20"/>
        </w:rPr>
      </w:pPr>
      <w:r w:rsidRPr="00BE4534">
        <w:rPr>
          <w:rFonts w:ascii="Century Schoolbook" w:hAnsi="Century Schoolbook"/>
          <w:vanish/>
          <w:color w:val="C00000"/>
          <w:sz w:val="20"/>
        </w:rPr>
        <w:t>Lister</w:t>
      </w:r>
      <w:r w:rsidR="003A4E63" w:rsidRPr="00BE4534">
        <w:rPr>
          <w:rFonts w:ascii="Century Schoolbook" w:hAnsi="Century Schoolbook"/>
          <w:vanish/>
          <w:color w:val="C00000"/>
          <w:sz w:val="20"/>
        </w:rPr>
        <w:t xml:space="preserve"> </w:t>
      </w:r>
      <w:r w:rsidR="003A4E63">
        <w:rPr>
          <w:rFonts w:ascii="Century Schoolbook" w:hAnsi="Century Schoolbook"/>
          <w:vanish/>
          <w:color w:val="C00000"/>
          <w:sz w:val="20"/>
        </w:rPr>
        <w:t xml:space="preserve">dans le tableau </w:t>
      </w:r>
      <w:r w:rsidR="003A4E63" w:rsidRPr="00BE4534">
        <w:rPr>
          <w:rFonts w:ascii="Century Schoolbook" w:hAnsi="Century Schoolbook"/>
          <w:vanish/>
          <w:color w:val="C00000"/>
          <w:sz w:val="20"/>
        </w:rPr>
        <w:t>le cas échéants chaque service et leurs sollicitations</w:t>
      </w:r>
      <w:r w:rsidR="003A4E63">
        <w:rPr>
          <w:rFonts w:ascii="Century Schoolbook" w:hAnsi="Century Schoolbook"/>
          <w:vanish/>
          <w:color w:val="C00000"/>
          <w:sz w:val="20"/>
        </w:rPr>
        <w:t>, sinon supprimer le tableau</w:t>
      </w:r>
    </w:p>
    <w:p w14:paraId="6859CEE4" w14:textId="77777777" w:rsidR="003A4E63" w:rsidRPr="003A4E63" w:rsidRDefault="003A4E63" w:rsidP="003A4E63">
      <w:pPr>
        <w:pStyle w:val="Paragraphedeliste"/>
        <w:ind w:left="1440"/>
      </w:pPr>
    </w:p>
    <w:tbl>
      <w:tblPr>
        <w:tblStyle w:val="Grilledutableau"/>
        <w:tblW w:w="0" w:type="auto"/>
        <w:tblInd w:w="1080" w:type="dxa"/>
        <w:tblLayout w:type="fixed"/>
        <w:tblLook w:val="04A0" w:firstRow="1" w:lastRow="0" w:firstColumn="1" w:lastColumn="0" w:noHBand="0" w:noVBand="1"/>
      </w:tblPr>
      <w:tblGrid>
        <w:gridCol w:w="4018"/>
        <w:gridCol w:w="4160"/>
      </w:tblGrid>
      <w:tr w:rsidR="003A4E63" w14:paraId="6DD2ED37" w14:textId="77777777" w:rsidTr="00A27A1A">
        <w:tc>
          <w:tcPr>
            <w:tcW w:w="4018" w:type="dxa"/>
            <w:shd w:val="clear" w:color="auto" w:fill="D9D9D9" w:themeFill="background1" w:themeFillShade="D9"/>
          </w:tcPr>
          <w:p w14:paraId="136F17FD" w14:textId="5155FAB4" w:rsidR="003A4E63" w:rsidRDefault="003A4E63" w:rsidP="003A4E63">
            <w:pPr>
              <w:jc w:val="center"/>
            </w:pPr>
            <w:r>
              <w:t>Service</w:t>
            </w:r>
          </w:p>
        </w:tc>
        <w:tc>
          <w:tcPr>
            <w:tcW w:w="4160" w:type="dxa"/>
            <w:shd w:val="clear" w:color="auto" w:fill="D9D9D9" w:themeFill="background1" w:themeFillShade="D9"/>
          </w:tcPr>
          <w:p w14:paraId="27F7F085" w14:textId="77E87395" w:rsidR="003A4E63" w:rsidRDefault="002A2D0F" w:rsidP="003A4E63">
            <w:pPr>
              <w:jc w:val="center"/>
            </w:pPr>
            <w:r>
              <w:t>Sollicitations</w:t>
            </w:r>
          </w:p>
        </w:tc>
      </w:tr>
      <w:tr w:rsidR="003A4E63" w14:paraId="549D96C7" w14:textId="77777777" w:rsidTr="00A27A1A">
        <w:tc>
          <w:tcPr>
            <w:tcW w:w="4018" w:type="dxa"/>
          </w:tcPr>
          <w:p w14:paraId="4FE33B16" w14:textId="7C631F41" w:rsidR="003A4E63" w:rsidRDefault="00A27A1A" w:rsidP="003A4E63">
            <w:r>
              <w:t>Service d’authentification</w:t>
            </w:r>
            <w:r w:rsidR="004D66FC">
              <w:t xml:space="preserve"> SESAME</w:t>
            </w:r>
          </w:p>
        </w:tc>
        <w:tc>
          <w:tcPr>
            <w:tcW w:w="4160" w:type="dxa"/>
          </w:tcPr>
          <w:p w14:paraId="5B5E883E" w14:textId="4F1C3F2C" w:rsidR="003A4E63" w:rsidRDefault="00A27A1A" w:rsidP="003A4E63">
            <w:r>
              <w:t>Token de connexion</w:t>
            </w:r>
          </w:p>
        </w:tc>
      </w:tr>
    </w:tbl>
    <w:p w14:paraId="632E6A6A" w14:textId="77777777" w:rsidR="000C0690" w:rsidRDefault="000C0690" w:rsidP="000C0690"/>
    <w:p w14:paraId="493CBAF5" w14:textId="77777777" w:rsidR="009C2092" w:rsidRDefault="009C2092" w:rsidP="006E66F1">
      <w:pPr>
        <w:ind w:left="360"/>
        <w:rPr>
          <w:b/>
        </w:rPr>
      </w:pPr>
      <w:r>
        <w:rPr>
          <w:b/>
        </w:rPr>
        <w:t xml:space="preserve">REMARQUE : </w:t>
      </w:r>
    </w:p>
    <w:p w14:paraId="632E6A6B" w14:textId="0B046CD8" w:rsidR="00756CE5" w:rsidRDefault="000C0690" w:rsidP="009C2092">
      <w:pPr>
        <w:ind w:left="360" w:firstLine="348"/>
        <w:rPr>
          <w:b/>
        </w:rPr>
      </w:pPr>
      <w:r w:rsidRPr="005E188F">
        <w:rPr>
          <w:b/>
        </w:rPr>
        <w:t>Le PGC</w:t>
      </w:r>
      <w:r w:rsidR="00800346">
        <w:rPr>
          <w:b/>
        </w:rPr>
        <w:t>L</w:t>
      </w:r>
      <w:r w:rsidRPr="005E188F">
        <w:rPr>
          <w:b/>
        </w:rPr>
        <w:t xml:space="preserve"> ne décrit </w:t>
      </w:r>
      <w:r w:rsidR="00085D1F">
        <w:rPr>
          <w:b/>
        </w:rPr>
        <w:t>QUE</w:t>
      </w:r>
      <w:r w:rsidRPr="005E188F">
        <w:rPr>
          <w:b/>
        </w:rPr>
        <w:t xml:space="preserve"> </w:t>
      </w:r>
    </w:p>
    <w:p w14:paraId="632E6A6C" w14:textId="1F1909CD" w:rsidR="00756CE5" w:rsidRDefault="002A2D0F" w:rsidP="00CC4F26">
      <w:pPr>
        <w:pStyle w:val="Paragraphedeliste"/>
        <w:numPr>
          <w:ilvl w:val="0"/>
          <w:numId w:val="28"/>
        </w:numPr>
        <w:ind w:left="1560"/>
        <w:rPr>
          <w:b/>
        </w:rPr>
      </w:pPr>
      <w:r w:rsidRPr="00756CE5">
        <w:rPr>
          <w:b/>
        </w:rPr>
        <w:t>La</w:t>
      </w:r>
      <w:r w:rsidR="000C0690" w:rsidRPr="00756CE5">
        <w:rPr>
          <w:b/>
        </w:rPr>
        <w:t xml:space="preserve"> </w:t>
      </w:r>
      <w:r w:rsidR="00CB645C">
        <w:rPr>
          <w:b/>
        </w:rPr>
        <w:t>Gestion des C</w:t>
      </w:r>
      <w:r w:rsidR="000C0690" w:rsidRPr="00756CE5">
        <w:rPr>
          <w:b/>
        </w:rPr>
        <w:t>onfigurations de développement</w:t>
      </w:r>
      <w:r w:rsidR="00CB645C">
        <w:rPr>
          <w:b/>
        </w:rPr>
        <w:t xml:space="preserve"> Logiciels</w:t>
      </w:r>
      <w:r w:rsidR="00756CE5" w:rsidRPr="00756CE5">
        <w:rPr>
          <w:b/>
        </w:rPr>
        <w:t>,</w:t>
      </w:r>
    </w:p>
    <w:p w14:paraId="632E6A6D" w14:textId="078FCE0F" w:rsidR="00756CE5" w:rsidRDefault="002A2D0F" w:rsidP="00CC4F26">
      <w:pPr>
        <w:pStyle w:val="Paragraphedeliste"/>
        <w:numPr>
          <w:ilvl w:val="0"/>
          <w:numId w:val="28"/>
        </w:numPr>
        <w:ind w:left="1560"/>
        <w:rPr>
          <w:b/>
        </w:rPr>
      </w:pPr>
      <w:r>
        <w:rPr>
          <w:b/>
        </w:rPr>
        <w:t>Avec</w:t>
      </w:r>
      <w:r w:rsidR="00800346">
        <w:rPr>
          <w:b/>
        </w:rPr>
        <w:t xml:space="preserve"> </w:t>
      </w:r>
      <w:r w:rsidR="000C0690" w:rsidRPr="00756CE5">
        <w:rPr>
          <w:b/>
        </w:rPr>
        <w:t xml:space="preserve">ses relations avec les autres configurations </w:t>
      </w:r>
      <w:r w:rsidR="007079C0" w:rsidRPr="00756CE5">
        <w:rPr>
          <w:b/>
        </w:rPr>
        <w:t>utilisées (lecture/écriture</w:t>
      </w:r>
      <w:r w:rsidR="001D35FE" w:rsidRPr="00756CE5">
        <w:rPr>
          <w:b/>
        </w:rPr>
        <w:t>),</w:t>
      </w:r>
    </w:p>
    <w:p w14:paraId="632E6A6E" w14:textId="3EF3B7A5" w:rsidR="000C0690" w:rsidRPr="00756CE5" w:rsidRDefault="00756CE5" w:rsidP="006E66F1">
      <w:pPr>
        <w:ind w:left="720"/>
        <w:rPr>
          <w:b/>
        </w:rPr>
      </w:pPr>
      <w:r w:rsidRPr="00BD07FC">
        <w:rPr>
          <w:rFonts w:ascii="Century Schoolbook" w:hAnsi="Century Schoolbook"/>
          <w:vanish/>
          <w:color w:val="C00000"/>
          <w:sz w:val="20"/>
        </w:rPr>
        <w:t xml:space="preserve">(Ces autres configurations ayant des règles de gestion </w:t>
      </w:r>
      <w:r w:rsidR="007079C0" w:rsidRPr="00BD07FC">
        <w:rPr>
          <w:rFonts w:ascii="Century Schoolbook" w:hAnsi="Century Schoolbook"/>
          <w:vanish/>
          <w:color w:val="C00000"/>
          <w:sz w:val="20"/>
        </w:rPr>
        <w:t xml:space="preserve">non </w:t>
      </w:r>
      <w:r w:rsidRPr="00BD07FC">
        <w:rPr>
          <w:rFonts w:ascii="Century Schoolbook" w:hAnsi="Century Schoolbook"/>
          <w:vanish/>
          <w:color w:val="C00000"/>
          <w:sz w:val="20"/>
        </w:rPr>
        <w:t>décrites ici</w:t>
      </w:r>
      <w:r w:rsidR="007079C0" w:rsidRPr="00BD07FC">
        <w:rPr>
          <w:rFonts w:ascii="Century Schoolbook" w:hAnsi="Century Schoolbook"/>
          <w:vanish/>
          <w:color w:val="C00000"/>
          <w:sz w:val="20"/>
        </w:rPr>
        <w:t xml:space="preserve"> (CLC</w:t>
      </w:r>
      <w:r w:rsidR="005E5A36">
        <w:rPr>
          <w:rFonts w:ascii="Century Schoolbook" w:hAnsi="Century Schoolbook"/>
          <w:vanish/>
          <w:color w:val="C00000"/>
          <w:sz w:val="20"/>
        </w:rPr>
        <w:t>, TCG</w:t>
      </w:r>
      <w:r w:rsidR="007079C0" w:rsidRPr="00BD07FC">
        <w:rPr>
          <w:rFonts w:ascii="Century Schoolbook" w:hAnsi="Century Schoolbook"/>
          <w:vanish/>
          <w:color w:val="C00000"/>
          <w:sz w:val="20"/>
        </w:rPr>
        <w:t>, C'You, ALM)</w:t>
      </w:r>
      <w:r w:rsidR="0050355B">
        <w:rPr>
          <w:rFonts w:ascii="Century Schoolbook" w:hAnsi="Century Schoolbook"/>
          <w:vanish/>
          <w:color w:val="C00000"/>
          <w:sz w:val="20"/>
        </w:rPr>
        <w:t xml:space="preserve"> mais si possible référencées au cas par cas</w:t>
      </w:r>
      <w:r w:rsidRPr="00BD07FC">
        <w:rPr>
          <w:rFonts w:ascii="Century Schoolbook" w:hAnsi="Century Schoolbook"/>
          <w:vanish/>
          <w:color w:val="C00000"/>
          <w:sz w:val="20"/>
        </w:rPr>
        <w:t>)</w:t>
      </w:r>
    </w:p>
    <w:p w14:paraId="632E6A6F" w14:textId="77777777" w:rsidR="00F821BB" w:rsidRPr="00DC4DB6" w:rsidRDefault="00333200" w:rsidP="0005799B">
      <w:pPr>
        <w:pStyle w:val="Titre3"/>
      </w:pPr>
      <w:bookmarkStart w:id="55" w:name="_Toc526261847"/>
      <w:r>
        <w:t xml:space="preserve">Gestion </w:t>
      </w:r>
      <w:r w:rsidR="008567FB" w:rsidRPr="00DC4DB6">
        <w:t>de Configuration des Environnement</w:t>
      </w:r>
      <w:r w:rsidR="001F1142" w:rsidRPr="00DC4DB6">
        <w:t>s</w:t>
      </w:r>
      <w:r w:rsidR="008567FB" w:rsidRPr="00DC4DB6">
        <w:t xml:space="preserve"> (GCE)</w:t>
      </w:r>
      <w:bookmarkEnd w:id="55"/>
    </w:p>
    <w:p w14:paraId="6AF1076D" w14:textId="77777777" w:rsidR="0015102F" w:rsidRPr="00FE76DF" w:rsidRDefault="0015102F" w:rsidP="0015102F">
      <w:pPr>
        <w:ind w:firstLine="708"/>
        <w:jc w:val="both"/>
        <w:rPr>
          <w:rFonts w:ascii="Century Schoolbook" w:hAnsi="Century Schoolbook"/>
          <w:vanish/>
          <w:color w:val="C00000"/>
          <w:sz w:val="20"/>
          <w:szCs w:val="18"/>
          <w:highlight w:val="yellow"/>
        </w:rPr>
      </w:pPr>
      <w:r w:rsidRPr="00FE76DF">
        <w:rPr>
          <w:rFonts w:ascii="Century Schoolbook" w:hAnsi="Century Schoolbook"/>
          <w:vanish/>
          <w:color w:val="C00000"/>
          <w:sz w:val="20"/>
          <w:szCs w:val="18"/>
          <w:highlight w:val="yellow"/>
        </w:rPr>
        <w:t>Une liste générique de configurations d'Environnements est proposée :</w:t>
      </w:r>
    </w:p>
    <w:p w14:paraId="3BB6BDF5" w14:textId="6FA90F62" w:rsidR="0015102F" w:rsidRPr="00FE76DF" w:rsidRDefault="0015102F" w:rsidP="00CC4F26">
      <w:pPr>
        <w:pStyle w:val="Paragraphedeliste"/>
        <w:numPr>
          <w:ilvl w:val="0"/>
          <w:numId w:val="51"/>
        </w:numPr>
        <w:rPr>
          <w:rFonts w:ascii="Century Schoolbook" w:hAnsi="Century Schoolbook"/>
          <w:vanish/>
          <w:color w:val="C00000"/>
          <w:sz w:val="20"/>
          <w:highlight w:val="yellow"/>
        </w:rPr>
      </w:pPr>
      <w:r w:rsidRPr="00FE76DF">
        <w:rPr>
          <w:rFonts w:ascii="Century Schoolbook" w:hAnsi="Century Schoolbook"/>
          <w:vanish/>
          <w:color w:val="C00000"/>
          <w:sz w:val="20"/>
          <w:highlight w:val="yellow"/>
        </w:rPr>
        <w:t>Configuration documentaire de l'environnement Projet (cadre de spécifications),</w:t>
      </w:r>
    </w:p>
    <w:p w14:paraId="6CA2466E" w14:textId="77777777" w:rsidR="0015102F" w:rsidRPr="00FE76DF" w:rsidRDefault="0015102F" w:rsidP="00CC4F26">
      <w:pPr>
        <w:pStyle w:val="Paragraphedeliste"/>
        <w:numPr>
          <w:ilvl w:val="0"/>
          <w:numId w:val="51"/>
        </w:numPr>
        <w:rPr>
          <w:rFonts w:ascii="Century Schoolbook" w:hAnsi="Century Schoolbook"/>
          <w:vanish/>
          <w:color w:val="C00000"/>
          <w:sz w:val="20"/>
          <w:highlight w:val="yellow"/>
        </w:rPr>
      </w:pPr>
      <w:r w:rsidRPr="00FE76DF">
        <w:rPr>
          <w:rFonts w:ascii="Century Schoolbook" w:hAnsi="Century Schoolbook"/>
          <w:vanish/>
          <w:color w:val="C00000"/>
          <w:sz w:val="20"/>
          <w:highlight w:val="yellow"/>
        </w:rPr>
        <w:t>Configurations de l'environnement de développement et de TU</w:t>
      </w:r>
    </w:p>
    <w:p w14:paraId="2874CF6A" w14:textId="77777777" w:rsidR="0015102F" w:rsidRPr="00FE76DF" w:rsidRDefault="0015102F" w:rsidP="00CC4F26">
      <w:pPr>
        <w:pStyle w:val="Paragraphedeliste"/>
        <w:numPr>
          <w:ilvl w:val="0"/>
          <w:numId w:val="51"/>
        </w:numPr>
        <w:rPr>
          <w:rFonts w:ascii="Century Schoolbook" w:hAnsi="Century Schoolbook"/>
          <w:vanish/>
          <w:color w:val="C00000"/>
          <w:sz w:val="20"/>
          <w:highlight w:val="yellow"/>
        </w:rPr>
      </w:pPr>
      <w:r w:rsidRPr="00FE76DF">
        <w:rPr>
          <w:rFonts w:ascii="Century Schoolbook" w:hAnsi="Century Schoolbook"/>
          <w:vanish/>
          <w:color w:val="C00000"/>
          <w:sz w:val="20"/>
          <w:highlight w:val="yellow"/>
        </w:rPr>
        <w:t>Configurations des environnements de tests</w:t>
      </w:r>
    </w:p>
    <w:p w14:paraId="2445ED40" w14:textId="77777777" w:rsidR="0015102F" w:rsidRPr="00FE76DF" w:rsidRDefault="0015102F" w:rsidP="00CC4F26">
      <w:pPr>
        <w:pStyle w:val="Paragraphedeliste"/>
        <w:numPr>
          <w:ilvl w:val="0"/>
          <w:numId w:val="51"/>
        </w:numPr>
        <w:rPr>
          <w:rFonts w:ascii="Century Schoolbook" w:hAnsi="Century Schoolbook"/>
          <w:vanish/>
          <w:color w:val="C00000"/>
          <w:sz w:val="20"/>
          <w:highlight w:val="yellow"/>
        </w:rPr>
      </w:pPr>
      <w:r w:rsidRPr="00FE76DF">
        <w:rPr>
          <w:rFonts w:ascii="Century Schoolbook" w:hAnsi="Century Schoolbook"/>
          <w:vanish/>
          <w:color w:val="C00000"/>
          <w:sz w:val="20"/>
          <w:highlight w:val="yellow"/>
        </w:rPr>
        <w:t>Configurations des environnements de Production</w:t>
      </w:r>
    </w:p>
    <w:p w14:paraId="29AB7EA0" w14:textId="77777777" w:rsidR="0015102F" w:rsidRDefault="0015102F" w:rsidP="00CD0F07">
      <w:pPr>
        <w:ind w:firstLine="708"/>
        <w:jc w:val="both"/>
        <w:rPr>
          <w:rFonts w:ascii="Century Schoolbook" w:hAnsi="Century Schoolbook"/>
          <w:vanish/>
          <w:color w:val="C00000"/>
          <w:sz w:val="20"/>
        </w:rPr>
      </w:pPr>
    </w:p>
    <w:p w14:paraId="632E6A70" w14:textId="20525CDD" w:rsidR="00BF72A8" w:rsidRPr="00FE76DF" w:rsidRDefault="001156B4" w:rsidP="00CD0F07">
      <w:pPr>
        <w:ind w:firstLine="708"/>
        <w:jc w:val="both"/>
        <w:rPr>
          <w:rFonts w:ascii="Century Schoolbook" w:hAnsi="Century Schoolbook"/>
          <w:b/>
          <w:vanish/>
          <w:color w:val="C00000"/>
          <w:sz w:val="20"/>
        </w:rPr>
      </w:pPr>
      <w:r w:rsidRPr="00FE76DF">
        <w:rPr>
          <w:rFonts w:ascii="Century Schoolbook" w:hAnsi="Century Schoolbook"/>
          <w:b/>
          <w:vanish/>
          <w:color w:val="C00000"/>
          <w:sz w:val="20"/>
          <w:highlight w:val="yellow"/>
        </w:rPr>
        <w:t>Indiquer ici la prise en compte (ou pas!) en configuration</w:t>
      </w:r>
      <w:r w:rsidR="0015102F" w:rsidRPr="00FE76DF">
        <w:rPr>
          <w:rFonts w:ascii="Century Schoolbook" w:hAnsi="Century Schoolbook"/>
          <w:b/>
          <w:vanish/>
          <w:color w:val="C00000"/>
          <w:sz w:val="20"/>
          <w:highlight w:val="yellow"/>
        </w:rPr>
        <w:t xml:space="preserve"> de ces environnements</w:t>
      </w:r>
      <w:r w:rsidR="0015102F" w:rsidRPr="00FE76DF">
        <w:rPr>
          <w:rFonts w:ascii="Century Schoolbook" w:hAnsi="Century Schoolbook"/>
          <w:b/>
          <w:vanish/>
          <w:color w:val="C00000"/>
          <w:sz w:val="20"/>
        </w:rPr>
        <w:t xml:space="preserve"> </w:t>
      </w:r>
    </w:p>
    <w:p w14:paraId="59F719A4" w14:textId="39437C32" w:rsidR="0015102F" w:rsidRPr="0015102F" w:rsidRDefault="0015102F" w:rsidP="00CC4F26">
      <w:pPr>
        <w:pStyle w:val="Paragraphedeliste"/>
        <w:numPr>
          <w:ilvl w:val="0"/>
          <w:numId w:val="48"/>
        </w:numPr>
        <w:jc w:val="both"/>
        <w:rPr>
          <w:rFonts w:ascii="Century Schoolbook" w:hAnsi="Century Schoolbook"/>
          <w:vanish/>
          <w:color w:val="C00000"/>
          <w:sz w:val="20"/>
        </w:rPr>
      </w:pPr>
      <w:r>
        <w:rPr>
          <w:rFonts w:ascii="Century Schoolbook" w:hAnsi="Century Schoolbook"/>
          <w:vanish/>
          <w:color w:val="C00000"/>
          <w:sz w:val="20"/>
        </w:rPr>
        <w:t>Pour chacun de ceux non pris en compte, ne pas l'enlever de la liste mais commenter "Environnement non géré en configuration par l'Application"</w:t>
      </w:r>
    </w:p>
    <w:p w14:paraId="008353CD" w14:textId="77777777" w:rsidR="0015102F" w:rsidRDefault="0015102F" w:rsidP="0015102F">
      <w:pPr>
        <w:ind w:firstLine="708"/>
        <w:jc w:val="both"/>
        <w:rPr>
          <w:rFonts w:ascii="Century Schoolbook" w:hAnsi="Century Schoolbook"/>
          <w:vanish/>
          <w:color w:val="C00000"/>
          <w:sz w:val="20"/>
          <w:szCs w:val="18"/>
        </w:rPr>
      </w:pPr>
    </w:p>
    <w:p w14:paraId="2D42EE3D" w14:textId="12D1DB01" w:rsidR="0015102F" w:rsidRDefault="0015102F" w:rsidP="0015102F">
      <w:pPr>
        <w:ind w:firstLine="708"/>
        <w:jc w:val="both"/>
        <w:rPr>
          <w:rFonts w:ascii="Century Schoolbook" w:hAnsi="Century Schoolbook"/>
          <w:vanish/>
          <w:color w:val="C00000"/>
          <w:sz w:val="20"/>
          <w:szCs w:val="18"/>
        </w:rPr>
      </w:pPr>
      <w:r>
        <w:rPr>
          <w:rFonts w:ascii="Century Schoolbook" w:hAnsi="Century Schoolbook"/>
          <w:vanish/>
          <w:color w:val="C00000"/>
          <w:sz w:val="20"/>
          <w:szCs w:val="18"/>
        </w:rPr>
        <w:t xml:space="preserve">Pour </w:t>
      </w:r>
      <w:r w:rsidR="002A2D0F">
        <w:rPr>
          <w:rFonts w:ascii="Century Schoolbook" w:hAnsi="Century Schoolbook"/>
          <w:vanish/>
          <w:color w:val="C00000"/>
          <w:sz w:val="20"/>
          <w:szCs w:val="18"/>
        </w:rPr>
        <w:t>les environnements gérés</w:t>
      </w:r>
      <w:r>
        <w:rPr>
          <w:rFonts w:ascii="Century Schoolbook" w:hAnsi="Century Schoolbook"/>
          <w:vanish/>
          <w:color w:val="C00000"/>
          <w:sz w:val="20"/>
          <w:szCs w:val="18"/>
        </w:rPr>
        <w:t>, d</w:t>
      </w:r>
      <w:r w:rsidRPr="0005799B">
        <w:rPr>
          <w:rFonts w:ascii="Century Schoolbook" w:hAnsi="Century Schoolbook"/>
          <w:vanish/>
          <w:color w:val="C00000"/>
          <w:sz w:val="20"/>
          <w:szCs w:val="18"/>
        </w:rPr>
        <w:t>écrire</w:t>
      </w:r>
      <w:r w:rsidR="005479C1">
        <w:rPr>
          <w:rFonts w:ascii="Century Schoolbook" w:hAnsi="Century Schoolbook"/>
          <w:vanish/>
          <w:color w:val="C00000"/>
          <w:sz w:val="20"/>
          <w:szCs w:val="18"/>
        </w:rPr>
        <w:t xml:space="preserve"> si besoin</w:t>
      </w:r>
      <w:r>
        <w:rPr>
          <w:rFonts w:ascii="Century Schoolbook" w:hAnsi="Century Schoolbook"/>
          <w:vanish/>
          <w:color w:val="C00000"/>
          <w:sz w:val="20"/>
          <w:szCs w:val="18"/>
        </w:rPr>
        <w:t xml:space="preserve"> (compléter les items dé</w:t>
      </w:r>
      <w:r w:rsidR="00EB21E1">
        <w:rPr>
          <w:rFonts w:ascii="Century Schoolbook" w:hAnsi="Century Schoolbook"/>
          <w:vanish/>
          <w:color w:val="C00000"/>
          <w:sz w:val="20"/>
          <w:szCs w:val="18"/>
        </w:rPr>
        <w:t>j</w:t>
      </w:r>
      <w:r>
        <w:rPr>
          <w:rFonts w:ascii="Century Schoolbook" w:hAnsi="Century Schoolbook"/>
          <w:vanish/>
          <w:color w:val="C00000"/>
          <w:sz w:val="20"/>
          <w:szCs w:val="18"/>
        </w:rPr>
        <w:t xml:space="preserve">à </w:t>
      </w:r>
      <w:r w:rsidR="002A2D0F">
        <w:rPr>
          <w:rFonts w:ascii="Century Schoolbook" w:hAnsi="Century Schoolbook"/>
          <w:vanish/>
          <w:color w:val="C00000"/>
          <w:sz w:val="20"/>
          <w:szCs w:val="18"/>
        </w:rPr>
        <w:t xml:space="preserve">proposés) </w:t>
      </w:r>
      <w:r w:rsidR="002A2D0F" w:rsidRPr="0005799B">
        <w:rPr>
          <w:rFonts w:ascii="Century Schoolbook" w:hAnsi="Century Schoolbook"/>
          <w:vanish/>
          <w:color w:val="C00000"/>
          <w:sz w:val="20"/>
          <w:szCs w:val="18"/>
        </w:rPr>
        <w:t>succinctement</w:t>
      </w:r>
      <w:r>
        <w:rPr>
          <w:rFonts w:ascii="Century Schoolbook" w:hAnsi="Century Schoolbook"/>
          <w:vanish/>
          <w:color w:val="C00000"/>
          <w:sz w:val="20"/>
          <w:szCs w:val="18"/>
        </w:rPr>
        <w:t xml:space="preserve">: </w:t>
      </w:r>
    </w:p>
    <w:p w14:paraId="7BBA6A68" w14:textId="62738BD8" w:rsidR="0015102F" w:rsidRDefault="002A2D0F" w:rsidP="00CC4F26">
      <w:pPr>
        <w:pStyle w:val="Paragraphedeliste"/>
        <w:numPr>
          <w:ilvl w:val="0"/>
          <w:numId w:val="50"/>
        </w:numPr>
        <w:jc w:val="both"/>
        <w:rPr>
          <w:rFonts w:ascii="Century Schoolbook" w:hAnsi="Century Schoolbook"/>
          <w:vanish/>
          <w:color w:val="C00000"/>
          <w:sz w:val="20"/>
          <w:szCs w:val="18"/>
        </w:rPr>
      </w:pPr>
      <w:r w:rsidRPr="0015102F">
        <w:rPr>
          <w:rFonts w:ascii="Century Schoolbook" w:hAnsi="Century Schoolbook"/>
          <w:vanish/>
          <w:color w:val="C00000"/>
          <w:sz w:val="20"/>
          <w:szCs w:val="18"/>
        </w:rPr>
        <w:t>Les</w:t>
      </w:r>
      <w:r w:rsidR="0015102F" w:rsidRPr="0015102F">
        <w:rPr>
          <w:rFonts w:ascii="Century Schoolbook" w:hAnsi="Century Schoolbook"/>
          <w:vanish/>
          <w:color w:val="C00000"/>
          <w:sz w:val="20"/>
          <w:szCs w:val="18"/>
        </w:rPr>
        <w:t xml:space="preserve"> objectifs de la gestion de configuration de l'environnement et éventuellement globale des environnements partagés (gérer la cohabitation des applications</w:t>
      </w:r>
      <w:r w:rsidR="005479C1">
        <w:rPr>
          <w:rFonts w:ascii="Century Schoolbook" w:hAnsi="Century Schoolbook"/>
          <w:vanish/>
          <w:color w:val="C00000"/>
          <w:sz w:val="20"/>
          <w:szCs w:val="18"/>
        </w:rPr>
        <w:t>)</w:t>
      </w:r>
    </w:p>
    <w:p w14:paraId="399111BA" w14:textId="26615A78" w:rsidR="0015102F" w:rsidRDefault="002A2D0F" w:rsidP="00CC4F26">
      <w:pPr>
        <w:pStyle w:val="Paragraphedeliste"/>
        <w:numPr>
          <w:ilvl w:val="0"/>
          <w:numId w:val="50"/>
        </w:numPr>
        <w:jc w:val="both"/>
        <w:rPr>
          <w:rFonts w:ascii="Century Schoolbook" w:hAnsi="Century Schoolbook"/>
          <w:vanish/>
          <w:color w:val="C00000"/>
          <w:sz w:val="20"/>
          <w:szCs w:val="18"/>
        </w:rPr>
      </w:pPr>
      <w:r w:rsidRPr="0015102F">
        <w:rPr>
          <w:rFonts w:ascii="Century Schoolbook" w:hAnsi="Century Schoolbook"/>
          <w:vanish/>
          <w:color w:val="C00000"/>
          <w:sz w:val="20"/>
          <w:szCs w:val="18"/>
        </w:rPr>
        <w:t>Leurs</w:t>
      </w:r>
      <w:r w:rsidR="0015102F" w:rsidRPr="0015102F">
        <w:rPr>
          <w:rFonts w:ascii="Century Schoolbook" w:hAnsi="Century Schoolbook"/>
          <w:vanish/>
          <w:color w:val="C00000"/>
          <w:sz w:val="20"/>
          <w:szCs w:val="18"/>
        </w:rPr>
        <w:t xml:space="preserve"> éléments communs, </w:t>
      </w:r>
      <w:r w:rsidR="005479C1">
        <w:rPr>
          <w:rFonts w:ascii="Century Schoolbook" w:hAnsi="Century Schoolbook"/>
          <w:vanish/>
          <w:color w:val="C00000"/>
          <w:sz w:val="20"/>
          <w:szCs w:val="18"/>
        </w:rPr>
        <w:t xml:space="preserve">le </w:t>
      </w:r>
      <w:r w:rsidR="0015102F" w:rsidRPr="0015102F">
        <w:rPr>
          <w:rFonts w:ascii="Century Schoolbook" w:hAnsi="Century Schoolbook"/>
          <w:vanish/>
          <w:color w:val="C00000"/>
          <w:sz w:val="20"/>
          <w:szCs w:val="18"/>
        </w:rPr>
        <w:t>relevé des cohérences</w:t>
      </w:r>
      <w:r w:rsidR="00622B05">
        <w:rPr>
          <w:rFonts w:ascii="Century Schoolbook" w:hAnsi="Century Schoolbook"/>
          <w:vanish/>
          <w:color w:val="C00000"/>
          <w:sz w:val="20"/>
          <w:szCs w:val="18"/>
        </w:rPr>
        <w:t xml:space="preserve"> entre ces configurations</w:t>
      </w:r>
      <w:r w:rsidR="0015102F" w:rsidRPr="0015102F">
        <w:rPr>
          <w:rFonts w:ascii="Century Schoolbook" w:hAnsi="Century Schoolbook"/>
          <w:vanish/>
          <w:color w:val="C00000"/>
          <w:sz w:val="20"/>
          <w:szCs w:val="18"/>
        </w:rPr>
        <w:t xml:space="preserve">, </w:t>
      </w:r>
    </w:p>
    <w:p w14:paraId="0D61EB0F" w14:textId="29BD1C3F" w:rsidR="0015102F" w:rsidRPr="0015102F" w:rsidRDefault="002A2D0F" w:rsidP="00CC4F26">
      <w:pPr>
        <w:pStyle w:val="Paragraphedeliste"/>
        <w:numPr>
          <w:ilvl w:val="0"/>
          <w:numId w:val="50"/>
        </w:numPr>
        <w:jc w:val="both"/>
        <w:rPr>
          <w:rFonts w:ascii="Century Schoolbook" w:hAnsi="Century Schoolbook"/>
          <w:vanish/>
          <w:color w:val="C00000"/>
          <w:sz w:val="20"/>
          <w:szCs w:val="18"/>
        </w:rPr>
      </w:pPr>
      <w:r>
        <w:rPr>
          <w:rFonts w:ascii="Century Schoolbook" w:hAnsi="Century Schoolbook"/>
          <w:vanish/>
          <w:color w:val="C00000"/>
          <w:sz w:val="20"/>
          <w:szCs w:val="18"/>
        </w:rPr>
        <w:t>La traçabilité</w:t>
      </w:r>
      <w:r w:rsidR="005479C1">
        <w:rPr>
          <w:rFonts w:ascii="Century Schoolbook" w:hAnsi="Century Schoolbook"/>
          <w:vanish/>
          <w:color w:val="C00000"/>
          <w:sz w:val="20"/>
          <w:szCs w:val="18"/>
        </w:rPr>
        <w:t xml:space="preserve"> des évolutions, les p</w:t>
      </w:r>
      <w:r w:rsidR="0015102F" w:rsidRPr="0015102F">
        <w:rPr>
          <w:rFonts w:ascii="Century Schoolbook" w:hAnsi="Century Schoolbook"/>
          <w:vanish/>
          <w:color w:val="C00000"/>
          <w:sz w:val="20"/>
          <w:szCs w:val="18"/>
        </w:rPr>
        <w:t>ivots de flux unique et commun – données dont le format est sous la responsabilité de l'app</w:t>
      </w:r>
      <w:r w:rsidR="005479C1">
        <w:rPr>
          <w:rFonts w:ascii="Century Schoolbook" w:hAnsi="Century Schoolbook"/>
          <w:vanish/>
          <w:color w:val="C00000"/>
          <w:sz w:val="20"/>
          <w:szCs w:val="18"/>
        </w:rPr>
        <w:t xml:space="preserve">lication créant ces données </w:t>
      </w:r>
      <w:r w:rsidR="005479C1" w:rsidRPr="0015102F">
        <w:rPr>
          <w:rFonts w:ascii="Century Schoolbook" w:hAnsi="Century Schoolbook"/>
          <w:vanish/>
          <w:color w:val="C00000"/>
          <w:sz w:val="20"/>
          <w:szCs w:val="18"/>
        </w:rPr>
        <w:t>–</w:t>
      </w:r>
    </w:p>
    <w:p w14:paraId="12CD037F" w14:textId="77777777" w:rsidR="0015102F" w:rsidRPr="00305D73" w:rsidRDefault="0015102F" w:rsidP="00CC4F26">
      <w:pPr>
        <w:pStyle w:val="Paragraphedeliste"/>
        <w:numPr>
          <w:ilvl w:val="0"/>
          <w:numId w:val="50"/>
        </w:numPr>
        <w:jc w:val="both"/>
        <w:rPr>
          <w:rFonts w:ascii="Century Schoolbook" w:hAnsi="Century Schoolbook"/>
          <w:vanish/>
          <w:color w:val="C00000"/>
          <w:sz w:val="20"/>
        </w:rPr>
      </w:pPr>
      <w:r>
        <w:rPr>
          <w:rFonts w:ascii="Century Schoolbook" w:hAnsi="Century Schoolbook"/>
          <w:vanish/>
          <w:color w:val="C00000"/>
          <w:sz w:val="20"/>
        </w:rPr>
        <w:t>Le cas échéant,</w:t>
      </w:r>
      <w:r w:rsidRPr="00305D73">
        <w:rPr>
          <w:rFonts w:ascii="Century Schoolbook" w:hAnsi="Century Schoolbook"/>
          <w:vanish/>
          <w:color w:val="C00000"/>
          <w:sz w:val="20"/>
        </w:rPr>
        <w:t xml:space="preserve"> les besoins de contrôles des configurations transverses inter-applications (selon des adhérences inter-applicatives).</w:t>
      </w:r>
    </w:p>
    <w:p w14:paraId="29ADCB5A" w14:textId="77777777" w:rsidR="0015102F" w:rsidRDefault="0015102F" w:rsidP="00CD0F07">
      <w:pPr>
        <w:ind w:firstLine="708"/>
        <w:jc w:val="both"/>
        <w:rPr>
          <w:rFonts w:ascii="Century Schoolbook" w:hAnsi="Century Schoolbook"/>
          <w:vanish/>
          <w:color w:val="C00000"/>
          <w:sz w:val="20"/>
        </w:rPr>
      </w:pPr>
    </w:p>
    <w:p w14:paraId="632E6A75" w14:textId="774CD29F" w:rsidR="0039097A" w:rsidRDefault="00BE1418" w:rsidP="00CD0F07">
      <w:pPr>
        <w:ind w:firstLine="708"/>
        <w:jc w:val="both"/>
        <w:rPr>
          <w:rFonts w:ascii="Century Schoolbook" w:hAnsi="Century Schoolbook"/>
          <w:vanish/>
          <w:color w:val="C00000"/>
          <w:sz w:val="20"/>
        </w:rPr>
      </w:pPr>
      <w:r>
        <w:rPr>
          <w:rFonts w:ascii="Century Schoolbook" w:hAnsi="Century Schoolbook"/>
          <w:vanish/>
          <w:color w:val="C00000"/>
          <w:sz w:val="20"/>
        </w:rPr>
        <w:t xml:space="preserve">Préciser </w:t>
      </w:r>
      <w:r w:rsidR="0015102F">
        <w:rPr>
          <w:rFonts w:ascii="Century Schoolbook" w:hAnsi="Century Schoolbook"/>
          <w:vanish/>
          <w:color w:val="C00000"/>
          <w:sz w:val="20"/>
        </w:rPr>
        <w:t>aussi</w:t>
      </w:r>
      <w:r>
        <w:rPr>
          <w:rFonts w:ascii="Century Schoolbook" w:hAnsi="Century Schoolbook"/>
          <w:vanish/>
          <w:color w:val="C00000"/>
          <w:sz w:val="20"/>
        </w:rPr>
        <w:t xml:space="preserve"> les contraintes appliquées à des parties prenantes externes </w:t>
      </w:r>
      <w:r w:rsidR="005479C1">
        <w:rPr>
          <w:rFonts w:ascii="Century Schoolbook" w:hAnsi="Century Schoolbook"/>
          <w:vanish/>
          <w:color w:val="C00000"/>
          <w:sz w:val="20"/>
        </w:rPr>
        <w:t xml:space="preserve">à Cardif, </w:t>
      </w:r>
      <w:r>
        <w:rPr>
          <w:rFonts w:ascii="Century Schoolbook" w:hAnsi="Century Schoolbook"/>
          <w:vanish/>
          <w:color w:val="C00000"/>
          <w:sz w:val="20"/>
        </w:rPr>
        <w:t>pour accéder aux environnements et référentiels de développements et de tests.</w:t>
      </w:r>
    </w:p>
    <w:p w14:paraId="361F3039" w14:textId="77777777" w:rsidR="0015102F" w:rsidRPr="0005799B" w:rsidRDefault="0015102F" w:rsidP="00CD0F07">
      <w:pPr>
        <w:ind w:firstLine="708"/>
        <w:jc w:val="both"/>
        <w:rPr>
          <w:rFonts w:ascii="Century Schoolbook" w:hAnsi="Century Schoolbook"/>
          <w:vanish/>
          <w:color w:val="C00000"/>
          <w:sz w:val="20"/>
        </w:rPr>
      </w:pPr>
    </w:p>
    <w:p w14:paraId="632E6A77" w14:textId="77777777" w:rsidR="00BB1B3E" w:rsidRDefault="00BB1B3E" w:rsidP="00CC4F26">
      <w:pPr>
        <w:pStyle w:val="Paragraphedeliste"/>
        <w:numPr>
          <w:ilvl w:val="0"/>
          <w:numId w:val="34"/>
        </w:numPr>
        <w:spacing w:before="120"/>
        <w:ind w:left="714" w:hanging="357"/>
        <w:contextualSpacing w:val="0"/>
        <w:rPr>
          <w:u w:val="single"/>
        </w:rPr>
      </w:pPr>
      <w:r>
        <w:rPr>
          <w:u w:val="single"/>
        </w:rPr>
        <w:t>Configuration documentaire de l'environnement</w:t>
      </w:r>
    </w:p>
    <w:p w14:paraId="632E6A78" w14:textId="017268AF" w:rsidR="00BB1B3E" w:rsidRPr="00BB1B3E" w:rsidRDefault="002A2D0F" w:rsidP="00CC4F26">
      <w:pPr>
        <w:pStyle w:val="Paragraphedeliste"/>
        <w:numPr>
          <w:ilvl w:val="1"/>
          <w:numId w:val="34"/>
        </w:numPr>
      </w:pPr>
      <w:r>
        <w:t>Ni</w:t>
      </w:r>
      <w:r w:rsidR="00BF72A8">
        <w:t xml:space="preserve"> les </w:t>
      </w:r>
      <w:r>
        <w:t xml:space="preserve">DI </w:t>
      </w:r>
      <w:r w:rsidRPr="00BB1B3E">
        <w:t>«</w:t>
      </w:r>
      <w:r w:rsidR="00BB1B3E" w:rsidRPr="00BB1B3E">
        <w:t xml:space="preserve"> projet » ni le plan de déploiement n’ont vocation à être géré en GC</w:t>
      </w:r>
      <w:r w:rsidR="0015102F">
        <w:t xml:space="preserve"> par défaut. </w:t>
      </w:r>
      <w:r w:rsidR="0015102F" w:rsidRPr="00EB21E1">
        <w:rPr>
          <w:rFonts w:ascii="Century Schoolbook" w:hAnsi="Century Schoolbook"/>
          <w:vanish/>
          <w:color w:val="C00000"/>
          <w:sz w:val="20"/>
        </w:rPr>
        <w:t>Dans le cas contraire, expliquer comment</w:t>
      </w:r>
    </w:p>
    <w:p w14:paraId="632E6A79" w14:textId="77CAE65A" w:rsidR="00BB1B3E" w:rsidRPr="00BB1B3E" w:rsidRDefault="00BB1B3E" w:rsidP="00CC4F26">
      <w:pPr>
        <w:pStyle w:val="Paragraphedeliste"/>
        <w:numPr>
          <w:ilvl w:val="1"/>
          <w:numId w:val="34"/>
        </w:numPr>
      </w:pPr>
      <w:r w:rsidRPr="00BB1B3E">
        <w:t>Par contre, un DI de type applicatif a vocation à être géré en configuration</w:t>
      </w:r>
      <w:r w:rsidR="00EB21E1" w:rsidRPr="00EB21E1">
        <w:rPr>
          <w:rFonts w:ascii="Century Schoolbook" w:hAnsi="Century Schoolbook"/>
          <w:vanish/>
          <w:color w:val="C00000"/>
          <w:sz w:val="20"/>
        </w:rPr>
        <w:t xml:space="preserve"> Dans le cas contraire, expliquer </w:t>
      </w:r>
      <w:r w:rsidR="00EB21E1">
        <w:rPr>
          <w:rFonts w:ascii="Century Schoolbook" w:hAnsi="Century Schoolbook"/>
          <w:vanish/>
          <w:color w:val="C00000"/>
          <w:sz w:val="20"/>
        </w:rPr>
        <w:t>pourquoi</w:t>
      </w:r>
    </w:p>
    <w:p w14:paraId="632E6A7A" w14:textId="0B2425ED" w:rsidR="000656F3" w:rsidRPr="00E32B3F" w:rsidRDefault="000656F3" w:rsidP="00CC4F26">
      <w:pPr>
        <w:pStyle w:val="Paragraphedeliste"/>
        <w:numPr>
          <w:ilvl w:val="0"/>
          <w:numId w:val="34"/>
        </w:numPr>
        <w:spacing w:before="120"/>
        <w:ind w:left="714" w:hanging="357"/>
        <w:contextualSpacing w:val="0"/>
        <w:rPr>
          <w:u w:val="single"/>
        </w:rPr>
      </w:pPr>
      <w:r w:rsidRPr="00E32B3F">
        <w:rPr>
          <w:u w:val="single"/>
        </w:rPr>
        <w:lastRenderedPageBreak/>
        <w:t>Configurations</w:t>
      </w:r>
      <w:r w:rsidR="00E32B3F">
        <w:rPr>
          <w:u w:val="single"/>
        </w:rPr>
        <w:t xml:space="preserve"> de l'environnement </w:t>
      </w:r>
      <w:r w:rsidR="00822F2A">
        <w:rPr>
          <w:u w:val="single"/>
        </w:rPr>
        <w:t>de développement</w:t>
      </w:r>
      <w:r w:rsidR="00E26219">
        <w:rPr>
          <w:u w:val="single"/>
        </w:rPr>
        <w:t xml:space="preserve"> et de TU</w:t>
      </w:r>
      <w:r w:rsidR="0086361A">
        <w:rPr>
          <w:u w:val="single"/>
        </w:rPr>
        <w:t xml:space="preserve"> </w:t>
      </w:r>
      <w:r w:rsidR="0086361A" w:rsidRPr="0086361A">
        <w:rPr>
          <w:rFonts w:ascii="Century Schoolbook" w:hAnsi="Century Schoolbook"/>
          <w:vanish/>
          <w:color w:val="C00000"/>
          <w:sz w:val="20"/>
        </w:rPr>
        <w:t>(Tests Unitaires)</w:t>
      </w:r>
    </w:p>
    <w:p w14:paraId="2B19D23C" w14:textId="607AEA2E" w:rsidR="00E72D20" w:rsidRDefault="00E72D20" w:rsidP="00CC4F26">
      <w:pPr>
        <w:pStyle w:val="Paragraphedeliste"/>
        <w:numPr>
          <w:ilvl w:val="1"/>
          <w:numId w:val="34"/>
        </w:numPr>
      </w:pPr>
      <w:r>
        <w:t>Modèle commun d’un framework déployé sur chaque poste de dévelopements</w:t>
      </w:r>
    </w:p>
    <w:p w14:paraId="6676C20C" w14:textId="0CDF27CD" w:rsidR="00E72D20" w:rsidRDefault="00E72D20" w:rsidP="00CC4F26">
      <w:pPr>
        <w:pStyle w:val="Paragraphedeliste"/>
        <w:numPr>
          <w:ilvl w:val="1"/>
          <w:numId w:val="34"/>
        </w:numPr>
      </w:pPr>
      <w:r>
        <w:t>Le RA est responsable de ce modèle et de ses évolutions, gérées en configuration dans Git (dépôt de type Framework)</w:t>
      </w:r>
    </w:p>
    <w:p w14:paraId="632E6A7B" w14:textId="2323AFBE" w:rsidR="005F6299" w:rsidRPr="00E72D20" w:rsidRDefault="005F6299" w:rsidP="00CC4F26">
      <w:pPr>
        <w:pStyle w:val="Paragraphedeliste"/>
        <w:numPr>
          <w:ilvl w:val="1"/>
          <w:numId w:val="34"/>
        </w:numPr>
        <w:rPr>
          <w:rFonts w:ascii="Century Schoolbook" w:hAnsi="Century Schoolbook"/>
          <w:vanish/>
          <w:color w:val="C00000"/>
          <w:sz w:val="20"/>
        </w:rPr>
      </w:pPr>
      <w:r w:rsidRPr="00E72D20">
        <w:rPr>
          <w:rFonts w:ascii="Century Schoolbook" w:hAnsi="Century Schoolbook"/>
          <w:vanish/>
          <w:color w:val="C00000"/>
          <w:sz w:val="20"/>
        </w:rPr>
        <w:t xml:space="preserve">Profils ODIN fournissant les listes des </w:t>
      </w:r>
      <w:r w:rsidR="009E4706" w:rsidRPr="00E72D20">
        <w:rPr>
          <w:rFonts w:ascii="Century Schoolbook" w:hAnsi="Century Schoolbook"/>
          <w:vanish/>
          <w:color w:val="C00000"/>
          <w:sz w:val="20"/>
        </w:rPr>
        <w:t>prérequis</w:t>
      </w:r>
      <w:r w:rsidRPr="00E72D20">
        <w:rPr>
          <w:rFonts w:ascii="Century Schoolbook" w:hAnsi="Century Schoolbook"/>
          <w:vanish/>
          <w:color w:val="C00000"/>
          <w:sz w:val="20"/>
        </w:rPr>
        <w:t xml:space="preserve"> d’outillage</w:t>
      </w:r>
    </w:p>
    <w:p w14:paraId="632E6A7C" w14:textId="77777777" w:rsidR="005F6299" w:rsidRPr="00E72D20" w:rsidRDefault="005F6299" w:rsidP="00CC4F26">
      <w:pPr>
        <w:pStyle w:val="Paragraphedeliste"/>
        <w:numPr>
          <w:ilvl w:val="1"/>
          <w:numId w:val="34"/>
        </w:numPr>
        <w:rPr>
          <w:rFonts w:ascii="Century Schoolbook" w:hAnsi="Century Schoolbook"/>
          <w:vanish/>
          <w:color w:val="C00000"/>
          <w:sz w:val="20"/>
        </w:rPr>
      </w:pPr>
      <w:r w:rsidRPr="00E72D20">
        <w:rPr>
          <w:rFonts w:ascii="Century Schoolbook" w:hAnsi="Century Schoolbook"/>
          <w:vanish/>
          <w:color w:val="C00000"/>
          <w:sz w:val="20"/>
        </w:rPr>
        <w:t>Complément aux profils ODIN selon les spécificités des projets/maintenances</w:t>
      </w:r>
    </w:p>
    <w:p w14:paraId="632E6A7D" w14:textId="77777777" w:rsidR="00060851" w:rsidRPr="00E72D20" w:rsidRDefault="00E26219" w:rsidP="00CC4F26">
      <w:pPr>
        <w:pStyle w:val="Paragraphedeliste"/>
        <w:numPr>
          <w:ilvl w:val="1"/>
          <w:numId w:val="34"/>
        </w:numPr>
        <w:rPr>
          <w:rFonts w:ascii="Century Schoolbook" w:hAnsi="Century Schoolbook"/>
          <w:vanish/>
          <w:color w:val="C00000"/>
          <w:sz w:val="20"/>
        </w:rPr>
      </w:pPr>
      <w:r w:rsidRPr="00E72D20">
        <w:rPr>
          <w:rFonts w:ascii="Century Schoolbook" w:hAnsi="Century Schoolbook"/>
          <w:vanish/>
          <w:color w:val="C00000"/>
          <w:sz w:val="20"/>
        </w:rPr>
        <w:t>Rassemble caractéristiques d</w:t>
      </w:r>
      <w:r w:rsidR="00060851" w:rsidRPr="00E72D20">
        <w:rPr>
          <w:rFonts w:ascii="Century Schoolbook" w:hAnsi="Century Schoolbook"/>
          <w:vanish/>
          <w:color w:val="C00000"/>
          <w:sz w:val="20"/>
        </w:rPr>
        <w:t xml:space="preserve">es plateformes techniques </w:t>
      </w:r>
      <w:r w:rsidR="000863EE" w:rsidRPr="0072375B">
        <w:rPr>
          <w:rFonts w:ascii="Century Schoolbook" w:hAnsi="Century Schoolbook"/>
          <w:vanish/>
          <w:color w:val="C00000"/>
          <w:sz w:val="20"/>
        </w:rPr>
        <w:t>(</w:t>
      </w:r>
      <w:r w:rsidR="0072375B">
        <w:rPr>
          <w:rFonts w:ascii="Century Schoolbook" w:hAnsi="Century Schoolbook"/>
          <w:vanish/>
          <w:color w:val="C00000"/>
          <w:sz w:val="20"/>
        </w:rPr>
        <w:t xml:space="preserve">exemples : </w:t>
      </w:r>
      <w:r w:rsidR="000863EE" w:rsidRPr="0072375B">
        <w:rPr>
          <w:rFonts w:ascii="Century Schoolbook" w:hAnsi="Century Schoolbook"/>
          <w:vanish/>
          <w:color w:val="C00000"/>
          <w:sz w:val="20"/>
        </w:rPr>
        <w:t>ETL-MUTU, BO-MUTU, SAS-MUTU</w:t>
      </w:r>
      <w:r w:rsidR="00460A11" w:rsidRPr="0072375B">
        <w:rPr>
          <w:rFonts w:ascii="Century Schoolbook" w:hAnsi="Century Schoolbook"/>
          <w:vanish/>
          <w:color w:val="C00000"/>
          <w:sz w:val="20"/>
        </w:rPr>
        <w:t>, Oracle</w:t>
      </w:r>
      <w:r w:rsidR="000863EE" w:rsidRPr="0072375B">
        <w:rPr>
          <w:rFonts w:ascii="Century Schoolbook" w:hAnsi="Century Schoolbook"/>
          <w:vanish/>
          <w:color w:val="C00000"/>
          <w:sz w:val="20"/>
        </w:rPr>
        <w:t>…)</w:t>
      </w:r>
      <w:r w:rsidR="000863EE" w:rsidRPr="00E72D20">
        <w:rPr>
          <w:rFonts w:ascii="Century Schoolbook" w:hAnsi="Century Schoolbook"/>
          <w:vanish/>
          <w:color w:val="C00000"/>
          <w:sz w:val="20"/>
        </w:rPr>
        <w:t xml:space="preserve"> </w:t>
      </w:r>
      <w:r w:rsidR="00060851" w:rsidRPr="00E72D20">
        <w:rPr>
          <w:rFonts w:ascii="Century Schoolbook" w:hAnsi="Century Schoolbook"/>
          <w:vanish/>
          <w:color w:val="C00000"/>
          <w:sz w:val="20"/>
        </w:rPr>
        <w:t xml:space="preserve">utilisées par l’application </w:t>
      </w:r>
      <w:r w:rsidR="0021760A" w:rsidRPr="00E72D20">
        <w:rPr>
          <w:rFonts w:ascii="Century Schoolbook" w:hAnsi="Century Schoolbook"/>
          <w:vanish/>
          <w:color w:val="C00000"/>
          <w:sz w:val="20"/>
        </w:rPr>
        <w:t xml:space="preserve">dans l’environnement Projet/Maintenance </w:t>
      </w:r>
      <w:r w:rsidRPr="00E72D20">
        <w:rPr>
          <w:rFonts w:ascii="Century Schoolbook" w:hAnsi="Century Schoolbook"/>
          <w:vanish/>
          <w:color w:val="C00000"/>
          <w:sz w:val="20"/>
        </w:rPr>
        <w:t>et leur version associée</w:t>
      </w:r>
    </w:p>
    <w:p w14:paraId="632E6A7E" w14:textId="77777777" w:rsidR="00E26219" w:rsidRPr="00E72D20" w:rsidRDefault="00DC4896" w:rsidP="00CC4F26">
      <w:pPr>
        <w:pStyle w:val="Paragraphedeliste"/>
        <w:numPr>
          <w:ilvl w:val="1"/>
          <w:numId w:val="34"/>
        </w:numPr>
        <w:rPr>
          <w:rFonts w:ascii="Century Schoolbook" w:hAnsi="Century Schoolbook"/>
          <w:vanish/>
          <w:color w:val="C00000"/>
          <w:sz w:val="20"/>
        </w:rPr>
      </w:pPr>
      <w:r w:rsidRPr="00E72D20">
        <w:rPr>
          <w:rFonts w:ascii="Century Schoolbook" w:hAnsi="Century Schoolbook"/>
          <w:vanish/>
          <w:color w:val="C00000"/>
          <w:sz w:val="20"/>
        </w:rPr>
        <w:t xml:space="preserve">Ce type de configuration est réparti et géré dans plusieurs référentiels </w:t>
      </w:r>
      <w:r w:rsidRPr="0072375B">
        <w:rPr>
          <w:rFonts w:ascii="Century Schoolbook" w:hAnsi="Century Schoolbook"/>
          <w:vanish/>
          <w:color w:val="C00000"/>
          <w:sz w:val="20"/>
        </w:rPr>
        <w:t>(ODIN, …)</w:t>
      </w:r>
    </w:p>
    <w:p w14:paraId="632E6A7F" w14:textId="77777777" w:rsidR="000656F3" w:rsidRPr="00E32B3F" w:rsidRDefault="000656F3" w:rsidP="00CC4F26">
      <w:pPr>
        <w:pStyle w:val="Paragraphedeliste"/>
        <w:numPr>
          <w:ilvl w:val="0"/>
          <w:numId w:val="34"/>
        </w:numPr>
        <w:spacing w:before="120"/>
        <w:ind w:left="714" w:hanging="357"/>
        <w:contextualSpacing w:val="0"/>
        <w:rPr>
          <w:u w:val="single"/>
        </w:rPr>
      </w:pPr>
      <w:r w:rsidRPr="00E32B3F">
        <w:rPr>
          <w:u w:val="single"/>
        </w:rPr>
        <w:t>Configurations des environnements de tests</w:t>
      </w:r>
    </w:p>
    <w:p w14:paraId="632E6A80" w14:textId="4D105C5F" w:rsidR="000656F3" w:rsidRDefault="009426DB" w:rsidP="00C47A77">
      <w:pPr>
        <w:pStyle w:val="Paragraphedeliste"/>
        <w:numPr>
          <w:ilvl w:val="1"/>
          <w:numId w:val="3"/>
        </w:numPr>
      </w:pPr>
      <w:r>
        <w:t xml:space="preserve">Le contexte logiciel </w:t>
      </w:r>
      <w:r w:rsidR="001A1884">
        <w:t xml:space="preserve">et matériel </w:t>
      </w:r>
      <w:r>
        <w:t>utilisé</w:t>
      </w:r>
      <w:r w:rsidR="00BE42A6">
        <w:t xml:space="preserve"> pour les tests</w:t>
      </w:r>
      <w:r w:rsidR="001A1884">
        <w:t xml:space="preserve"> n’a pas besoin d’être suivi en configuration</w:t>
      </w:r>
      <w:r w:rsidR="00273A5D">
        <w:t xml:space="preserve"> car le contexte est relativement stable et ses évolutions sont gérées en configuration par </w:t>
      </w:r>
      <w:r w:rsidR="00E72D20">
        <w:t>les usages</w:t>
      </w:r>
      <w:r w:rsidR="00273A5D">
        <w:t xml:space="preserve"> impliqués </w:t>
      </w:r>
      <w:r w:rsidR="00273A5D" w:rsidRPr="0072375B">
        <w:rPr>
          <w:rFonts w:ascii="Century Schoolbook" w:hAnsi="Century Schoolbook"/>
          <w:vanish/>
          <w:color w:val="C00000"/>
          <w:sz w:val="20"/>
        </w:rPr>
        <w:t>(</w:t>
      </w:r>
      <w:r w:rsidR="0072375B">
        <w:rPr>
          <w:rFonts w:ascii="Century Schoolbook" w:hAnsi="Century Schoolbook"/>
          <w:vanish/>
          <w:color w:val="C00000"/>
          <w:sz w:val="20"/>
        </w:rPr>
        <w:t xml:space="preserve">exemples : </w:t>
      </w:r>
      <w:r w:rsidR="00273A5D" w:rsidRPr="0072375B">
        <w:rPr>
          <w:rFonts w:ascii="Century Schoolbook" w:hAnsi="Century Schoolbook"/>
          <w:vanish/>
          <w:color w:val="C00000"/>
          <w:sz w:val="20"/>
        </w:rPr>
        <w:t>Informatica, BO, SAS, CFT, Control/M</w:t>
      </w:r>
      <w:r w:rsidR="00460A11" w:rsidRPr="0072375B">
        <w:rPr>
          <w:rFonts w:ascii="Century Schoolbook" w:hAnsi="Century Schoolbook"/>
          <w:vanish/>
          <w:color w:val="C00000"/>
          <w:sz w:val="20"/>
        </w:rPr>
        <w:t>, Oracle</w:t>
      </w:r>
      <w:r w:rsidR="00273A5D" w:rsidRPr="0072375B">
        <w:rPr>
          <w:rFonts w:ascii="Century Schoolbook" w:hAnsi="Century Schoolbook"/>
          <w:vanish/>
          <w:color w:val="C00000"/>
          <w:sz w:val="20"/>
        </w:rPr>
        <w:t>…)</w:t>
      </w:r>
    </w:p>
    <w:p w14:paraId="632E6A81" w14:textId="64980C74" w:rsidR="001A1884" w:rsidRPr="00E72D20" w:rsidRDefault="001A1884" w:rsidP="00C47A77">
      <w:pPr>
        <w:pStyle w:val="Paragraphedeliste"/>
        <w:numPr>
          <w:ilvl w:val="1"/>
          <w:numId w:val="3"/>
        </w:numPr>
        <w:rPr>
          <w:rFonts w:ascii="Century Schoolbook" w:hAnsi="Century Schoolbook"/>
          <w:vanish/>
          <w:color w:val="C00000"/>
          <w:sz w:val="20"/>
        </w:rPr>
      </w:pPr>
      <w:r w:rsidRPr="00E72D20">
        <w:rPr>
          <w:rFonts w:ascii="Century Schoolbook" w:hAnsi="Century Schoolbook"/>
          <w:vanish/>
          <w:color w:val="C00000"/>
          <w:sz w:val="20"/>
        </w:rPr>
        <w:t>Suivre les cas où les données sont générées pour des tests particuliers</w:t>
      </w:r>
      <w:r w:rsidR="00536B46" w:rsidRPr="00E72D20">
        <w:rPr>
          <w:rFonts w:ascii="Century Schoolbook" w:hAnsi="Century Schoolbook"/>
          <w:vanish/>
          <w:color w:val="C00000"/>
          <w:sz w:val="20"/>
        </w:rPr>
        <w:t xml:space="preserve"> </w:t>
      </w:r>
      <w:r w:rsidR="00536B46" w:rsidRPr="00536B46">
        <w:rPr>
          <w:rFonts w:ascii="Century Schoolbook" w:hAnsi="Century Schoolbook"/>
          <w:vanish/>
          <w:color w:val="C00000"/>
          <w:sz w:val="20"/>
        </w:rPr>
        <w:t xml:space="preserve">(moyens d'extraction, de filtrages, </w:t>
      </w:r>
      <w:r w:rsidR="002A2D0F" w:rsidRPr="00536B46">
        <w:rPr>
          <w:rFonts w:ascii="Century Schoolbook" w:hAnsi="Century Schoolbook"/>
          <w:vanish/>
          <w:color w:val="C00000"/>
          <w:sz w:val="20"/>
        </w:rPr>
        <w:t>d’anonymisation,</w:t>
      </w:r>
      <w:r w:rsidR="00536B46" w:rsidRPr="00536B46">
        <w:rPr>
          <w:rFonts w:ascii="Century Schoolbook" w:hAnsi="Century Schoolbook"/>
          <w:vanish/>
          <w:color w:val="C00000"/>
          <w:sz w:val="20"/>
        </w:rPr>
        <w:t>)</w:t>
      </w:r>
      <w:r w:rsidRPr="00E72D20">
        <w:rPr>
          <w:rFonts w:ascii="Century Schoolbook" w:hAnsi="Century Schoolbook"/>
          <w:vanish/>
          <w:color w:val="C00000"/>
          <w:sz w:val="20"/>
        </w:rPr>
        <w:t>. La traçabilité des modes de génération de ces jeux de données doit être assurée</w:t>
      </w:r>
    </w:p>
    <w:p w14:paraId="632E6A82" w14:textId="2BC3488F" w:rsidR="001A1884" w:rsidRPr="00E72D20" w:rsidRDefault="001A1884" w:rsidP="00C47A77">
      <w:pPr>
        <w:pStyle w:val="Paragraphedeliste"/>
        <w:numPr>
          <w:ilvl w:val="1"/>
          <w:numId w:val="3"/>
        </w:numPr>
        <w:rPr>
          <w:rFonts w:ascii="Century Schoolbook" w:hAnsi="Century Schoolbook"/>
          <w:vanish/>
          <w:color w:val="C00000"/>
          <w:sz w:val="20"/>
        </w:rPr>
      </w:pPr>
      <w:r w:rsidRPr="00E72D20">
        <w:rPr>
          <w:rFonts w:ascii="Century Schoolbook" w:hAnsi="Century Schoolbook"/>
          <w:vanish/>
          <w:color w:val="C00000"/>
          <w:sz w:val="20"/>
        </w:rPr>
        <w:t>Suivre</w:t>
      </w:r>
      <w:r w:rsidR="00491176" w:rsidRPr="00E72D20">
        <w:rPr>
          <w:rFonts w:ascii="Century Schoolbook" w:hAnsi="Century Schoolbook"/>
          <w:vanish/>
          <w:color w:val="C00000"/>
          <w:sz w:val="20"/>
        </w:rPr>
        <w:t xml:space="preserve"> les changements dans</w:t>
      </w:r>
      <w:r w:rsidRPr="00E72D20">
        <w:rPr>
          <w:rFonts w:ascii="Century Schoolbook" w:hAnsi="Century Schoolbook"/>
          <w:vanish/>
          <w:color w:val="C00000"/>
          <w:sz w:val="20"/>
        </w:rPr>
        <w:t xml:space="preserve"> le code et le paramétrage d</w:t>
      </w:r>
      <w:r w:rsidR="00491176" w:rsidRPr="00E72D20">
        <w:rPr>
          <w:rFonts w:ascii="Century Schoolbook" w:hAnsi="Century Schoolbook"/>
          <w:vanish/>
          <w:color w:val="C00000"/>
          <w:sz w:val="20"/>
        </w:rPr>
        <w:t>es outils de tests développé</w:t>
      </w:r>
      <w:r w:rsidR="00F95C09" w:rsidRPr="00E72D20">
        <w:rPr>
          <w:rFonts w:ascii="Century Schoolbook" w:hAnsi="Century Schoolbook"/>
          <w:vanish/>
          <w:color w:val="C00000"/>
          <w:sz w:val="20"/>
        </w:rPr>
        <w:t>s</w:t>
      </w:r>
      <w:r w:rsidR="00491176" w:rsidRPr="00E72D20">
        <w:rPr>
          <w:rFonts w:ascii="Century Schoolbook" w:hAnsi="Century Schoolbook"/>
          <w:vanish/>
          <w:color w:val="C00000"/>
          <w:sz w:val="20"/>
        </w:rPr>
        <w:t xml:space="preserve"> </w:t>
      </w:r>
      <w:r w:rsidR="002A2D0F" w:rsidRPr="00E72D20">
        <w:rPr>
          <w:rFonts w:ascii="Century Schoolbook" w:hAnsi="Century Schoolbook"/>
          <w:vanish/>
          <w:color w:val="C00000"/>
          <w:sz w:val="20"/>
        </w:rPr>
        <w:t>spécifiquement.</w:t>
      </w:r>
      <w:r w:rsidR="002A2D0F">
        <w:rPr>
          <w:rFonts w:ascii="Century Schoolbook" w:hAnsi="Century Schoolbook"/>
          <w:vanish/>
          <w:color w:val="C00000"/>
          <w:sz w:val="20"/>
        </w:rPr>
        <w:t xml:space="preserve"> &lt;Ou</w:t>
      </w:r>
      <w:r w:rsidR="00085D1F" w:rsidRPr="00085D1F">
        <w:rPr>
          <w:rFonts w:ascii="Century Schoolbook" w:hAnsi="Century Schoolbook"/>
          <w:vanish/>
          <w:color w:val="C00000"/>
          <w:sz w:val="20"/>
        </w:rPr>
        <w:t xml:space="preserve"> b</w:t>
      </w:r>
      <w:r w:rsidR="00085D1F">
        <w:rPr>
          <w:rFonts w:ascii="Century Schoolbook" w:hAnsi="Century Schoolbook"/>
          <w:vanish/>
          <w:color w:val="C00000"/>
          <w:sz w:val="20"/>
        </w:rPr>
        <w:t>ien préciser qu'il n'y a pas d'outils de tests développés spécifiquement</w:t>
      </w:r>
      <w:r w:rsidR="002A2D0F">
        <w:rPr>
          <w:rFonts w:ascii="Century Schoolbook" w:hAnsi="Century Schoolbook"/>
          <w:vanish/>
          <w:color w:val="C00000"/>
          <w:sz w:val="20"/>
        </w:rPr>
        <w:t>&gt;</w:t>
      </w:r>
      <w:r w:rsidR="002A2D0F" w:rsidRPr="00E72D20">
        <w:rPr>
          <w:rFonts w:ascii="Century Schoolbook" w:hAnsi="Century Schoolbook"/>
          <w:vanish/>
          <w:color w:val="C00000"/>
          <w:sz w:val="20"/>
        </w:rPr>
        <w:t>. Ces</w:t>
      </w:r>
      <w:r w:rsidR="003539C5" w:rsidRPr="00E72D20">
        <w:rPr>
          <w:rFonts w:ascii="Century Schoolbook" w:hAnsi="Century Schoolbook"/>
          <w:vanish/>
          <w:color w:val="C00000"/>
          <w:sz w:val="20"/>
        </w:rPr>
        <w:t xml:space="preserve"> suivis doivent à minima s'appuyer sur le numéro de version que l'outil teste (version du script de tests – identifiée par le numéro de la version applicative testée -, parfois associé à la version de l'outil de test)</w:t>
      </w:r>
    </w:p>
    <w:p w14:paraId="632E6A83" w14:textId="77777777" w:rsidR="000656F3" w:rsidRPr="00E72D20" w:rsidRDefault="000656F3" w:rsidP="00C47A77">
      <w:pPr>
        <w:pStyle w:val="Paragraphedeliste"/>
        <w:numPr>
          <w:ilvl w:val="1"/>
          <w:numId w:val="3"/>
        </w:numPr>
        <w:rPr>
          <w:rFonts w:ascii="Century Schoolbook" w:hAnsi="Century Schoolbook"/>
          <w:vanish/>
          <w:color w:val="C00000"/>
          <w:sz w:val="20"/>
        </w:rPr>
      </w:pPr>
      <w:r w:rsidRPr="00E72D20">
        <w:rPr>
          <w:rFonts w:ascii="Century Schoolbook" w:hAnsi="Century Schoolbook"/>
          <w:vanish/>
          <w:color w:val="C00000"/>
          <w:sz w:val="20"/>
        </w:rPr>
        <w:t xml:space="preserve">Ces </w:t>
      </w:r>
      <w:r w:rsidR="009426DB" w:rsidRPr="00E72D20">
        <w:rPr>
          <w:rFonts w:ascii="Century Schoolbook" w:hAnsi="Century Schoolbook"/>
          <w:vanish/>
          <w:color w:val="C00000"/>
          <w:sz w:val="20"/>
        </w:rPr>
        <w:t>informations</w:t>
      </w:r>
      <w:r w:rsidR="004925D3" w:rsidRPr="00E72D20">
        <w:rPr>
          <w:rFonts w:ascii="Century Schoolbook" w:hAnsi="Century Schoolbook"/>
          <w:vanish/>
          <w:color w:val="C00000"/>
          <w:sz w:val="20"/>
        </w:rPr>
        <w:t xml:space="preserve"> sont </w:t>
      </w:r>
      <w:r w:rsidR="009426DB" w:rsidRPr="00E72D20">
        <w:rPr>
          <w:rFonts w:ascii="Century Schoolbook" w:hAnsi="Century Schoolbook"/>
          <w:vanish/>
          <w:color w:val="C00000"/>
          <w:sz w:val="20"/>
        </w:rPr>
        <w:t>à préciser</w:t>
      </w:r>
      <w:r w:rsidRPr="00E72D20">
        <w:rPr>
          <w:rFonts w:ascii="Century Schoolbook" w:hAnsi="Century Schoolbook"/>
          <w:vanish/>
          <w:color w:val="C00000"/>
          <w:sz w:val="20"/>
        </w:rPr>
        <w:t xml:space="preserve"> pour chaque test</w:t>
      </w:r>
      <w:r w:rsidR="001A1884" w:rsidRPr="00E72D20">
        <w:rPr>
          <w:rFonts w:ascii="Century Schoolbook" w:hAnsi="Century Schoolbook"/>
          <w:vanish/>
          <w:color w:val="C00000"/>
          <w:sz w:val="20"/>
        </w:rPr>
        <w:t xml:space="preserve"> </w:t>
      </w:r>
      <w:r w:rsidR="0014686A" w:rsidRPr="00E72D20">
        <w:rPr>
          <w:rFonts w:ascii="Century Schoolbook" w:hAnsi="Century Schoolbook"/>
          <w:vanish/>
          <w:color w:val="C00000"/>
          <w:sz w:val="20"/>
        </w:rPr>
        <w:t>et/</w:t>
      </w:r>
      <w:r w:rsidR="001A1884" w:rsidRPr="00E72D20">
        <w:rPr>
          <w:rFonts w:ascii="Century Schoolbook" w:hAnsi="Century Schoolbook"/>
          <w:vanish/>
          <w:color w:val="C00000"/>
          <w:sz w:val="20"/>
        </w:rPr>
        <w:t>ou campagne de tests</w:t>
      </w:r>
    </w:p>
    <w:p w14:paraId="632E6A84" w14:textId="77777777" w:rsidR="008F720F" w:rsidRPr="00E72D20" w:rsidRDefault="001043D9" w:rsidP="00C47A77">
      <w:pPr>
        <w:pStyle w:val="Paragraphedeliste"/>
        <w:numPr>
          <w:ilvl w:val="1"/>
          <w:numId w:val="3"/>
        </w:numPr>
        <w:rPr>
          <w:rFonts w:ascii="Century Schoolbook" w:hAnsi="Century Schoolbook"/>
          <w:vanish/>
          <w:color w:val="C00000"/>
          <w:sz w:val="20"/>
        </w:rPr>
      </w:pPr>
      <w:r w:rsidRPr="00E72D20">
        <w:rPr>
          <w:rFonts w:ascii="Century Schoolbook" w:hAnsi="Century Schoolbook"/>
          <w:vanish/>
          <w:color w:val="C00000"/>
          <w:sz w:val="20"/>
        </w:rPr>
        <w:t>Gérer les évolutions des scripts de tests de performance et leurs résultats</w:t>
      </w:r>
    </w:p>
    <w:p w14:paraId="632E6A88" w14:textId="77777777" w:rsidR="0039097A" w:rsidRPr="0005799B" w:rsidRDefault="0039097A" w:rsidP="00CD0F07">
      <w:pPr>
        <w:ind w:firstLine="708"/>
        <w:jc w:val="both"/>
        <w:rPr>
          <w:rFonts w:ascii="Century Schoolbook" w:hAnsi="Century Schoolbook"/>
          <w:vanish/>
          <w:color w:val="C00000"/>
          <w:sz w:val="20"/>
          <w:szCs w:val="18"/>
        </w:rPr>
      </w:pPr>
    </w:p>
    <w:p w14:paraId="632E6A89" w14:textId="77777777" w:rsidR="00AF0D7D" w:rsidRDefault="00AF0D7D" w:rsidP="00CD0F07">
      <w:pPr>
        <w:ind w:firstLine="708"/>
        <w:jc w:val="both"/>
      </w:pPr>
      <w:r w:rsidRPr="00AF0D7D">
        <w:t xml:space="preserve">Les configurations d'environnements </w:t>
      </w:r>
      <w:r w:rsidR="00515BFF">
        <w:t xml:space="preserve">doivent permettre principalement d'identifier des causes extérieures à l'Application, pour des défauts de construction ou de comportement apparaissant </w:t>
      </w:r>
      <w:r w:rsidR="007347A6">
        <w:t>malgré la reconduction à l'identique des configuratio</w:t>
      </w:r>
      <w:r w:rsidR="00A907B7">
        <w:t>ns de développement et de tests.</w:t>
      </w:r>
    </w:p>
    <w:p w14:paraId="632E6A8A" w14:textId="6A0F966D" w:rsidR="004171CE" w:rsidRDefault="004171CE" w:rsidP="00CD0F07">
      <w:pPr>
        <w:ind w:firstLine="708"/>
        <w:jc w:val="both"/>
      </w:pPr>
      <w:r>
        <w:t>Les gestionnaires de l’environnement projet/maintenance (</w:t>
      </w:r>
      <w:r w:rsidR="007701BA">
        <w:t>SOD</w:t>
      </w:r>
      <w:r>
        <w:t xml:space="preserve"> et IPS) doivent respecter les mêmes règles de transparence et de communication sur l’état et la gestion en version de leurs configurations d’environnement.</w:t>
      </w:r>
    </w:p>
    <w:p w14:paraId="632E6A8B" w14:textId="77777777" w:rsidR="00CA28EE" w:rsidRDefault="00CA28EE" w:rsidP="00CA28EE"/>
    <w:p w14:paraId="632E6A8C" w14:textId="3A4FB149" w:rsidR="00AF0D7D" w:rsidRPr="00D37C81" w:rsidRDefault="00AF0D7D" w:rsidP="00CC4F26">
      <w:pPr>
        <w:pStyle w:val="Paragraphedeliste"/>
        <w:numPr>
          <w:ilvl w:val="0"/>
          <w:numId w:val="34"/>
        </w:numPr>
        <w:spacing w:before="120"/>
        <w:ind w:left="714" w:hanging="357"/>
        <w:contextualSpacing w:val="0"/>
        <w:rPr>
          <w:u w:val="single"/>
        </w:rPr>
      </w:pPr>
      <w:r w:rsidRPr="00D37C81">
        <w:rPr>
          <w:u w:val="single"/>
        </w:rPr>
        <w:t xml:space="preserve">Configurations des environnements de </w:t>
      </w:r>
      <w:r w:rsidR="007347A6" w:rsidRPr="00D37C81">
        <w:rPr>
          <w:u w:val="single"/>
        </w:rPr>
        <w:t>P</w:t>
      </w:r>
      <w:r w:rsidRPr="00D37C81">
        <w:rPr>
          <w:u w:val="single"/>
        </w:rPr>
        <w:t>roduction</w:t>
      </w:r>
      <w:r w:rsidR="00085D1F">
        <w:rPr>
          <w:u w:val="single"/>
        </w:rPr>
        <w:t xml:space="preserve"> </w:t>
      </w:r>
      <w:r w:rsidR="00085D1F" w:rsidRPr="00085D1F">
        <w:rPr>
          <w:rFonts w:ascii="Century Schoolbook" w:hAnsi="Century Schoolbook"/>
          <w:vanish/>
          <w:color w:val="C00000"/>
          <w:sz w:val="20"/>
        </w:rPr>
        <w:t>&lt;ou bien n'est pas géré&gt;</w:t>
      </w:r>
    </w:p>
    <w:p w14:paraId="632E6A8D" w14:textId="77777777" w:rsidR="006A30F5" w:rsidRDefault="009426DB" w:rsidP="00C47A77">
      <w:pPr>
        <w:pStyle w:val="Paragraphedeliste"/>
        <w:numPr>
          <w:ilvl w:val="1"/>
          <w:numId w:val="3"/>
        </w:numPr>
      </w:pPr>
      <w:r>
        <w:t xml:space="preserve">Tous les paramètres de </w:t>
      </w:r>
      <w:r w:rsidR="00001476">
        <w:t>l'environnement de P</w:t>
      </w:r>
      <w:r>
        <w:t>roduction</w:t>
      </w:r>
    </w:p>
    <w:p w14:paraId="632E6A8E" w14:textId="77777777" w:rsidR="00001476" w:rsidRDefault="00852584" w:rsidP="00C47A77">
      <w:pPr>
        <w:pStyle w:val="Paragraphedeliste"/>
        <w:numPr>
          <w:ilvl w:val="1"/>
          <w:numId w:val="3"/>
        </w:numPr>
      </w:pPr>
      <w:r>
        <w:t>Sa c</w:t>
      </w:r>
      <w:r w:rsidR="00001476">
        <w:t xml:space="preserve">omposition technique et logicielle </w:t>
      </w:r>
    </w:p>
    <w:p w14:paraId="632E6A8F" w14:textId="77777777" w:rsidR="00AF0D7D" w:rsidRDefault="00AF0D7D" w:rsidP="00C47A77">
      <w:pPr>
        <w:pStyle w:val="Paragraphedeliste"/>
        <w:numPr>
          <w:ilvl w:val="1"/>
          <w:numId w:val="3"/>
        </w:numPr>
      </w:pPr>
      <w:r>
        <w:t>Ces états sont à relever pour la MEP</w:t>
      </w:r>
      <w:r w:rsidR="006A30F5">
        <w:t xml:space="preserve"> et à comparer</w:t>
      </w:r>
      <w:r>
        <w:t xml:space="preserve"> pour chaque défaut de fonctionnement</w:t>
      </w:r>
    </w:p>
    <w:p w14:paraId="632E6A90" w14:textId="77777777" w:rsidR="00F821BB" w:rsidRPr="00DC4DB6" w:rsidRDefault="00F821BB" w:rsidP="009A4203">
      <w:pPr>
        <w:pStyle w:val="Titre2"/>
      </w:pPr>
      <w:bookmarkStart w:id="56" w:name="_Toc526261848"/>
      <w:r w:rsidRPr="00DC4DB6">
        <w:t>Eléments à organiser</w:t>
      </w:r>
      <w:bookmarkEnd w:id="56"/>
    </w:p>
    <w:p w14:paraId="632E6A91" w14:textId="77777777" w:rsidR="00F821BB" w:rsidRPr="00DC4DB6" w:rsidRDefault="00CE4BB9" w:rsidP="0005799B">
      <w:pPr>
        <w:pStyle w:val="Titre3"/>
      </w:pPr>
      <w:bookmarkStart w:id="57" w:name="_Ref488415588"/>
      <w:bookmarkStart w:id="58" w:name="_Toc526261849"/>
      <w:r>
        <w:t xml:space="preserve">Types </w:t>
      </w:r>
      <w:r w:rsidR="00F821BB" w:rsidRPr="00DC4DB6">
        <w:t>&amp; identifications des éléments</w:t>
      </w:r>
      <w:bookmarkEnd w:id="57"/>
      <w:r w:rsidR="00F66946">
        <w:t xml:space="preserve"> dans les configurations</w:t>
      </w:r>
      <w:bookmarkEnd w:id="58"/>
    </w:p>
    <w:p w14:paraId="459F4DBB" w14:textId="08A26C01" w:rsidR="005479C1" w:rsidRDefault="005479C1" w:rsidP="0072375B">
      <w:pPr>
        <w:ind w:firstLine="284"/>
        <w:jc w:val="both"/>
        <w:rPr>
          <w:rFonts w:ascii="Century Schoolbook" w:hAnsi="Century Schoolbook"/>
          <w:vanish/>
          <w:color w:val="C00000"/>
          <w:sz w:val="20"/>
          <w:szCs w:val="18"/>
        </w:rPr>
      </w:pPr>
      <w:r>
        <w:rPr>
          <w:rFonts w:ascii="Century Schoolbook" w:hAnsi="Century Schoolbook"/>
          <w:vanish/>
          <w:color w:val="C00000"/>
          <w:sz w:val="20"/>
          <w:szCs w:val="18"/>
        </w:rPr>
        <w:t>S</w:t>
      </w:r>
      <w:r w:rsidRPr="0005799B">
        <w:rPr>
          <w:rFonts w:ascii="Century Schoolbook" w:hAnsi="Century Schoolbook"/>
          <w:vanish/>
          <w:color w:val="C00000"/>
          <w:sz w:val="20"/>
          <w:szCs w:val="18"/>
        </w:rPr>
        <w:t>elon les configurations</w:t>
      </w:r>
      <w:r>
        <w:rPr>
          <w:rFonts w:ascii="Century Schoolbook" w:hAnsi="Century Schoolbook"/>
          <w:vanish/>
          <w:color w:val="C00000"/>
          <w:sz w:val="20"/>
          <w:szCs w:val="18"/>
        </w:rPr>
        <w:t xml:space="preserve"> listées </w:t>
      </w:r>
      <w:r w:rsidR="001D35FE">
        <w:rPr>
          <w:rFonts w:ascii="Century Schoolbook" w:hAnsi="Century Schoolbook"/>
          <w:vanish/>
          <w:color w:val="C00000"/>
          <w:sz w:val="20"/>
          <w:szCs w:val="18"/>
        </w:rPr>
        <w:t>précédemment</w:t>
      </w:r>
      <w:r w:rsidRPr="0005799B">
        <w:rPr>
          <w:rFonts w:ascii="Century Schoolbook" w:hAnsi="Century Schoolbook"/>
          <w:vanish/>
          <w:color w:val="C00000"/>
          <w:sz w:val="20"/>
          <w:szCs w:val="18"/>
        </w:rPr>
        <w:t xml:space="preserve"> (Cf. § </w:t>
      </w:r>
      <w:r>
        <w:rPr>
          <w:rFonts w:ascii="Century Schoolbook" w:hAnsi="Century Schoolbook"/>
          <w:vanish/>
          <w:color w:val="C00000"/>
          <w:sz w:val="20"/>
          <w:szCs w:val="18"/>
        </w:rPr>
        <w:t>I.A.3</w:t>
      </w:r>
      <w:r w:rsidRPr="0005799B">
        <w:rPr>
          <w:rFonts w:ascii="Century Schoolbook" w:hAnsi="Century Schoolbook"/>
          <w:vanish/>
          <w:color w:val="C00000"/>
          <w:sz w:val="20"/>
          <w:szCs w:val="18"/>
        </w:rPr>
        <w:t xml:space="preserve">) </w:t>
      </w:r>
    </w:p>
    <w:p w14:paraId="5A26F184" w14:textId="63BAE58C" w:rsidR="005479C1" w:rsidRDefault="00742262" w:rsidP="00CC4F26">
      <w:pPr>
        <w:pStyle w:val="Paragraphedeliste"/>
        <w:numPr>
          <w:ilvl w:val="0"/>
          <w:numId w:val="48"/>
        </w:numPr>
        <w:ind w:left="1134"/>
        <w:jc w:val="both"/>
        <w:rPr>
          <w:rFonts w:ascii="Century Schoolbook" w:hAnsi="Century Schoolbook"/>
          <w:vanish/>
          <w:color w:val="C00000"/>
          <w:sz w:val="20"/>
          <w:szCs w:val="18"/>
        </w:rPr>
      </w:pPr>
      <w:r w:rsidRPr="005479C1">
        <w:rPr>
          <w:rFonts w:ascii="Century Schoolbook" w:hAnsi="Century Schoolbook"/>
          <w:vanish/>
          <w:color w:val="C00000"/>
          <w:sz w:val="20"/>
          <w:szCs w:val="18"/>
        </w:rPr>
        <w:t xml:space="preserve">Lister les types d'éléments suivis </w:t>
      </w:r>
      <w:r w:rsidR="005479C1">
        <w:rPr>
          <w:rFonts w:ascii="Century Schoolbook" w:hAnsi="Century Schoolbook"/>
          <w:vanish/>
          <w:color w:val="C00000"/>
          <w:sz w:val="20"/>
          <w:szCs w:val="18"/>
        </w:rPr>
        <w:t xml:space="preserve">en configurations </w:t>
      </w:r>
      <w:r w:rsidRPr="005479C1">
        <w:rPr>
          <w:rFonts w:ascii="Century Schoolbook" w:hAnsi="Century Schoolbook"/>
          <w:vanish/>
          <w:color w:val="C00000"/>
          <w:sz w:val="20"/>
          <w:szCs w:val="18"/>
        </w:rPr>
        <w:t>dans lesque</w:t>
      </w:r>
      <w:r w:rsidR="005479C1">
        <w:rPr>
          <w:rFonts w:ascii="Century Schoolbook" w:hAnsi="Century Schoolbook"/>
          <w:vanish/>
          <w:color w:val="C00000"/>
          <w:sz w:val="20"/>
          <w:szCs w:val="18"/>
        </w:rPr>
        <w:t>l</w:t>
      </w:r>
      <w:r w:rsidRPr="005479C1">
        <w:rPr>
          <w:rFonts w:ascii="Century Schoolbook" w:hAnsi="Century Schoolbook"/>
          <w:vanish/>
          <w:color w:val="C00000"/>
          <w:sz w:val="20"/>
          <w:szCs w:val="18"/>
        </w:rPr>
        <w:t>l</w:t>
      </w:r>
      <w:r w:rsidR="005479C1">
        <w:rPr>
          <w:rFonts w:ascii="Century Schoolbook" w:hAnsi="Century Schoolbook"/>
          <w:vanish/>
          <w:color w:val="C00000"/>
          <w:sz w:val="20"/>
          <w:szCs w:val="18"/>
        </w:rPr>
        <w:t>e</w:t>
      </w:r>
      <w:r w:rsidRPr="005479C1">
        <w:rPr>
          <w:rFonts w:ascii="Century Schoolbook" w:hAnsi="Century Schoolbook"/>
          <w:vanish/>
          <w:color w:val="C00000"/>
          <w:sz w:val="20"/>
          <w:szCs w:val="18"/>
        </w:rPr>
        <w:t xml:space="preserve">s ils sont </w:t>
      </w:r>
      <w:r w:rsidR="00BA4FA0">
        <w:rPr>
          <w:rFonts w:ascii="Century Schoolbook" w:hAnsi="Century Schoolbook"/>
          <w:vanish/>
          <w:color w:val="C00000"/>
          <w:sz w:val="20"/>
          <w:szCs w:val="18"/>
        </w:rPr>
        <w:t>r</w:t>
      </w:r>
      <w:r w:rsidRPr="005479C1">
        <w:rPr>
          <w:rFonts w:ascii="Century Schoolbook" w:hAnsi="Century Schoolbook"/>
          <w:vanish/>
          <w:color w:val="C00000"/>
          <w:sz w:val="20"/>
          <w:szCs w:val="18"/>
        </w:rPr>
        <w:t>assemblés et gérés</w:t>
      </w:r>
      <w:r w:rsidR="0072375B" w:rsidRPr="005479C1">
        <w:rPr>
          <w:rFonts w:ascii="Century Schoolbook" w:hAnsi="Century Schoolbook"/>
          <w:vanish/>
          <w:color w:val="C00000"/>
          <w:sz w:val="20"/>
          <w:szCs w:val="18"/>
        </w:rPr>
        <w:t>.</w:t>
      </w:r>
    </w:p>
    <w:p w14:paraId="632E6A92" w14:textId="7C8B77E8" w:rsidR="0072375B" w:rsidRPr="005479C1" w:rsidRDefault="005479C1" w:rsidP="00CC4F26">
      <w:pPr>
        <w:pStyle w:val="Paragraphedeliste"/>
        <w:numPr>
          <w:ilvl w:val="0"/>
          <w:numId w:val="48"/>
        </w:numPr>
        <w:ind w:left="1134"/>
        <w:jc w:val="both"/>
        <w:rPr>
          <w:rFonts w:ascii="Century Schoolbook" w:hAnsi="Century Schoolbook"/>
          <w:vanish/>
          <w:color w:val="C00000"/>
          <w:sz w:val="20"/>
          <w:szCs w:val="18"/>
        </w:rPr>
      </w:pPr>
      <w:r w:rsidRPr="00250A05">
        <w:rPr>
          <w:rFonts w:ascii="Century Schoolbook" w:hAnsi="Century Schoolbook"/>
          <w:b/>
          <w:vanish/>
          <w:color w:val="C00000"/>
          <w:sz w:val="20"/>
          <w:szCs w:val="18"/>
          <w:u w:val="single"/>
        </w:rPr>
        <w:t>N</w:t>
      </w:r>
      <w:r w:rsidR="0072375B" w:rsidRPr="00250A05">
        <w:rPr>
          <w:rFonts w:ascii="Century Schoolbook" w:hAnsi="Century Schoolbook"/>
          <w:b/>
          <w:vanish/>
          <w:color w:val="C00000"/>
          <w:sz w:val="20"/>
          <w:szCs w:val="18"/>
          <w:u w:val="single"/>
        </w:rPr>
        <w:t xml:space="preserve">e garder que </w:t>
      </w:r>
      <w:r w:rsidRPr="00250A05">
        <w:rPr>
          <w:rFonts w:ascii="Century Schoolbook" w:hAnsi="Century Schoolbook"/>
          <w:b/>
          <w:vanish/>
          <w:color w:val="C00000"/>
          <w:sz w:val="20"/>
          <w:szCs w:val="18"/>
          <w:u w:val="single"/>
        </w:rPr>
        <w:t xml:space="preserve">les items </w:t>
      </w:r>
      <w:r w:rsidR="0072375B" w:rsidRPr="00250A05">
        <w:rPr>
          <w:rFonts w:ascii="Century Schoolbook" w:hAnsi="Century Schoolbook"/>
          <w:b/>
          <w:vanish/>
          <w:color w:val="C00000"/>
          <w:sz w:val="20"/>
          <w:szCs w:val="18"/>
          <w:u w:val="single"/>
        </w:rPr>
        <w:t>appropriés</w:t>
      </w:r>
      <w:r w:rsidR="0072375B" w:rsidRPr="005479C1">
        <w:rPr>
          <w:rFonts w:ascii="Century Schoolbook" w:hAnsi="Century Schoolbook"/>
          <w:vanish/>
          <w:color w:val="C00000"/>
          <w:sz w:val="20"/>
          <w:szCs w:val="18"/>
        </w:rPr>
        <w:t xml:space="preserve"> au contexte à gérer et les adapter si besoin vis-à-vis d</w:t>
      </w:r>
      <w:r>
        <w:rPr>
          <w:rFonts w:ascii="Century Schoolbook" w:hAnsi="Century Schoolbook"/>
          <w:vanish/>
          <w:color w:val="C00000"/>
          <w:sz w:val="20"/>
          <w:szCs w:val="18"/>
        </w:rPr>
        <w:t>e ce</w:t>
      </w:r>
      <w:r w:rsidR="0072375B" w:rsidRPr="005479C1">
        <w:rPr>
          <w:rFonts w:ascii="Century Schoolbook" w:hAnsi="Century Schoolbook"/>
          <w:vanish/>
          <w:color w:val="C00000"/>
          <w:sz w:val="20"/>
          <w:szCs w:val="18"/>
        </w:rPr>
        <w:t xml:space="preserve"> contexte</w:t>
      </w:r>
      <w:r w:rsidR="00BA4FA0">
        <w:rPr>
          <w:rFonts w:ascii="Century Schoolbook" w:hAnsi="Century Schoolbook"/>
          <w:vanish/>
          <w:color w:val="C00000"/>
          <w:sz w:val="20"/>
          <w:szCs w:val="18"/>
        </w:rPr>
        <w:t xml:space="preserve"> Applicatif</w:t>
      </w:r>
    </w:p>
    <w:p w14:paraId="632E6A94" w14:textId="77777777" w:rsidR="00B95D1B" w:rsidRPr="00CE4BB9" w:rsidRDefault="00FE1373" w:rsidP="005479C1">
      <w:pPr>
        <w:pStyle w:val="Paragraphedeliste"/>
        <w:numPr>
          <w:ilvl w:val="0"/>
          <w:numId w:val="8"/>
        </w:numPr>
        <w:spacing w:before="120"/>
        <w:ind w:left="714" w:hanging="357"/>
        <w:contextualSpacing w:val="0"/>
        <w:jc w:val="both"/>
        <w:rPr>
          <w:u w:val="single"/>
        </w:rPr>
      </w:pPr>
      <w:r w:rsidRPr="00E32B3F">
        <w:rPr>
          <w:u w:val="single"/>
        </w:rPr>
        <w:t>Configurations de dévelo</w:t>
      </w:r>
      <w:r w:rsidR="003C5684">
        <w:rPr>
          <w:u w:val="single"/>
        </w:rPr>
        <w:t>ppement</w:t>
      </w:r>
      <w:r w:rsidR="0025318B">
        <w:t xml:space="preserve"> : </w:t>
      </w:r>
    </w:p>
    <w:p w14:paraId="0CE2D532" w14:textId="77777777" w:rsidR="00BA4FA0" w:rsidRPr="00060A91" w:rsidRDefault="00BA4FA0" w:rsidP="00BA4FA0">
      <w:pPr>
        <w:pStyle w:val="Paragraphedeliste"/>
        <w:numPr>
          <w:ilvl w:val="1"/>
          <w:numId w:val="8"/>
        </w:numPr>
        <w:ind w:left="1134"/>
        <w:jc w:val="both"/>
        <w:rPr>
          <w:b/>
          <w:u w:val="single"/>
        </w:rPr>
      </w:pPr>
      <w:r w:rsidRPr="00060A91">
        <w:rPr>
          <w:b/>
          <w:u w:val="single"/>
        </w:rPr>
        <w:t>Fichiers source Java</w:t>
      </w:r>
    </w:p>
    <w:p w14:paraId="7519A718" w14:textId="1E8627DB" w:rsidR="00BA4FA0" w:rsidRDefault="00BA4FA0" w:rsidP="00BA4FA0">
      <w:pPr>
        <w:pStyle w:val="Paragraphedeliste"/>
        <w:numPr>
          <w:ilvl w:val="2"/>
          <w:numId w:val="3"/>
        </w:numPr>
        <w:ind w:left="1418"/>
      </w:pPr>
      <w:r w:rsidRPr="0015696A">
        <w:t>La gestion des fichiers sources Java e</w:t>
      </w:r>
      <w:r>
        <w:t xml:space="preserve">st </w:t>
      </w:r>
      <w:r w:rsidR="00E72D20">
        <w:t xml:space="preserve">géres au niveau framework </w:t>
      </w:r>
      <w:r w:rsidRPr="00E72D20">
        <w:rPr>
          <w:rFonts w:ascii="Century Schoolbook" w:hAnsi="Century Schoolbook"/>
          <w:vanish/>
          <w:color w:val="C00000"/>
          <w:sz w:val="20"/>
          <w:szCs w:val="18"/>
        </w:rPr>
        <w:t xml:space="preserve">déléguée aux équipes du CDEV. </w:t>
      </w:r>
    </w:p>
    <w:p w14:paraId="742C2BF1" w14:textId="18ED6616" w:rsidR="00BA4FA0" w:rsidRPr="00E72D20" w:rsidRDefault="00BA4FA0" w:rsidP="00BA4FA0">
      <w:pPr>
        <w:pStyle w:val="Paragraphedeliste"/>
        <w:numPr>
          <w:ilvl w:val="2"/>
          <w:numId w:val="3"/>
        </w:numPr>
        <w:ind w:left="1418"/>
        <w:rPr>
          <w:rFonts w:ascii="Century Schoolbook" w:hAnsi="Century Schoolbook"/>
          <w:vanish/>
          <w:color w:val="C00000"/>
          <w:sz w:val="20"/>
          <w:szCs w:val="18"/>
        </w:rPr>
      </w:pPr>
      <w:r w:rsidRPr="00E72D20">
        <w:rPr>
          <w:rFonts w:ascii="Century Schoolbook" w:hAnsi="Century Schoolbook"/>
          <w:vanish/>
          <w:color w:val="C00000"/>
          <w:sz w:val="20"/>
          <w:szCs w:val="18"/>
        </w:rPr>
        <w:t xml:space="preserve">Les composants Java appelés par l'ETL sont gérés dans le système d'arborescence Unix </w:t>
      </w:r>
      <w:r w:rsidRPr="00CC3A13">
        <w:rPr>
          <w:rFonts w:ascii="Century Schoolbook" w:hAnsi="Century Schoolbook"/>
          <w:vanish/>
          <w:color w:val="C00000"/>
          <w:sz w:val="20"/>
          <w:szCs w:val="18"/>
        </w:rPr>
        <w:t xml:space="preserve">(que la CLC </w:t>
      </w:r>
      <w:r w:rsidR="005E5A36">
        <w:rPr>
          <w:rFonts w:ascii="Century Schoolbook" w:hAnsi="Century Schoolbook"/>
          <w:vanish/>
          <w:color w:val="C00000"/>
          <w:sz w:val="20"/>
          <w:szCs w:val="18"/>
        </w:rPr>
        <w:t xml:space="preserve">ou la TCG </w:t>
      </w:r>
      <w:r w:rsidRPr="00CC3A13">
        <w:rPr>
          <w:rFonts w:ascii="Century Schoolbook" w:hAnsi="Century Schoolbook"/>
          <w:vanish/>
          <w:color w:val="C00000"/>
          <w:sz w:val="20"/>
          <w:szCs w:val="18"/>
        </w:rPr>
        <w:t>peut aussi prendre en charge)</w:t>
      </w:r>
    </w:p>
    <w:p w14:paraId="5D9EAFDD" w14:textId="04C4F900" w:rsidR="00BA4FA0" w:rsidRPr="00E72D20" w:rsidRDefault="00BA4FA0" w:rsidP="00BA4FA0">
      <w:pPr>
        <w:pStyle w:val="Paragraphedeliste"/>
        <w:numPr>
          <w:ilvl w:val="2"/>
          <w:numId w:val="3"/>
        </w:numPr>
        <w:ind w:left="1418"/>
        <w:rPr>
          <w:rFonts w:ascii="Century Schoolbook" w:hAnsi="Century Schoolbook"/>
          <w:vanish/>
          <w:color w:val="C00000"/>
          <w:sz w:val="20"/>
          <w:szCs w:val="18"/>
        </w:rPr>
      </w:pPr>
      <w:r w:rsidRPr="00E72D20">
        <w:rPr>
          <w:rFonts w:ascii="Century Schoolbook" w:hAnsi="Century Schoolbook"/>
          <w:vanish/>
          <w:color w:val="C00000"/>
          <w:sz w:val="20"/>
          <w:szCs w:val="18"/>
        </w:rPr>
        <w:t xml:space="preserve">Les composants Java d'IHM Web (ou batch Java) sont gérés comme tous les développements WAS </w:t>
      </w:r>
      <w:r w:rsidRPr="00CC3A13">
        <w:rPr>
          <w:rFonts w:ascii="Century Schoolbook" w:hAnsi="Century Schoolbook"/>
          <w:vanish/>
          <w:color w:val="C00000"/>
          <w:sz w:val="20"/>
          <w:szCs w:val="18"/>
        </w:rPr>
        <w:t>que gère la CLC</w:t>
      </w:r>
      <w:r w:rsidR="005E5A36">
        <w:rPr>
          <w:rFonts w:ascii="Century Schoolbook" w:hAnsi="Century Schoolbook"/>
          <w:vanish/>
          <w:color w:val="C00000"/>
          <w:sz w:val="20"/>
          <w:szCs w:val="18"/>
        </w:rPr>
        <w:t xml:space="preserve"> ou la TCG</w:t>
      </w:r>
      <w:r w:rsidRPr="00CC3A13">
        <w:rPr>
          <w:rFonts w:ascii="Century Schoolbook" w:hAnsi="Century Schoolbook"/>
          <w:vanish/>
          <w:color w:val="C00000"/>
          <w:sz w:val="20"/>
          <w:szCs w:val="18"/>
        </w:rPr>
        <w:t xml:space="preserve"> </w:t>
      </w:r>
      <w:r w:rsidR="00443D5D">
        <w:rPr>
          <w:rFonts w:ascii="Century Schoolbook" w:hAnsi="Century Schoolbook"/>
          <w:vanish/>
          <w:color w:val="C00000"/>
          <w:sz w:val="20"/>
          <w:szCs w:val="18"/>
        </w:rPr>
        <w:t xml:space="preserve">&lt;l’une ou l’autre&gt; </w:t>
      </w:r>
      <w:r w:rsidRPr="00CC3A13">
        <w:rPr>
          <w:rFonts w:ascii="Century Schoolbook" w:hAnsi="Century Schoolbook"/>
          <w:vanish/>
          <w:color w:val="C00000"/>
          <w:sz w:val="20"/>
          <w:szCs w:val="18"/>
        </w:rPr>
        <w:t>(construction et déploiements)</w:t>
      </w:r>
    </w:p>
    <w:p w14:paraId="632E6A95" w14:textId="77777777" w:rsidR="00647F43" w:rsidRPr="00060A91" w:rsidRDefault="0024278D" w:rsidP="00800D8F">
      <w:pPr>
        <w:pStyle w:val="Paragraphedeliste"/>
        <w:numPr>
          <w:ilvl w:val="1"/>
          <w:numId w:val="8"/>
        </w:numPr>
        <w:ind w:left="1134"/>
        <w:jc w:val="both"/>
        <w:rPr>
          <w:b/>
          <w:u w:val="single"/>
        </w:rPr>
      </w:pPr>
      <w:r w:rsidRPr="00060A91">
        <w:rPr>
          <w:b/>
          <w:u w:val="single"/>
        </w:rPr>
        <w:t>Fichiers source U</w:t>
      </w:r>
      <w:r w:rsidR="00647F43" w:rsidRPr="00060A91">
        <w:rPr>
          <w:b/>
          <w:u w:val="single"/>
        </w:rPr>
        <w:t>nix</w:t>
      </w:r>
      <w:r w:rsidRPr="00060A91">
        <w:rPr>
          <w:b/>
          <w:u w:val="single"/>
        </w:rPr>
        <w:t>/Linux</w:t>
      </w:r>
    </w:p>
    <w:p w14:paraId="632E6A96" w14:textId="65C6EB95" w:rsidR="00CE4BB9" w:rsidRDefault="00E563A9" w:rsidP="00C95868">
      <w:pPr>
        <w:pStyle w:val="Paragraphedeliste"/>
        <w:numPr>
          <w:ilvl w:val="2"/>
          <w:numId w:val="3"/>
        </w:numPr>
        <w:ind w:left="1418"/>
      </w:pPr>
      <w:r w:rsidRPr="00E563A9">
        <w:t>Les fichiers</w:t>
      </w:r>
      <w:r>
        <w:t xml:space="preserve"> source </w:t>
      </w:r>
      <w:r w:rsidR="002A2D0F">
        <w:t>Unix</w:t>
      </w:r>
      <w:r>
        <w:t xml:space="preserve"> </w:t>
      </w:r>
      <w:r w:rsidRPr="008D2A5B">
        <w:t>(ksh, sql…)</w:t>
      </w:r>
      <w:r w:rsidR="00647F43">
        <w:t xml:space="preserve"> des traitements de l’application</w:t>
      </w:r>
      <w:r w:rsidR="00E00FF5">
        <w:t xml:space="preserve"> </w:t>
      </w:r>
      <w:r w:rsidR="00E00FF5" w:rsidRPr="0072375B">
        <w:rPr>
          <w:rFonts w:ascii="Century Schoolbook" w:hAnsi="Century Schoolbook"/>
          <w:vanish/>
          <w:color w:val="C00000"/>
          <w:sz w:val="20"/>
          <w:szCs w:val="18"/>
        </w:rPr>
        <w:t>(répertoire $CONF_APPLI et ses sous-répertoires, répertoire $SOFT_APPLI et ses sous-répertoires)</w:t>
      </w:r>
    </w:p>
    <w:p w14:paraId="632E6A97" w14:textId="0EB8862D" w:rsidR="00647F43" w:rsidRDefault="00647F43" w:rsidP="00C95868">
      <w:pPr>
        <w:pStyle w:val="Paragraphedeliste"/>
        <w:numPr>
          <w:ilvl w:val="2"/>
          <w:numId w:val="3"/>
        </w:numPr>
        <w:ind w:left="1418"/>
      </w:pPr>
      <w:r>
        <w:t xml:space="preserve">Les fichiers source </w:t>
      </w:r>
      <w:r w:rsidR="002A2D0F">
        <w:t>Unix</w:t>
      </w:r>
      <w:r>
        <w:t xml:space="preserve"> </w:t>
      </w:r>
      <w:r w:rsidRPr="008D2A5B">
        <w:t>(ksh, sql…)</w:t>
      </w:r>
      <w:r>
        <w:t xml:space="preserve"> des traitements de déploiement de l’application</w:t>
      </w:r>
    </w:p>
    <w:p w14:paraId="632E6A98" w14:textId="6650658D" w:rsidR="00647F43" w:rsidRPr="008D2A5B" w:rsidRDefault="00647F43" w:rsidP="00C95868">
      <w:pPr>
        <w:pStyle w:val="Paragraphedeliste"/>
        <w:numPr>
          <w:ilvl w:val="2"/>
          <w:numId w:val="3"/>
        </w:numPr>
        <w:ind w:left="1418"/>
        <w:rPr>
          <w:rFonts w:ascii="Century Schoolbook" w:hAnsi="Century Schoolbook"/>
          <w:vanish/>
          <w:color w:val="C00000"/>
          <w:sz w:val="20"/>
          <w:szCs w:val="18"/>
        </w:rPr>
      </w:pPr>
      <w:r w:rsidRPr="008D2A5B">
        <w:rPr>
          <w:rFonts w:ascii="Century Schoolbook" w:hAnsi="Century Schoolbook"/>
          <w:vanish/>
          <w:color w:val="C00000"/>
          <w:sz w:val="20"/>
          <w:szCs w:val="18"/>
        </w:rPr>
        <w:t xml:space="preserve">Les fichiers de profil </w:t>
      </w:r>
      <w:r w:rsidR="002A2D0F" w:rsidRPr="008D2A5B">
        <w:rPr>
          <w:rFonts w:ascii="Century Schoolbook" w:hAnsi="Century Schoolbook"/>
          <w:vanish/>
          <w:color w:val="C00000"/>
          <w:sz w:val="20"/>
          <w:szCs w:val="18"/>
        </w:rPr>
        <w:t>Unix</w:t>
      </w:r>
      <w:r w:rsidRPr="008D2A5B">
        <w:rPr>
          <w:rFonts w:ascii="Century Schoolbook" w:hAnsi="Century Schoolbook"/>
          <w:vanish/>
          <w:color w:val="C00000"/>
          <w:sz w:val="20"/>
          <w:szCs w:val="18"/>
        </w:rPr>
        <w:t xml:space="preserve"> de tous les environnements et couloirs concernant l’application</w:t>
      </w:r>
    </w:p>
    <w:p w14:paraId="632E6AAA" w14:textId="77777777" w:rsidR="002B585F" w:rsidRPr="00060A91" w:rsidRDefault="002B585F" w:rsidP="00800D8F">
      <w:pPr>
        <w:pStyle w:val="Paragraphedeliste"/>
        <w:numPr>
          <w:ilvl w:val="1"/>
          <w:numId w:val="8"/>
        </w:numPr>
        <w:ind w:left="1134"/>
        <w:jc w:val="both"/>
        <w:rPr>
          <w:b/>
          <w:u w:val="single"/>
        </w:rPr>
      </w:pPr>
      <w:r w:rsidRPr="00060A91">
        <w:rPr>
          <w:b/>
          <w:u w:val="single"/>
        </w:rPr>
        <w:t>Fichiers Oracle</w:t>
      </w:r>
    </w:p>
    <w:p w14:paraId="632E6AAB" w14:textId="77777777" w:rsidR="002B585F" w:rsidRPr="00D64D10" w:rsidRDefault="002B585F" w:rsidP="00C95868">
      <w:pPr>
        <w:pStyle w:val="Paragraphedeliste"/>
        <w:numPr>
          <w:ilvl w:val="2"/>
          <w:numId w:val="3"/>
        </w:numPr>
        <w:ind w:left="1418"/>
      </w:pPr>
      <w:r w:rsidRPr="00D64D10">
        <w:t xml:space="preserve">Scripts </w:t>
      </w:r>
      <w:r w:rsidR="00280A01" w:rsidRPr="00D64D10">
        <w:t>DDL de livraison mettant à jour le schéma (tables, vues, procédures stockées, packages …) de la version n-1 pour obtenir la version cible n</w:t>
      </w:r>
    </w:p>
    <w:p w14:paraId="632E6AAC" w14:textId="77777777" w:rsidR="002B585F" w:rsidRPr="00D64D10" w:rsidRDefault="00280A01" w:rsidP="00C95868">
      <w:pPr>
        <w:pStyle w:val="Paragraphedeliste"/>
        <w:numPr>
          <w:ilvl w:val="2"/>
          <w:numId w:val="3"/>
        </w:numPr>
        <w:ind w:left="1418"/>
      </w:pPr>
      <w:r w:rsidRPr="00D64D10">
        <w:t xml:space="preserve">Scripts </w:t>
      </w:r>
      <w:r w:rsidR="002B585F" w:rsidRPr="00D64D10">
        <w:t>DDL d</w:t>
      </w:r>
      <w:r w:rsidRPr="00D64D10">
        <w:t>u</w:t>
      </w:r>
      <w:r w:rsidR="002B585F" w:rsidRPr="00D64D10">
        <w:t xml:space="preserve"> schéma </w:t>
      </w:r>
      <w:r w:rsidRPr="00D64D10">
        <w:t>cible en version n (tables, vues, procédures stockées, packages …)</w:t>
      </w:r>
      <w:r w:rsidR="00D64D10" w:rsidRPr="00D64D10">
        <w:t>,</w:t>
      </w:r>
      <w:r w:rsidRPr="00D64D10">
        <w:t xml:space="preserve"> </w:t>
      </w:r>
      <w:r w:rsidR="003A6B45" w:rsidRPr="00D64D10">
        <w:t xml:space="preserve">qui est un </w:t>
      </w:r>
      <w:r w:rsidR="002B585F" w:rsidRPr="00D64D10">
        <w:t xml:space="preserve">relevé après </w:t>
      </w:r>
      <w:r w:rsidRPr="00D64D10">
        <w:t>exécution</w:t>
      </w:r>
      <w:r w:rsidR="002B585F" w:rsidRPr="00D64D10">
        <w:t xml:space="preserve"> du </w:t>
      </w:r>
      <w:r w:rsidRPr="00D64D10">
        <w:t xml:space="preserve">script de livraison mettant à jour le </w:t>
      </w:r>
      <w:r w:rsidR="002B585F" w:rsidRPr="00D64D10">
        <w:t>schéma</w:t>
      </w:r>
      <w:r w:rsidRPr="00D64D10">
        <w:t xml:space="preserve"> depuis la version n-1</w:t>
      </w:r>
      <w:r w:rsidR="002B585F" w:rsidRPr="00D64D10">
        <w:t>)</w:t>
      </w:r>
    </w:p>
    <w:p w14:paraId="632E6AAD" w14:textId="77777777" w:rsidR="002B585F" w:rsidRDefault="002B585F" w:rsidP="00C95868">
      <w:pPr>
        <w:pStyle w:val="Paragraphedeliste"/>
        <w:numPr>
          <w:ilvl w:val="2"/>
          <w:numId w:val="3"/>
        </w:numPr>
        <w:ind w:left="1418"/>
      </w:pPr>
      <w:r>
        <w:t>Requêtes externes</w:t>
      </w:r>
    </w:p>
    <w:p w14:paraId="632E6AAE" w14:textId="4D846451" w:rsidR="00917201" w:rsidRDefault="00917201" w:rsidP="00C95868">
      <w:pPr>
        <w:pStyle w:val="Paragraphedeliste"/>
        <w:numPr>
          <w:ilvl w:val="2"/>
          <w:numId w:val="3"/>
        </w:numPr>
        <w:ind w:left="1418"/>
      </w:pPr>
      <w:r>
        <w:t>C</w:t>
      </w:r>
      <w:r w:rsidR="002B585F">
        <w:t>ertains paramètres sont applicables à chaud (donc associables au déploiement</w:t>
      </w:r>
      <w:r>
        <w:t xml:space="preserve"> de la nouvelle version de la base</w:t>
      </w:r>
      <w:r w:rsidR="002B585F">
        <w:t>) d'autres nécessitent un reboot</w:t>
      </w:r>
      <w:r>
        <w:t xml:space="preserve"> donc concernent la GCE (taille disque, gestion mémoire, </w:t>
      </w:r>
      <w:r w:rsidR="001D35FE">
        <w:t>logs,</w:t>
      </w:r>
      <w:r>
        <w:t xml:space="preserve"> mises en cache, services d'accès, jeu de caractères, partitions …)</w:t>
      </w:r>
    </w:p>
    <w:p w14:paraId="632E6AB3" w14:textId="77777777" w:rsidR="002F4F26" w:rsidRDefault="002F4F26" w:rsidP="005479C1">
      <w:pPr>
        <w:pStyle w:val="Paragraphedeliste"/>
        <w:numPr>
          <w:ilvl w:val="0"/>
          <w:numId w:val="8"/>
        </w:numPr>
        <w:spacing w:before="120"/>
        <w:ind w:left="714" w:hanging="357"/>
        <w:contextualSpacing w:val="0"/>
        <w:jc w:val="both"/>
        <w:rPr>
          <w:u w:val="single"/>
        </w:rPr>
      </w:pPr>
      <w:r>
        <w:rPr>
          <w:u w:val="single"/>
        </w:rPr>
        <w:t>Configuration de construction et de déploiement</w:t>
      </w:r>
    </w:p>
    <w:p w14:paraId="632E6AB4" w14:textId="0161BB9C" w:rsidR="005C4860" w:rsidRDefault="002F4F26" w:rsidP="005C4860">
      <w:pPr>
        <w:pStyle w:val="Paragraphedeliste"/>
        <w:ind w:left="1134"/>
        <w:jc w:val="both"/>
      </w:pPr>
      <w:r>
        <w:t>Récupération</w:t>
      </w:r>
      <w:r w:rsidR="0024278D">
        <w:t>/Mise à jour</w:t>
      </w:r>
      <w:r>
        <w:t xml:space="preserve"> des données de configurations externes</w:t>
      </w:r>
      <w:r w:rsidR="0024278D">
        <w:t xml:space="preserve"> (</w:t>
      </w:r>
      <w:r>
        <w:t>fichiers mutualisés…</w:t>
      </w:r>
      <w:r w:rsidR="0024278D">
        <w:t>)</w:t>
      </w:r>
      <w:r w:rsidR="00C95868">
        <w:t xml:space="preserve">. </w:t>
      </w:r>
      <w:r>
        <w:t xml:space="preserve">Ces configurations ne sont pas gérées ni en version </w:t>
      </w:r>
      <w:r w:rsidR="003354E0">
        <w:t xml:space="preserve">ni en contrôle d’accès, mais historiées (historisation non systématique) et </w:t>
      </w:r>
      <w:r w:rsidR="002A2D0F">
        <w:t>sauvegardées dans</w:t>
      </w:r>
      <w:r w:rsidR="005C4860">
        <w:t xml:space="preserve"> le référentiel GCE. Se rapporter à </w:t>
      </w:r>
      <w:r w:rsidR="005C4860" w:rsidRPr="00B94836">
        <w:t xml:space="preserve">la Règle de paramétrages des environnements </w:t>
      </w:r>
      <w:hyperlink r:id="rId17" w:history="1">
        <w:r w:rsidR="00B8246C">
          <w:rPr>
            <w:rStyle w:val="Lienhypertexte"/>
            <w:rFonts w:ascii="Century Schoolbook" w:hAnsi="Century Schoolbook"/>
            <w:vanish/>
            <w:sz w:val="20"/>
            <w:szCs w:val="18"/>
          </w:rPr>
          <w:t>[</w:t>
        </w:r>
        <w:r w:rsidR="0091481E" w:rsidRPr="00A548FD">
          <w:rPr>
            <w:rStyle w:val="Lienhypertexte"/>
            <w:rFonts w:ascii="Century Schoolbook" w:hAnsi="Century Schoolbook"/>
            <w:vanish/>
            <w:sz w:val="20"/>
            <w:szCs w:val="18"/>
          </w:rPr>
          <w:t>Cf. Règles GC sur le C'You GCL]</w:t>
        </w:r>
      </w:hyperlink>
    </w:p>
    <w:p w14:paraId="632E6AB5" w14:textId="77777777" w:rsidR="009B39C8" w:rsidRPr="009B39C8" w:rsidRDefault="00B23646" w:rsidP="005479C1">
      <w:pPr>
        <w:pStyle w:val="Paragraphedeliste"/>
        <w:numPr>
          <w:ilvl w:val="0"/>
          <w:numId w:val="8"/>
        </w:numPr>
        <w:spacing w:before="120"/>
        <w:ind w:left="714" w:hanging="357"/>
        <w:contextualSpacing w:val="0"/>
        <w:jc w:val="both"/>
        <w:rPr>
          <w:u w:val="single"/>
        </w:rPr>
      </w:pPr>
      <w:r>
        <w:rPr>
          <w:u w:val="single"/>
        </w:rPr>
        <w:t>Configurations de documents</w:t>
      </w:r>
    </w:p>
    <w:p w14:paraId="632E6AB6" w14:textId="77777777" w:rsidR="00B23646" w:rsidRDefault="00B23646" w:rsidP="00800D8F">
      <w:pPr>
        <w:pStyle w:val="Paragraphedeliste"/>
        <w:numPr>
          <w:ilvl w:val="1"/>
          <w:numId w:val="8"/>
        </w:numPr>
        <w:jc w:val="both"/>
      </w:pPr>
      <w:r>
        <w:t>Documents l</w:t>
      </w:r>
      <w:r w:rsidRPr="00B23646">
        <w:t>iés à l'Application, et à ses évolutions (</w:t>
      </w:r>
      <w:r>
        <w:t xml:space="preserve">Avant-Projet, </w:t>
      </w:r>
      <w:r w:rsidRPr="00B23646">
        <w:t>Projet, Maintenances</w:t>
      </w:r>
      <w:r>
        <w:t>)</w:t>
      </w:r>
    </w:p>
    <w:p w14:paraId="632E6AB7" w14:textId="4DFCD7C0" w:rsidR="009956FD" w:rsidRDefault="009956FD" w:rsidP="00800D8F">
      <w:pPr>
        <w:pStyle w:val="Paragraphedeliste"/>
        <w:numPr>
          <w:ilvl w:val="1"/>
          <w:numId w:val="8"/>
        </w:numPr>
        <w:jc w:val="both"/>
      </w:pPr>
      <w:r>
        <w:t>Sont</w:t>
      </w:r>
      <w:r w:rsidR="008D2A5B">
        <w:t xml:space="preserve"> gérés en configuration dans le</w:t>
      </w:r>
      <w:r>
        <w:t xml:space="preserve"> site C'You </w:t>
      </w:r>
      <w:r w:rsidRPr="008D2A5B">
        <w:rPr>
          <w:rFonts w:ascii="Century Schoolbook" w:hAnsi="Century Schoolbook"/>
          <w:vanish/>
          <w:color w:val="C00000"/>
          <w:sz w:val="20"/>
          <w:szCs w:val="18"/>
        </w:rPr>
        <w:t>nécessaires</w:t>
      </w:r>
      <w:r w:rsidR="00250A05" w:rsidRPr="008D2A5B">
        <w:rPr>
          <w:rFonts w:ascii="Century Schoolbook" w:hAnsi="Century Schoolbook"/>
          <w:vanish/>
          <w:color w:val="C00000"/>
          <w:sz w:val="20"/>
          <w:szCs w:val="18"/>
        </w:rPr>
        <w:t> :</w:t>
      </w:r>
      <w:r w:rsidRPr="008D2A5B">
        <w:rPr>
          <w:rFonts w:ascii="Century Schoolbook" w:hAnsi="Century Schoolbook"/>
          <w:vanish/>
          <w:color w:val="C00000"/>
          <w:sz w:val="20"/>
          <w:szCs w:val="18"/>
        </w:rPr>
        <w:t xml:space="preserve"> </w:t>
      </w:r>
      <w:r w:rsidRPr="00CC3A13">
        <w:rPr>
          <w:rFonts w:ascii="Century Schoolbook" w:hAnsi="Century Schoolbook"/>
          <w:vanish/>
          <w:color w:val="C00000"/>
          <w:sz w:val="20"/>
          <w:szCs w:val="18"/>
        </w:rPr>
        <w:t>(</w:t>
      </w:r>
      <w:r w:rsidRPr="00250A05">
        <w:t>C'You Application</w:t>
      </w:r>
      <w:r w:rsidRPr="008D2A5B">
        <w:rPr>
          <w:rFonts w:ascii="Century Schoolbook" w:hAnsi="Century Schoolbook"/>
          <w:vanish/>
          <w:color w:val="C00000"/>
          <w:sz w:val="20"/>
          <w:szCs w:val="18"/>
        </w:rPr>
        <w:t>, C'You Projet, C'You Avant-Projet</w:t>
      </w:r>
      <w:r w:rsidRPr="00CC3A13">
        <w:rPr>
          <w:rFonts w:ascii="Century Schoolbook" w:hAnsi="Century Schoolbook"/>
          <w:vanish/>
          <w:color w:val="C00000"/>
          <w:sz w:val="20"/>
          <w:szCs w:val="18"/>
        </w:rPr>
        <w:t xml:space="preserve">, </w:t>
      </w:r>
      <w:r w:rsidR="00CC3A13">
        <w:rPr>
          <w:rFonts w:ascii="Century Schoolbook" w:hAnsi="Century Schoolbook"/>
          <w:vanish/>
          <w:color w:val="C00000"/>
          <w:sz w:val="20"/>
          <w:szCs w:val="18"/>
        </w:rPr>
        <w:t>pas forcément tous</w:t>
      </w:r>
      <w:r w:rsidR="00250A05">
        <w:rPr>
          <w:rFonts w:ascii="Century Schoolbook" w:hAnsi="Century Schoolbook"/>
          <w:vanish/>
          <w:color w:val="C00000"/>
          <w:sz w:val="20"/>
          <w:szCs w:val="18"/>
        </w:rPr>
        <w:t xml:space="preserve"> = &gt; ne garder que ceux réellement existant ou bien créés dans un futur proche</w:t>
      </w:r>
      <w:r w:rsidRPr="00CC3A13">
        <w:rPr>
          <w:rFonts w:ascii="Century Schoolbook" w:hAnsi="Century Schoolbook"/>
          <w:vanish/>
          <w:color w:val="C00000"/>
          <w:sz w:val="20"/>
          <w:szCs w:val="18"/>
        </w:rPr>
        <w:t>)</w:t>
      </w:r>
    </w:p>
    <w:p w14:paraId="632E6AB8" w14:textId="06C0B151" w:rsidR="00B23646" w:rsidRDefault="00B23646" w:rsidP="00800D8F">
      <w:pPr>
        <w:pStyle w:val="Paragraphedeliste"/>
        <w:numPr>
          <w:ilvl w:val="1"/>
          <w:numId w:val="8"/>
        </w:numPr>
        <w:jc w:val="both"/>
      </w:pPr>
      <w:r w:rsidRPr="008D2A5B">
        <w:rPr>
          <w:highlight w:val="magenta"/>
        </w:rPr>
        <w:lastRenderedPageBreak/>
        <w:t>Se confo</w:t>
      </w:r>
      <w:r w:rsidR="009956FD" w:rsidRPr="008D2A5B">
        <w:rPr>
          <w:highlight w:val="magenta"/>
        </w:rPr>
        <w:t xml:space="preserve">rmer </w:t>
      </w:r>
      <w:r w:rsidR="00D60A5A" w:rsidRPr="008D2A5B">
        <w:rPr>
          <w:highlight w:val="magenta"/>
        </w:rPr>
        <w:t>à la stratégie documentaire</w:t>
      </w:r>
      <w:r w:rsidR="00D60A5A">
        <w:t xml:space="preserve"> du patrimoine </w:t>
      </w:r>
      <w:r>
        <w:t>pour les documents Applicatifs</w:t>
      </w:r>
    </w:p>
    <w:p w14:paraId="632E6AB9" w14:textId="5FEDA717" w:rsidR="00845FCF" w:rsidRDefault="00B23646" w:rsidP="00800D8F">
      <w:pPr>
        <w:pStyle w:val="Paragraphedeliste"/>
        <w:numPr>
          <w:ilvl w:val="1"/>
          <w:numId w:val="8"/>
        </w:numPr>
        <w:jc w:val="both"/>
      </w:pPr>
      <w:r>
        <w:t xml:space="preserve">Se </w:t>
      </w:r>
      <w:r w:rsidR="00D60A5A">
        <w:t xml:space="preserve">référer </w:t>
      </w:r>
      <w:r>
        <w:t xml:space="preserve">au </w:t>
      </w:r>
      <w:r w:rsidR="00D60A5A">
        <w:t>s</w:t>
      </w:r>
      <w:r>
        <w:t xml:space="preserve">ite Harmonie pour tous les documents </w:t>
      </w:r>
      <w:r w:rsidR="009956FD">
        <w:t>Projet</w:t>
      </w:r>
      <w:r w:rsidR="00E20329">
        <w:t xml:space="preserve"> </w:t>
      </w:r>
      <w:r w:rsidR="00E20329" w:rsidRPr="00E20329">
        <w:t>Cf. § III.B Références Documentaires)</w:t>
      </w:r>
    </w:p>
    <w:p w14:paraId="632E6ABA" w14:textId="6D1D11B3" w:rsidR="009956FD" w:rsidRDefault="009956FD" w:rsidP="00800D8F">
      <w:pPr>
        <w:pStyle w:val="Paragraphedeliste"/>
        <w:numPr>
          <w:ilvl w:val="1"/>
          <w:numId w:val="8"/>
        </w:numPr>
        <w:jc w:val="both"/>
      </w:pPr>
      <w:r>
        <w:t xml:space="preserve">La seule obligation prévue par </w:t>
      </w:r>
      <w:r w:rsidR="008F0E5F">
        <w:t>l</w:t>
      </w:r>
      <w:r>
        <w:t>e PGC</w:t>
      </w:r>
      <w:r w:rsidR="008D2A5B">
        <w:t>L</w:t>
      </w:r>
      <w:r>
        <w:t xml:space="preserve"> est la cohérence des versions documentaires, applicatives et tests</w:t>
      </w:r>
    </w:p>
    <w:p w14:paraId="632E6ABB" w14:textId="10935419" w:rsidR="0060227C" w:rsidRPr="005479C1" w:rsidRDefault="00176D73" w:rsidP="005479C1">
      <w:pPr>
        <w:pStyle w:val="Paragraphedeliste"/>
        <w:numPr>
          <w:ilvl w:val="0"/>
          <w:numId w:val="8"/>
        </w:numPr>
        <w:spacing w:before="120"/>
        <w:ind w:left="714" w:hanging="357"/>
        <w:contextualSpacing w:val="0"/>
        <w:jc w:val="both"/>
        <w:rPr>
          <w:u w:val="single"/>
        </w:rPr>
      </w:pPr>
      <w:r w:rsidRPr="00D94BB1">
        <w:rPr>
          <w:u w:val="single"/>
        </w:rPr>
        <w:t>Configurations de T</w:t>
      </w:r>
      <w:r w:rsidR="00FE1373" w:rsidRPr="00D94BB1">
        <w:rPr>
          <w:u w:val="single"/>
        </w:rPr>
        <w:t>ests</w:t>
      </w:r>
      <w:r w:rsidR="008D0B3E" w:rsidRPr="005479C1">
        <w:rPr>
          <w:u w:val="single"/>
        </w:rPr>
        <w:t xml:space="preserve"> </w:t>
      </w:r>
      <w:r w:rsidR="00965983" w:rsidRPr="005479C1">
        <w:rPr>
          <w:rFonts w:ascii="Century Schoolbook" w:hAnsi="Century Schoolbook"/>
          <w:vanish/>
          <w:color w:val="C00000"/>
          <w:sz w:val="20"/>
          <w:szCs w:val="18"/>
        </w:rPr>
        <w:t xml:space="preserve">(Normalement listées dans la </w:t>
      </w:r>
      <w:r w:rsidR="005334B6">
        <w:rPr>
          <w:rFonts w:ascii="Century Schoolbook" w:hAnsi="Century Schoolbook"/>
          <w:vanish/>
          <w:color w:val="C00000"/>
          <w:sz w:val="20"/>
          <w:szCs w:val="18"/>
        </w:rPr>
        <w:t>S</w:t>
      </w:r>
      <w:r w:rsidR="00965983" w:rsidRPr="005479C1">
        <w:rPr>
          <w:rFonts w:ascii="Century Schoolbook" w:hAnsi="Century Schoolbook"/>
          <w:vanish/>
          <w:color w:val="C00000"/>
          <w:sz w:val="20"/>
          <w:szCs w:val="18"/>
        </w:rPr>
        <w:t xml:space="preserve">tratégie de </w:t>
      </w:r>
      <w:r w:rsidR="005334B6">
        <w:rPr>
          <w:rFonts w:ascii="Century Schoolbook" w:hAnsi="Century Schoolbook"/>
          <w:vanish/>
          <w:color w:val="C00000"/>
          <w:sz w:val="20"/>
          <w:szCs w:val="18"/>
        </w:rPr>
        <w:t>T</w:t>
      </w:r>
      <w:r w:rsidR="00965983" w:rsidRPr="005479C1">
        <w:rPr>
          <w:rFonts w:ascii="Century Schoolbook" w:hAnsi="Century Schoolbook"/>
          <w:vanish/>
          <w:color w:val="C00000"/>
          <w:sz w:val="20"/>
          <w:szCs w:val="18"/>
        </w:rPr>
        <w:t>est</w:t>
      </w:r>
      <w:r w:rsidR="005334B6">
        <w:rPr>
          <w:rFonts w:ascii="Century Schoolbook" w:hAnsi="Century Schoolbook"/>
          <w:vanish/>
          <w:color w:val="C00000"/>
          <w:sz w:val="20"/>
          <w:szCs w:val="18"/>
        </w:rPr>
        <w:t xml:space="preserve"> Applicative – particulièrement indispensable pour les TNR ! –</w:t>
      </w:r>
      <w:r w:rsidR="004D0654">
        <w:rPr>
          <w:rFonts w:ascii="Century Schoolbook" w:hAnsi="Century Schoolbook"/>
          <w:vanish/>
          <w:color w:val="C00000"/>
          <w:sz w:val="20"/>
          <w:szCs w:val="18"/>
        </w:rPr>
        <w:t xml:space="preserve">. Si oui, alors la référencer </w:t>
      </w:r>
      <w:r w:rsidR="005334B6">
        <w:rPr>
          <w:rFonts w:ascii="Century Schoolbook" w:hAnsi="Century Schoolbook"/>
          <w:vanish/>
          <w:color w:val="C00000"/>
          <w:sz w:val="20"/>
          <w:szCs w:val="18"/>
        </w:rPr>
        <w:t xml:space="preserve">ici </w:t>
      </w:r>
      <w:r w:rsidR="004D0654">
        <w:rPr>
          <w:rFonts w:ascii="Century Schoolbook" w:hAnsi="Century Schoolbook"/>
          <w:vanish/>
          <w:color w:val="C00000"/>
          <w:sz w:val="20"/>
          <w:szCs w:val="18"/>
        </w:rPr>
        <w:t>et supprimer les items de ce paragraphe</w:t>
      </w:r>
      <w:r w:rsidR="005334B6">
        <w:rPr>
          <w:rFonts w:ascii="Century Schoolbook" w:hAnsi="Century Schoolbook"/>
          <w:vanish/>
          <w:color w:val="C00000"/>
          <w:sz w:val="20"/>
          <w:szCs w:val="18"/>
        </w:rPr>
        <w:t xml:space="preserve"> en justifiant la non redite</w:t>
      </w:r>
      <w:r w:rsidR="00965983" w:rsidRPr="005479C1">
        <w:rPr>
          <w:rFonts w:ascii="Century Schoolbook" w:hAnsi="Century Schoolbook"/>
          <w:vanish/>
          <w:color w:val="C00000"/>
          <w:sz w:val="20"/>
          <w:szCs w:val="18"/>
        </w:rPr>
        <w:t>)</w:t>
      </w:r>
    </w:p>
    <w:p w14:paraId="0B12B2B6" w14:textId="21D4BBCC" w:rsidR="008D2A5B" w:rsidRDefault="008D2A5B" w:rsidP="00800D8F">
      <w:pPr>
        <w:pStyle w:val="Paragraphedeliste"/>
        <w:numPr>
          <w:ilvl w:val="1"/>
          <w:numId w:val="8"/>
        </w:numPr>
        <w:jc w:val="both"/>
      </w:pPr>
      <w:r>
        <w:t>Gérer par les usages</w:t>
      </w:r>
    </w:p>
    <w:p w14:paraId="632E6ABC" w14:textId="30DF8C36" w:rsidR="0060227C" w:rsidRPr="008D2A5B" w:rsidRDefault="007A2007" w:rsidP="00800D8F">
      <w:pPr>
        <w:pStyle w:val="Paragraphedeliste"/>
        <w:numPr>
          <w:ilvl w:val="1"/>
          <w:numId w:val="8"/>
        </w:numPr>
        <w:jc w:val="both"/>
        <w:rPr>
          <w:rFonts w:ascii="Century Schoolbook" w:hAnsi="Century Schoolbook"/>
          <w:vanish/>
          <w:color w:val="C00000"/>
          <w:sz w:val="20"/>
          <w:szCs w:val="18"/>
        </w:rPr>
      </w:pPr>
      <w:r w:rsidRPr="008D2A5B">
        <w:rPr>
          <w:rFonts w:ascii="Century Schoolbook" w:hAnsi="Century Schoolbook"/>
          <w:vanish/>
          <w:color w:val="C00000"/>
          <w:sz w:val="20"/>
          <w:szCs w:val="18"/>
        </w:rPr>
        <w:t>Exigences de test</w:t>
      </w:r>
      <w:r w:rsidR="00C62960" w:rsidRPr="008D2A5B">
        <w:rPr>
          <w:rFonts w:ascii="Century Schoolbook" w:hAnsi="Century Schoolbook"/>
          <w:vanish/>
          <w:color w:val="C00000"/>
          <w:sz w:val="20"/>
          <w:szCs w:val="18"/>
        </w:rPr>
        <w:t xml:space="preserve"> + Ordonnancements</w:t>
      </w:r>
      <w:r w:rsidR="009756DD" w:rsidRPr="008D2A5B">
        <w:rPr>
          <w:rFonts w:ascii="Century Schoolbook" w:hAnsi="Century Schoolbook"/>
          <w:vanish/>
          <w:color w:val="C00000"/>
          <w:sz w:val="20"/>
          <w:szCs w:val="18"/>
        </w:rPr>
        <w:t xml:space="preserve"> </w:t>
      </w:r>
    </w:p>
    <w:p w14:paraId="632E6ABD" w14:textId="77777777" w:rsidR="009756DD" w:rsidRPr="008D2A5B" w:rsidRDefault="009756DD" w:rsidP="00527675">
      <w:pPr>
        <w:pStyle w:val="Paragraphedeliste"/>
        <w:numPr>
          <w:ilvl w:val="2"/>
          <w:numId w:val="3"/>
        </w:numPr>
        <w:ind w:left="1843"/>
        <w:rPr>
          <w:rFonts w:ascii="Century Schoolbook" w:hAnsi="Century Schoolbook"/>
          <w:vanish/>
          <w:color w:val="C00000"/>
          <w:sz w:val="20"/>
          <w:szCs w:val="18"/>
        </w:rPr>
      </w:pPr>
      <w:r w:rsidRPr="008D2A5B">
        <w:rPr>
          <w:rFonts w:ascii="Century Schoolbook" w:hAnsi="Century Schoolbook"/>
          <w:vanish/>
          <w:color w:val="C00000"/>
          <w:sz w:val="20"/>
          <w:szCs w:val="18"/>
        </w:rPr>
        <w:t>Stratégie de tests</w:t>
      </w:r>
    </w:p>
    <w:p w14:paraId="632E6ABE" w14:textId="61134BCB" w:rsidR="007F5633" w:rsidRPr="008D2A5B" w:rsidRDefault="007F5633" w:rsidP="00527675">
      <w:pPr>
        <w:pStyle w:val="Paragraphedeliste"/>
        <w:numPr>
          <w:ilvl w:val="2"/>
          <w:numId w:val="3"/>
        </w:numPr>
        <w:ind w:left="1843"/>
        <w:rPr>
          <w:rFonts w:ascii="Century Schoolbook" w:hAnsi="Century Schoolbook"/>
          <w:vanish/>
          <w:color w:val="C00000"/>
          <w:sz w:val="20"/>
          <w:szCs w:val="18"/>
        </w:rPr>
      </w:pPr>
      <w:r w:rsidRPr="008D2A5B">
        <w:rPr>
          <w:rFonts w:ascii="Century Schoolbook" w:hAnsi="Century Schoolbook"/>
          <w:vanish/>
          <w:color w:val="C00000"/>
          <w:sz w:val="20"/>
          <w:szCs w:val="18"/>
        </w:rPr>
        <w:t>Spécifications de tests</w:t>
      </w:r>
      <w:r w:rsidR="007908D1" w:rsidRPr="008D2A5B">
        <w:rPr>
          <w:rFonts w:ascii="Century Schoolbook" w:hAnsi="Century Schoolbook"/>
          <w:vanish/>
          <w:color w:val="C00000"/>
          <w:sz w:val="20"/>
          <w:szCs w:val="18"/>
        </w:rPr>
        <w:t xml:space="preserve"> (issues du C'You Projet</w:t>
      </w:r>
      <w:r w:rsidR="009756DD" w:rsidRPr="008D2A5B">
        <w:rPr>
          <w:rFonts w:ascii="Century Schoolbook" w:hAnsi="Century Schoolbook"/>
          <w:vanish/>
          <w:color w:val="C00000"/>
          <w:sz w:val="20"/>
          <w:szCs w:val="18"/>
        </w:rPr>
        <w:t xml:space="preserve"> </w:t>
      </w:r>
      <w:r w:rsidR="009756DD" w:rsidRPr="00505CF2">
        <w:rPr>
          <w:rFonts w:ascii="Century Schoolbook" w:hAnsi="Century Schoolbook"/>
          <w:vanish/>
          <w:color w:val="C00000"/>
          <w:sz w:val="20"/>
          <w:szCs w:val="18"/>
        </w:rPr>
        <w:t xml:space="preserve">ou </w:t>
      </w:r>
      <w:r w:rsidR="005479C1">
        <w:rPr>
          <w:rFonts w:ascii="Century Schoolbook" w:hAnsi="Century Schoolbook"/>
          <w:vanish/>
          <w:color w:val="C00000"/>
          <w:sz w:val="20"/>
          <w:szCs w:val="18"/>
        </w:rPr>
        <w:t>&lt;</w:t>
      </w:r>
      <w:r w:rsidR="00505CF2">
        <w:rPr>
          <w:rFonts w:ascii="Century Schoolbook" w:hAnsi="Century Schoolbook"/>
          <w:vanish/>
          <w:color w:val="C00000"/>
          <w:sz w:val="20"/>
          <w:szCs w:val="18"/>
        </w:rPr>
        <w:t>Application</w:t>
      </w:r>
      <w:r w:rsidR="005479C1">
        <w:rPr>
          <w:rFonts w:ascii="Century Schoolbook" w:hAnsi="Century Schoolbook"/>
          <w:vanish/>
          <w:color w:val="C00000"/>
          <w:sz w:val="20"/>
          <w:szCs w:val="18"/>
        </w:rPr>
        <w:t>&gt;</w:t>
      </w:r>
      <w:r w:rsidR="00505CF2">
        <w:rPr>
          <w:rFonts w:ascii="Century Schoolbook" w:hAnsi="Century Schoolbook"/>
          <w:vanish/>
          <w:color w:val="C00000"/>
          <w:sz w:val="20"/>
          <w:szCs w:val="18"/>
        </w:rPr>
        <w:t xml:space="preserve"> pour les tests de non régression</w:t>
      </w:r>
      <w:r w:rsidR="00DC34C2">
        <w:rPr>
          <w:rFonts w:ascii="Century Schoolbook" w:hAnsi="Century Schoolbook"/>
          <w:vanish/>
          <w:color w:val="C00000"/>
          <w:sz w:val="20"/>
          <w:szCs w:val="18"/>
        </w:rPr>
        <w:t xml:space="preserve"> – TNR -</w:t>
      </w:r>
      <w:r w:rsidR="00C67E15" w:rsidRPr="00DC34C2">
        <w:rPr>
          <w:rFonts w:ascii="Century Schoolbook" w:hAnsi="Century Schoolbook"/>
          <w:vanish/>
          <w:color w:val="C00000"/>
          <w:sz w:val="20"/>
          <w:szCs w:val="18"/>
        </w:rPr>
        <w:t>)</w:t>
      </w:r>
      <w:r w:rsidR="00C67E15" w:rsidRPr="008D2A5B">
        <w:rPr>
          <w:rFonts w:ascii="Century Schoolbook" w:hAnsi="Century Schoolbook"/>
          <w:vanish/>
          <w:color w:val="C00000"/>
          <w:sz w:val="20"/>
          <w:szCs w:val="18"/>
        </w:rPr>
        <w:t xml:space="preserve"> </w:t>
      </w:r>
      <w:r w:rsidR="007908D1" w:rsidRPr="008D2A5B">
        <w:rPr>
          <w:rFonts w:ascii="Century Schoolbook" w:hAnsi="Century Schoolbook"/>
          <w:vanish/>
          <w:color w:val="C00000"/>
          <w:sz w:val="20"/>
          <w:szCs w:val="18"/>
        </w:rPr>
        <w:t>en phase avec les spécifications de développement)</w:t>
      </w:r>
    </w:p>
    <w:p w14:paraId="632E6ABF" w14:textId="6E688DE4" w:rsidR="00C62960" w:rsidRPr="008D2A5B" w:rsidRDefault="00C62960" w:rsidP="00527675">
      <w:pPr>
        <w:pStyle w:val="Paragraphedeliste"/>
        <w:numPr>
          <w:ilvl w:val="2"/>
          <w:numId w:val="3"/>
        </w:numPr>
        <w:ind w:left="1843"/>
        <w:rPr>
          <w:rFonts w:ascii="Century Schoolbook" w:hAnsi="Century Schoolbook"/>
          <w:vanish/>
          <w:color w:val="C00000"/>
          <w:sz w:val="20"/>
          <w:szCs w:val="18"/>
        </w:rPr>
      </w:pPr>
      <w:r w:rsidRPr="008D2A5B">
        <w:rPr>
          <w:rFonts w:ascii="Century Schoolbook" w:hAnsi="Century Schoolbook"/>
          <w:vanish/>
          <w:color w:val="C00000"/>
          <w:sz w:val="20"/>
          <w:szCs w:val="18"/>
        </w:rPr>
        <w:t>RBT (Risk Base Testing)</w:t>
      </w:r>
      <w:r w:rsidR="00667930" w:rsidRPr="008D2A5B">
        <w:rPr>
          <w:rFonts w:ascii="Century Schoolbook" w:hAnsi="Century Schoolbook"/>
          <w:vanish/>
          <w:color w:val="C00000"/>
          <w:sz w:val="20"/>
          <w:szCs w:val="18"/>
        </w:rPr>
        <w:t xml:space="preserve"> = risque produit</w:t>
      </w:r>
      <w:r w:rsidR="001013F0" w:rsidRPr="008D2A5B">
        <w:rPr>
          <w:rFonts w:ascii="Century Schoolbook" w:hAnsi="Century Schoolbook"/>
          <w:vanish/>
          <w:color w:val="C00000"/>
          <w:sz w:val="20"/>
          <w:szCs w:val="18"/>
        </w:rPr>
        <w:t xml:space="preserve"> (fonctionnel et non fonctionnel)</w:t>
      </w:r>
      <w:r w:rsidR="00667930" w:rsidRPr="008D2A5B">
        <w:rPr>
          <w:rFonts w:ascii="Century Schoolbook" w:hAnsi="Century Schoolbook"/>
          <w:vanish/>
          <w:color w:val="C00000"/>
          <w:sz w:val="20"/>
          <w:szCs w:val="18"/>
        </w:rPr>
        <w:t xml:space="preserve"> + risque technologique</w:t>
      </w:r>
    </w:p>
    <w:p w14:paraId="632E6AC0" w14:textId="64EBFE53" w:rsidR="0060227C" w:rsidRPr="008D2A5B" w:rsidRDefault="007A2007" w:rsidP="00800D8F">
      <w:pPr>
        <w:pStyle w:val="Paragraphedeliste"/>
        <w:numPr>
          <w:ilvl w:val="1"/>
          <w:numId w:val="8"/>
        </w:numPr>
        <w:jc w:val="both"/>
        <w:rPr>
          <w:rFonts w:ascii="Century Schoolbook" w:hAnsi="Century Schoolbook"/>
          <w:vanish/>
          <w:color w:val="C00000"/>
          <w:sz w:val="20"/>
          <w:szCs w:val="18"/>
        </w:rPr>
      </w:pPr>
      <w:r w:rsidRPr="008D2A5B">
        <w:rPr>
          <w:rFonts w:ascii="Century Schoolbook" w:hAnsi="Century Schoolbook"/>
          <w:vanish/>
          <w:color w:val="C00000"/>
          <w:sz w:val="20"/>
          <w:szCs w:val="18"/>
        </w:rPr>
        <w:t>Tests</w:t>
      </w:r>
      <w:r w:rsidR="00C62960" w:rsidRPr="008D2A5B">
        <w:rPr>
          <w:rFonts w:ascii="Century Schoolbook" w:hAnsi="Century Schoolbook"/>
          <w:vanish/>
          <w:color w:val="C00000"/>
          <w:sz w:val="20"/>
          <w:szCs w:val="18"/>
        </w:rPr>
        <w:t xml:space="preserve"> + Données de tests + Scénarios + Campagnes</w:t>
      </w:r>
      <w:r w:rsidR="00DB4BDC" w:rsidRPr="008D2A5B">
        <w:rPr>
          <w:rFonts w:ascii="Century Schoolbook" w:hAnsi="Century Schoolbook"/>
          <w:vanish/>
          <w:color w:val="C00000"/>
          <w:sz w:val="20"/>
          <w:szCs w:val="18"/>
        </w:rPr>
        <w:t xml:space="preserve"> </w:t>
      </w:r>
      <w:r w:rsidR="00DB4BDC" w:rsidRPr="00DB4BDC">
        <w:rPr>
          <w:rFonts w:ascii="Century Schoolbook" w:hAnsi="Century Schoolbook"/>
          <w:vanish/>
          <w:color w:val="C00000"/>
          <w:sz w:val="20"/>
          <w:szCs w:val="18"/>
        </w:rPr>
        <w:t>module "Cycle &amp; Releases" d'ALM</w:t>
      </w:r>
    </w:p>
    <w:p w14:paraId="632E6AC1" w14:textId="77777777" w:rsidR="00C62960" w:rsidRPr="008D2A5B" w:rsidRDefault="00C62960" w:rsidP="00527675">
      <w:pPr>
        <w:pStyle w:val="Paragraphedeliste"/>
        <w:numPr>
          <w:ilvl w:val="2"/>
          <w:numId w:val="3"/>
        </w:numPr>
        <w:ind w:left="1843"/>
        <w:rPr>
          <w:rFonts w:ascii="Century Schoolbook" w:hAnsi="Century Schoolbook"/>
          <w:vanish/>
          <w:color w:val="C00000"/>
          <w:sz w:val="20"/>
          <w:szCs w:val="18"/>
        </w:rPr>
      </w:pPr>
      <w:r w:rsidRPr="008D2A5B">
        <w:rPr>
          <w:rFonts w:ascii="Century Schoolbook" w:hAnsi="Century Schoolbook"/>
          <w:vanish/>
          <w:color w:val="C00000"/>
          <w:sz w:val="20"/>
          <w:szCs w:val="18"/>
        </w:rPr>
        <w:t>Plan de tests de vérification applicative (VA)</w:t>
      </w:r>
    </w:p>
    <w:p w14:paraId="632E6AC2" w14:textId="77777777" w:rsidR="00C62960" w:rsidRPr="008D2A5B" w:rsidRDefault="00C62960" w:rsidP="00527675">
      <w:pPr>
        <w:pStyle w:val="Paragraphedeliste"/>
        <w:numPr>
          <w:ilvl w:val="2"/>
          <w:numId w:val="3"/>
        </w:numPr>
        <w:ind w:left="1843"/>
        <w:rPr>
          <w:rFonts w:ascii="Century Schoolbook" w:hAnsi="Century Schoolbook"/>
          <w:vanish/>
          <w:color w:val="C00000"/>
          <w:sz w:val="20"/>
          <w:szCs w:val="18"/>
        </w:rPr>
      </w:pPr>
      <w:r w:rsidRPr="008D2A5B">
        <w:rPr>
          <w:rFonts w:ascii="Century Schoolbook" w:hAnsi="Century Schoolbook"/>
          <w:vanish/>
          <w:color w:val="C00000"/>
          <w:sz w:val="20"/>
          <w:szCs w:val="18"/>
        </w:rPr>
        <w:t>Plan de tests de recette</w:t>
      </w:r>
    </w:p>
    <w:p w14:paraId="6C5B9A74" w14:textId="3F3ED61A" w:rsidR="00431AEB" w:rsidRPr="008D2A5B" w:rsidRDefault="007A2007" w:rsidP="000D55BB">
      <w:pPr>
        <w:pStyle w:val="Paragraphedeliste"/>
        <w:numPr>
          <w:ilvl w:val="1"/>
          <w:numId w:val="8"/>
        </w:numPr>
        <w:jc w:val="both"/>
        <w:rPr>
          <w:rFonts w:ascii="Century Schoolbook" w:hAnsi="Century Schoolbook"/>
          <w:vanish/>
          <w:color w:val="C00000"/>
          <w:sz w:val="20"/>
          <w:szCs w:val="18"/>
        </w:rPr>
      </w:pPr>
      <w:r w:rsidRPr="008D2A5B">
        <w:rPr>
          <w:rFonts w:ascii="Century Schoolbook" w:hAnsi="Century Schoolbook"/>
          <w:vanish/>
          <w:color w:val="C00000"/>
          <w:sz w:val="20"/>
          <w:szCs w:val="18"/>
        </w:rPr>
        <w:t>Résultats</w:t>
      </w:r>
      <w:r w:rsidR="000D55BB" w:rsidRPr="008D2A5B">
        <w:rPr>
          <w:rFonts w:ascii="Century Schoolbook" w:hAnsi="Century Schoolbook"/>
          <w:vanish/>
          <w:color w:val="C00000"/>
          <w:sz w:val="20"/>
          <w:szCs w:val="18"/>
        </w:rPr>
        <w:t xml:space="preserve"> </w:t>
      </w:r>
      <w:r w:rsidR="00431AEB" w:rsidRPr="000D55BB">
        <w:rPr>
          <w:rFonts w:ascii="Century Schoolbook" w:hAnsi="Century Schoolbook"/>
          <w:vanish/>
          <w:color w:val="C00000"/>
          <w:sz w:val="20"/>
          <w:szCs w:val="18"/>
        </w:rPr>
        <w:t>Selon le vocabulaire de référence</w:t>
      </w:r>
    </w:p>
    <w:p w14:paraId="632E6AC4" w14:textId="77777777" w:rsidR="00C62960" w:rsidRPr="008D2A5B" w:rsidRDefault="00C62960" w:rsidP="00527675">
      <w:pPr>
        <w:pStyle w:val="Paragraphedeliste"/>
        <w:numPr>
          <w:ilvl w:val="2"/>
          <w:numId w:val="3"/>
        </w:numPr>
        <w:ind w:left="1843"/>
        <w:rPr>
          <w:rFonts w:ascii="Century Schoolbook" w:hAnsi="Century Schoolbook"/>
          <w:vanish/>
          <w:color w:val="C00000"/>
          <w:sz w:val="20"/>
          <w:szCs w:val="18"/>
        </w:rPr>
      </w:pPr>
      <w:r w:rsidRPr="008D2A5B">
        <w:rPr>
          <w:rFonts w:ascii="Century Schoolbook" w:hAnsi="Century Schoolbook"/>
          <w:vanish/>
          <w:color w:val="C00000"/>
          <w:sz w:val="20"/>
          <w:szCs w:val="18"/>
        </w:rPr>
        <w:t>Traces des Tests Unitaires (log, traces d’exécution…)</w:t>
      </w:r>
    </w:p>
    <w:p w14:paraId="632E6AC5" w14:textId="77777777" w:rsidR="00C62960" w:rsidRPr="008D2A5B" w:rsidRDefault="00C62960" w:rsidP="00527675">
      <w:pPr>
        <w:pStyle w:val="Paragraphedeliste"/>
        <w:numPr>
          <w:ilvl w:val="2"/>
          <w:numId w:val="3"/>
        </w:numPr>
        <w:ind w:left="1843"/>
        <w:rPr>
          <w:rFonts w:ascii="Century Schoolbook" w:hAnsi="Century Schoolbook"/>
          <w:vanish/>
          <w:color w:val="C00000"/>
          <w:sz w:val="20"/>
          <w:szCs w:val="18"/>
        </w:rPr>
      </w:pPr>
      <w:r w:rsidRPr="008D2A5B">
        <w:rPr>
          <w:rFonts w:ascii="Century Schoolbook" w:hAnsi="Century Schoolbook"/>
          <w:vanish/>
          <w:color w:val="C00000"/>
          <w:sz w:val="20"/>
          <w:szCs w:val="18"/>
        </w:rPr>
        <w:t>Compte-Rendu de tests de VA</w:t>
      </w:r>
    </w:p>
    <w:p w14:paraId="632E6AC6" w14:textId="77777777" w:rsidR="00C62960" w:rsidRPr="008D2A5B" w:rsidRDefault="00C62960" w:rsidP="00527675">
      <w:pPr>
        <w:pStyle w:val="Paragraphedeliste"/>
        <w:numPr>
          <w:ilvl w:val="2"/>
          <w:numId w:val="3"/>
        </w:numPr>
        <w:ind w:left="1843"/>
        <w:rPr>
          <w:rFonts w:ascii="Century Schoolbook" w:hAnsi="Century Schoolbook"/>
          <w:vanish/>
          <w:color w:val="C00000"/>
          <w:sz w:val="20"/>
          <w:szCs w:val="18"/>
        </w:rPr>
      </w:pPr>
      <w:r w:rsidRPr="008D2A5B">
        <w:rPr>
          <w:rFonts w:ascii="Century Schoolbook" w:hAnsi="Century Schoolbook"/>
          <w:vanish/>
          <w:color w:val="C00000"/>
          <w:sz w:val="20"/>
          <w:szCs w:val="18"/>
        </w:rPr>
        <w:t>Compte-Rendu de tests de recette</w:t>
      </w:r>
    </w:p>
    <w:p w14:paraId="632E6AC7" w14:textId="77777777" w:rsidR="00C62960" w:rsidRPr="008D2A5B" w:rsidRDefault="00C62960" w:rsidP="00527675">
      <w:pPr>
        <w:pStyle w:val="Paragraphedeliste"/>
        <w:numPr>
          <w:ilvl w:val="2"/>
          <w:numId w:val="3"/>
        </w:numPr>
        <w:ind w:left="1843"/>
        <w:rPr>
          <w:rFonts w:ascii="Century Schoolbook" w:hAnsi="Century Schoolbook"/>
          <w:vanish/>
          <w:color w:val="C00000"/>
          <w:sz w:val="20"/>
          <w:szCs w:val="18"/>
        </w:rPr>
      </w:pPr>
      <w:r w:rsidRPr="008D2A5B">
        <w:rPr>
          <w:rFonts w:ascii="Century Schoolbook" w:hAnsi="Century Schoolbook"/>
          <w:vanish/>
          <w:color w:val="C00000"/>
          <w:sz w:val="20"/>
          <w:szCs w:val="18"/>
        </w:rPr>
        <w:t>PV de recette</w:t>
      </w:r>
    </w:p>
    <w:p w14:paraId="632E6AC8" w14:textId="77777777" w:rsidR="0060227C" w:rsidRPr="005479C1" w:rsidRDefault="00FE1373" w:rsidP="005479C1">
      <w:pPr>
        <w:pStyle w:val="Paragraphedeliste"/>
        <w:numPr>
          <w:ilvl w:val="0"/>
          <w:numId w:val="8"/>
        </w:numPr>
        <w:spacing w:before="120"/>
        <w:ind w:left="714" w:hanging="357"/>
        <w:contextualSpacing w:val="0"/>
        <w:jc w:val="both"/>
        <w:rPr>
          <w:u w:val="single"/>
        </w:rPr>
      </w:pPr>
      <w:r w:rsidRPr="00B708F9">
        <w:rPr>
          <w:u w:val="single"/>
        </w:rPr>
        <w:t>Configurations d'Audits</w:t>
      </w:r>
      <w:r w:rsidR="0060227C" w:rsidRPr="005479C1">
        <w:rPr>
          <w:u w:val="single"/>
        </w:rPr>
        <w:t xml:space="preserve"> :</w:t>
      </w:r>
    </w:p>
    <w:p w14:paraId="3A2EAFAF" w14:textId="7B923280" w:rsidR="00C26D41" w:rsidRDefault="00C26D41" w:rsidP="00800D8F">
      <w:pPr>
        <w:pStyle w:val="Paragraphedeliste"/>
        <w:numPr>
          <w:ilvl w:val="1"/>
          <w:numId w:val="8"/>
        </w:numPr>
        <w:jc w:val="both"/>
      </w:pPr>
      <w:r>
        <w:t xml:space="preserve">Sans Objet </w:t>
      </w:r>
      <w:r>
        <w:rPr>
          <w:rFonts w:ascii="Century Schoolbook" w:hAnsi="Century Schoolbook"/>
          <w:vanish/>
          <w:color w:val="C00000"/>
          <w:sz w:val="20"/>
          <w:szCs w:val="18"/>
        </w:rPr>
        <w:t>&lt;à ne</w:t>
      </w:r>
      <w:r w:rsidRPr="00C26D41">
        <w:rPr>
          <w:rFonts w:ascii="Century Schoolbook" w:hAnsi="Century Schoolbook"/>
          <w:vanish/>
          <w:color w:val="C00000"/>
          <w:sz w:val="20"/>
          <w:szCs w:val="18"/>
        </w:rPr>
        <w:t xml:space="preserve"> garder</w:t>
      </w:r>
      <w:r>
        <w:rPr>
          <w:rFonts w:ascii="Century Schoolbook" w:hAnsi="Century Schoolbook"/>
          <w:vanish/>
          <w:color w:val="C00000"/>
          <w:sz w:val="20"/>
          <w:szCs w:val="18"/>
        </w:rPr>
        <w:t xml:space="preserve"> qu</w:t>
      </w:r>
      <w:r w:rsidRPr="00C26D41">
        <w:rPr>
          <w:rFonts w:ascii="Century Schoolbook" w:hAnsi="Century Schoolbook"/>
          <w:vanish/>
          <w:color w:val="C00000"/>
          <w:sz w:val="20"/>
          <w:szCs w:val="18"/>
        </w:rPr>
        <w:t>e</w:t>
      </w:r>
      <w:r>
        <w:rPr>
          <w:rFonts w:ascii="Century Schoolbook" w:hAnsi="Century Schoolbook"/>
          <w:vanish/>
          <w:color w:val="C00000"/>
          <w:sz w:val="20"/>
          <w:szCs w:val="18"/>
        </w:rPr>
        <w:t xml:space="preserve"> </w:t>
      </w:r>
      <w:r w:rsidRPr="00C26D41">
        <w:rPr>
          <w:rFonts w:ascii="Century Schoolbook" w:hAnsi="Century Schoolbook"/>
          <w:vanish/>
          <w:color w:val="C00000"/>
          <w:sz w:val="20"/>
          <w:szCs w:val="18"/>
        </w:rPr>
        <w:t>si CAST n’</w:t>
      </w:r>
      <w:r>
        <w:rPr>
          <w:rFonts w:ascii="Century Schoolbook" w:hAnsi="Century Schoolbook"/>
          <w:vanish/>
          <w:color w:val="C00000"/>
          <w:sz w:val="20"/>
          <w:szCs w:val="18"/>
        </w:rPr>
        <w:t>est p</w:t>
      </w:r>
      <w:r w:rsidRPr="00C26D41">
        <w:rPr>
          <w:rFonts w:ascii="Century Schoolbook" w:hAnsi="Century Schoolbook"/>
          <w:vanish/>
          <w:color w:val="C00000"/>
          <w:sz w:val="20"/>
          <w:szCs w:val="18"/>
        </w:rPr>
        <w:t>as solicité&gt;</w:t>
      </w:r>
    </w:p>
    <w:p w14:paraId="632E6AC9" w14:textId="0B4A3DBA" w:rsidR="00527675" w:rsidRPr="008D2A5B" w:rsidRDefault="00AA2BAD" w:rsidP="00800D8F">
      <w:pPr>
        <w:pStyle w:val="Paragraphedeliste"/>
        <w:numPr>
          <w:ilvl w:val="1"/>
          <w:numId w:val="8"/>
        </w:numPr>
        <w:jc w:val="both"/>
        <w:rPr>
          <w:rFonts w:ascii="Century Schoolbook" w:hAnsi="Century Schoolbook"/>
          <w:vanish/>
          <w:color w:val="C00000"/>
          <w:sz w:val="20"/>
          <w:szCs w:val="18"/>
        </w:rPr>
      </w:pPr>
      <w:r w:rsidRPr="008D2A5B">
        <w:rPr>
          <w:rFonts w:ascii="Century Schoolbook" w:hAnsi="Century Schoolbook"/>
          <w:vanish/>
          <w:color w:val="C00000"/>
          <w:sz w:val="20"/>
          <w:szCs w:val="18"/>
        </w:rPr>
        <w:t xml:space="preserve">CAST : </w:t>
      </w:r>
      <w:r w:rsidR="002E2E38" w:rsidRPr="008D2A5B">
        <w:rPr>
          <w:rFonts w:ascii="Century Schoolbook" w:hAnsi="Century Schoolbook"/>
          <w:vanish/>
          <w:color w:val="C00000"/>
          <w:sz w:val="20"/>
          <w:szCs w:val="18"/>
        </w:rPr>
        <w:t xml:space="preserve">analyse </w:t>
      </w:r>
      <w:r w:rsidRPr="008D2A5B">
        <w:rPr>
          <w:rFonts w:ascii="Century Schoolbook" w:hAnsi="Century Schoolbook"/>
          <w:vanish/>
          <w:color w:val="C00000"/>
          <w:sz w:val="20"/>
          <w:szCs w:val="18"/>
        </w:rPr>
        <w:t>formelle</w:t>
      </w:r>
      <w:r w:rsidR="009756DD" w:rsidRPr="008D2A5B">
        <w:rPr>
          <w:rFonts w:ascii="Century Schoolbook" w:hAnsi="Century Schoolbook"/>
          <w:vanish/>
          <w:color w:val="C00000"/>
          <w:sz w:val="20"/>
          <w:szCs w:val="18"/>
        </w:rPr>
        <w:t>,</w:t>
      </w:r>
      <w:r w:rsidRPr="008D2A5B">
        <w:rPr>
          <w:rFonts w:ascii="Century Schoolbook" w:hAnsi="Century Schoolbook"/>
          <w:vanish/>
          <w:color w:val="C00000"/>
          <w:sz w:val="20"/>
          <w:szCs w:val="18"/>
        </w:rPr>
        <w:t xml:space="preserve"> propre au patrimoine</w:t>
      </w:r>
      <w:r w:rsidR="009756DD" w:rsidRPr="008D2A5B">
        <w:rPr>
          <w:rFonts w:ascii="Century Schoolbook" w:hAnsi="Century Schoolbook"/>
          <w:vanish/>
          <w:color w:val="C00000"/>
          <w:sz w:val="20"/>
          <w:szCs w:val="18"/>
        </w:rPr>
        <w:t>,</w:t>
      </w:r>
      <w:r w:rsidRPr="008D2A5B">
        <w:rPr>
          <w:rFonts w:ascii="Century Schoolbook" w:hAnsi="Century Schoolbook"/>
          <w:vanish/>
          <w:color w:val="C00000"/>
          <w:sz w:val="20"/>
          <w:szCs w:val="18"/>
        </w:rPr>
        <w:t xml:space="preserve"> amendable</w:t>
      </w:r>
      <w:r w:rsidR="009756DD" w:rsidRPr="008D2A5B">
        <w:rPr>
          <w:rFonts w:ascii="Century Schoolbook" w:hAnsi="Century Schoolbook"/>
          <w:vanish/>
          <w:color w:val="C00000"/>
          <w:sz w:val="20"/>
          <w:szCs w:val="18"/>
        </w:rPr>
        <w:t>,</w:t>
      </w:r>
      <w:r w:rsidRPr="008D2A5B">
        <w:rPr>
          <w:rFonts w:ascii="Century Schoolbook" w:hAnsi="Century Schoolbook"/>
          <w:vanish/>
          <w:color w:val="C00000"/>
          <w:sz w:val="20"/>
          <w:szCs w:val="18"/>
        </w:rPr>
        <w:t xml:space="preserve"> par application </w:t>
      </w:r>
    </w:p>
    <w:p w14:paraId="632E6ACA" w14:textId="781AABB8" w:rsidR="002E2E38" w:rsidRPr="008D2A5B" w:rsidRDefault="002E2E38" w:rsidP="002E2E38">
      <w:pPr>
        <w:pStyle w:val="Paragraphedeliste"/>
        <w:ind w:left="1440"/>
        <w:jc w:val="both"/>
        <w:rPr>
          <w:rFonts w:ascii="Century Schoolbook" w:hAnsi="Century Schoolbook"/>
          <w:vanish/>
          <w:color w:val="C00000"/>
          <w:sz w:val="20"/>
          <w:szCs w:val="18"/>
        </w:rPr>
      </w:pPr>
      <w:r w:rsidRPr="008D2A5B">
        <w:rPr>
          <w:rFonts w:ascii="Century Schoolbook" w:hAnsi="Century Schoolbook"/>
          <w:vanish/>
          <w:color w:val="C00000"/>
          <w:sz w:val="20"/>
          <w:szCs w:val="18"/>
        </w:rPr>
        <w:t xml:space="preserve">Une règle décrit comment les traitements génériques de Cast permettent la persistance de l'identification des éléments analysés </w:t>
      </w:r>
      <w:hyperlink r:id="rId18" w:history="1">
        <w:r w:rsidR="00B8246C" w:rsidRPr="008D2A5B">
          <w:rPr>
            <w:color w:val="C00000"/>
          </w:rPr>
          <w:t>[</w:t>
        </w:r>
        <w:r w:rsidR="0091481E" w:rsidRPr="008D2A5B">
          <w:rPr>
            <w:color w:val="C00000"/>
          </w:rPr>
          <w:t>Cf. Règles GC sur le C'You GCL]</w:t>
        </w:r>
      </w:hyperlink>
      <w:r w:rsidRPr="008D2A5B">
        <w:rPr>
          <w:rFonts w:ascii="Century Schoolbook" w:hAnsi="Century Schoolbook"/>
          <w:vanish/>
          <w:color w:val="C00000"/>
          <w:sz w:val="20"/>
          <w:szCs w:val="18"/>
        </w:rPr>
        <w:t xml:space="preserve">] </w:t>
      </w:r>
    </w:p>
    <w:p w14:paraId="126CEF33" w14:textId="1BCEA400" w:rsidR="007D539E" w:rsidRPr="008D2A5B" w:rsidRDefault="007D539E" w:rsidP="00800D8F">
      <w:pPr>
        <w:pStyle w:val="Paragraphedeliste"/>
        <w:numPr>
          <w:ilvl w:val="1"/>
          <w:numId w:val="8"/>
        </w:numPr>
        <w:jc w:val="both"/>
        <w:rPr>
          <w:rFonts w:ascii="Century Schoolbook" w:hAnsi="Century Schoolbook"/>
          <w:vanish/>
          <w:color w:val="C00000"/>
          <w:sz w:val="20"/>
          <w:szCs w:val="18"/>
        </w:rPr>
      </w:pPr>
      <w:r w:rsidRPr="008D2A5B">
        <w:rPr>
          <w:rFonts w:ascii="Century Schoolbook" w:hAnsi="Century Schoolbook"/>
          <w:vanish/>
          <w:color w:val="C00000"/>
          <w:sz w:val="20"/>
          <w:szCs w:val="18"/>
        </w:rPr>
        <w:t xml:space="preserve">Les fichiers sources fournit à CAST doivent obligatoirement avoir auparavant été identifiés dans Git par un même label de version (posé sur un Commit d’un ou plusieurs dépôts contenant ces sources de la version </w:t>
      </w:r>
      <w:r w:rsidR="002A2D0F" w:rsidRPr="008D2A5B">
        <w:rPr>
          <w:rFonts w:ascii="Century Schoolbook" w:hAnsi="Century Schoolbook"/>
          <w:vanish/>
          <w:color w:val="C00000"/>
          <w:sz w:val="20"/>
          <w:szCs w:val="18"/>
        </w:rPr>
        <w:t>analysée)</w:t>
      </w:r>
    </w:p>
    <w:p w14:paraId="632E6ACB" w14:textId="607F65B0" w:rsidR="00BC18F3" w:rsidRPr="008D2A5B" w:rsidRDefault="00BC18F3" w:rsidP="00800D8F">
      <w:pPr>
        <w:pStyle w:val="Paragraphedeliste"/>
        <w:numPr>
          <w:ilvl w:val="1"/>
          <w:numId w:val="8"/>
        </w:numPr>
        <w:jc w:val="both"/>
        <w:rPr>
          <w:rFonts w:ascii="Century Schoolbook" w:hAnsi="Century Schoolbook"/>
          <w:vanish/>
          <w:color w:val="C00000"/>
          <w:sz w:val="20"/>
          <w:szCs w:val="18"/>
        </w:rPr>
      </w:pPr>
      <w:r w:rsidRPr="008D2A5B">
        <w:rPr>
          <w:rFonts w:ascii="Century Schoolbook" w:hAnsi="Century Schoolbook"/>
          <w:vanish/>
          <w:color w:val="C00000"/>
          <w:sz w:val="20"/>
          <w:szCs w:val="18"/>
        </w:rPr>
        <w:t>Pour les modèles de qualité formelle ou fonctionnelle du produit :</w:t>
      </w:r>
    </w:p>
    <w:p w14:paraId="632E6ACC" w14:textId="77777777" w:rsidR="009D3840" w:rsidRPr="008D2A5B" w:rsidRDefault="009D3840" w:rsidP="00527675">
      <w:pPr>
        <w:pStyle w:val="Paragraphedeliste"/>
        <w:numPr>
          <w:ilvl w:val="2"/>
          <w:numId w:val="3"/>
        </w:numPr>
        <w:ind w:left="1843"/>
        <w:rPr>
          <w:rFonts w:ascii="Century Schoolbook" w:hAnsi="Century Schoolbook"/>
          <w:vanish/>
          <w:color w:val="C00000"/>
          <w:sz w:val="20"/>
          <w:szCs w:val="18"/>
        </w:rPr>
      </w:pPr>
      <w:r w:rsidRPr="008D2A5B">
        <w:rPr>
          <w:rFonts w:ascii="Century Schoolbook" w:hAnsi="Century Schoolbook"/>
          <w:vanish/>
          <w:color w:val="C00000"/>
          <w:sz w:val="20"/>
          <w:szCs w:val="18"/>
        </w:rPr>
        <w:t>Mesures brutes</w:t>
      </w:r>
    </w:p>
    <w:p w14:paraId="632E6ACD" w14:textId="77777777" w:rsidR="009D3840" w:rsidRPr="008D2A5B" w:rsidRDefault="009D3840" w:rsidP="00527675">
      <w:pPr>
        <w:pStyle w:val="Paragraphedeliste"/>
        <w:numPr>
          <w:ilvl w:val="2"/>
          <w:numId w:val="3"/>
        </w:numPr>
        <w:ind w:left="1843"/>
        <w:rPr>
          <w:rFonts w:ascii="Century Schoolbook" w:hAnsi="Century Schoolbook"/>
          <w:vanish/>
          <w:color w:val="C00000"/>
          <w:sz w:val="20"/>
          <w:szCs w:val="18"/>
        </w:rPr>
      </w:pPr>
      <w:r w:rsidRPr="008D2A5B">
        <w:rPr>
          <w:rFonts w:ascii="Century Schoolbook" w:hAnsi="Century Schoolbook"/>
          <w:vanish/>
          <w:color w:val="C00000"/>
          <w:sz w:val="20"/>
          <w:szCs w:val="18"/>
        </w:rPr>
        <w:t>Résultats (mesures interprétées)</w:t>
      </w:r>
    </w:p>
    <w:p w14:paraId="632E6ACE" w14:textId="77777777" w:rsidR="009D3840" w:rsidRPr="008D2A5B" w:rsidRDefault="009D3840" w:rsidP="00527675">
      <w:pPr>
        <w:pStyle w:val="Paragraphedeliste"/>
        <w:numPr>
          <w:ilvl w:val="2"/>
          <w:numId w:val="3"/>
        </w:numPr>
        <w:ind w:left="1843"/>
        <w:rPr>
          <w:rFonts w:ascii="Century Schoolbook" w:hAnsi="Century Schoolbook"/>
          <w:vanish/>
          <w:color w:val="C00000"/>
          <w:sz w:val="20"/>
          <w:szCs w:val="18"/>
        </w:rPr>
      </w:pPr>
      <w:r w:rsidRPr="008D2A5B">
        <w:rPr>
          <w:rFonts w:ascii="Century Schoolbook" w:hAnsi="Century Schoolbook"/>
          <w:vanish/>
          <w:color w:val="C00000"/>
          <w:sz w:val="20"/>
          <w:szCs w:val="18"/>
        </w:rPr>
        <w:t>KPI (seuils) Projet</w:t>
      </w:r>
      <w:r w:rsidR="009756DD" w:rsidRPr="008D2A5B">
        <w:rPr>
          <w:rFonts w:ascii="Century Schoolbook" w:hAnsi="Century Schoolbook"/>
          <w:vanish/>
          <w:color w:val="C00000"/>
          <w:sz w:val="20"/>
          <w:szCs w:val="18"/>
        </w:rPr>
        <w:t xml:space="preserve"> ou maintenance</w:t>
      </w:r>
      <w:r w:rsidRPr="008D2A5B">
        <w:rPr>
          <w:rFonts w:ascii="Century Schoolbook" w:hAnsi="Century Schoolbook"/>
          <w:vanish/>
          <w:color w:val="C00000"/>
          <w:sz w:val="20"/>
          <w:szCs w:val="18"/>
        </w:rPr>
        <w:t xml:space="preserve"> des RAQ</w:t>
      </w:r>
    </w:p>
    <w:p w14:paraId="632E6ACF" w14:textId="77777777" w:rsidR="0060227C" w:rsidRPr="005479C1" w:rsidRDefault="00FE1373" w:rsidP="005479C1">
      <w:pPr>
        <w:pStyle w:val="Paragraphedeliste"/>
        <w:numPr>
          <w:ilvl w:val="0"/>
          <w:numId w:val="8"/>
        </w:numPr>
        <w:spacing w:before="120"/>
        <w:ind w:left="714" w:hanging="357"/>
        <w:contextualSpacing w:val="0"/>
        <w:jc w:val="both"/>
        <w:rPr>
          <w:u w:val="single"/>
        </w:rPr>
      </w:pPr>
      <w:r w:rsidRPr="00B708F9">
        <w:rPr>
          <w:u w:val="single"/>
        </w:rPr>
        <w:t>Configurations de Données Pivot</w:t>
      </w:r>
      <w:r w:rsidR="00B708F9" w:rsidRPr="005479C1">
        <w:rPr>
          <w:u w:val="single"/>
        </w:rPr>
        <w:t xml:space="preserve"> : </w:t>
      </w:r>
    </w:p>
    <w:p w14:paraId="50D5C676" w14:textId="2C567A66" w:rsidR="00C26D41" w:rsidRDefault="00C26D41" w:rsidP="00C26D41">
      <w:pPr>
        <w:pStyle w:val="Paragraphedeliste"/>
        <w:numPr>
          <w:ilvl w:val="1"/>
          <w:numId w:val="8"/>
        </w:numPr>
        <w:jc w:val="both"/>
      </w:pPr>
      <w:r w:rsidRPr="008D2A5B">
        <w:rPr>
          <w:rFonts w:ascii="Century Schoolbook" w:hAnsi="Century Schoolbook"/>
          <w:vanish/>
          <w:color w:val="C00000"/>
          <w:sz w:val="20"/>
          <w:szCs w:val="18"/>
        </w:rPr>
        <w:t xml:space="preserve">Sans Objet </w:t>
      </w:r>
      <w:r>
        <w:rPr>
          <w:rFonts w:ascii="Century Schoolbook" w:hAnsi="Century Schoolbook"/>
          <w:vanish/>
          <w:color w:val="C00000"/>
          <w:sz w:val="20"/>
          <w:szCs w:val="18"/>
        </w:rPr>
        <w:t>&lt;à ne</w:t>
      </w:r>
      <w:r w:rsidRPr="00C26D41">
        <w:rPr>
          <w:rFonts w:ascii="Century Schoolbook" w:hAnsi="Century Schoolbook"/>
          <w:vanish/>
          <w:color w:val="C00000"/>
          <w:sz w:val="20"/>
          <w:szCs w:val="18"/>
        </w:rPr>
        <w:t xml:space="preserve"> garder</w:t>
      </w:r>
      <w:r>
        <w:rPr>
          <w:rFonts w:ascii="Century Schoolbook" w:hAnsi="Century Schoolbook"/>
          <w:vanish/>
          <w:color w:val="C00000"/>
          <w:sz w:val="20"/>
          <w:szCs w:val="18"/>
        </w:rPr>
        <w:t xml:space="preserve"> qu</w:t>
      </w:r>
      <w:r w:rsidRPr="00C26D41">
        <w:rPr>
          <w:rFonts w:ascii="Century Schoolbook" w:hAnsi="Century Schoolbook"/>
          <w:vanish/>
          <w:color w:val="C00000"/>
          <w:sz w:val="20"/>
          <w:szCs w:val="18"/>
        </w:rPr>
        <w:t>e</w:t>
      </w:r>
      <w:r>
        <w:rPr>
          <w:rFonts w:ascii="Century Schoolbook" w:hAnsi="Century Schoolbook"/>
          <w:vanish/>
          <w:color w:val="C00000"/>
          <w:sz w:val="20"/>
          <w:szCs w:val="18"/>
        </w:rPr>
        <w:t xml:space="preserve"> </w:t>
      </w:r>
      <w:r w:rsidRPr="00C26D41">
        <w:rPr>
          <w:rFonts w:ascii="Century Schoolbook" w:hAnsi="Century Schoolbook"/>
          <w:vanish/>
          <w:color w:val="C00000"/>
          <w:sz w:val="20"/>
          <w:szCs w:val="18"/>
        </w:rPr>
        <w:t xml:space="preserve">si </w:t>
      </w:r>
      <w:r>
        <w:rPr>
          <w:rFonts w:ascii="Century Schoolbook" w:hAnsi="Century Schoolbook"/>
          <w:vanish/>
          <w:color w:val="C00000"/>
          <w:sz w:val="20"/>
          <w:szCs w:val="18"/>
        </w:rPr>
        <w:t>il n’y a pas de données pivot</w:t>
      </w:r>
      <w:r w:rsidRPr="00C26D41">
        <w:rPr>
          <w:rFonts w:ascii="Century Schoolbook" w:hAnsi="Century Schoolbook"/>
          <w:vanish/>
          <w:color w:val="C00000"/>
          <w:sz w:val="20"/>
          <w:szCs w:val="18"/>
        </w:rPr>
        <w:t>&gt;</w:t>
      </w:r>
    </w:p>
    <w:p w14:paraId="632E6AD0" w14:textId="4EE91752" w:rsidR="0060227C" w:rsidRPr="00D64D10" w:rsidRDefault="009426DB" w:rsidP="00800D8F">
      <w:pPr>
        <w:pStyle w:val="Paragraphedeliste"/>
        <w:numPr>
          <w:ilvl w:val="1"/>
          <w:numId w:val="8"/>
        </w:numPr>
        <w:jc w:val="both"/>
      </w:pPr>
      <w:r w:rsidRPr="00D64D10">
        <w:t>Format</w:t>
      </w:r>
      <w:r w:rsidR="008D2A5B">
        <w:t xml:space="preserve"> xsd</w:t>
      </w:r>
      <w:r w:rsidRPr="00D64D10">
        <w:t xml:space="preserve"> </w:t>
      </w:r>
      <w:r w:rsidR="00355DE4" w:rsidRPr="00483817">
        <w:rPr>
          <w:rFonts w:ascii="Century Schoolbook" w:hAnsi="Century Schoolbook"/>
          <w:vanish/>
          <w:color w:val="C00000"/>
          <w:sz w:val="20"/>
          <w:szCs w:val="18"/>
        </w:rPr>
        <w:t>(</w:t>
      </w:r>
      <w:r w:rsidR="009756DD" w:rsidRPr="00483817">
        <w:rPr>
          <w:rFonts w:ascii="Century Schoolbook" w:hAnsi="Century Schoolbook"/>
          <w:vanish/>
          <w:color w:val="C00000"/>
          <w:sz w:val="20"/>
          <w:szCs w:val="18"/>
        </w:rPr>
        <w:t>« &lt;nom objet&gt;_&lt;statut objet&gt;.xsd »</w:t>
      </w:r>
      <w:r w:rsidR="00355DE4" w:rsidRPr="00483817">
        <w:rPr>
          <w:rFonts w:ascii="Century Schoolbook" w:hAnsi="Century Schoolbook"/>
          <w:vanish/>
          <w:color w:val="C00000"/>
          <w:sz w:val="20"/>
          <w:szCs w:val="18"/>
        </w:rPr>
        <w:t>)</w:t>
      </w:r>
      <w:r w:rsidR="00355DE4" w:rsidRPr="00D64D10">
        <w:t xml:space="preserve"> </w:t>
      </w:r>
      <w:r w:rsidRPr="00D64D10">
        <w:t>de</w:t>
      </w:r>
      <w:r w:rsidR="007924B9" w:rsidRPr="00D64D10">
        <w:t>s</w:t>
      </w:r>
      <w:r w:rsidRPr="00D64D10">
        <w:t xml:space="preserve"> données</w:t>
      </w:r>
      <w:r w:rsidR="007924B9" w:rsidRPr="00D64D10">
        <w:t xml:space="preserve"> du fichier Pivot </w:t>
      </w:r>
      <w:r w:rsidR="009756DD" w:rsidRPr="00D64D10">
        <w:t xml:space="preserve">(flux standard) </w:t>
      </w:r>
      <w:r w:rsidR="007924B9" w:rsidRPr="00D64D10">
        <w:t xml:space="preserve">et sa version </w:t>
      </w:r>
      <w:r w:rsidR="00D64D10">
        <w:t>intrinsèque</w:t>
      </w:r>
      <w:r w:rsidR="00D64D10" w:rsidRPr="00D64D10">
        <w:t xml:space="preserve"> (dans une balise XML) du modèle du format</w:t>
      </w:r>
    </w:p>
    <w:p w14:paraId="632E6AD1" w14:textId="77777777" w:rsidR="009426DB" w:rsidRDefault="00225FF5" w:rsidP="00800D8F">
      <w:pPr>
        <w:pStyle w:val="Paragraphedeliste"/>
        <w:numPr>
          <w:ilvl w:val="1"/>
          <w:numId w:val="8"/>
        </w:numPr>
        <w:jc w:val="both"/>
      </w:pPr>
      <w:r>
        <w:t xml:space="preserve">Remarque : les </w:t>
      </w:r>
      <w:r w:rsidR="000F6E6B">
        <w:t>f</w:t>
      </w:r>
      <w:r>
        <w:t>lux techniques ne sont pas des données Pivot</w:t>
      </w:r>
    </w:p>
    <w:p w14:paraId="632E6AD2" w14:textId="77777777" w:rsidR="0060227C" w:rsidRPr="005479C1" w:rsidRDefault="003C5684" w:rsidP="005479C1">
      <w:pPr>
        <w:pStyle w:val="Paragraphedeliste"/>
        <w:numPr>
          <w:ilvl w:val="0"/>
          <w:numId w:val="8"/>
        </w:numPr>
        <w:spacing w:before="120"/>
        <w:ind w:left="714" w:hanging="357"/>
        <w:contextualSpacing w:val="0"/>
        <w:jc w:val="both"/>
        <w:rPr>
          <w:u w:val="single"/>
        </w:rPr>
      </w:pPr>
      <w:r w:rsidRPr="00B708F9">
        <w:rPr>
          <w:u w:val="single"/>
        </w:rPr>
        <w:t xml:space="preserve">Configurations de l'environnement </w:t>
      </w:r>
      <w:r w:rsidR="007924B9">
        <w:rPr>
          <w:u w:val="single"/>
        </w:rPr>
        <w:t>de développement et de TU</w:t>
      </w:r>
      <w:r w:rsidR="00B708F9" w:rsidRPr="005479C1">
        <w:rPr>
          <w:u w:val="single"/>
        </w:rPr>
        <w:t xml:space="preserve"> : </w:t>
      </w:r>
    </w:p>
    <w:p w14:paraId="632E6AD3" w14:textId="77777777" w:rsidR="0048055B" w:rsidRDefault="0048055B" w:rsidP="00800D8F">
      <w:pPr>
        <w:pStyle w:val="Paragraphedeliste"/>
        <w:numPr>
          <w:ilvl w:val="1"/>
          <w:numId w:val="8"/>
        </w:numPr>
        <w:jc w:val="both"/>
      </w:pPr>
      <w:r>
        <w:t>Liste des versions des outils utilisés</w:t>
      </w:r>
    </w:p>
    <w:p w14:paraId="632E6AD4" w14:textId="77777777" w:rsidR="0048055B" w:rsidRDefault="0048055B" w:rsidP="00800D8F">
      <w:pPr>
        <w:pStyle w:val="Paragraphedeliste"/>
        <w:numPr>
          <w:ilvl w:val="1"/>
          <w:numId w:val="8"/>
        </w:numPr>
        <w:jc w:val="both"/>
      </w:pPr>
      <w:r>
        <w:t>Liste des versions des plateformes utilisées </w:t>
      </w:r>
      <w:r w:rsidR="00D64D10">
        <w:t>[future norme]</w:t>
      </w:r>
    </w:p>
    <w:p w14:paraId="632E6AD5" w14:textId="77777777" w:rsidR="0060227C" w:rsidRPr="008D2A5B" w:rsidRDefault="0048055B" w:rsidP="00800D8F">
      <w:pPr>
        <w:pStyle w:val="Paragraphedeliste"/>
        <w:numPr>
          <w:ilvl w:val="1"/>
          <w:numId w:val="8"/>
        </w:numPr>
        <w:jc w:val="both"/>
        <w:rPr>
          <w:rFonts w:ascii="Century Schoolbook" w:hAnsi="Century Schoolbook"/>
          <w:vanish/>
          <w:color w:val="C00000"/>
          <w:sz w:val="20"/>
          <w:szCs w:val="18"/>
        </w:rPr>
      </w:pPr>
      <w:r w:rsidRPr="008D2A5B">
        <w:rPr>
          <w:rFonts w:ascii="Century Schoolbook" w:hAnsi="Century Schoolbook"/>
          <w:vanish/>
          <w:color w:val="C00000"/>
          <w:sz w:val="20"/>
          <w:szCs w:val="18"/>
        </w:rPr>
        <w:t>Autorisations d’accès gérées par ODIN/WGD</w:t>
      </w:r>
    </w:p>
    <w:p w14:paraId="632E6AD6" w14:textId="77777777" w:rsidR="0060227C" w:rsidRPr="005479C1" w:rsidRDefault="003C5684" w:rsidP="005479C1">
      <w:pPr>
        <w:pStyle w:val="Paragraphedeliste"/>
        <w:numPr>
          <w:ilvl w:val="0"/>
          <w:numId w:val="8"/>
        </w:numPr>
        <w:spacing w:before="120"/>
        <w:ind w:left="714" w:hanging="357"/>
        <w:contextualSpacing w:val="0"/>
        <w:jc w:val="both"/>
        <w:rPr>
          <w:u w:val="single"/>
        </w:rPr>
      </w:pPr>
      <w:r w:rsidRPr="00B708F9">
        <w:rPr>
          <w:u w:val="single"/>
        </w:rPr>
        <w:t>Configurations des environnements de tests</w:t>
      </w:r>
      <w:r w:rsidR="00B708F9" w:rsidRPr="005479C1">
        <w:rPr>
          <w:u w:val="single"/>
        </w:rPr>
        <w:t xml:space="preserve"> : </w:t>
      </w:r>
    </w:p>
    <w:p w14:paraId="6D025242" w14:textId="77777777" w:rsidR="008D2A5B" w:rsidRDefault="008D2A5B" w:rsidP="00800D8F">
      <w:pPr>
        <w:pStyle w:val="Paragraphedeliste"/>
        <w:numPr>
          <w:ilvl w:val="1"/>
          <w:numId w:val="8"/>
        </w:numPr>
        <w:jc w:val="both"/>
      </w:pPr>
      <w:r>
        <w:t>Hors scope</w:t>
      </w:r>
    </w:p>
    <w:p w14:paraId="632E6AD7" w14:textId="3C7B9B51" w:rsidR="00310FA3" w:rsidRPr="008D2A5B" w:rsidRDefault="00310FA3" w:rsidP="00800D8F">
      <w:pPr>
        <w:pStyle w:val="Paragraphedeliste"/>
        <w:numPr>
          <w:ilvl w:val="1"/>
          <w:numId w:val="8"/>
        </w:numPr>
        <w:jc w:val="both"/>
        <w:rPr>
          <w:rFonts w:ascii="Century Schoolbook" w:hAnsi="Century Schoolbook"/>
          <w:vanish/>
          <w:color w:val="C00000"/>
          <w:sz w:val="20"/>
          <w:szCs w:val="18"/>
        </w:rPr>
      </w:pPr>
      <w:r w:rsidRPr="008D2A5B">
        <w:rPr>
          <w:rFonts w:ascii="Century Schoolbook" w:hAnsi="Century Schoolbook"/>
          <w:vanish/>
          <w:color w:val="C00000"/>
          <w:sz w:val="20"/>
          <w:szCs w:val="18"/>
        </w:rPr>
        <w:t>En fonction des applications accédées :</w:t>
      </w:r>
    </w:p>
    <w:p w14:paraId="632E6AD8" w14:textId="77777777" w:rsidR="00310FA3" w:rsidRPr="008D2A5B" w:rsidRDefault="00310FA3" w:rsidP="00C47A77">
      <w:pPr>
        <w:pStyle w:val="Paragraphedeliste"/>
        <w:numPr>
          <w:ilvl w:val="2"/>
          <w:numId w:val="3"/>
        </w:numPr>
        <w:rPr>
          <w:rFonts w:ascii="Century Schoolbook" w:hAnsi="Century Schoolbook"/>
          <w:vanish/>
          <w:color w:val="C00000"/>
          <w:sz w:val="20"/>
          <w:szCs w:val="18"/>
        </w:rPr>
      </w:pPr>
      <w:r w:rsidRPr="008D2A5B">
        <w:rPr>
          <w:rFonts w:ascii="Century Schoolbook" w:hAnsi="Century Schoolbook"/>
          <w:vanish/>
          <w:color w:val="C00000"/>
          <w:sz w:val="20"/>
          <w:szCs w:val="18"/>
        </w:rPr>
        <w:t>Les versions</w:t>
      </w:r>
    </w:p>
    <w:p w14:paraId="632E6AD9" w14:textId="77777777" w:rsidR="00310FA3" w:rsidRPr="008D2A5B" w:rsidRDefault="00310FA3" w:rsidP="00C47A77">
      <w:pPr>
        <w:pStyle w:val="Paragraphedeliste"/>
        <w:numPr>
          <w:ilvl w:val="2"/>
          <w:numId w:val="3"/>
        </w:numPr>
        <w:rPr>
          <w:rFonts w:ascii="Century Schoolbook" w:hAnsi="Century Schoolbook"/>
          <w:vanish/>
          <w:color w:val="C00000"/>
          <w:sz w:val="20"/>
          <w:szCs w:val="18"/>
        </w:rPr>
      </w:pPr>
      <w:r w:rsidRPr="008D2A5B">
        <w:rPr>
          <w:rFonts w:ascii="Century Schoolbook" w:hAnsi="Century Schoolbook"/>
          <w:vanish/>
          <w:color w:val="C00000"/>
          <w:sz w:val="20"/>
          <w:szCs w:val="18"/>
        </w:rPr>
        <w:t>Les connexions inter-applicatives (CFT…)</w:t>
      </w:r>
    </w:p>
    <w:p w14:paraId="632E6ADA" w14:textId="77777777" w:rsidR="00310FA3" w:rsidRPr="008D2A5B" w:rsidRDefault="00310FA3" w:rsidP="00800D8F">
      <w:pPr>
        <w:pStyle w:val="Paragraphedeliste"/>
        <w:numPr>
          <w:ilvl w:val="1"/>
          <w:numId w:val="8"/>
        </w:numPr>
        <w:jc w:val="both"/>
        <w:rPr>
          <w:rFonts w:ascii="Century Schoolbook" w:hAnsi="Century Schoolbook"/>
          <w:vanish/>
          <w:color w:val="C00000"/>
          <w:sz w:val="20"/>
          <w:szCs w:val="18"/>
        </w:rPr>
      </w:pPr>
      <w:r w:rsidRPr="008D2A5B">
        <w:rPr>
          <w:rFonts w:ascii="Century Schoolbook" w:hAnsi="Century Schoolbook"/>
          <w:vanish/>
          <w:color w:val="C00000"/>
          <w:sz w:val="20"/>
          <w:szCs w:val="18"/>
        </w:rPr>
        <w:t>Les standard Unix (modèle d’arborescence…)</w:t>
      </w:r>
    </w:p>
    <w:p w14:paraId="632E6ADB" w14:textId="77777777" w:rsidR="007C283A" w:rsidRPr="008D2A5B" w:rsidRDefault="007C283A" w:rsidP="00800D8F">
      <w:pPr>
        <w:pStyle w:val="Paragraphedeliste"/>
        <w:numPr>
          <w:ilvl w:val="1"/>
          <w:numId w:val="8"/>
        </w:numPr>
        <w:jc w:val="both"/>
        <w:rPr>
          <w:rFonts w:ascii="Century Schoolbook" w:hAnsi="Century Schoolbook"/>
          <w:vanish/>
          <w:color w:val="C00000"/>
          <w:sz w:val="20"/>
          <w:szCs w:val="18"/>
        </w:rPr>
      </w:pPr>
      <w:r w:rsidRPr="008D2A5B">
        <w:rPr>
          <w:rFonts w:ascii="Century Schoolbook" w:hAnsi="Century Schoolbook"/>
          <w:vanish/>
          <w:color w:val="C00000"/>
          <w:sz w:val="20"/>
          <w:szCs w:val="18"/>
        </w:rPr>
        <w:t xml:space="preserve">Référentiel </w:t>
      </w:r>
      <w:r w:rsidR="00D44947" w:rsidRPr="008D2A5B">
        <w:rPr>
          <w:rFonts w:ascii="Century Schoolbook" w:hAnsi="Century Schoolbook"/>
          <w:vanish/>
          <w:color w:val="C00000"/>
          <w:sz w:val="20"/>
          <w:szCs w:val="18"/>
        </w:rPr>
        <w:t>à créer </w:t>
      </w:r>
      <w:r w:rsidR="00EE6E65" w:rsidRPr="00505CF2">
        <w:rPr>
          <w:rFonts w:ascii="Century Schoolbook" w:hAnsi="Century Schoolbook"/>
          <w:vanish/>
          <w:color w:val="C00000"/>
          <w:sz w:val="20"/>
          <w:szCs w:val="18"/>
        </w:rPr>
        <w:t>&lt;A PRECISER&gt;</w:t>
      </w:r>
    </w:p>
    <w:p w14:paraId="632E6ADC" w14:textId="77777777" w:rsidR="00A756BF" w:rsidRPr="00A756BF" w:rsidRDefault="006C04A0" w:rsidP="005479C1">
      <w:pPr>
        <w:pStyle w:val="Paragraphedeliste"/>
        <w:numPr>
          <w:ilvl w:val="0"/>
          <w:numId w:val="8"/>
        </w:numPr>
        <w:spacing w:before="120"/>
        <w:ind w:left="714" w:hanging="357"/>
        <w:contextualSpacing w:val="0"/>
        <w:jc w:val="both"/>
        <w:rPr>
          <w:u w:val="single"/>
        </w:rPr>
      </w:pPr>
      <w:r w:rsidRPr="00A756BF">
        <w:rPr>
          <w:u w:val="single"/>
        </w:rPr>
        <w:t>Configurations des environnements de Production</w:t>
      </w:r>
      <w:r w:rsidR="00B708F9" w:rsidRPr="005479C1">
        <w:rPr>
          <w:u w:val="single"/>
        </w:rPr>
        <w:t xml:space="preserve"> : </w:t>
      </w:r>
    </w:p>
    <w:p w14:paraId="632E6ADD" w14:textId="77777777" w:rsidR="00A756BF" w:rsidRPr="00A756BF" w:rsidRDefault="00A756BF" w:rsidP="00800D8F">
      <w:pPr>
        <w:pStyle w:val="Paragraphedeliste"/>
        <w:numPr>
          <w:ilvl w:val="1"/>
          <w:numId w:val="8"/>
        </w:numPr>
        <w:jc w:val="both"/>
      </w:pPr>
      <w:r w:rsidRPr="00A756BF">
        <w:t xml:space="preserve">Configuration externe gérée par </w:t>
      </w:r>
      <w:r w:rsidRPr="008D2A5B">
        <w:rPr>
          <w:highlight w:val="magenta"/>
        </w:rPr>
        <w:t>ITSM</w:t>
      </w:r>
      <w:r w:rsidR="007C283A" w:rsidRPr="008D2A5B">
        <w:rPr>
          <w:highlight w:val="magenta"/>
        </w:rPr>
        <w:t xml:space="preserve"> (</w:t>
      </w:r>
      <w:r w:rsidRPr="008D2A5B">
        <w:rPr>
          <w:highlight w:val="magenta"/>
        </w:rPr>
        <w:t>+</w:t>
      </w:r>
      <w:r w:rsidR="007C283A" w:rsidRPr="008D2A5B">
        <w:rPr>
          <w:highlight w:val="magenta"/>
        </w:rPr>
        <w:t xml:space="preserve"> </w:t>
      </w:r>
      <w:r w:rsidRPr="008D2A5B">
        <w:rPr>
          <w:highlight w:val="magenta"/>
        </w:rPr>
        <w:t>idelphes</w:t>
      </w:r>
      <w:r w:rsidR="007C283A">
        <w:t>)</w:t>
      </w:r>
    </w:p>
    <w:p w14:paraId="632E6ADE" w14:textId="77777777" w:rsidR="00A756BF" w:rsidRPr="00A756BF" w:rsidRDefault="00A756BF" w:rsidP="00800D8F">
      <w:pPr>
        <w:pStyle w:val="Paragraphedeliste"/>
        <w:numPr>
          <w:ilvl w:val="1"/>
          <w:numId w:val="8"/>
        </w:numPr>
        <w:jc w:val="both"/>
      </w:pPr>
      <w:r w:rsidRPr="00A756BF">
        <w:t xml:space="preserve">Les logs d’installation </w:t>
      </w:r>
      <w:r w:rsidRPr="00505CF2">
        <w:rPr>
          <w:rFonts w:ascii="Century Schoolbook" w:hAnsi="Century Schoolbook"/>
          <w:vanish/>
          <w:color w:val="C00000"/>
          <w:sz w:val="20"/>
          <w:szCs w:val="18"/>
        </w:rPr>
        <w:t>[Futur]</w:t>
      </w:r>
    </w:p>
    <w:p w14:paraId="632E6ADF" w14:textId="77777777" w:rsidR="00001476" w:rsidRPr="00A756BF" w:rsidRDefault="00A756BF" w:rsidP="00800D8F">
      <w:pPr>
        <w:pStyle w:val="Paragraphedeliste"/>
        <w:numPr>
          <w:ilvl w:val="1"/>
          <w:numId w:val="8"/>
        </w:numPr>
        <w:jc w:val="both"/>
        <w:rPr>
          <w:u w:val="single"/>
        </w:rPr>
      </w:pPr>
      <w:r>
        <w:t>Outil : Portail 360</w:t>
      </w:r>
    </w:p>
    <w:p w14:paraId="632E6AE0" w14:textId="77777777" w:rsidR="00F821BB" w:rsidRPr="00DC4DB6" w:rsidRDefault="00F821BB" w:rsidP="0005799B">
      <w:pPr>
        <w:pStyle w:val="Titre3"/>
      </w:pPr>
      <w:bookmarkStart w:id="59" w:name="_Ref488408166"/>
      <w:bookmarkStart w:id="60" w:name="_Toc526261850"/>
      <w:r w:rsidRPr="00DC4DB6">
        <w:t>Éléments externes liés</w:t>
      </w:r>
      <w:bookmarkEnd w:id="59"/>
      <w:bookmarkEnd w:id="60"/>
    </w:p>
    <w:p w14:paraId="632E6AE1" w14:textId="01D889AD" w:rsidR="00EE25FC" w:rsidRDefault="006C7312" w:rsidP="00CD0F07">
      <w:pPr>
        <w:ind w:firstLine="708"/>
        <w:jc w:val="both"/>
        <w:rPr>
          <w:rFonts w:ascii="Century Schoolbook" w:hAnsi="Century Schoolbook"/>
          <w:vanish/>
          <w:color w:val="C00000"/>
          <w:sz w:val="20"/>
          <w:szCs w:val="18"/>
        </w:rPr>
      </w:pPr>
      <w:r w:rsidRPr="0005799B">
        <w:rPr>
          <w:rFonts w:ascii="Century Schoolbook" w:hAnsi="Century Schoolbook"/>
          <w:vanish/>
          <w:color w:val="C00000"/>
          <w:sz w:val="20"/>
          <w:szCs w:val="18"/>
        </w:rPr>
        <w:t xml:space="preserve">Si des types d'éléments sont déjà gérés dans des configurations externes, il faut </w:t>
      </w:r>
      <w:r w:rsidR="00E31D97" w:rsidRPr="0005799B">
        <w:rPr>
          <w:rFonts w:ascii="Century Schoolbook" w:hAnsi="Century Schoolbook"/>
          <w:vanish/>
          <w:color w:val="C00000"/>
          <w:sz w:val="20"/>
          <w:szCs w:val="18"/>
        </w:rPr>
        <w:t xml:space="preserve">préciser ici que </w:t>
      </w:r>
      <w:r w:rsidRPr="0005799B">
        <w:rPr>
          <w:rFonts w:ascii="Century Schoolbook" w:hAnsi="Century Schoolbook"/>
          <w:vanish/>
          <w:color w:val="C00000"/>
          <w:sz w:val="20"/>
          <w:szCs w:val="18"/>
        </w:rPr>
        <w:t>cette gestion</w:t>
      </w:r>
      <w:r w:rsidR="00E31D97" w:rsidRPr="0005799B">
        <w:rPr>
          <w:rFonts w:ascii="Century Schoolbook" w:hAnsi="Century Schoolbook"/>
          <w:vanish/>
          <w:color w:val="C00000"/>
          <w:sz w:val="20"/>
          <w:szCs w:val="18"/>
        </w:rPr>
        <w:t xml:space="preserve"> sera (ou pas!) réutilisée donc liée</w:t>
      </w:r>
      <w:r w:rsidRPr="0005799B">
        <w:rPr>
          <w:rFonts w:ascii="Century Schoolbook" w:hAnsi="Century Schoolbook"/>
          <w:vanish/>
          <w:color w:val="C00000"/>
          <w:sz w:val="20"/>
          <w:szCs w:val="18"/>
        </w:rPr>
        <w:t xml:space="preserve">. Par exemple, </w:t>
      </w:r>
      <w:r w:rsidR="001E6A84" w:rsidRPr="0005799B">
        <w:rPr>
          <w:rFonts w:ascii="Century Schoolbook" w:hAnsi="Century Schoolbook"/>
          <w:vanish/>
          <w:color w:val="C00000"/>
          <w:sz w:val="20"/>
          <w:szCs w:val="18"/>
        </w:rPr>
        <w:t>la</w:t>
      </w:r>
      <w:r w:rsidRPr="0005799B">
        <w:rPr>
          <w:rFonts w:ascii="Century Schoolbook" w:hAnsi="Century Schoolbook"/>
          <w:vanish/>
          <w:color w:val="C00000"/>
          <w:sz w:val="20"/>
          <w:szCs w:val="18"/>
        </w:rPr>
        <w:t xml:space="preserve"> gestion documentaire, de</w:t>
      </w:r>
      <w:r w:rsidR="00741648" w:rsidRPr="0005799B">
        <w:rPr>
          <w:rFonts w:ascii="Century Schoolbook" w:hAnsi="Century Schoolbook"/>
          <w:vanish/>
          <w:color w:val="C00000"/>
          <w:sz w:val="20"/>
          <w:szCs w:val="18"/>
        </w:rPr>
        <w:t>s</w:t>
      </w:r>
      <w:r w:rsidR="001E6A84" w:rsidRPr="0005799B">
        <w:rPr>
          <w:rFonts w:ascii="Century Schoolbook" w:hAnsi="Century Schoolbook"/>
          <w:vanish/>
          <w:color w:val="C00000"/>
          <w:sz w:val="20"/>
          <w:szCs w:val="18"/>
        </w:rPr>
        <w:t xml:space="preserve"> binaires, des</w:t>
      </w:r>
      <w:r w:rsidRPr="0005799B">
        <w:rPr>
          <w:rFonts w:ascii="Century Schoolbook" w:hAnsi="Century Schoolbook"/>
          <w:vanish/>
          <w:color w:val="C00000"/>
          <w:sz w:val="20"/>
          <w:szCs w:val="18"/>
        </w:rPr>
        <w:t xml:space="preserve"> tests.</w:t>
      </w:r>
      <w:r w:rsidR="00F81DCE" w:rsidRPr="0005799B">
        <w:rPr>
          <w:rFonts w:ascii="Century Schoolbook" w:hAnsi="Century Schoolbook"/>
          <w:vanish/>
          <w:color w:val="C00000"/>
          <w:sz w:val="20"/>
          <w:szCs w:val="18"/>
        </w:rPr>
        <w:t xml:space="preserve"> (Le contexte technique des outils associés sera détaillé dans le § </w:t>
      </w:r>
      <w:r w:rsidR="001E78D5">
        <w:rPr>
          <w:rFonts w:ascii="Century Schoolbook" w:hAnsi="Century Schoolbook"/>
          <w:vanish/>
          <w:color w:val="C00000"/>
          <w:sz w:val="20"/>
          <w:szCs w:val="18"/>
        </w:rPr>
        <w:t>3.</w:t>
      </w:r>
      <w:r w:rsidR="001E78D5" w:rsidRPr="000C76AF">
        <w:rPr>
          <w:rFonts w:ascii="Century Schoolbook" w:hAnsi="Century Schoolbook"/>
          <w:vanish/>
          <w:color w:val="C00000"/>
          <w:sz w:val="20"/>
          <w:szCs w:val="18"/>
        </w:rPr>
        <w:t xml:space="preserve"> Migration</w:t>
      </w:r>
      <w:r w:rsidR="000C76AF" w:rsidRPr="000C76AF">
        <w:rPr>
          <w:rFonts w:ascii="Century Schoolbook" w:hAnsi="Century Schoolbook"/>
          <w:vanish/>
          <w:color w:val="C00000"/>
          <w:sz w:val="20"/>
          <w:szCs w:val="18"/>
        </w:rPr>
        <w:t xml:space="preserve"> de </w:t>
      </w:r>
      <w:r w:rsidR="001E78D5" w:rsidRPr="000C76AF">
        <w:rPr>
          <w:rFonts w:ascii="Century Schoolbook" w:hAnsi="Century Schoolbook"/>
          <w:vanish/>
          <w:color w:val="C00000"/>
          <w:sz w:val="20"/>
          <w:szCs w:val="18"/>
        </w:rPr>
        <w:t>configurations)</w:t>
      </w:r>
    </w:p>
    <w:p w14:paraId="632E6AE3" w14:textId="77777777" w:rsidR="00852584" w:rsidRDefault="00852584" w:rsidP="00CD0F07">
      <w:pPr>
        <w:ind w:firstLine="708"/>
        <w:jc w:val="both"/>
      </w:pPr>
      <w:r w:rsidRPr="00852584">
        <w:t xml:space="preserve">Les </w:t>
      </w:r>
      <w:r>
        <w:t>configurations documentaires</w:t>
      </w:r>
      <w:r w:rsidRPr="008D2A5B">
        <w:rPr>
          <w:rFonts w:ascii="Century Schoolbook" w:hAnsi="Century Schoolbook"/>
          <w:vanish/>
          <w:color w:val="C00000"/>
          <w:sz w:val="20"/>
          <w:szCs w:val="18"/>
        </w:rPr>
        <w:t>,</w:t>
      </w:r>
      <w:r>
        <w:t xml:space="preserve"> </w:t>
      </w:r>
      <w:r w:rsidRPr="008D2A5B">
        <w:rPr>
          <w:rFonts w:ascii="Century Schoolbook" w:hAnsi="Century Schoolbook"/>
          <w:vanish/>
          <w:color w:val="C00000"/>
          <w:sz w:val="20"/>
          <w:szCs w:val="18"/>
        </w:rPr>
        <w:t>de tests</w:t>
      </w:r>
      <w:r>
        <w:t xml:space="preserve"> et d'environnements sont gérées p</w:t>
      </w:r>
      <w:r w:rsidR="00A756BF">
        <w:t>ar des référentiels spécialisés.</w:t>
      </w:r>
    </w:p>
    <w:p w14:paraId="632E6AE4" w14:textId="77777777" w:rsidR="00852584" w:rsidRDefault="00852584" w:rsidP="00CD0F07">
      <w:pPr>
        <w:ind w:firstLine="708"/>
        <w:jc w:val="both"/>
      </w:pPr>
      <w:r>
        <w:t>Les formats, les règles de gestion et l'organisation de ces référ</w:t>
      </w:r>
      <w:r w:rsidR="00A756BF">
        <w:t xml:space="preserve">entiels sont des contraintes de l’application </w:t>
      </w:r>
      <w:r>
        <w:t xml:space="preserve">qui </w:t>
      </w:r>
      <w:r w:rsidR="00A756BF">
        <w:t>délègue</w:t>
      </w:r>
      <w:r>
        <w:t xml:space="preserve"> ces gestions de configurations spécialisées. </w:t>
      </w:r>
    </w:p>
    <w:p w14:paraId="632E6AE5" w14:textId="77777777" w:rsidR="00852584" w:rsidRDefault="00852584" w:rsidP="00CD0F07">
      <w:pPr>
        <w:ind w:firstLine="708"/>
        <w:jc w:val="both"/>
      </w:pPr>
      <w:r>
        <w:t xml:space="preserve">Cependant, des règles d'accostages existent afin de </w:t>
      </w:r>
      <w:r w:rsidR="006F4F7A">
        <w:t>labéliser/récupérer des versions d'éléments stockés sur des référentiels séparés, mais appartenant à</w:t>
      </w:r>
      <w:r w:rsidR="00A756BF">
        <w:t xml:space="preserve"> une même configuration commune (Exemple : </w:t>
      </w:r>
      <w:r w:rsidR="007C283A">
        <w:t>P</w:t>
      </w:r>
      <w:r w:rsidR="00283739">
        <w:t>ropager</w:t>
      </w:r>
      <w:r w:rsidR="007C283A">
        <w:t xml:space="preserve"> l’</w:t>
      </w:r>
      <w:r w:rsidR="00A756BF">
        <w:t>identifi</w:t>
      </w:r>
      <w:r w:rsidR="007C283A">
        <w:t xml:space="preserve">ant de la version </w:t>
      </w:r>
      <w:r w:rsidR="00283739">
        <w:t>jusqu’aux</w:t>
      </w:r>
      <w:r w:rsidR="00A756BF">
        <w:t xml:space="preserve"> configurations d’environnement</w:t>
      </w:r>
      <w:r w:rsidR="00283739">
        <w:t xml:space="preserve">s afin de </w:t>
      </w:r>
      <w:r w:rsidR="00E5709B">
        <w:t xml:space="preserve">le </w:t>
      </w:r>
      <w:r w:rsidR="00283739">
        <w:t>récupérer au moment des tests</w:t>
      </w:r>
      <w:r w:rsidR="00E5709B">
        <w:t xml:space="preserve"> ou </w:t>
      </w:r>
      <w:r w:rsidR="004E04A1">
        <w:t xml:space="preserve">de </w:t>
      </w:r>
      <w:r w:rsidR="00E5709B">
        <w:t>découverte d’anomalie</w:t>
      </w:r>
      <w:r w:rsidR="00A756BF">
        <w:t>)</w:t>
      </w:r>
    </w:p>
    <w:p w14:paraId="632E6AE6" w14:textId="77777777" w:rsidR="00C874B8" w:rsidRPr="00852584" w:rsidRDefault="0081502F" w:rsidP="00CD0F07">
      <w:pPr>
        <w:ind w:firstLine="708"/>
        <w:jc w:val="both"/>
      </w:pPr>
      <w:r>
        <w:t>L</w:t>
      </w:r>
      <w:r w:rsidR="0068605B">
        <w:t>a mise en œuvre d</w:t>
      </w:r>
      <w:r>
        <w:t>es actions de</w:t>
      </w:r>
      <w:r w:rsidR="0068605B">
        <w:t xml:space="preserve"> </w:t>
      </w:r>
      <w:r>
        <w:t xml:space="preserve">GC décrites dans le § II.D.3 doivent permettre </w:t>
      </w:r>
      <w:r w:rsidR="0068605B">
        <w:t xml:space="preserve">le </w:t>
      </w:r>
      <w:r>
        <w:t>respect de ces règles.</w:t>
      </w:r>
    </w:p>
    <w:p w14:paraId="632E6AE7" w14:textId="77777777" w:rsidR="00F821BB" w:rsidRPr="00DC4DB6" w:rsidRDefault="0008510B" w:rsidP="009A4203">
      <w:pPr>
        <w:pStyle w:val="Titre2"/>
      </w:pPr>
      <w:bookmarkStart w:id="61" w:name="_Toc526261851"/>
      <w:r w:rsidRPr="00DC4DB6">
        <w:t>Contexte</w:t>
      </w:r>
      <w:r w:rsidR="00F821BB" w:rsidRPr="00DC4DB6">
        <w:t xml:space="preserve"> d’organisation</w:t>
      </w:r>
      <w:bookmarkEnd w:id="61"/>
    </w:p>
    <w:p w14:paraId="632E6AE8" w14:textId="77777777" w:rsidR="00F821BB" w:rsidRPr="00DC4DB6" w:rsidRDefault="0008510B" w:rsidP="0005799B">
      <w:pPr>
        <w:pStyle w:val="Titre3"/>
      </w:pPr>
      <w:bookmarkStart w:id="62" w:name="_Toc526261852"/>
      <w:r w:rsidRPr="00DC4DB6">
        <w:t>Méthodes</w:t>
      </w:r>
      <w:bookmarkEnd w:id="62"/>
    </w:p>
    <w:p w14:paraId="1D810F9E" w14:textId="77777777" w:rsidR="00431AEB" w:rsidRDefault="00BC421E" w:rsidP="0005799B">
      <w:pPr>
        <w:ind w:firstLine="708"/>
        <w:jc w:val="both"/>
        <w:rPr>
          <w:rFonts w:ascii="Century Schoolbook" w:hAnsi="Century Schoolbook"/>
          <w:vanish/>
          <w:color w:val="C00000"/>
          <w:sz w:val="20"/>
          <w:szCs w:val="18"/>
        </w:rPr>
      </w:pPr>
      <w:r w:rsidRPr="0005799B">
        <w:rPr>
          <w:rFonts w:ascii="Century Schoolbook" w:hAnsi="Century Schoolbook"/>
          <w:vanish/>
          <w:color w:val="C00000"/>
          <w:sz w:val="20"/>
          <w:szCs w:val="18"/>
        </w:rPr>
        <w:t>Énoncer</w:t>
      </w:r>
      <w:r w:rsidR="004253D9" w:rsidRPr="0005799B">
        <w:rPr>
          <w:rFonts w:ascii="Century Schoolbook" w:hAnsi="Century Schoolbook"/>
          <w:vanish/>
          <w:color w:val="C00000"/>
          <w:sz w:val="20"/>
          <w:szCs w:val="18"/>
        </w:rPr>
        <w:t xml:space="preserve"> </w:t>
      </w:r>
      <w:r w:rsidR="000E4D72" w:rsidRPr="0005799B">
        <w:rPr>
          <w:rFonts w:ascii="Century Schoolbook" w:hAnsi="Century Schoolbook"/>
          <w:vanish/>
          <w:color w:val="C00000"/>
          <w:sz w:val="20"/>
          <w:szCs w:val="18"/>
        </w:rPr>
        <w:t>(</w:t>
      </w:r>
      <w:r w:rsidR="00985480" w:rsidRPr="0005799B">
        <w:rPr>
          <w:rFonts w:ascii="Century Schoolbook" w:hAnsi="Century Schoolbook"/>
          <w:vanish/>
          <w:color w:val="C00000"/>
          <w:sz w:val="20"/>
          <w:szCs w:val="18"/>
        </w:rPr>
        <w:t xml:space="preserve">simplement et </w:t>
      </w:r>
      <w:r w:rsidR="000E4D72" w:rsidRPr="0005799B">
        <w:rPr>
          <w:rFonts w:ascii="Century Schoolbook" w:hAnsi="Century Schoolbook"/>
          <w:vanish/>
          <w:color w:val="C00000"/>
          <w:sz w:val="20"/>
          <w:szCs w:val="18"/>
        </w:rPr>
        <w:t xml:space="preserve">référencer) </w:t>
      </w:r>
      <w:r w:rsidR="004253D9" w:rsidRPr="0005799B">
        <w:rPr>
          <w:rFonts w:ascii="Century Schoolbook" w:hAnsi="Century Schoolbook"/>
          <w:vanish/>
          <w:color w:val="C00000"/>
          <w:sz w:val="20"/>
          <w:szCs w:val="18"/>
        </w:rPr>
        <w:t>ici les règles du cadre méthodologique</w:t>
      </w:r>
    </w:p>
    <w:p w14:paraId="570CD61A" w14:textId="77777777" w:rsidR="00782081" w:rsidRDefault="00782081" w:rsidP="0005799B">
      <w:pPr>
        <w:ind w:firstLine="708"/>
        <w:jc w:val="both"/>
        <w:rPr>
          <w:rFonts w:ascii="Century Schoolbook" w:hAnsi="Century Schoolbook"/>
          <w:vanish/>
          <w:color w:val="C00000"/>
          <w:sz w:val="20"/>
          <w:szCs w:val="18"/>
        </w:rPr>
      </w:pPr>
      <w:r>
        <w:rPr>
          <w:rFonts w:ascii="Century Schoolbook" w:hAnsi="Century Schoolbook"/>
          <w:vanish/>
          <w:color w:val="C00000"/>
          <w:sz w:val="20"/>
          <w:szCs w:val="18"/>
        </w:rPr>
        <w:t xml:space="preserve">Ce sont les </w:t>
      </w:r>
      <w:r w:rsidR="00431AEB">
        <w:rPr>
          <w:rFonts w:ascii="Century Schoolbook" w:hAnsi="Century Schoolbook"/>
          <w:vanish/>
          <w:color w:val="C00000"/>
          <w:sz w:val="20"/>
          <w:szCs w:val="18"/>
        </w:rPr>
        <w:t xml:space="preserve">Règles </w:t>
      </w:r>
      <w:r w:rsidR="004253D9" w:rsidRPr="0005799B">
        <w:rPr>
          <w:rFonts w:ascii="Century Schoolbook" w:hAnsi="Century Schoolbook"/>
          <w:vanish/>
          <w:color w:val="C00000"/>
          <w:sz w:val="20"/>
          <w:szCs w:val="18"/>
        </w:rPr>
        <w:t xml:space="preserve">de </w:t>
      </w:r>
    </w:p>
    <w:p w14:paraId="2CB0C70B" w14:textId="77777777" w:rsidR="00782081" w:rsidRDefault="00782081" w:rsidP="00CC4F26">
      <w:pPr>
        <w:pStyle w:val="Paragraphedeliste"/>
        <w:numPr>
          <w:ilvl w:val="0"/>
          <w:numId w:val="32"/>
        </w:numPr>
        <w:jc w:val="both"/>
        <w:rPr>
          <w:rFonts w:ascii="Century Schoolbook" w:hAnsi="Century Schoolbook"/>
          <w:vanish/>
          <w:color w:val="C00000"/>
          <w:sz w:val="20"/>
          <w:szCs w:val="18"/>
        </w:rPr>
      </w:pPr>
      <w:r>
        <w:rPr>
          <w:rFonts w:ascii="Century Schoolbook" w:hAnsi="Century Schoolbook"/>
          <w:vanish/>
          <w:color w:val="C00000"/>
          <w:sz w:val="20"/>
          <w:szCs w:val="18"/>
        </w:rPr>
        <w:t xml:space="preserve">Documentation, </w:t>
      </w:r>
    </w:p>
    <w:p w14:paraId="6FF77409" w14:textId="30874CD5" w:rsidR="00782081" w:rsidRDefault="00782081" w:rsidP="00CC4F26">
      <w:pPr>
        <w:pStyle w:val="Paragraphedeliste"/>
        <w:numPr>
          <w:ilvl w:val="0"/>
          <w:numId w:val="32"/>
        </w:numPr>
        <w:jc w:val="both"/>
        <w:rPr>
          <w:rFonts w:ascii="Century Schoolbook" w:hAnsi="Century Schoolbook"/>
          <w:vanish/>
          <w:color w:val="C00000"/>
          <w:sz w:val="20"/>
          <w:szCs w:val="18"/>
        </w:rPr>
      </w:pPr>
      <w:r>
        <w:rPr>
          <w:rFonts w:ascii="Century Schoolbook" w:hAnsi="Century Schoolbook"/>
          <w:vanish/>
          <w:color w:val="C00000"/>
          <w:sz w:val="20"/>
          <w:szCs w:val="18"/>
        </w:rPr>
        <w:t>Développement</w:t>
      </w:r>
    </w:p>
    <w:p w14:paraId="37BF242C" w14:textId="141F1404" w:rsidR="00782081" w:rsidRDefault="00782081" w:rsidP="00CC4F26">
      <w:pPr>
        <w:pStyle w:val="Paragraphedeliste"/>
        <w:numPr>
          <w:ilvl w:val="0"/>
          <w:numId w:val="32"/>
        </w:numPr>
        <w:jc w:val="both"/>
        <w:rPr>
          <w:rFonts w:ascii="Century Schoolbook" w:hAnsi="Century Schoolbook"/>
          <w:vanish/>
          <w:color w:val="C00000"/>
          <w:sz w:val="20"/>
          <w:szCs w:val="18"/>
        </w:rPr>
      </w:pPr>
      <w:r w:rsidRPr="00782081">
        <w:rPr>
          <w:rFonts w:ascii="Century Schoolbook" w:hAnsi="Century Schoolbook"/>
          <w:vanish/>
          <w:color w:val="C00000"/>
          <w:sz w:val="20"/>
          <w:szCs w:val="18"/>
        </w:rPr>
        <w:t>C</w:t>
      </w:r>
      <w:r w:rsidR="004253D9" w:rsidRPr="00782081">
        <w:rPr>
          <w:rFonts w:ascii="Century Schoolbook" w:hAnsi="Century Schoolbook"/>
          <w:vanish/>
          <w:color w:val="C00000"/>
          <w:sz w:val="20"/>
          <w:szCs w:val="18"/>
        </w:rPr>
        <w:t>onstruct</w:t>
      </w:r>
      <w:r>
        <w:rPr>
          <w:rFonts w:ascii="Century Schoolbook" w:hAnsi="Century Schoolbook"/>
          <w:vanish/>
          <w:color w:val="C00000"/>
          <w:sz w:val="20"/>
          <w:szCs w:val="18"/>
        </w:rPr>
        <w:t>ion</w:t>
      </w:r>
    </w:p>
    <w:p w14:paraId="635EF492" w14:textId="36A6A756" w:rsidR="00782081" w:rsidRDefault="00782081" w:rsidP="00CC4F26">
      <w:pPr>
        <w:pStyle w:val="Paragraphedeliste"/>
        <w:numPr>
          <w:ilvl w:val="0"/>
          <w:numId w:val="32"/>
        </w:numPr>
        <w:jc w:val="both"/>
        <w:rPr>
          <w:rFonts w:ascii="Century Schoolbook" w:hAnsi="Century Schoolbook"/>
          <w:vanish/>
          <w:color w:val="C00000"/>
          <w:sz w:val="20"/>
          <w:szCs w:val="18"/>
        </w:rPr>
      </w:pPr>
      <w:r w:rsidRPr="00782081">
        <w:rPr>
          <w:rFonts w:ascii="Century Schoolbook" w:hAnsi="Century Schoolbook"/>
          <w:vanish/>
          <w:color w:val="C00000"/>
          <w:sz w:val="20"/>
          <w:szCs w:val="18"/>
        </w:rPr>
        <w:t>T</w:t>
      </w:r>
      <w:r w:rsidR="004253D9" w:rsidRPr="00782081">
        <w:rPr>
          <w:rFonts w:ascii="Century Schoolbook" w:hAnsi="Century Schoolbook"/>
          <w:vanish/>
          <w:color w:val="C00000"/>
          <w:sz w:val="20"/>
          <w:szCs w:val="18"/>
        </w:rPr>
        <w:t>est</w:t>
      </w:r>
    </w:p>
    <w:p w14:paraId="50EC3BAE" w14:textId="6CEFF707" w:rsidR="00782081" w:rsidRPr="00782081" w:rsidRDefault="00782081" w:rsidP="00CC4F26">
      <w:pPr>
        <w:pStyle w:val="Paragraphedeliste"/>
        <w:numPr>
          <w:ilvl w:val="0"/>
          <w:numId w:val="32"/>
        </w:numPr>
        <w:jc w:val="both"/>
        <w:rPr>
          <w:rFonts w:ascii="Century Schoolbook" w:hAnsi="Century Schoolbook"/>
          <w:vanish/>
          <w:color w:val="C00000"/>
          <w:sz w:val="20"/>
          <w:szCs w:val="18"/>
        </w:rPr>
      </w:pPr>
      <w:r w:rsidRPr="00782081">
        <w:rPr>
          <w:rFonts w:ascii="Century Schoolbook" w:hAnsi="Century Schoolbook"/>
          <w:vanish/>
          <w:color w:val="C00000"/>
          <w:sz w:val="20"/>
          <w:szCs w:val="18"/>
        </w:rPr>
        <w:t>D</w:t>
      </w:r>
      <w:r w:rsidR="004253D9" w:rsidRPr="00782081">
        <w:rPr>
          <w:rFonts w:ascii="Century Schoolbook" w:hAnsi="Century Schoolbook"/>
          <w:vanish/>
          <w:color w:val="C00000"/>
          <w:sz w:val="20"/>
          <w:szCs w:val="18"/>
        </w:rPr>
        <w:t>éploiement</w:t>
      </w:r>
    </w:p>
    <w:p w14:paraId="34859A86" w14:textId="29E87CEA" w:rsidR="00431AEB" w:rsidRDefault="00782081" w:rsidP="0005799B">
      <w:pPr>
        <w:ind w:firstLine="708"/>
        <w:jc w:val="both"/>
        <w:rPr>
          <w:rFonts w:ascii="Century Schoolbook" w:hAnsi="Century Schoolbook"/>
          <w:vanish/>
          <w:color w:val="C00000"/>
          <w:sz w:val="20"/>
          <w:szCs w:val="18"/>
        </w:rPr>
      </w:pPr>
      <w:r>
        <w:rPr>
          <w:rFonts w:ascii="Century Schoolbook" w:hAnsi="Century Schoolbook"/>
          <w:vanish/>
          <w:color w:val="C00000"/>
          <w:sz w:val="20"/>
          <w:szCs w:val="18"/>
        </w:rPr>
        <w:t xml:space="preserve">Elles </w:t>
      </w:r>
      <w:r w:rsidR="00431AEB">
        <w:rPr>
          <w:rFonts w:ascii="Century Schoolbook" w:hAnsi="Century Schoolbook"/>
          <w:vanish/>
          <w:color w:val="C00000"/>
          <w:sz w:val="20"/>
          <w:szCs w:val="18"/>
        </w:rPr>
        <w:t>doivent être appliqués</w:t>
      </w:r>
      <w:r>
        <w:rPr>
          <w:rFonts w:ascii="Century Schoolbook" w:hAnsi="Century Schoolbook"/>
          <w:vanish/>
          <w:color w:val="C00000"/>
          <w:sz w:val="20"/>
          <w:szCs w:val="18"/>
        </w:rPr>
        <w:t xml:space="preserve"> </w:t>
      </w:r>
      <w:r w:rsidR="00750A0C" w:rsidRPr="0005799B">
        <w:rPr>
          <w:rFonts w:ascii="Century Schoolbook" w:hAnsi="Century Schoolbook"/>
          <w:vanish/>
          <w:color w:val="C00000"/>
          <w:sz w:val="20"/>
          <w:szCs w:val="18"/>
        </w:rPr>
        <w:t>selon</w:t>
      </w:r>
      <w:r w:rsidR="00FF4FF1" w:rsidRPr="0005799B">
        <w:rPr>
          <w:rFonts w:ascii="Century Schoolbook" w:hAnsi="Century Schoolbook"/>
          <w:vanish/>
          <w:color w:val="C00000"/>
          <w:sz w:val="20"/>
          <w:szCs w:val="18"/>
        </w:rPr>
        <w:t xml:space="preserve"> leurs</w:t>
      </w:r>
      <w:r w:rsidR="00E31D97" w:rsidRPr="0005799B">
        <w:rPr>
          <w:rFonts w:ascii="Century Schoolbook" w:hAnsi="Century Schoolbook"/>
          <w:vanish/>
          <w:color w:val="C00000"/>
          <w:sz w:val="20"/>
          <w:szCs w:val="18"/>
        </w:rPr>
        <w:t xml:space="preserve"> incidences </w:t>
      </w:r>
      <w:r w:rsidR="001E504C" w:rsidRPr="0005799B">
        <w:rPr>
          <w:rFonts w:ascii="Century Schoolbook" w:hAnsi="Century Schoolbook"/>
          <w:vanish/>
          <w:color w:val="C00000"/>
          <w:sz w:val="20"/>
          <w:szCs w:val="18"/>
        </w:rPr>
        <w:t>avec</w:t>
      </w:r>
      <w:r w:rsidR="00E31D97" w:rsidRPr="0005799B">
        <w:rPr>
          <w:rFonts w:ascii="Century Schoolbook" w:hAnsi="Century Schoolbook"/>
          <w:vanish/>
          <w:color w:val="C00000"/>
          <w:sz w:val="20"/>
          <w:szCs w:val="18"/>
        </w:rPr>
        <w:t xml:space="preserve"> la gestion des configurations. Par exemple, </w:t>
      </w:r>
    </w:p>
    <w:p w14:paraId="1AA4F24C" w14:textId="1A384678" w:rsidR="00431AEB" w:rsidRPr="00305D73" w:rsidRDefault="001E78D5" w:rsidP="00CC4F26">
      <w:pPr>
        <w:pStyle w:val="Paragraphedeliste"/>
        <w:numPr>
          <w:ilvl w:val="0"/>
          <w:numId w:val="32"/>
        </w:numPr>
        <w:jc w:val="both"/>
        <w:rPr>
          <w:rFonts w:ascii="Century Schoolbook" w:hAnsi="Century Schoolbook"/>
          <w:vanish/>
          <w:color w:val="C00000"/>
          <w:sz w:val="20"/>
          <w:szCs w:val="18"/>
        </w:rPr>
      </w:pPr>
      <w:r w:rsidRPr="00305D73">
        <w:rPr>
          <w:rFonts w:ascii="Century Schoolbook" w:hAnsi="Century Schoolbook"/>
          <w:vanish/>
          <w:color w:val="C00000"/>
          <w:sz w:val="20"/>
          <w:szCs w:val="18"/>
        </w:rPr>
        <w:t>Les</w:t>
      </w:r>
      <w:r w:rsidR="00E31D97" w:rsidRPr="00305D73">
        <w:rPr>
          <w:rFonts w:ascii="Century Schoolbook" w:hAnsi="Century Schoolbook"/>
          <w:vanish/>
          <w:color w:val="C00000"/>
          <w:sz w:val="20"/>
          <w:szCs w:val="18"/>
        </w:rPr>
        <w:t xml:space="preserve"> obligations de </w:t>
      </w:r>
      <w:r w:rsidR="00BB28BA" w:rsidRPr="00305D73">
        <w:rPr>
          <w:rFonts w:ascii="Century Schoolbook" w:hAnsi="Century Schoolbook"/>
          <w:vanish/>
          <w:color w:val="C00000"/>
          <w:sz w:val="20"/>
          <w:szCs w:val="18"/>
        </w:rPr>
        <w:t xml:space="preserve">cycles de </w:t>
      </w:r>
      <w:r w:rsidR="00E31D97" w:rsidRPr="00305D73">
        <w:rPr>
          <w:rFonts w:ascii="Century Schoolbook" w:hAnsi="Century Schoolbook"/>
          <w:vanish/>
          <w:color w:val="C00000"/>
          <w:sz w:val="20"/>
          <w:szCs w:val="18"/>
        </w:rPr>
        <w:t xml:space="preserve">documentations liées, </w:t>
      </w:r>
    </w:p>
    <w:p w14:paraId="4ADBA752" w14:textId="2CC6EE5D" w:rsidR="00431AEB" w:rsidRPr="00305D73" w:rsidRDefault="001E78D5" w:rsidP="00CC4F26">
      <w:pPr>
        <w:pStyle w:val="Paragraphedeliste"/>
        <w:numPr>
          <w:ilvl w:val="0"/>
          <w:numId w:val="32"/>
        </w:numPr>
        <w:jc w:val="both"/>
        <w:rPr>
          <w:rFonts w:ascii="Century Schoolbook" w:hAnsi="Century Schoolbook"/>
          <w:vanish/>
          <w:color w:val="C00000"/>
          <w:sz w:val="20"/>
          <w:szCs w:val="18"/>
        </w:rPr>
      </w:pPr>
      <w:r w:rsidRPr="00305D73">
        <w:rPr>
          <w:rFonts w:ascii="Century Schoolbook" w:hAnsi="Century Schoolbook"/>
          <w:vanish/>
          <w:color w:val="C00000"/>
          <w:sz w:val="20"/>
          <w:szCs w:val="18"/>
        </w:rPr>
        <w:t>Un</w:t>
      </w:r>
      <w:r w:rsidR="00E31D97" w:rsidRPr="00305D73">
        <w:rPr>
          <w:rFonts w:ascii="Century Schoolbook" w:hAnsi="Century Schoolbook"/>
          <w:vanish/>
          <w:color w:val="C00000"/>
          <w:sz w:val="20"/>
          <w:szCs w:val="18"/>
        </w:rPr>
        <w:t xml:space="preserve"> mode de développement (V ou Agile),</w:t>
      </w:r>
    </w:p>
    <w:p w14:paraId="3A30D187" w14:textId="45D84D7E" w:rsidR="00431AEB" w:rsidRPr="00305D73" w:rsidRDefault="001E78D5" w:rsidP="00CC4F26">
      <w:pPr>
        <w:pStyle w:val="Paragraphedeliste"/>
        <w:numPr>
          <w:ilvl w:val="0"/>
          <w:numId w:val="32"/>
        </w:numPr>
        <w:jc w:val="both"/>
        <w:rPr>
          <w:rFonts w:ascii="Century Schoolbook" w:hAnsi="Century Schoolbook"/>
          <w:vanish/>
          <w:color w:val="C00000"/>
          <w:sz w:val="20"/>
          <w:szCs w:val="18"/>
        </w:rPr>
      </w:pPr>
      <w:r w:rsidRPr="00305D73">
        <w:rPr>
          <w:rFonts w:ascii="Century Schoolbook" w:hAnsi="Century Schoolbook"/>
          <w:vanish/>
          <w:color w:val="C00000"/>
          <w:sz w:val="20"/>
          <w:szCs w:val="18"/>
        </w:rPr>
        <w:t>Une</w:t>
      </w:r>
      <w:r w:rsidR="00E31D97" w:rsidRPr="00305D73">
        <w:rPr>
          <w:rFonts w:ascii="Century Schoolbook" w:hAnsi="Century Schoolbook"/>
          <w:vanish/>
          <w:color w:val="C00000"/>
          <w:sz w:val="20"/>
          <w:szCs w:val="18"/>
        </w:rPr>
        <w:t xml:space="preserve"> formalisation de couverture de tests</w:t>
      </w:r>
      <w:r w:rsidR="00575C8D" w:rsidRPr="00305D73">
        <w:rPr>
          <w:rFonts w:ascii="Century Schoolbook" w:hAnsi="Century Schoolbook"/>
          <w:vanish/>
          <w:color w:val="C00000"/>
          <w:sz w:val="20"/>
          <w:szCs w:val="18"/>
        </w:rPr>
        <w:t xml:space="preserve">, </w:t>
      </w:r>
    </w:p>
    <w:p w14:paraId="1AFAD65D" w14:textId="75AF5816" w:rsidR="006C2810" w:rsidRDefault="001E78D5" w:rsidP="000D6319">
      <w:pPr>
        <w:pStyle w:val="Paragraphedeliste"/>
        <w:numPr>
          <w:ilvl w:val="0"/>
          <w:numId w:val="32"/>
        </w:numPr>
        <w:jc w:val="both"/>
        <w:rPr>
          <w:rFonts w:ascii="Century Schoolbook" w:hAnsi="Century Schoolbook"/>
          <w:vanish/>
          <w:color w:val="C00000"/>
          <w:sz w:val="20"/>
          <w:szCs w:val="18"/>
        </w:rPr>
      </w:pPr>
      <w:r>
        <w:rPr>
          <w:rFonts w:ascii="Century Schoolbook" w:hAnsi="Century Schoolbook"/>
          <w:vanish/>
          <w:color w:val="C00000"/>
          <w:sz w:val="20"/>
          <w:szCs w:val="18"/>
        </w:rPr>
        <w:t>Une parallélisation</w:t>
      </w:r>
      <w:r w:rsidR="001E504C" w:rsidRPr="006C2810">
        <w:rPr>
          <w:rFonts w:ascii="Century Schoolbook" w:hAnsi="Century Schoolbook"/>
          <w:vanish/>
          <w:color w:val="C00000"/>
          <w:sz w:val="20"/>
          <w:szCs w:val="18"/>
        </w:rPr>
        <w:t xml:space="preserve"> des tests, </w:t>
      </w:r>
    </w:p>
    <w:p w14:paraId="0A48188F" w14:textId="141BE875" w:rsidR="00431AEB" w:rsidRPr="006C2810" w:rsidRDefault="001E78D5" w:rsidP="000D6319">
      <w:pPr>
        <w:pStyle w:val="Paragraphedeliste"/>
        <w:numPr>
          <w:ilvl w:val="0"/>
          <w:numId w:val="32"/>
        </w:numPr>
        <w:jc w:val="both"/>
        <w:rPr>
          <w:rFonts w:ascii="Century Schoolbook" w:hAnsi="Century Schoolbook"/>
          <w:vanish/>
          <w:color w:val="C00000"/>
          <w:sz w:val="20"/>
          <w:szCs w:val="18"/>
        </w:rPr>
      </w:pPr>
      <w:r w:rsidRPr="006C2810">
        <w:rPr>
          <w:rFonts w:ascii="Century Schoolbook" w:hAnsi="Century Schoolbook"/>
          <w:vanish/>
          <w:color w:val="C00000"/>
          <w:sz w:val="20"/>
          <w:szCs w:val="18"/>
        </w:rPr>
        <w:t>Un</w:t>
      </w:r>
      <w:r w:rsidR="00575C8D" w:rsidRPr="006C2810">
        <w:rPr>
          <w:rFonts w:ascii="Century Schoolbook" w:hAnsi="Century Schoolbook"/>
          <w:vanish/>
          <w:color w:val="C00000"/>
          <w:sz w:val="20"/>
          <w:szCs w:val="18"/>
        </w:rPr>
        <w:t xml:space="preserve"> processus d'intégration continue</w:t>
      </w:r>
      <w:r w:rsidR="00BB28BA" w:rsidRPr="006C2810">
        <w:rPr>
          <w:rFonts w:ascii="Century Schoolbook" w:hAnsi="Century Schoolbook"/>
          <w:vanish/>
          <w:color w:val="C00000"/>
          <w:sz w:val="20"/>
          <w:szCs w:val="18"/>
        </w:rPr>
        <w:t xml:space="preserve">, </w:t>
      </w:r>
    </w:p>
    <w:p w14:paraId="398E555C" w14:textId="1D46CCB5" w:rsidR="00431AEB" w:rsidRPr="00305D73" w:rsidRDefault="001E78D5" w:rsidP="00CC4F26">
      <w:pPr>
        <w:pStyle w:val="Paragraphedeliste"/>
        <w:numPr>
          <w:ilvl w:val="0"/>
          <w:numId w:val="32"/>
        </w:numPr>
        <w:jc w:val="both"/>
        <w:rPr>
          <w:rFonts w:ascii="Century Schoolbook" w:hAnsi="Century Schoolbook"/>
          <w:vanish/>
          <w:color w:val="C00000"/>
          <w:sz w:val="20"/>
          <w:szCs w:val="18"/>
        </w:rPr>
      </w:pPr>
      <w:r w:rsidRPr="00305D73">
        <w:rPr>
          <w:rFonts w:ascii="Century Schoolbook" w:hAnsi="Century Schoolbook"/>
          <w:vanish/>
          <w:color w:val="C00000"/>
          <w:sz w:val="20"/>
          <w:szCs w:val="18"/>
        </w:rPr>
        <w:t>Des</w:t>
      </w:r>
      <w:r w:rsidR="00750A0C" w:rsidRPr="00305D73">
        <w:rPr>
          <w:rFonts w:ascii="Century Schoolbook" w:hAnsi="Century Schoolbook"/>
          <w:vanish/>
          <w:color w:val="C00000"/>
          <w:sz w:val="20"/>
          <w:szCs w:val="18"/>
        </w:rPr>
        <w:t xml:space="preserve"> actions et des actes associés aux promotions des versions, </w:t>
      </w:r>
    </w:p>
    <w:p w14:paraId="632E6AE9" w14:textId="1CC5903B" w:rsidR="00482504" w:rsidRPr="00305D73" w:rsidRDefault="001E78D5" w:rsidP="00CC4F26">
      <w:pPr>
        <w:pStyle w:val="Paragraphedeliste"/>
        <w:numPr>
          <w:ilvl w:val="0"/>
          <w:numId w:val="32"/>
        </w:numPr>
        <w:jc w:val="both"/>
        <w:rPr>
          <w:rFonts w:ascii="Century Schoolbook" w:hAnsi="Century Schoolbook"/>
          <w:vanish/>
          <w:color w:val="C00000"/>
          <w:sz w:val="20"/>
          <w:szCs w:val="18"/>
        </w:rPr>
      </w:pPr>
      <w:r w:rsidRPr="00305D73">
        <w:rPr>
          <w:rFonts w:ascii="Century Schoolbook" w:hAnsi="Century Schoolbook"/>
          <w:vanish/>
          <w:color w:val="C00000"/>
          <w:sz w:val="20"/>
          <w:szCs w:val="18"/>
        </w:rPr>
        <w:t>Les</w:t>
      </w:r>
      <w:r w:rsidR="00EC2F67" w:rsidRPr="00305D73">
        <w:rPr>
          <w:rFonts w:ascii="Century Schoolbook" w:hAnsi="Century Schoolbook"/>
          <w:vanish/>
          <w:color w:val="C00000"/>
          <w:sz w:val="20"/>
          <w:szCs w:val="18"/>
        </w:rPr>
        <w:t xml:space="preserve"> sous-étapes des méthodes projet appliquées incluant un acte de GC, </w:t>
      </w:r>
      <w:r w:rsidR="00BB28BA" w:rsidRPr="00305D73">
        <w:rPr>
          <w:rFonts w:ascii="Century Schoolbook" w:hAnsi="Century Schoolbook"/>
          <w:vanish/>
          <w:color w:val="C00000"/>
          <w:sz w:val="20"/>
          <w:szCs w:val="18"/>
        </w:rPr>
        <w:t>etc…</w:t>
      </w:r>
      <w:r w:rsidR="00482504" w:rsidRPr="00305D73">
        <w:rPr>
          <w:rFonts w:ascii="Century Schoolbook" w:hAnsi="Century Schoolbook"/>
          <w:vanish/>
          <w:color w:val="C00000"/>
          <w:sz w:val="20"/>
          <w:szCs w:val="18"/>
        </w:rPr>
        <w:t xml:space="preserve"> </w:t>
      </w:r>
    </w:p>
    <w:p w14:paraId="632E6AEA" w14:textId="77777777" w:rsidR="00BF72AE" w:rsidRDefault="00BF72AE" w:rsidP="00525BCA">
      <w:pPr>
        <w:pStyle w:val="Titre4"/>
      </w:pPr>
      <w:r>
        <w:rPr>
          <w:u w:val="single"/>
        </w:rPr>
        <w:t>Mode de développement</w:t>
      </w:r>
      <w:r w:rsidR="002F7D7D" w:rsidRPr="002F7D7D">
        <w:t xml:space="preserve"> </w:t>
      </w:r>
      <w:r w:rsidRPr="00BF72AE">
        <w:t xml:space="preserve">: </w:t>
      </w:r>
    </w:p>
    <w:p w14:paraId="632E6AEB" w14:textId="38886EEC" w:rsidR="00AA58EA" w:rsidRDefault="00FF705C" w:rsidP="00353839">
      <w:pPr>
        <w:ind w:firstLine="284"/>
        <w:jc w:val="both"/>
      </w:pPr>
      <w:r>
        <w:t>Ce qui oriente la GC :</w:t>
      </w:r>
      <w:r w:rsidR="00EE0E5C">
        <w:t xml:space="preserve"> </w:t>
      </w:r>
      <w:r w:rsidR="00EE0E5C" w:rsidRPr="00EE0E5C">
        <w:rPr>
          <w:rFonts w:ascii="Century Schoolbook" w:hAnsi="Century Schoolbook"/>
          <w:vanish/>
          <w:color w:val="C00000"/>
          <w:sz w:val="20"/>
          <w:szCs w:val="18"/>
        </w:rPr>
        <w:t>supprimer les items inutiles, en ajouter d'autres si besoin</w:t>
      </w:r>
    </w:p>
    <w:p w14:paraId="632E6AEC" w14:textId="79FA6C6A" w:rsidR="00FF705C" w:rsidRDefault="00FF705C" w:rsidP="00CC4F26">
      <w:pPr>
        <w:pStyle w:val="Paragraphedeliste"/>
        <w:numPr>
          <w:ilvl w:val="0"/>
          <w:numId w:val="16"/>
        </w:numPr>
        <w:jc w:val="both"/>
      </w:pPr>
      <w:r>
        <w:t>Stratégies projets/évolutions</w:t>
      </w:r>
      <w:r w:rsidR="008D2A5B">
        <w:t xml:space="preserve"> correctives</w:t>
      </w:r>
    </w:p>
    <w:p w14:paraId="37517392" w14:textId="77777777" w:rsidR="00EE0E5C" w:rsidRDefault="00CE4345" w:rsidP="00CC4F26">
      <w:pPr>
        <w:pStyle w:val="Paragraphedeliste"/>
        <w:numPr>
          <w:ilvl w:val="0"/>
          <w:numId w:val="16"/>
        </w:numPr>
        <w:jc w:val="both"/>
      </w:pPr>
      <w:r>
        <w:t xml:space="preserve">Mode </w:t>
      </w:r>
      <w:r w:rsidR="00EE0E5C">
        <w:t>de développement en cycle en V.</w:t>
      </w:r>
    </w:p>
    <w:p w14:paraId="632E6AED" w14:textId="07A6B36C" w:rsidR="00CE4345" w:rsidRPr="008D2A5B" w:rsidRDefault="00EE0E5C" w:rsidP="00CC4F26">
      <w:pPr>
        <w:pStyle w:val="Paragraphedeliste"/>
        <w:numPr>
          <w:ilvl w:val="0"/>
          <w:numId w:val="16"/>
        </w:numPr>
        <w:jc w:val="both"/>
        <w:rPr>
          <w:rFonts w:ascii="Century Schoolbook" w:hAnsi="Century Schoolbook"/>
          <w:vanish/>
          <w:color w:val="C00000"/>
          <w:sz w:val="20"/>
          <w:szCs w:val="18"/>
        </w:rPr>
      </w:pPr>
      <w:r w:rsidRPr="008D2A5B">
        <w:rPr>
          <w:rFonts w:ascii="Century Schoolbook" w:hAnsi="Century Schoolbook"/>
          <w:vanish/>
          <w:color w:val="C00000"/>
          <w:sz w:val="20"/>
          <w:szCs w:val="18"/>
        </w:rPr>
        <w:t>M</w:t>
      </w:r>
      <w:r w:rsidR="00CE4345" w:rsidRPr="008D2A5B">
        <w:rPr>
          <w:rFonts w:ascii="Century Schoolbook" w:hAnsi="Century Schoolbook"/>
          <w:vanish/>
          <w:color w:val="C00000"/>
          <w:sz w:val="20"/>
          <w:szCs w:val="18"/>
        </w:rPr>
        <w:t xml:space="preserve">ode </w:t>
      </w:r>
      <w:r w:rsidRPr="008D2A5B">
        <w:rPr>
          <w:rFonts w:ascii="Century Schoolbook" w:hAnsi="Century Schoolbook"/>
          <w:vanish/>
          <w:color w:val="C00000"/>
          <w:sz w:val="20"/>
          <w:szCs w:val="18"/>
        </w:rPr>
        <w:t xml:space="preserve">de </w:t>
      </w:r>
      <w:r w:rsidR="001D35FE" w:rsidRPr="008D2A5B">
        <w:rPr>
          <w:rFonts w:ascii="Century Schoolbook" w:hAnsi="Century Schoolbook"/>
          <w:vanish/>
          <w:color w:val="C00000"/>
          <w:sz w:val="20"/>
          <w:szCs w:val="18"/>
        </w:rPr>
        <w:t>développement</w:t>
      </w:r>
      <w:r w:rsidRPr="008D2A5B">
        <w:rPr>
          <w:rFonts w:ascii="Century Schoolbook" w:hAnsi="Century Schoolbook"/>
          <w:vanish/>
          <w:color w:val="C00000"/>
          <w:sz w:val="20"/>
          <w:szCs w:val="18"/>
        </w:rPr>
        <w:t xml:space="preserve"> A</w:t>
      </w:r>
      <w:r w:rsidR="00CE4345" w:rsidRPr="008D2A5B">
        <w:rPr>
          <w:rFonts w:ascii="Century Schoolbook" w:hAnsi="Century Schoolbook"/>
          <w:vanish/>
          <w:color w:val="C00000"/>
          <w:sz w:val="20"/>
          <w:szCs w:val="18"/>
        </w:rPr>
        <w:t>gile.</w:t>
      </w:r>
    </w:p>
    <w:p w14:paraId="632E6AEE" w14:textId="76F6AC32" w:rsidR="00CD3731" w:rsidRDefault="006C2810" w:rsidP="00CC4F26">
      <w:pPr>
        <w:pStyle w:val="Paragraphedeliste"/>
        <w:numPr>
          <w:ilvl w:val="0"/>
          <w:numId w:val="16"/>
        </w:numPr>
        <w:jc w:val="both"/>
      </w:pPr>
      <w:r>
        <w:t>Projets/évolutions techniques</w:t>
      </w:r>
    </w:p>
    <w:p w14:paraId="632E6AEF" w14:textId="0E0D3268" w:rsidR="00525BCA" w:rsidRDefault="00CE4345" w:rsidP="00525BCA">
      <w:pPr>
        <w:ind w:firstLine="284"/>
      </w:pPr>
      <w:r>
        <w:t>E</w:t>
      </w:r>
      <w:r w:rsidR="00FF705C">
        <w:t xml:space="preserve">viter </w:t>
      </w:r>
      <w:r>
        <w:t xml:space="preserve">si possible </w:t>
      </w:r>
      <w:r w:rsidR="00FF705C">
        <w:t>les modifications multi-technologiques simultanément</w:t>
      </w:r>
      <w:r>
        <w:t xml:space="preserve"> au sein d’un même projet/évolution</w:t>
      </w:r>
      <w:r w:rsidR="00FF705C">
        <w:t xml:space="preserve"> : </w:t>
      </w:r>
      <w:r>
        <w:t>modification d’une</w:t>
      </w:r>
      <w:r w:rsidR="00FF705C">
        <w:t xml:space="preserve"> technologie à la fois</w:t>
      </w:r>
      <w:r>
        <w:t xml:space="preserve"> (mode </w:t>
      </w:r>
      <w:r w:rsidR="00483817">
        <w:t>asynchrone)</w:t>
      </w:r>
      <w:r w:rsidR="00525BCA">
        <w:t> !</w:t>
      </w:r>
    </w:p>
    <w:p w14:paraId="632E6AF0" w14:textId="59578A6C" w:rsidR="00FF705C" w:rsidRDefault="00FF705C" w:rsidP="00525BCA">
      <w:pPr>
        <w:ind w:firstLine="284"/>
      </w:pPr>
      <w:r>
        <w:t>L’objectif est de faciliter l’identification des causes des anomalies rencontrées</w:t>
      </w:r>
      <w:r w:rsidR="00CE4345">
        <w:t xml:space="preserve"> et éviter les big-bangs d’intégration</w:t>
      </w:r>
      <w:r>
        <w:t>.</w:t>
      </w:r>
      <w:r w:rsidR="00DB15B2">
        <w:t xml:space="preserve"> </w:t>
      </w:r>
      <w:r w:rsidR="00315691">
        <w:t xml:space="preserve">Quand c’est possible, privilégier les MEPs individuelle par </w:t>
      </w:r>
      <w:r w:rsidR="001E78D5">
        <w:t>technologie</w:t>
      </w:r>
      <w:r w:rsidR="001E78D5" w:rsidRPr="009B0779">
        <w:rPr>
          <w:rFonts w:ascii="Century Schoolbook" w:hAnsi="Century Schoolbook"/>
          <w:vanish/>
          <w:color w:val="C00000"/>
          <w:sz w:val="20"/>
          <w:szCs w:val="18"/>
        </w:rPr>
        <w:t>. (Pas</w:t>
      </w:r>
      <w:r w:rsidR="009B0779" w:rsidRPr="009B0779">
        <w:rPr>
          <w:rFonts w:ascii="Century Schoolbook" w:hAnsi="Century Schoolbook"/>
          <w:vanish/>
          <w:color w:val="C00000"/>
          <w:sz w:val="20"/>
          <w:szCs w:val="18"/>
        </w:rPr>
        <w:t xml:space="preserve"> de "BigBang")</w:t>
      </w:r>
    </w:p>
    <w:p w14:paraId="632E6AF1" w14:textId="77777777" w:rsidR="00CD3731" w:rsidRDefault="00CE4345" w:rsidP="00525BCA">
      <w:pPr>
        <w:ind w:firstLine="284"/>
      </w:pPr>
      <w:r>
        <w:lastRenderedPageBreak/>
        <w:t>Cette méthode peut induire un l</w:t>
      </w:r>
      <w:r w:rsidR="00CD3731">
        <w:t>otissement des projets/évolutions multi-techno</w:t>
      </w:r>
      <w:r>
        <w:t>logiques</w:t>
      </w:r>
      <w:r w:rsidR="00041BA0">
        <w:t>.</w:t>
      </w:r>
      <w:r w:rsidR="00CD3731">
        <w:t xml:space="preserve"> </w:t>
      </w:r>
      <w:r w:rsidR="00041BA0">
        <w:t>Exemple : tuilage de projets ou de lots intra-projet</w:t>
      </w:r>
      <w:r w:rsidR="00525BCA">
        <w:t xml:space="preserve">. </w:t>
      </w:r>
      <w:r w:rsidR="00041BA0">
        <w:t>Induit une p</w:t>
      </w:r>
      <w:r w:rsidR="00CD3731">
        <w:t xml:space="preserve">olitique de branches </w:t>
      </w:r>
      <w:r w:rsidR="00041BA0">
        <w:t>par Projet/lot.</w:t>
      </w:r>
      <w:r w:rsidR="00CD3731">
        <w:t xml:space="preserve"> </w:t>
      </w:r>
    </w:p>
    <w:p w14:paraId="632E6AF2" w14:textId="77777777" w:rsidR="00CE4345" w:rsidRDefault="00CE4345" w:rsidP="00525BCA">
      <w:pPr>
        <w:ind w:firstLine="284"/>
      </w:pPr>
      <w:r>
        <w:t>Projets/évolutions fonctionnelles :</w:t>
      </w:r>
    </w:p>
    <w:p w14:paraId="632E6AF3" w14:textId="77777777" w:rsidR="00CE4345" w:rsidRDefault="00CE4345" w:rsidP="00CC4F26">
      <w:pPr>
        <w:pStyle w:val="Paragraphedeliste"/>
        <w:numPr>
          <w:ilvl w:val="0"/>
          <w:numId w:val="17"/>
        </w:numPr>
      </w:pPr>
      <w:r>
        <w:t>Les développements sont organisés par domaine fonctionnel et/ou fonctionnalité</w:t>
      </w:r>
    </w:p>
    <w:p w14:paraId="632E6AF4" w14:textId="77777777" w:rsidR="00C30FD9" w:rsidRDefault="00C30FD9" w:rsidP="00CC4F26">
      <w:pPr>
        <w:pStyle w:val="Paragraphedeliste"/>
        <w:numPr>
          <w:ilvl w:val="0"/>
          <w:numId w:val="17"/>
        </w:numPr>
      </w:pPr>
      <w:r>
        <w:t xml:space="preserve">Politique de branche par </w:t>
      </w:r>
      <w:r w:rsidR="00041BA0">
        <w:t xml:space="preserve">projet/évolution puis par </w:t>
      </w:r>
      <w:r>
        <w:t>fonctionnalité ou domaine fonctionnel</w:t>
      </w:r>
    </w:p>
    <w:p w14:paraId="632E6AF5" w14:textId="77777777" w:rsidR="00FF705C" w:rsidRPr="00525BCA" w:rsidRDefault="00D15214" w:rsidP="00525BCA">
      <w:pPr>
        <w:pStyle w:val="Titre4"/>
        <w:rPr>
          <w:u w:val="single"/>
        </w:rPr>
      </w:pPr>
      <w:r w:rsidRPr="00525BCA">
        <w:rPr>
          <w:u w:val="single"/>
        </w:rPr>
        <w:t>Méthode de d</w:t>
      </w:r>
      <w:r w:rsidR="00FF705C" w:rsidRPr="00525BCA">
        <w:rPr>
          <w:u w:val="single"/>
        </w:rPr>
        <w:t>ocumentation</w:t>
      </w:r>
    </w:p>
    <w:p w14:paraId="3CBBE1E6" w14:textId="242C7BC5" w:rsidR="00782081" w:rsidRDefault="00582B66" w:rsidP="00782081">
      <w:pPr>
        <w:ind w:firstLine="284"/>
        <w:jc w:val="both"/>
      </w:pPr>
      <w:r>
        <w:t xml:space="preserve">Le mode de fonctionnement recommandé par C'You est l'utilisation exclusive des référentiels </w:t>
      </w:r>
      <w:r w:rsidR="00EE0E5C" w:rsidRPr="00EE0E5C">
        <w:rPr>
          <w:rFonts w:ascii="Century Schoolbook" w:hAnsi="Century Schoolbook"/>
          <w:vanish/>
          <w:color w:val="C00000"/>
          <w:sz w:val="20"/>
          <w:szCs w:val="18"/>
        </w:rPr>
        <w:t>supprimer les items inutiles, en ajouter d'autres si besoin</w:t>
      </w:r>
      <w:r w:rsidR="003B651B">
        <w:rPr>
          <w:rFonts w:ascii="Century Schoolbook" w:hAnsi="Century Schoolbook"/>
          <w:vanish/>
          <w:color w:val="C00000"/>
          <w:sz w:val="20"/>
          <w:szCs w:val="18"/>
        </w:rPr>
        <w:t xml:space="preserve">. Si sans C’You propre pour certains, préciser les </w:t>
      </w:r>
      <w:r w:rsidR="001E78D5">
        <w:rPr>
          <w:rFonts w:ascii="Century Schoolbook" w:hAnsi="Century Schoolbook"/>
          <w:vanish/>
          <w:color w:val="C00000"/>
          <w:sz w:val="20"/>
          <w:szCs w:val="18"/>
        </w:rPr>
        <w:t>modes</w:t>
      </w:r>
      <w:r w:rsidR="003B651B">
        <w:rPr>
          <w:rFonts w:ascii="Century Schoolbook" w:hAnsi="Century Schoolbook"/>
          <w:vanish/>
          <w:color w:val="C00000"/>
          <w:sz w:val="20"/>
          <w:szCs w:val="18"/>
        </w:rPr>
        <w:t xml:space="preserve"> non exclusifs.</w:t>
      </w:r>
    </w:p>
    <w:p w14:paraId="35FEC47C" w14:textId="77777777" w:rsidR="00431AEB" w:rsidRPr="00A576C8" w:rsidRDefault="00582B66" w:rsidP="00CC4F26">
      <w:pPr>
        <w:pStyle w:val="Paragraphedeliste"/>
        <w:numPr>
          <w:ilvl w:val="0"/>
          <w:numId w:val="33"/>
        </w:numPr>
        <w:jc w:val="both"/>
        <w:rPr>
          <w:rFonts w:ascii="Century Schoolbook" w:hAnsi="Century Schoolbook"/>
          <w:vanish/>
          <w:color w:val="C00000"/>
          <w:sz w:val="20"/>
          <w:szCs w:val="18"/>
        </w:rPr>
      </w:pPr>
      <w:r w:rsidRPr="00A576C8">
        <w:rPr>
          <w:rFonts w:ascii="Century Schoolbook" w:hAnsi="Century Schoolbook"/>
          <w:vanish/>
          <w:color w:val="C00000"/>
          <w:sz w:val="20"/>
          <w:szCs w:val="18"/>
        </w:rPr>
        <w:t xml:space="preserve">Avant-projet, </w:t>
      </w:r>
    </w:p>
    <w:p w14:paraId="55006EC9" w14:textId="77777777" w:rsidR="00431AEB" w:rsidRDefault="00582B66" w:rsidP="00CC4F26">
      <w:pPr>
        <w:pStyle w:val="Paragraphedeliste"/>
        <w:numPr>
          <w:ilvl w:val="0"/>
          <w:numId w:val="33"/>
        </w:numPr>
        <w:jc w:val="both"/>
      </w:pPr>
      <w:r>
        <w:t>Projet</w:t>
      </w:r>
      <w:r w:rsidR="00431AEB">
        <w:t>,</w:t>
      </w:r>
    </w:p>
    <w:p w14:paraId="7DB881FA" w14:textId="5EB88F29" w:rsidR="00431AEB" w:rsidRDefault="00431AEB" w:rsidP="00CC4F26">
      <w:pPr>
        <w:pStyle w:val="Paragraphedeliste"/>
        <w:numPr>
          <w:ilvl w:val="0"/>
          <w:numId w:val="33"/>
        </w:numPr>
        <w:jc w:val="both"/>
      </w:pPr>
      <w:r>
        <w:t>Maintenance</w:t>
      </w:r>
    </w:p>
    <w:p w14:paraId="22A3847C" w14:textId="68C466CD" w:rsidR="00431AEB" w:rsidRDefault="00582B66" w:rsidP="00CC4F26">
      <w:pPr>
        <w:pStyle w:val="Paragraphedeliste"/>
        <w:numPr>
          <w:ilvl w:val="0"/>
          <w:numId w:val="33"/>
        </w:numPr>
        <w:jc w:val="both"/>
      </w:pPr>
      <w:r>
        <w:t>Application</w:t>
      </w:r>
    </w:p>
    <w:p w14:paraId="632E6AF7" w14:textId="0368679D" w:rsidR="00582B66" w:rsidRDefault="00582B66" w:rsidP="00C67E15">
      <w:pPr>
        <w:ind w:firstLine="284"/>
        <w:jc w:val="both"/>
      </w:pPr>
      <w:r>
        <w:t xml:space="preserve"> </w:t>
      </w:r>
      <w:r w:rsidR="001E78D5">
        <w:t>Prévus</w:t>
      </w:r>
      <w:r>
        <w:t xml:space="preserve"> à cet effet, à l'exclusion de toute étape intermédiaire (Partage réseau, Wiki, …)</w:t>
      </w:r>
    </w:p>
    <w:p w14:paraId="632E6AF8" w14:textId="77777777" w:rsidR="00C67E15" w:rsidRDefault="00C67E15" w:rsidP="001C0C9F">
      <w:pPr>
        <w:ind w:firstLine="284"/>
      </w:pPr>
      <w:r>
        <w:t xml:space="preserve">Se rapporter aux </w:t>
      </w:r>
      <w:r w:rsidRPr="00C67E15">
        <w:rPr>
          <w:highlight w:val="lightGray"/>
        </w:rPr>
        <w:t>Règles de Gestion Documentaire</w:t>
      </w:r>
      <w:r w:rsidR="00185225">
        <w:rPr>
          <w:highlight w:val="lightGray"/>
        </w:rPr>
        <w:t xml:space="preserve"> </w:t>
      </w:r>
      <w:r>
        <w:rPr>
          <w:rStyle w:val="Appelnotedebasdep"/>
          <w:highlight w:val="lightGray"/>
        </w:rPr>
        <w:footnoteReference w:id="1"/>
      </w:r>
    </w:p>
    <w:p w14:paraId="2764AFF3" w14:textId="77777777" w:rsidR="00EE0E5C" w:rsidRDefault="00EE0E5C" w:rsidP="001C0C9F">
      <w:pPr>
        <w:ind w:firstLine="284"/>
        <w:rPr>
          <w:rFonts w:ascii="Century Schoolbook" w:hAnsi="Century Schoolbook"/>
          <w:vanish/>
          <w:color w:val="C00000"/>
          <w:sz w:val="20"/>
          <w:szCs w:val="18"/>
        </w:rPr>
      </w:pPr>
    </w:p>
    <w:p w14:paraId="5B17D7BA" w14:textId="1EE02C88" w:rsidR="00782081" w:rsidRDefault="00782081" w:rsidP="001C0C9F">
      <w:pPr>
        <w:ind w:firstLine="284"/>
        <w:rPr>
          <w:rFonts w:ascii="Century Schoolbook" w:hAnsi="Century Schoolbook"/>
          <w:vanish/>
          <w:color w:val="C00000"/>
          <w:sz w:val="20"/>
          <w:szCs w:val="18"/>
        </w:rPr>
      </w:pPr>
      <w:r>
        <w:rPr>
          <w:rFonts w:ascii="Century Schoolbook" w:hAnsi="Century Schoolbook"/>
          <w:vanish/>
          <w:color w:val="C00000"/>
          <w:sz w:val="20"/>
          <w:szCs w:val="18"/>
        </w:rPr>
        <w:t xml:space="preserve">Dans </w:t>
      </w:r>
      <w:r w:rsidR="001D35FE">
        <w:rPr>
          <w:rFonts w:ascii="Century Schoolbook" w:hAnsi="Century Schoolbook"/>
          <w:vanish/>
          <w:color w:val="C00000"/>
          <w:sz w:val="20"/>
          <w:szCs w:val="18"/>
        </w:rPr>
        <w:t>le</w:t>
      </w:r>
      <w:r>
        <w:rPr>
          <w:rFonts w:ascii="Century Schoolbook" w:hAnsi="Century Schoolbook"/>
          <w:vanish/>
          <w:color w:val="C00000"/>
          <w:sz w:val="20"/>
          <w:szCs w:val="18"/>
        </w:rPr>
        <w:t xml:space="preserve"> cas où C'You, </w:t>
      </w:r>
      <w:r w:rsidR="001D35FE">
        <w:rPr>
          <w:rFonts w:ascii="Century Schoolbook" w:hAnsi="Century Schoolbook"/>
          <w:vanish/>
          <w:color w:val="C00000"/>
          <w:sz w:val="20"/>
          <w:szCs w:val="18"/>
        </w:rPr>
        <w:t>n'est</w:t>
      </w:r>
      <w:r>
        <w:rPr>
          <w:rFonts w:ascii="Century Schoolbook" w:hAnsi="Century Schoolbook"/>
          <w:vanish/>
          <w:color w:val="C00000"/>
          <w:sz w:val="20"/>
          <w:szCs w:val="18"/>
        </w:rPr>
        <w:t xml:space="preserve"> pas utilisé, </w:t>
      </w:r>
      <w:r w:rsidR="001D35FE">
        <w:rPr>
          <w:rFonts w:ascii="Century Schoolbook" w:hAnsi="Century Schoolbook"/>
          <w:vanish/>
          <w:color w:val="C00000"/>
          <w:sz w:val="20"/>
          <w:szCs w:val="18"/>
        </w:rPr>
        <w:t>justifier</w:t>
      </w:r>
      <w:r>
        <w:rPr>
          <w:rFonts w:ascii="Century Schoolbook" w:hAnsi="Century Schoolbook"/>
          <w:vanish/>
          <w:color w:val="C00000"/>
          <w:sz w:val="20"/>
          <w:szCs w:val="18"/>
        </w:rPr>
        <w:t xml:space="preserve"> d'une méthode de documentation officielle et donc validée par le RPA</w:t>
      </w:r>
    </w:p>
    <w:p w14:paraId="41F94CA3" w14:textId="77777777" w:rsidR="00782081" w:rsidRDefault="00782081" w:rsidP="001C0C9F">
      <w:pPr>
        <w:ind w:firstLine="284"/>
        <w:rPr>
          <w:rFonts w:ascii="Century Schoolbook" w:hAnsi="Century Schoolbook"/>
          <w:vanish/>
          <w:color w:val="C00000"/>
          <w:sz w:val="20"/>
          <w:szCs w:val="18"/>
        </w:rPr>
      </w:pPr>
    </w:p>
    <w:p w14:paraId="632E6AF9" w14:textId="77777777" w:rsidR="00D15214" w:rsidRPr="00505CF2" w:rsidRDefault="00D15214" w:rsidP="001C0C9F">
      <w:pPr>
        <w:ind w:firstLine="284"/>
        <w:rPr>
          <w:rFonts w:ascii="Century Schoolbook" w:hAnsi="Century Schoolbook"/>
          <w:vanish/>
          <w:color w:val="C00000"/>
          <w:sz w:val="20"/>
          <w:szCs w:val="18"/>
        </w:rPr>
      </w:pPr>
      <w:r w:rsidRPr="00505CF2">
        <w:rPr>
          <w:rFonts w:ascii="Century Schoolbook" w:hAnsi="Century Schoolbook"/>
          <w:vanish/>
          <w:color w:val="C00000"/>
          <w:sz w:val="20"/>
          <w:szCs w:val="18"/>
        </w:rPr>
        <w:t>Choix</w:t>
      </w:r>
      <w:r w:rsidR="00150EA6" w:rsidRPr="00505CF2">
        <w:rPr>
          <w:rFonts w:ascii="Century Schoolbook" w:hAnsi="Century Schoolbook"/>
          <w:vanish/>
          <w:color w:val="C00000"/>
          <w:sz w:val="20"/>
          <w:szCs w:val="18"/>
        </w:rPr>
        <w:t xml:space="preserve"> </w:t>
      </w:r>
      <w:r w:rsidR="00505CF2" w:rsidRPr="00505CF2">
        <w:rPr>
          <w:rFonts w:ascii="Century Schoolbook" w:hAnsi="Century Schoolbook"/>
          <w:vanish/>
          <w:color w:val="C00000"/>
          <w:sz w:val="20"/>
          <w:szCs w:val="18"/>
        </w:rPr>
        <w:t>INTERDIT</w:t>
      </w:r>
      <w:r w:rsidRPr="00505CF2">
        <w:rPr>
          <w:rFonts w:ascii="Century Schoolbook" w:hAnsi="Century Schoolbook"/>
          <w:vanish/>
          <w:color w:val="C00000"/>
          <w:sz w:val="20"/>
          <w:szCs w:val="18"/>
        </w:rPr>
        <w:t xml:space="preserve"> : </w:t>
      </w:r>
    </w:p>
    <w:p w14:paraId="632E6AFA" w14:textId="35B0EE8A" w:rsidR="00DB15B2" w:rsidRPr="00505CF2" w:rsidRDefault="001E78D5" w:rsidP="00CC4F26">
      <w:pPr>
        <w:pStyle w:val="Paragraphedeliste"/>
        <w:numPr>
          <w:ilvl w:val="0"/>
          <w:numId w:val="18"/>
        </w:numPr>
        <w:rPr>
          <w:rFonts w:ascii="Century Schoolbook" w:hAnsi="Century Schoolbook"/>
          <w:vanish/>
          <w:color w:val="C00000"/>
          <w:sz w:val="20"/>
          <w:szCs w:val="18"/>
        </w:rPr>
      </w:pPr>
      <w:r w:rsidRPr="00505CF2">
        <w:rPr>
          <w:rFonts w:ascii="Century Schoolbook" w:hAnsi="Century Schoolbook"/>
          <w:vanish/>
          <w:color w:val="C00000"/>
          <w:sz w:val="20"/>
          <w:szCs w:val="18"/>
        </w:rPr>
        <w:t>D’un</w:t>
      </w:r>
      <w:r w:rsidR="00724702" w:rsidRPr="00505CF2">
        <w:rPr>
          <w:rFonts w:ascii="Century Schoolbook" w:hAnsi="Century Schoolbook"/>
          <w:vanish/>
          <w:color w:val="C00000"/>
          <w:sz w:val="20"/>
          <w:szCs w:val="18"/>
        </w:rPr>
        <w:t xml:space="preserve"> répertoire</w:t>
      </w:r>
      <w:r w:rsidR="00DB15B2" w:rsidRPr="00505CF2">
        <w:rPr>
          <w:rFonts w:ascii="Century Schoolbook" w:hAnsi="Century Schoolbook"/>
          <w:vanish/>
          <w:color w:val="C00000"/>
          <w:sz w:val="20"/>
          <w:szCs w:val="18"/>
        </w:rPr>
        <w:t xml:space="preserve"> </w:t>
      </w:r>
      <w:r w:rsidR="00724702" w:rsidRPr="00505CF2">
        <w:rPr>
          <w:rFonts w:ascii="Century Schoolbook" w:hAnsi="Century Schoolbook"/>
          <w:vanish/>
          <w:color w:val="C00000"/>
          <w:sz w:val="20"/>
          <w:szCs w:val="18"/>
        </w:rPr>
        <w:t xml:space="preserve">bureautique </w:t>
      </w:r>
      <w:r w:rsidR="00DB15B2" w:rsidRPr="00505CF2">
        <w:rPr>
          <w:rFonts w:ascii="Century Schoolbook" w:hAnsi="Century Schoolbook"/>
          <w:vanish/>
          <w:color w:val="C00000"/>
          <w:sz w:val="20"/>
          <w:szCs w:val="18"/>
        </w:rPr>
        <w:t>pour le développement de la version n+1 de la doc</w:t>
      </w:r>
      <w:r w:rsidR="0080153E" w:rsidRPr="00505CF2">
        <w:rPr>
          <w:rFonts w:ascii="Century Schoolbook" w:hAnsi="Century Schoolbook"/>
          <w:vanish/>
          <w:color w:val="C00000"/>
          <w:sz w:val="20"/>
          <w:szCs w:val="18"/>
        </w:rPr>
        <w:t>umentation</w:t>
      </w:r>
      <w:r w:rsidR="00DB15B2" w:rsidRPr="00505CF2">
        <w:rPr>
          <w:rFonts w:ascii="Century Schoolbook" w:hAnsi="Century Schoolbook"/>
          <w:vanish/>
          <w:color w:val="C00000"/>
          <w:sz w:val="20"/>
          <w:szCs w:val="18"/>
        </w:rPr>
        <w:t xml:space="preserve"> </w:t>
      </w:r>
    </w:p>
    <w:p w14:paraId="632E6AFB" w14:textId="7C5B55F7" w:rsidR="00DB15B2" w:rsidRPr="00505CF2" w:rsidRDefault="001E78D5" w:rsidP="00CC4F26">
      <w:pPr>
        <w:pStyle w:val="Paragraphedeliste"/>
        <w:numPr>
          <w:ilvl w:val="0"/>
          <w:numId w:val="18"/>
        </w:numPr>
        <w:rPr>
          <w:rFonts w:ascii="Century Schoolbook" w:hAnsi="Century Schoolbook"/>
          <w:vanish/>
          <w:color w:val="C00000"/>
          <w:sz w:val="20"/>
          <w:szCs w:val="18"/>
        </w:rPr>
      </w:pPr>
      <w:r w:rsidRPr="00505CF2">
        <w:rPr>
          <w:rFonts w:ascii="Century Schoolbook" w:hAnsi="Century Schoolbook"/>
          <w:vanish/>
          <w:color w:val="C00000"/>
          <w:sz w:val="20"/>
          <w:szCs w:val="18"/>
        </w:rPr>
        <w:t>D’un</w:t>
      </w:r>
      <w:r w:rsidR="00DB15B2" w:rsidRPr="00505CF2">
        <w:rPr>
          <w:rFonts w:ascii="Century Schoolbook" w:hAnsi="Century Schoolbook"/>
          <w:vanish/>
          <w:color w:val="C00000"/>
          <w:sz w:val="20"/>
          <w:szCs w:val="18"/>
        </w:rPr>
        <w:t xml:space="preserve"> </w:t>
      </w:r>
      <w:r w:rsidR="00724702" w:rsidRPr="00505CF2">
        <w:rPr>
          <w:rFonts w:ascii="Century Schoolbook" w:hAnsi="Century Schoolbook"/>
          <w:vanish/>
          <w:color w:val="C00000"/>
          <w:sz w:val="20"/>
          <w:szCs w:val="18"/>
        </w:rPr>
        <w:t xml:space="preserve">répertoire bureautique </w:t>
      </w:r>
      <w:r w:rsidR="00DB15B2" w:rsidRPr="00505CF2">
        <w:rPr>
          <w:rFonts w:ascii="Century Schoolbook" w:hAnsi="Century Schoolbook"/>
          <w:vanish/>
          <w:color w:val="C00000"/>
          <w:sz w:val="20"/>
          <w:szCs w:val="18"/>
        </w:rPr>
        <w:t>pour la récupération en lecture seule de la version n (suffixe du fichier selon p</w:t>
      </w:r>
      <w:r w:rsidR="00754791" w:rsidRPr="00505CF2">
        <w:rPr>
          <w:rFonts w:ascii="Century Schoolbook" w:hAnsi="Century Schoolbook"/>
          <w:vanish/>
          <w:color w:val="C00000"/>
          <w:sz w:val="20"/>
          <w:szCs w:val="18"/>
        </w:rPr>
        <w:t xml:space="preserve">ropriété intrinsèque « version </w:t>
      </w:r>
      <w:r w:rsidR="00DB15B2" w:rsidRPr="00505CF2">
        <w:rPr>
          <w:rFonts w:ascii="Century Schoolbook" w:hAnsi="Century Schoolbook"/>
          <w:vanish/>
          <w:color w:val="C00000"/>
          <w:sz w:val="20"/>
          <w:szCs w:val="18"/>
        </w:rPr>
        <w:t>de configuration » renseigné par C’You)</w:t>
      </w:r>
    </w:p>
    <w:p w14:paraId="632E6AFC" w14:textId="77777777" w:rsidR="00F80EA8" w:rsidRPr="00F80EA8" w:rsidRDefault="00F80EA8" w:rsidP="007E4AD0">
      <w:pPr>
        <w:pStyle w:val="Paragraphedeliste"/>
        <w:ind w:left="1364"/>
        <w:rPr>
          <w:sz w:val="8"/>
        </w:rPr>
      </w:pPr>
    </w:p>
    <w:p w14:paraId="632E6AFD" w14:textId="77777777" w:rsidR="00CD3731" w:rsidRPr="00525BCA" w:rsidRDefault="00D15214" w:rsidP="00525BCA">
      <w:pPr>
        <w:pStyle w:val="Titre4"/>
        <w:rPr>
          <w:u w:val="single"/>
        </w:rPr>
      </w:pPr>
      <w:r w:rsidRPr="00525BCA">
        <w:rPr>
          <w:u w:val="single"/>
        </w:rPr>
        <w:t>Méthode en relation avec les t</w:t>
      </w:r>
      <w:r w:rsidR="00575846" w:rsidRPr="00525BCA">
        <w:rPr>
          <w:u w:val="single"/>
        </w:rPr>
        <w:t>echnologies</w:t>
      </w:r>
      <w:r w:rsidRPr="00525BCA">
        <w:rPr>
          <w:u w:val="single"/>
        </w:rPr>
        <w:t xml:space="preserve"> utilisées</w:t>
      </w:r>
      <w:r w:rsidR="00575846" w:rsidRPr="00525BCA">
        <w:rPr>
          <w:u w:val="single"/>
        </w:rPr>
        <w:t> :</w:t>
      </w:r>
    </w:p>
    <w:p w14:paraId="632E6AFE" w14:textId="77777777" w:rsidR="00D266BF" w:rsidRDefault="00D266BF" w:rsidP="00505CF2">
      <w:pPr>
        <w:ind w:left="66"/>
        <w:rPr>
          <w:rFonts w:ascii="Century Schoolbook" w:hAnsi="Century Schoolbook"/>
          <w:vanish/>
          <w:color w:val="C00000"/>
          <w:sz w:val="20"/>
          <w:szCs w:val="18"/>
        </w:rPr>
      </w:pPr>
    </w:p>
    <w:p w14:paraId="632E6AFF" w14:textId="77777777" w:rsidR="009725BF" w:rsidRDefault="00505CF2" w:rsidP="00D266BF">
      <w:pPr>
        <w:ind w:left="66" w:firstLine="501"/>
        <w:rPr>
          <w:rFonts w:ascii="Century Schoolbook" w:hAnsi="Century Schoolbook"/>
          <w:vanish/>
          <w:color w:val="C00000"/>
          <w:sz w:val="20"/>
          <w:szCs w:val="18"/>
        </w:rPr>
      </w:pPr>
      <w:r w:rsidRPr="009725BF">
        <w:rPr>
          <w:rFonts w:ascii="Century Schoolbook" w:hAnsi="Century Schoolbook"/>
          <w:vanish/>
          <w:color w:val="C00000"/>
          <w:sz w:val="20"/>
          <w:szCs w:val="18"/>
        </w:rPr>
        <w:t xml:space="preserve">Certaines méthodes sont des règles déjà/bientôt référencées =&gt; </w:t>
      </w:r>
      <w:r w:rsidR="00D266BF">
        <w:rPr>
          <w:rFonts w:ascii="Century Schoolbook" w:hAnsi="Century Schoolbook"/>
          <w:vanish/>
          <w:color w:val="C00000"/>
          <w:sz w:val="20"/>
          <w:szCs w:val="18"/>
        </w:rPr>
        <w:t>localisation précisées a</w:t>
      </w:r>
      <w:r w:rsidR="00D266BF" w:rsidRPr="00D266BF">
        <w:rPr>
          <w:rFonts w:ascii="Century Schoolbook" w:hAnsi="Century Schoolbook"/>
          <w:vanish/>
          <w:color w:val="C00000"/>
          <w:sz w:val="20"/>
          <w:szCs w:val="18"/>
        </w:rPr>
        <w:t>u Chapitre III.B Références Documentaires</w:t>
      </w:r>
    </w:p>
    <w:p w14:paraId="632E6B00" w14:textId="77777777" w:rsidR="00505CF2" w:rsidRDefault="00505CF2" w:rsidP="00505CF2">
      <w:pPr>
        <w:ind w:left="66"/>
        <w:rPr>
          <w:rFonts w:ascii="Century Schoolbook" w:hAnsi="Century Schoolbook"/>
          <w:vanish/>
          <w:color w:val="C00000"/>
          <w:sz w:val="20"/>
          <w:szCs w:val="18"/>
        </w:rPr>
      </w:pPr>
    </w:p>
    <w:p w14:paraId="632E6B01" w14:textId="77777777" w:rsidR="00DB15B2" w:rsidRPr="00EA7E3F" w:rsidRDefault="00D15214" w:rsidP="00EA7E3F">
      <w:pPr>
        <w:pStyle w:val="Paragraphedeliste"/>
        <w:numPr>
          <w:ilvl w:val="2"/>
          <w:numId w:val="3"/>
        </w:numPr>
        <w:ind w:left="426"/>
        <w:rPr>
          <w:u w:val="single"/>
        </w:rPr>
      </w:pPr>
      <w:r w:rsidRPr="00EA7E3F">
        <w:rPr>
          <w:u w:val="single"/>
        </w:rPr>
        <w:t>Versionnement t</w:t>
      </w:r>
      <w:r w:rsidR="00DB15B2" w:rsidRPr="00EA7E3F">
        <w:rPr>
          <w:u w:val="single"/>
        </w:rPr>
        <w:t>ransverse :</w:t>
      </w:r>
    </w:p>
    <w:p w14:paraId="632E6B02" w14:textId="77777777" w:rsidR="00DB15B2" w:rsidRDefault="00DB15B2" w:rsidP="00505CF2">
      <w:pPr>
        <w:ind w:left="426" w:firstLine="284"/>
      </w:pPr>
      <w:r>
        <w:t xml:space="preserve">Le workflow de développement impose des versions par technologie restant internes </w:t>
      </w:r>
      <w:r w:rsidR="00362320">
        <w:t xml:space="preserve">aux développements </w:t>
      </w:r>
      <w:r>
        <w:t>et une version applicative imposée aux tests et à la documentation (</w:t>
      </w:r>
      <w:r w:rsidR="00384707">
        <w:t>Baseline</w:t>
      </w:r>
      <w:r>
        <w:t>)</w:t>
      </w:r>
    </w:p>
    <w:p w14:paraId="632E6B03" w14:textId="77777777" w:rsidR="00CD3731" w:rsidRPr="00EA7E3F" w:rsidRDefault="00575846" w:rsidP="00EA7E3F">
      <w:pPr>
        <w:pStyle w:val="Paragraphedeliste"/>
        <w:numPr>
          <w:ilvl w:val="2"/>
          <w:numId w:val="3"/>
        </w:numPr>
        <w:ind w:left="426"/>
        <w:rPr>
          <w:u w:val="single"/>
        </w:rPr>
      </w:pPr>
      <w:r w:rsidRPr="00EA7E3F">
        <w:rPr>
          <w:u w:val="single"/>
        </w:rPr>
        <w:t>Unix</w:t>
      </w:r>
    </w:p>
    <w:p w14:paraId="632E6B04" w14:textId="77777777" w:rsidR="009B231B" w:rsidRDefault="009B231B" w:rsidP="00505CF2">
      <w:pPr>
        <w:ind w:left="426" w:firstLine="284"/>
      </w:pPr>
      <w:r>
        <w:t>Les développeurs développent les composants Unix sur leur poste de travail</w:t>
      </w:r>
    </w:p>
    <w:p w14:paraId="632E6B05" w14:textId="2A5AA126" w:rsidR="009B231B" w:rsidRDefault="009B231B" w:rsidP="00505CF2">
      <w:pPr>
        <w:ind w:left="426" w:firstLine="284"/>
      </w:pPr>
      <w:r>
        <w:t xml:space="preserve">Les </w:t>
      </w:r>
      <w:r w:rsidR="00845BF7">
        <w:t>tests unitaires (</w:t>
      </w:r>
      <w:r>
        <w:t>TU</w:t>
      </w:r>
      <w:r w:rsidR="00845BF7">
        <w:t>)</w:t>
      </w:r>
      <w:r w:rsidR="00A576C8">
        <w:t xml:space="preserve"> </w:t>
      </w:r>
      <w:r>
        <w:t xml:space="preserve">peuvent se </w:t>
      </w:r>
      <w:r w:rsidR="00A576C8">
        <w:t>réaliser que sur les postes de dévelopements</w:t>
      </w:r>
      <w:r>
        <w:t xml:space="preserve">. Cela </w:t>
      </w:r>
      <w:r w:rsidRPr="00002EA1">
        <w:t xml:space="preserve">impose </w:t>
      </w:r>
      <w:r w:rsidR="001E78D5" w:rsidRPr="00002EA1">
        <w:t>la</w:t>
      </w:r>
      <w:r w:rsidR="001E78D5">
        <w:t xml:space="preserve"> </w:t>
      </w:r>
      <w:r w:rsidR="001E78D5" w:rsidRPr="00002EA1">
        <w:t>synchronisation</w:t>
      </w:r>
      <w:r w:rsidR="00002EA1">
        <w:t xml:space="preserve"> de ces</w:t>
      </w:r>
      <w:r>
        <w:t xml:space="preserve"> </w:t>
      </w:r>
      <w:r w:rsidR="00002EA1">
        <w:t xml:space="preserve">tests </w:t>
      </w:r>
      <w:r>
        <w:t>entre les différents développeurs. Cela implique soit des TU commun, soit des TU individuels séquenti</w:t>
      </w:r>
      <w:r w:rsidR="00B660C3">
        <w:t>els</w:t>
      </w:r>
    </w:p>
    <w:p w14:paraId="632E6B06" w14:textId="715BF6D9" w:rsidR="009B231B" w:rsidRDefault="009B231B" w:rsidP="00505CF2">
      <w:pPr>
        <w:ind w:left="426" w:firstLine="284"/>
      </w:pPr>
      <w:r>
        <w:t>Pour des raisons de sécurisation du code, les développeurs doivent sauvegarder une fois par jour</w:t>
      </w:r>
      <w:r w:rsidR="009B0779">
        <w:t xml:space="preserve"> </w:t>
      </w:r>
      <w:r w:rsidR="009B0779" w:rsidRPr="009B0779">
        <w:rPr>
          <w:rFonts w:ascii="Century Schoolbook" w:hAnsi="Century Schoolbook"/>
          <w:vanish/>
          <w:color w:val="C00000"/>
          <w:sz w:val="20"/>
          <w:szCs w:val="18"/>
        </w:rPr>
        <w:t>(à repréciser comment dans la partie Plan de ce document)</w:t>
      </w:r>
    </w:p>
    <w:p w14:paraId="632E6B07" w14:textId="77777777" w:rsidR="00575846" w:rsidRPr="00A576C8" w:rsidRDefault="00575846" w:rsidP="00EA7E3F">
      <w:pPr>
        <w:pStyle w:val="Paragraphedeliste"/>
        <w:numPr>
          <w:ilvl w:val="2"/>
          <w:numId w:val="3"/>
        </w:numPr>
        <w:ind w:left="426"/>
        <w:rPr>
          <w:rFonts w:ascii="Century Schoolbook" w:hAnsi="Century Schoolbook"/>
          <w:vanish/>
          <w:color w:val="C00000"/>
          <w:sz w:val="20"/>
          <w:szCs w:val="18"/>
        </w:rPr>
      </w:pPr>
      <w:r w:rsidRPr="00A576C8">
        <w:rPr>
          <w:rFonts w:ascii="Century Schoolbook" w:hAnsi="Century Schoolbook"/>
          <w:vanish/>
          <w:color w:val="C00000"/>
          <w:sz w:val="20"/>
          <w:szCs w:val="18"/>
        </w:rPr>
        <w:t>Informatica</w:t>
      </w:r>
    </w:p>
    <w:p w14:paraId="632E6B08" w14:textId="51A8C806" w:rsidR="00425EF6" w:rsidRPr="00A576C8" w:rsidRDefault="00582B66" w:rsidP="00505CF2">
      <w:pPr>
        <w:ind w:left="426" w:firstLine="284"/>
        <w:rPr>
          <w:rFonts w:ascii="Century Schoolbook" w:hAnsi="Century Schoolbook"/>
          <w:vanish/>
          <w:color w:val="C00000"/>
          <w:sz w:val="20"/>
          <w:szCs w:val="18"/>
        </w:rPr>
      </w:pPr>
      <w:r w:rsidRPr="00A576C8">
        <w:rPr>
          <w:rFonts w:ascii="Century Schoolbook" w:hAnsi="Century Schoolbook"/>
          <w:vanish/>
          <w:color w:val="C00000"/>
          <w:sz w:val="20"/>
          <w:szCs w:val="18"/>
        </w:rPr>
        <w:t>Le contexte de travail et les méthodes de GC associées à cette technologie font l'objet d'un</w:t>
      </w:r>
      <w:r w:rsidR="003B6911" w:rsidRPr="00A576C8">
        <w:rPr>
          <w:rFonts w:ascii="Century Schoolbook" w:hAnsi="Century Schoolbook"/>
          <w:vanish/>
          <w:color w:val="C00000"/>
          <w:sz w:val="20"/>
          <w:szCs w:val="18"/>
        </w:rPr>
        <w:t>e</w:t>
      </w:r>
      <w:r w:rsidRPr="00A576C8">
        <w:rPr>
          <w:rFonts w:ascii="Century Schoolbook" w:hAnsi="Century Schoolbook"/>
          <w:vanish/>
          <w:color w:val="C00000"/>
          <w:sz w:val="20"/>
          <w:szCs w:val="18"/>
        </w:rPr>
        <w:t xml:space="preserve"> règle générique</w:t>
      </w:r>
      <w:r w:rsidR="00B94836" w:rsidRPr="00A576C8">
        <w:rPr>
          <w:rFonts w:ascii="Century Schoolbook" w:hAnsi="Century Schoolbook"/>
          <w:vanish/>
          <w:color w:val="C00000"/>
          <w:sz w:val="20"/>
          <w:szCs w:val="18"/>
        </w:rPr>
        <w:t xml:space="preserve"> </w:t>
      </w:r>
      <w:hyperlink r:id="rId19" w:history="1">
        <w:r w:rsidR="00B8246C" w:rsidRPr="00A576C8">
          <w:rPr>
            <w:color w:val="C00000"/>
          </w:rPr>
          <w:t>[</w:t>
        </w:r>
        <w:r w:rsidR="0091481E" w:rsidRPr="00A576C8">
          <w:rPr>
            <w:color w:val="C00000"/>
          </w:rPr>
          <w:t>Cf. Règles GC sur le C'You GCL]</w:t>
        </w:r>
      </w:hyperlink>
    </w:p>
    <w:p w14:paraId="632E6B09" w14:textId="77777777" w:rsidR="00575846" w:rsidRPr="00A576C8" w:rsidRDefault="00575846" w:rsidP="00EA7E3F">
      <w:pPr>
        <w:pStyle w:val="Paragraphedeliste"/>
        <w:numPr>
          <w:ilvl w:val="2"/>
          <w:numId w:val="3"/>
        </w:numPr>
        <w:ind w:left="426"/>
        <w:rPr>
          <w:rFonts w:ascii="Century Schoolbook" w:hAnsi="Century Schoolbook"/>
          <w:vanish/>
          <w:color w:val="C00000"/>
          <w:sz w:val="20"/>
          <w:szCs w:val="18"/>
        </w:rPr>
      </w:pPr>
      <w:r w:rsidRPr="00A576C8">
        <w:rPr>
          <w:rFonts w:ascii="Century Schoolbook" w:hAnsi="Century Schoolbook"/>
          <w:vanish/>
          <w:color w:val="C00000"/>
          <w:sz w:val="20"/>
          <w:szCs w:val="18"/>
        </w:rPr>
        <w:t>Control/M</w:t>
      </w:r>
      <w:r w:rsidR="00EA7E3F" w:rsidRPr="00A576C8">
        <w:rPr>
          <w:rFonts w:ascii="Century Schoolbook" w:hAnsi="Century Schoolbook"/>
          <w:vanish/>
          <w:color w:val="C00000"/>
          <w:sz w:val="20"/>
          <w:szCs w:val="18"/>
        </w:rPr>
        <w:t xml:space="preserve"> </w:t>
      </w:r>
    </w:p>
    <w:p w14:paraId="632E6B0A" w14:textId="530E6A31" w:rsidR="00582B66" w:rsidRPr="00A576C8" w:rsidRDefault="00582B66" w:rsidP="00185225">
      <w:pPr>
        <w:ind w:left="426" w:firstLine="284"/>
        <w:rPr>
          <w:rFonts w:ascii="Century Schoolbook" w:hAnsi="Century Schoolbook"/>
          <w:vanish/>
          <w:color w:val="C00000"/>
          <w:sz w:val="20"/>
          <w:szCs w:val="18"/>
        </w:rPr>
      </w:pPr>
      <w:r w:rsidRPr="00A576C8">
        <w:rPr>
          <w:rFonts w:ascii="Century Schoolbook" w:hAnsi="Century Schoolbook"/>
          <w:vanish/>
          <w:color w:val="C00000"/>
          <w:sz w:val="20"/>
          <w:szCs w:val="18"/>
        </w:rPr>
        <w:t xml:space="preserve">Le contexte de travail et les méthodes de GC associées à cette technologie font l'objet d'un règle générique </w:t>
      </w:r>
      <w:hyperlink r:id="rId20" w:history="1">
        <w:r w:rsidR="00B8246C" w:rsidRPr="00A576C8">
          <w:rPr>
            <w:color w:val="C00000"/>
          </w:rPr>
          <w:t>[</w:t>
        </w:r>
        <w:r w:rsidR="0091481E" w:rsidRPr="00A576C8">
          <w:rPr>
            <w:color w:val="C00000"/>
          </w:rPr>
          <w:t>Cf. Règles GC sur le C'You GCL]</w:t>
        </w:r>
      </w:hyperlink>
    </w:p>
    <w:p w14:paraId="632E6B0B" w14:textId="77777777" w:rsidR="00575846" w:rsidRPr="00A576C8" w:rsidRDefault="00575846" w:rsidP="00EA7E3F">
      <w:pPr>
        <w:pStyle w:val="Paragraphedeliste"/>
        <w:numPr>
          <w:ilvl w:val="2"/>
          <w:numId w:val="3"/>
        </w:numPr>
        <w:ind w:left="426"/>
        <w:rPr>
          <w:rFonts w:ascii="Century Schoolbook" w:hAnsi="Century Schoolbook"/>
          <w:vanish/>
          <w:color w:val="C00000"/>
          <w:sz w:val="20"/>
          <w:szCs w:val="18"/>
        </w:rPr>
      </w:pPr>
      <w:r w:rsidRPr="00A576C8">
        <w:rPr>
          <w:rFonts w:ascii="Century Schoolbook" w:hAnsi="Century Schoolbook"/>
          <w:vanish/>
          <w:color w:val="C00000"/>
          <w:sz w:val="20"/>
          <w:szCs w:val="18"/>
        </w:rPr>
        <w:t>BO</w:t>
      </w:r>
    </w:p>
    <w:p w14:paraId="632E6B0C" w14:textId="77777777" w:rsidR="00C63E8D" w:rsidRPr="00A576C8" w:rsidRDefault="00FE1471" w:rsidP="00505CF2">
      <w:pPr>
        <w:ind w:left="426" w:firstLine="284"/>
        <w:rPr>
          <w:rFonts w:ascii="Century Schoolbook" w:hAnsi="Century Schoolbook"/>
          <w:vanish/>
          <w:color w:val="C00000"/>
          <w:sz w:val="20"/>
          <w:szCs w:val="18"/>
        </w:rPr>
      </w:pPr>
      <w:r w:rsidRPr="00A576C8">
        <w:rPr>
          <w:rFonts w:ascii="Century Schoolbook" w:hAnsi="Century Schoolbook"/>
          <w:vanish/>
          <w:color w:val="C00000"/>
          <w:sz w:val="20"/>
          <w:szCs w:val="18"/>
        </w:rPr>
        <w:t>Les binaires BO</w:t>
      </w:r>
      <w:r w:rsidR="00F506ED" w:rsidRPr="00A576C8">
        <w:rPr>
          <w:rFonts w:ascii="Century Schoolbook" w:hAnsi="Century Schoolbook"/>
          <w:vanish/>
          <w:color w:val="C00000"/>
          <w:sz w:val="20"/>
          <w:szCs w:val="18"/>
        </w:rPr>
        <w:t xml:space="preserve"> (Biar) </w:t>
      </w:r>
      <w:r w:rsidRPr="00A576C8">
        <w:rPr>
          <w:rFonts w:ascii="Century Schoolbook" w:hAnsi="Century Schoolbook"/>
          <w:vanish/>
          <w:color w:val="C00000"/>
          <w:sz w:val="20"/>
          <w:szCs w:val="18"/>
        </w:rPr>
        <w:t>de contenu</w:t>
      </w:r>
      <w:r w:rsidR="00F20140" w:rsidRPr="00A576C8">
        <w:rPr>
          <w:rFonts w:ascii="Century Schoolbook" w:hAnsi="Century Schoolbook"/>
          <w:vanish/>
          <w:color w:val="C00000"/>
          <w:sz w:val="20"/>
          <w:szCs w:val="18"/>
        </w:rPr>
        <w:t xml:space="preserve"> et de structure</w:t>
      </w:r>
      <w:r w:rsidR="009725BF" w:rsidRPr="00A576C8">
        <w:rPr>
          <w:rFonts w:ascii="Century Schoolbook" w:hAnsi="Century Schoolbook"/>
          <w:vanish/>
          <w:color w:val="C00000"/>
          <w:sz w:val="20"/>
          <w:szCs w:val="18"/>
        </w:rPr>
        <w:t>s</w:t>
      </w:r>
      <w:r w:rsidR="00F20140" w:rsidRPr="00A576C8">
        <w:rPr>
          <w:rFonts w:ascii="Century Schoolbook" w:hAnsi="Century Schoolbook"/>
          <w:vanish/>
          <w:color w:val="C00000"/>
          <w:sz w:val="20"/>
          <w:szCs w:val="18"/>
        </w:rPr>
        <w:t xml:space="preserve"> </w:t>
      </w:r>
      <w:r w:rsidR="00E03566" w:rsidRPr="00A576C8">
        <w:rPr>
          <w:rFonts w:ascii="Century Schoolbook" w:hAnsi="Century Schoolbook"/>
          <w:vanish/>
          <w:color w:val="C00000"/>
          <w:sz w:val="20"/>
          <w:szCs w:val="18"/>
        </w:rPr>
        <w:t>ne peuvent être gérés en configuration qu'associés à la référence de la base de données</w:t>
      </w:r>
      <w:r w:rsidR="004B2ED8" w:rsidRPr="00A576C8">
        <w:rPr>
          <w:rFonts w:ascii="Century Schoolbook" w:hAnsi="Century Schoolbook"/>
          <w:vanish/>
          <w:color w:val="C00000"/>
          <w:sz w:val="20"/>
          <w:szCs w:val="18"/>
        </w:rPr>
        <w:t xml:space="preserve"> applicative</w:t>
      </w:r>
      <w:r w:rsidR="00E03566" w:rsidRPr="00A576C8">
        <w:rPr>
          <w:rFonts w:ascii="Century Schoolbook" w:hAnsi="Century Schoolbook"/>
          <w:vanish/>
          <w:color w:val="C00000"/>
          <w:sz w:val="20"/>
          <w:szCs w:val="18"/>
        </w:rPr>
        <w:t xml:space="preserve"> pour lesquels ils sont adaptés</w:t>
      </w:r>
      <w:r w:rsidRPr="00A576C8">
        <w:rPr>
          <w:rFonts w:ascii="Century Schoolbook" w:hAnsi="Century Schoolbook"/>
          <w:vanish/>
          <w:color w:val="C00000"/>
          <w:sz w:val="20"/>
          <w:szCs w:val="18"/>
        </w:rPr>
        <w:t>.</w:t>
      </w:r>
    </w:p>
    <w:p w14:paraId="632E6B0D" w14:textId="01E942FE" w:rsidR="004B2ED8" w:rsidRPr="00A576C8" w:rsidRDefault="004B2ED8" w:rsidP="009725BF">
      <w:pPr>
        <w:ind w:left="426" w:firstLine="284"/>
        <w:rPr>
          <w:rFonts w:ascii="Century Schoolbook" w:hAnsi="Century Schoolbook"/>
          <w:vanish/>
          <w:color w:val="C00000"/>
          <w:sz w:val="20"/>
          <w:szCs w:val="18"/>
        </w:rPr>
      </w:pPr>
      <w:r w:rsidRPr="00A576C8">
        <w:rPr>
          <w:rFonts w:ascii="Century Schoolbook" w:hAnsi="Century Schoolbook"/>
          <w:vanish/>
          <w:color w:val="C00000"/>
          <w:sz w:val="20"/>
          <w:szCs w:val="18"/>
        </w:rPr>
        <w:t xml:space="preserve">Les connexions à la base de données applicative sont </w:t>
      </w:r>
      <w:r w:rsidR="00FE1471" w:rsidRPr="00A576C8">
        <w:rPr>
          <w:rFonts w:ascii="Century Schoolbook" w:hAnsi="Century Schoolbook"/>
          <w:vanish/>
          <w:color w:val="C00000"/>
          <w:sz w:val="20"/>
          <w:szCs w:val="18"/>
        </w:rPr>
        <w:t>spécifiques à l'environnement. L</w:t>
      </w:r>
      <w:r w:rsidRPr="00A576C8">
        <w:rPr>
          <w:rFonts w:ascii="Century Schoolbook" w:hAnsi="Century Schoolbook"/>
          <w:vanish/>
          <w:color w:val="C00000"/>
          <w:sz w:val="20"/>
          <w:szCs w:val="18"/>
        </w:rPr>
        <w:t>e Biar ne change pas, mais cela nécessite des paramétrages post livraison</w:t>
      </w:r>
      <w:r w:rsidR="009725BF" w:rsidRPr="00A576C8">
        <w:rPr>
          <w:rFonts w:ascii="Century Schoolbook" w:hAnsi="Century Schoolbook"/>
          <w:vanish/>
          <w:color w:val="C00000"/>
          <w:sz w:val="20"/>
          <w:szCs w:val="18"/>
        </w:rPr>
        <w:t>.</w:t>
      </w:r>
      <w:r w:rsidR="00FE1471" w:rsidRPr="009725BF">
        <w:rPr>
          <w:rFonts w:ascii="Century Schoolbook" w:hAnsi="Century Schoolbook"/>
          <w:vanish/>
          <w:color w:val="C00000"/>
          <w:sz w:val="20"/>
          <w:szCs w:val="18"/>
        </w:rPr>
        <w:t xml:space="preserve"> </w:t>
      </w:r>
      <w:r w:rsidR="009725BF" w:rsidRPr="009725BF">
        <w:rPr>
          <w:rFonts w:ascii="Century Schoolbook" w:hAnsi="Century Schoolbook"/>
          <w:vanish/>
          <w:color w:val="C00000"/>
          <w:sz w:val="20"/>
          <w:szCs w:val="18"/>
        </w:rPr>
        <w:t>&lt;</w:t>
      </w:r>
      <w:r w:rsidR="001E78D5" w:rsidRPr="009725BF">
        <w:rPr>
          <w:rFonts w:ascii="Century Schoolbook" w:hAnsi="Century Schoolbook"/>
          <w:vanish/>
          <w:color w:val="C00000"/>
          <w:sz w:val="20"/>
          <w:szCs w:val="18"/>
        </w:rPr>
        <w:t>Indiquer</w:t>
      </w:r>
      <w:r w:rsidR="009725BF" w:rsidRPr="009725BF">
        <w:rPr>
          <w:rFonts w:ascii="Century Schoolbook" w:hAnsi="Century Schoolbook"/>
          <w:vanish/>
          <w:color w:val="C00000"/>
          <w:sz w:val="20"/>
          <w:szCs w:val="18"/>
        </w:rPr>
        <w:t xml:space="preserve"> si ces paramètres sont manuels ou à intégrer dans un fichier de paramétrage géré en configuration&gt;</w:t>
      </w:r>
    </w:p>
    <w:p w14:paraId="632E6B0E" w14:textId="77777777" w:rsidR="004B2ED8" w:rsidRPr="00A576C8" w:rsidRDefault="004B2ED8" w:rsidP="009725BF">
      <w:pPr>
        <w:ind w:left="426" w:firstLine="284"/>
        <w:rPr>
          <w:rFonts w:ascii="Century Schoolbook" w:hAnsi="Century Schoolbook"/>
          <w:vanish/>
          <w:color w:val="C00000"/>
          <w:sz w:val="20"/>
          <w:szCs w:val="18"/>
        </w:rPr>
      </w:pPr>
      <w:r w:rsidRPr="00A576C8">
        <w:rPr>
          <w:rFonts w:ascii="Century Schoolbook" w:hAnsi="Century Schoolbook"/>
          <w:vanish/>
          <w:color w:val="C00000"/>
          <w:sz w:val="20"/>
          <w:szCs w:val="18"/>
        </w:rPr>
        <w:t xml:space="preserve">Les droits d'accès précisés par le Biar de structure peuvent être aussi modifiés post livraison (et de plus les droits peuvent être spécifiés </w:t>
      </w:r>
      <w:r w:rsidR="00FE1471" w:rsidRPr="00A576C8">
        <w:rPr>
          <w:rFonts w:ascii="Century Schoolbook" w:hAnsi="Century Schoolbook"/>
          <w:vanish/>
          <w:color w:val="C00000"/>
          <w:sz w:val="20"/>
          <w:szCs w:val="18"/>
        </w:rPr>
        <w:t>dans</w:t>
      </w:r>
      <w:r w:rsidRPr="00A576C8">
        <w:rPr>
          <w:rFonts w:ascii="Century Schoolbook" w:hAnsi="Century Schoolbook"/>
          <w:vanish/>
          <w:color w:val="C00000"/>
          <w:sz w:val="20"/>
          <w:szCs w:val="18"/>
        </w:rPr>
        <w:t xml:space="preserve"> WGD)</w:t>
      </w:r>
    </w:p>
    <w:p w14:paraId="632E6B0F" w14:textId="77777777" w:rsidR="00FE1471" w:rsidRPr="00A576C8" w:rsidRDefault="00FE1471" w:rsidP="00EA7E3F">
      <w:pPr>
        <w:pStyle w:val="Paragraphedeliste"/>
        <w:numPr>
          <w:ilvl w:val="2"/>
          <w:numId w:val="3"/>
        </w:numPr>
        <w:ind w:left="426"/>
        <w:rPr>
          <w:rFonts w:ascii="Century Schoolbook" w:hAnsi="Century Schoolbook"/>
          <w:vanish/>
          <w:color w:val="C00000"/>
          <w:sz w:val="20"/>
          <w:szCs w:val="18"/>
        </w:rPr>
      </w:pPr>
      <w:r w:rsidRPr="00A576C8">
        <w:rPr>
          <w:rFonts w:ascii="Century Schoolbook" w:hAnsi="Century Schoolbook"/>
          <w:vanish/>
          <w:color w:val="C00000"/>
          <w:sz w:val="20"/>
          <w:szCs w:val="18"/>
        </w:rPr>
        <w:t>SAS</w:t>
      </w:r>
    </w:p>
    <w:p w14:paraId="632E6B10" w14:textId="77777777" w:rsidR="00FE1471" w:rsidRPr="00A576C8" w:rsidRDefault="00FE1471" w:rsidP="00505CF2">
      <w:pPr>
        <w:ind w:left="426" w:firstLine="284"/>
        <w:rPr>
          <w:rFonts w:ascii="Century Schoolbook" w:hAnsi="Century Schoolbook"/>
          <w:vanish/>
          <w:color w:val="C00000"/>
          <w:sz w:val="20"/>
          <w:szCs w:val="18"/>
        </w:rPr>
      </w:pPr>
      <w:r w:rsidRPr="00A576C8">
        <w:rPr>
          <w:rFonts w:ascii="Century Schoolbook" w:hAnsi="Century Schoolbook"/>
          <w:vanish/>
          <w:color w:val="C00000"/>
          <w:sz w:val="20"/>
          <w:szCs w:val="18"/>
        </w:rPr>
        <w:t>Les fichiers programmes SAS contiennent des développements et des requêtes</w:t>
      </w:r>
      <w:r w:rsidR="00AE5420" w:rsidRPr="00A576C8">
        <w:rPr>
          <w:rFonts w:ascii="Century Schoolbook" w:hAnsi="Century Schoolbook"/>
          <w:vanish/>
          <w:color w:val="C00000"/>
          <w:sz w:val="20"/>
          <w:szCs w:val="18"/>
        </w:rPr>
        <w:t>.</w:t>
      </w:r>
    </w:p>
    <w:p w14:paraId="632E6B11" w14:textId="77777777" w:rsidR="00FE1471" w:rsidRPr="00A576C8" w:rsidRDefault="00FE1471" w:rsidP="00505CF2">
      <w:pPr>
        <w:ind w:left="426" w:firstLine="284"/>
        <w:rPr>
          <w:rFonts w:ascii="Century Schoolbook" w:hAnsi="Century Schoolbook"/>
          <w:vanish/>
          <w:color w:val="C00000"/>
          <w:sz w:val="20"/>
          <w:szCs w:val="18"/>
        </w:rPr>
      </w:pPr>
      <w:r w:rsidRPr="00A576C8">
        <w:rPr>
          <w:rFonts w:ascii="Century Schoolbook" w:hAnsi="Century Schoolbook"/>
          <w:vanish/>
          <w:color w:val="C00000"/>
          <w:sz w:val="20"/>
          <w:szCs w:val="18"/>
        </w:rPr>
        <w:t>Les fichiers programmes SAS sont exécutés avec des enchainements précisés dans des fichiers d'ordonnancements</w:t>
      </w:r>
      <w:r w:rsidR="00AE5420" w:rsidRPr="00A576C8">
        <w:rPr>
          <w:rFonts w:ascii="Century Schoolbook" w:hAnsi="Century Schoolbook"/>
          <w:vanish/>
          <w:color w:val="C00000"/>
          <w:sz w:val="20"/>
          <w:szCs w:val="18"/>
        </w:rPr>
        <w:t>.</w:t>
      </w:r>
    </w:p>
    <w:p w14:paraId="632E6B12" w14:textId="77777777" w:rsidR="009725BF" w:rsidRPr="00A576C8" w:rsidRDefault="009725BF" w:rsidP="00505CF2">
      <w:pPr>
        <w:ind w:left="426" w:firstLine="284"/>
        <w:rPr>
          <w:rFonts w:ascii="Century Schoolbook" w:hAnsi="Century Schoolbook"/>
          <w:vanish/>
          <w:color w:val="C00000"/>
          <w:sz w:val="20"/>
          <w:szCs w:val="18"/>
        </w:rPr>
      </w:pPr>
      <w:r w:rsidRPr="00A576C8">
        <w:rPr>
          <w:rFonts w:ascii="Century Schoolbook" w:hAnsi="Century Schoolbook"/>
          <w:vanish/>
          <w:color w:val="C00000"/>
          <w:sz w:val="20"/>
          <w:szCs w:val="18"/>
        </w:rPr>
        <w:t xml:space="preserve">L'organisation des fichiers SAS est </w:t>
      </w:r>
      <w:r w:rsidRPr="009725BF">
        <w:rPr>
          <w:rFonts w:ascii="Century Schoolbook" w:hAnsi="Century Schoolbook"/>
          <w:vanish/>
          <w:color w:val="C00000"/>
          <w:sz w:val="20"/>
          <w:szCs w:val="18"/>
        </w:rPr>
        <w:t>&lt;méthode d'organisation&gt;</w:t>
      </w:r>
    </w:p>
    <w:p w14:paraId="632E6B13" w14:textId="77777777" w:rsidR="009725BF" w:rsidRPr="00A576C8" w:rsidRDefault="009725BF" w:rsidP="00505CF2">
      <w:pPr>
        <w:ind w:left="426" w:firstLine="284"/>
        <w:rPr>
          <w:rFonts w:ascii="Century Schoolbook" w:hAnsi="Century Schoolbook"/>
          <w:vanish/>
          <w:color w:val="C00000"/>
          <w:sz w:val="20"/>
          <w:szCs w:val="18"/>
        </w:rPr>
      </w:pPr>
      <w:r w:rsidRPr="00A576C8">
        <w:rPr>
          <w:rFonts w:ascii="Century Schoolbook" w:hAnsi="Century Schoolbook"/>
          <w:vanish/>
          <w:color w:val="C00000"/>
          <w:sz w:val="20"/>
          <w:szCs w:val="18"/>
        </w:rPr>
        <w:t xml:space="preserve">Le mode de développement des fichiers SAS est </w:t>
      </w:r>
      <w:r w:rsidRPr="009725BF">
        <w:rPr>
          <w:rFonts w:ascii="Century Schoolbook" w:hAnsi="Century Schoolbook"/>
          <w:vanish/>
          <w:color w:val="C00000"/>
          <w:sz w:val="20"/>
          <w:szCs w:val="18"/>
        </w:rPr>
        <w:t>&lt;méthode de développement&gt;</w:t>
      </w:r>
    </w:p>
    <w:p w14:paraId="632E6B14" w14:textId="77777777" w:rsidR="00FE1471" w:rsidRPr="00A576C8" w:rsidRDefault="009725BF" w:rsidP="009725BF">
      <w:pPr>
        <w:ind w:left="426" w:firstLine="284"/>
        <w:rPr>
          <w:rFonts w:ascii="Century Schoolbook" w:hAnsi="Century Schoolbook"/>
          <w:vanish/>
          <w:color w:val="C00000"/>
          <w:sz w:val="20"/>
          <w:szCs w:val="18"/>
        </w:rPr>
      </w:pPr>
      <w:r w:rsidRPr="00A576C8">
        <w:rPr>
          <w:rFonts w:ascii="Century Schoolbook" w:hAnsi="Century Schoolbook"/>
          <w:vanish/>
          <w:color w:val="C00000"/>
          <w:sz w:val="20"/>
          <w:szCs w:val="18"/>
        </w:rPr>
        <w:t>Des f</w:t>
      </w:r>
      <w:r w:rsidR="00FE1471" w:rsidRPr="00A576C8">
        <w:rPr>
          <w:rFonts w:ascii="Century Schoolbook" w:hAnsi="Century Schoolbook"/>
          <w:vanish/>
          <w:color w:val="C00000"/>
          <w:sz w:val="20"/>
          <w:szCs w:val="18"/>
        </w:rPr>
        <w:t xml:space="preserve">ichiers programmes </w:t>
      </w:r>
      <w:r w:rsidRPr="00A576C8">
        <w:rPr>
          <w:rFonts w:ascii="Century Schoolbook" w:hAnsi="Century Schoolbook"/>
          <w:vanish/>
          <w:color w:val="C00000"/>
          <w:sz w:val="20"/>
          <w:szCs w:val="18"/>
        </w:rPr>
        <w:t xml:space="preserve">sont </w:t>
      </w:r>
      <w:r w:rsidR="00FE1471" w:rsidRPr="00A576C8">
        <w:rPr>
          <w:rFonts w:ascii="Century Schoolbook" w:hAnsi="Century Schoolbook"/>
          <w:vanish/>
          <w:color w:val="C00000"/>
          <w:sz w:val="20"/>
          <w:szCs w:val="18"/>
        </w:rPr>
        <w:t>communs à plusieurs ordonnancements</w:t>
      </w:r>
    </w:p>
    <w:p w14:paraId="632E6B15" w14:textId="77777777" w:rsidR="00FE1471" w:rsidRPr="00EA7E3F" w:rsidRDefault="00FE1471" w:rsidP="00EA7E3F">
      <w:pPr>
        <w:pStyle w:val="Paragraphedeliste"/>
        <w:numPr>
          <w:ilvl w:val="2"/>
          <w:numId w:val="3"/>
        </w:numPr>
        <w:ind w:left="426"/>
        <w:rPr>
          <w:u w:val="single"/>
        </w:rPr>
      </w:pPr>
      <w:r w:rsidRPr="00EA7E3F">
        <w:rPr>
          <w:u w:val="single"/>
        </w:rPr>
        <w:t>Oracle</w:t>
      </w:r>
    </w:p>
    <w:p w14:paraId="632E6B16" w14:textId="77777777" w:rsidR="009725BF" w:rsidRDefault="009725BF" w:rsidP="00FE1471">
      <w:pPr>
        <w:ind w:left="708"/>
      </w:pPr>
      <w:r w:rsidRPr="009725BF">
        <w:t xml:space="preserve">Les </w:t>
      </w:r>
      <w:r>
        <w:t xml:space="preserve">scripts de transformation de schéma sont à gérer en configuration, associés aux requêtes dépendant de ce changement de schéma </w:t>
      </w:r>
      <w:r w:rsidRPr="009725BF">
        <w:rPr>
          <w:rFonts w:ascii="Century Schoolbook" w:hAnsi="Century Schoolbook"/>
          <w:vanish/>
          <w:color w:val="C00000"/>
          <w:sz w:val="20"/>
          <w:szCs w:val="18"/>
        </w:rPr>
        <w:t>&lt;préciser les cas particuliers&gt;</w:t>
      </w:r>
    </w:p>
    <w:p w14:paraId="632E6B17" w14:textId="47D619B2" w:rsidR="00FE1471" w:rsidRDefault="00FE1471" w:rsidP="00454888">
      <w:pPr>
        <w:pStyle w:val="Paragraphedeliste"/>
        <w:numPr>
          <w:ilvl w:val="2"/>
          <w:numId w:val="3"/>
        </w:numPr>
        <w:ind w:left="426"/>
        <w:rPr>
          <w:u w:val="single"/>
        </w:rPr>
      </w:pPr>
      <w:r w:rsidRPr="00454888">
        <w:rPr>
          <w:u w:val="single"/>
        </w:rPr>
        <w:t>JAVA</w:t>
      </w:r>
    </w:p>
    <w:p w14:paraId="7BA4973B" w14:textId="3795FB12" w:rsidR="00A576C8" w:rsidRPr="00A576C8" w:rsidRDefault="00A576C8" w:rsidP="00A576C8">
      <w:pPr>
        <w:pStyle w:val="Paragraphedeliste"/>
        <w:numPr>
          <w:ilvl w:val="3"/>
          <w:numId w:val="3"/>
        </w:numPr>
        <w:ind w:left="1418" w:hanging="426"/>
        <w:rPr>
          <w:u w:val="single"/>
        </w:rPr>
      </w:pPr>
      <w:r w:rsidRPr="00A576C8">
        <w:t>Soit générés automatiquement à travers l’ihm TIBCO (TIBCO Designer)</w:t>
      </w:r>
    </w:p>
    <w:p w14:paraId="0FCDBBAE" w14:textId="7A92BEEF" w:rsidR="00A576C8" w:rsidRPr="00454888" w:rsidRDefault="00A576C8" w:rsidP="00A576C8">
      <w:pPr>
        <w:pStyle w:val="Paragraphedeliste"/>
        <w:numPr>
          <w:ilvl w:val="3"/>
          <w:numId w:val="3"/>
        </w:numPr>
        <w:ind w:left="1418" w:hanging="426"/>
        <w:rPr>
          <w:u w:val="single"/>
        </w:rPr>
      </w:pPr>
      <w:r>
        <w:t>Soit directement par un éditeur Java</w:t>
      </w:r>
    </w:p>
    <w:p w14:paraId="632E6B18" w14:textId="77777777" w:rsidR="00454888" w:rsidRPr="00BE419C" w:rsidRDefault="00454888" w:rsidP="00454888">
      <w:pPr>
        <w:ind w:left="426" w:firstLine="284"/>
        <w:rPr>
          <w:rFonts w:ascii="Century Schoolbook" w:hAnsi="Century Schoolbook"/>
          <w:vanish/>
          <w:color w:val="C00000"/>
          <w:sz w:val="20"/>
          <w:szCs w:val="18"/>
        </w:rPr>
      </w:pPr>
      <w:r w:rsidRPr="00BE419C">
        <w:rPr>
          <w:rFonts w:ascii="Century Schoolbook" w:hAnsi="Century Schoolbook"/>
          <w:vanish/>
          <w:color w:val="C00000"/>
          <w:sz w:val="20"/>
          <w:szCs w:val="18"/>
        </w:rPr>
        <w:t>&lt;</w:t>
      </w:r>
      <w:r w:rsidR="00BE419C" w:rsidRPr="00BE419C">
        <w:rPr>
          <w:rFonts w:ascii="Century Schoolbook" w:hAnsi="Century Schoolbook"/>
          <w:vanish/>
          <w:color w:val="C00000"/>
          <w:sz w:val="20"/>
          <w:szCs w:val="18"/>
        </w:rPr>
        <w:t>Préciser</w:t>
      </w:r>
      <w:r w:rsidRPr="00BE419C">
        <w:rPr>
          <w:rFonts w:ascii="Century Schoolbook" w:hAnsi="Century Schoolbook"/>
          <w:vanish/>
          <w:color w:val="C00000"/>
          <w:sz w:val="20"/>
          <w:szCs w:val="18"/>
        </w:rPr>
        <w:t xml:space="preserve"> si les développements Java nécessitent des méthodes spécifiques allant au-delà des référencements </w:t>
      </w:r>
      <w:r w:rsidR="00BE419C" w:rsidRPr="00BE419C">
        <w:rPr>
          <w:rFonts w:ascii="Century Schoolbook" w:hAnsi="Century Schoolbook"/>
          <w:vanish/>
          <w:color w:val="C00000"/>
          <w:sz w:val="20"/>
          <w:szCs w:val="18"/>
        </w:rPr>
        <w:t>et fonctions de bases offertes par l'outil de GC Git&gt;</w:t>
      </w:r>
    </w:p>
    <w:p w14:paraId="632E6B19" w14:textId="77777777" w:rsidR="008C34AD" w:rsidRPr="00525BCA" w:rsidRDefault="00A82FE6" w:rsidP="00525BCA">
      <w:pPr>
        <w:pStyle w:val="Titre4"/>
        <w:rPr>
          <w:u w:val="single"/>
        </w:rPr>
      </w:pPr>
      <w:r w:rsidRPr="00A82FE6">
        <w:rPr>
          <w:u w:val="single"/>
        </w:rPr>
        <w:t>Principes de v</w:t>
      </w:r>
      <w:r>
        <w:rPr>
          <w:u w:val="single"/>
        </w:rPr>
        <w:t>ersionnement des configurations</w:t>
      </w:r>
      <w:r w:rsidR="00C9571C" w:rsidRPr="00525BCA">
        <w:rPr>
          <w:u w:val="single"/>
        </w:rPr>
        <w:t xml:space="preserve"> </w:t>
      </w:r>
      <w:r w:rsidRPr="00525BCA">
        <w:rPr>
          <w:u w:val="single"/>
        </w:rPr>
        <w:t>:</w:t>
      </w:r>
    </w:p>
    <w:p w14:paraId="632E6B1A" w14:textId="77777777" w:rsidR="00B33307" w:rsidRPr="00E20158" w:rsidRDefault="00C120F2" w:rsidP="00E20158">
      <w:pPr>
        <w:ind w:firstLine="708"/>
      </w:pPr>
      <w:r w:rsidRPr="006C2810">
        <w:rPr>
          <w:b/>
          <w:color w:val="FF0000"/>
        </w:rPr>
        <w:t>L</w:t>
      </w:r>
      <w:r w:rsidR="00B33307" w:rsidRPr="006C2810">
        <w:rPr>
          <w:b/>
          <w:color w:val="FF0000"/>
        </w:rPr>
        <w:t>es numérotations de versions sont applicables identiquement, toutes technologies confondues participant à la même version applicative</w:t>
      </w:r>
      <w:r w:rsidR="00B33307" w:rsidRPr="00E20158">
        <w:t>.</w:t>
      </w:r>
    </w:p>
    <w:p w14:paraId="4642D568" w14:textId="77777777" w:rsidR="006C2810" w:rsidRDefault="00BE419C" w:rsidP="00BE419C">
      <w:pPr>
        <w:ind w:firstLine="708"/>
      </w:pPr>
      <w:r>
        <w:t>La</w:t>
      </w:r>
      <w:r w:rsidR="00C120F2" w:rsidRPr="00E20158">
        <w:t xml:space="preserve"> règle de versionnement</w:t>
      </w:r>
      <w:r w:rsidR="00E26C4E">
        <w:t xml:space="preserve"> </w:t>
      </w:r>
      <w:hyperlink r:id="rId21" w:history="1">
        <w:r w:rsidR="00B8246C">
          <w:rPr>
            <w:rStyle w:val="Lienhypertexte"/>
            <w:rFonts w:ascii="Century Schoolbook" w:hAnsi="Century Schoolbook"/>
            <w:vanish/>
            <w:sz w:val="20"/>
            <w:szCs w:val="18"/>
          </w:rPr>
          <w:t>[</w:t>
        </w:r>
        <w:r w:rsidR="0091481E" w:rsidRPr="00A548FD">
          <w:rPr>
            <w:rStyle w:val="Lienhypertexte"/>
            <w:rFonts w:ascii="Century Schoolbook" w:hAnsi="Century Schoolbook"/>
            <w:vanish/>
            <w:sz w:val="20"/>
            <w:szCs w:val="18"/>
          </w:rPr>
          <w:t>Cf. Règles GC sur le C'You GCL]</w:t>
        </w:r>
      </w:hyperlink>
      <w:r w:rsidR="0091481E">
        <w:rPr>
          <w:rFonts w:ascii="Century Schoolbook" w:hAnsi="Century Schoolbook"/>
          <w:vanish/>
          <w:color w:val="C00000"/>
          <w:sz w:val="20"/>
          <w:szCs w:val="18"/>
        </w:rPr>
        <w:t xml:space="preserve"> </w:t>
      </w:r>
      <w:r w:rsidRPr="00E20158">
        <w:t>distingue</w:t>
      </w:r>
      <w:r>
        <w:t xml:space="preserve"> </w:t>
      </w:r>
      <w:r w:rsidR="006C2810">
        <w:t>les niveaux d'évolutions,</w:t>
      </w:r>
    </w:p>
    <w:p w14:paraId="68ABC007" w14:textId="3280C8CB" w:rsidR="006C2810" w:rsidRDefault="001E78D5" w:rsidP="006C2810">
      <w:pPr>
        <w:pStyle w:val="Paragraphedeliste"/>
        <w:numPr>
          <w:ilvl w:val="0"/>
          <w:numId w:val="58"/>
        </w:numPr>
        <w:ind w:left="1276"/>
      </w:pPr>
      <w:r w:rsidRPr="00E20158">
        <w:t>Majeures</w:t>
      </w:r>
      <w:r w:rsidR="00C120F2" w:rsidRPr="00E20158">
        <w:t xml:space="preserve"> pour des évolutions de l'application dans le cadre d'un projet, </w:t>
      </w:r>
    </w:p>
    <w:p w14:paraId="6C86833B" w14:textId="6B62ED59" w:rsidR="006C2810" w:rsidRDefault="001E78D5" w:rsidP="006C2810">
      <w:pPr>
        <w:pStyle w:val="Paragraphedeliste"/>
        <w:numPr>
          <w:ilvl w:val="0"/>
          <w:numId w:val="58"/>
        </w:numPr>
        <w:ind w:left="1276"/>
      </w:pPr>
      <w:r w:rsidRPr="00E20158">
        <w:t>Mineures</w:t>
      </w:r>
      <w:r w:rsidR="00C120F2" w:rsidRPr="00E20158">
        <w:t xml:space="preserve"> pour des maintenances, </w:t>
      </w:r>
    </w:p>
    <w:p w14:paraId="632E6B1B" w14:textId="1B694059" w:rsidR="00BE419C" w:rsidRPr="00E20158" w:rsidRDefault="001E78D5" w:rsidP="006C2810">
      <w:pPr>
        <w:pStyle w:val="Paragraphedeliste"/>
        <w:numPr>
          <w:ilvl w:val="0"/>
          <w:numId w:val="58"/>
        </w:numPr>
        <w:ind w:left="1276"/>
      </w:pPr>
      <w:r w:rsidRPr="00E20158">
        <w:t>Un</w:t>
      </w:r>
      <w:r w:rsidR="00C120F2" w:rsidRPr="00E20158">
        <w:t xml:space="preserve"> suffixe final </w:t>
      </w:r>
      <w:r w:rsidR="00E20158" w:rsidRPr="00E20158">
        <w:t xml:space="preserve">(indice) </w:t>
      </w:r>
      <w:r w:rsidR="00C120F2" w:rsidRPr="00E20158">
        <w:t>pour les changements unitaires pour un projet ou une maintenance.</w:t>
      </w:r>
    </w:p>
    <w:p w14:paraId="632E6B1C" w14:textId="77777777" w:rsidR="00C9571C" w:rsidRPr="00EE3861" w:rsidRDefault="00820268" w:rsidP="00EE3861">
      <w:pPr>
        <w:pStyle w:val="Titre4"/>
        <w:rPr>
          <w:u w:val="single"/>
        </w:rPr>
      </w:pPr>
      <w:r w:rsidRPr="00820268">
        <w:rPr>
          <w:u w:val="single"/>
        </w:rPr>
        <w:t>Occurrences de modification des configurations</w:t>
      </w:r>
      <w:r w:rsidR="0024691E" w:rsidRPr="00EE3861">
        <w:rPr>
          <w:u w:val="single"/>
        </w:rPr>
        <w:t xml:space="preserve"> </w:t>
      </w:r>
      <w:r w:rsidRPr="00EE3861">
        <w:rPr>
          <w:u w:val="single"/>
        </w:rPr>
        <w:t xml:space="preserve">: </w:t>
      </w:r>
    </w:p>
    <w:p w14:paraId="632E6B1D" w14:textId="77777777" w:rsidR="00EE3861" w:rsidRDefault="00EE3861" w:rsidP="00C9571C">
      <w:pPr>
        <w:ind w:firstLine="708"/>
      </w:pPr>
      <w:r>
        <w:t>Les modifications et validations des éléments sont encadrées par des méthodes</w:t>
      </w:r>
      <w:r w:rsidR="002D3639">
        <w:t>.</w:t>
      </w:r>
    </w:p>
    <w:p w14:paraId="632E6B1E" w14:textId="77777777" w:rsidR="00EE3861" w:rsidRDefault="00EE3861" w:rsidP="00C9571C">
      <w:pPr>
        <w:ind w:firstLine="708"/>
      </w:pPr>
      <w:r>
        <w:t>Ces méthodes sont celles définies pour développer, construire et déployer</w:t>
      </w:r>
      <w:r w:rsidR="0018697D">
        <w:t>.</w:t>
      </w:r>
    </w:p>
    <w:p w14:paraId="632E6B1F" w14:textId="77777777" w:rsidR="006B39F8" w:rsidRDefault="00EE3861" w:rsidP="006B39F8">
      <w:pPr>
        <w:ind w:firstLine="708"/>
      </w:pPr>
      <w:r>
        <w:t xml:space="preserve">Elles sont appliquées à travers des étapes et sous-étapes précisant les cas de ces modifications et validations de ces éléments. Les cas expliquent les raisons et conditions </w:t>
      </w:r>
      <w:r w:rsidR="00C47A77">
        <w:t>d'applications (appelées aussi occurrences)</w:t>
      </w:r>
      <w:r w:rsidR="00B9019C">
        <w:t xml:space="preserve"> donc impliquant ces actions sur les configurations.</w:t>
      </w:r>
    </w:p>
    <w:p w14:paraId="632E6B20" w14:textId="6CC54CFE" w:rsidR="006B39F8" w:rsidRDefault="006B39F8" w:rsidP="006B39F8">
      <w:pPr>
        <w:ind w:firstLine="708"/>
      </w:pPr>
      <w:r>
        <w:t xml:space="preserve">Des </w:t>
      </w:r>
      <w:r w:rsidR="00C75262">
        <w:t xml:space="preserve">actions de GC y sont associées </w:t>
      </w:r>
      <w:r>
        <w:t>selon les acteurs. Ces actions sont décrites dans le § II.D.3.</w:t>
      </w:r>
    </w:p>
    <w:p w14:paraId="632E6B21" w14:textId="0E7D41BB" w:rsidR="006B39F8" w:rsidRPr="00BE419C" w:rsidRDefault="006B39F8" w:rsidP="006B39F8">
      <w:pPr>
        <w:ind w:firstLine="708"/>
      </w:pPr>
      <w:r>
        <w:t xml:space="preserve">Des règles encadrent certaines des pratiques </w:t>
      </w:r>
      <w:hyperlink r:id="rId22" w:history="1">
        <w:r w:rsidR="00B8246C">
          <w:rPr>
            <w:rStyle w:val="Lienhypertexte"/>
            <w:rFonts w:ascii="Century Schoolbook" w:hAnsi="Century Schoolbook"/>
            <w:vanish/>
            <w:sz w:val="20"/>
            <w:szCs w:val="18"/>
          </w:rPr>
          <w:t>[</w:t>
        </w:r>
        <w:r w:rsidR="0091481E" w:rsidRPr="00A548FD">
          <w:rPr>
            <w:rStyle w:val="Lienhypertexte"/>
            <w:rFonts w:ascii="Century Schoolbook" w:hAnsi="Century Schoolbook"/>
            <w:vanish/>
            <w:sz w:val="20"/>
            <w:szCs w:val="18"/>
          </w:rPr>
          <w:t>Cf. Règles GC sur le C'You GCL]</w:t>
        </w:r>
      </w:hyperlink>
    </w:p>
    <w:p w14:paraId="632E6B22" w14:textId="77777777" w:rsidR="006B39F8" w:rsidRPr="006B39F8" w:rsidRDefault="006B39F8" w:rsidP="006B39F8">
      <w:pPr>
        <w:pStyle w:val="Titre4"/>
        <w:rPr>
          <w:u w:val="single"/>
        </w:rPr>
      </w:pPr>
      <w:r>
        <w:rPr>
          <w:u w:val="single"/>
        </w:rPr>
        <w:lastRenderedPageBreak/>
        <w:t>Constats de progrès</w:t>
      </w:r>
      <w:r w:rsidRPr="006B39F8">
        <w:rPr>
          <w:u w:val="single"/>
        </w:rPr>
        <w:t xml:space="preserve"> : </w:t>
      </w:r>
    </w:p>
    <w:p w14:paraId="0ADA65D8" w14:textId="77777777" w:rsidR="00782081" w:rsidRDefault="00782081" w:rsidP="00C47A77">
      <w:pPr>
        <w:ind w:firstLine="708"/>
        <w:rPr>
          <w:rFonts w:ascii="Century Schoolbook" w:hAnsi="Century Schoolbook"/>
          <w:vanish/>
          <w:color w:val="C00000"/>
          <w:sz w:val="20"/>
          <w:szCs w:val="18"/>
        </w:rPr>
      </w:pPr>
    </w:p>
    <w:p w14:paraId="632E6B23" w14:textId="77777777" w:rsidR="006F1D46" w:rsidRDefault="006B39F8" w:rsidP="00C47A77">
      <w:pPr>
        <w:ind w:firstLine="708"/>
        <w:rPr>
          <w:rFonts w:ascii="Century Schoolbook" w:hAnsi="Century Schoolbook"/>
          <w:vanish/>
          <w:color w:val="C00000"/>
          <w:sz w:val="20"/>
          <w:szCs w:val="18"/>
        </w:rPr>
      </w:pPr>
      <w:r>
        <w:rPr>
          <w:rFonts w:ascii="Century Schoolbook" w:hAnsi="Century Schoolbook"/>
          <w:vanish/>
          <w:color w:val="C00000"/>
          <w:sz w:val="20"/>
          <w:szCs w:val="18"/>
        </w:rPr>
        <w:t>Définir ici ce qui doit être vérifié par la Gouvernance</w:t>
      </w:r>
      <w:r w:rsidR="006F1D46">
        <w:rPr>
          <w:rFonts w:ascii="Century Schoolbook" w:hAnsi="Century Schoolbook"/>
          <w:vanish/>
          <w:color w:val="C00000"/>
          <w:sz w:val="20"/>
          <w:szCs w:val="18"/>
        </w:rPr>
        <w:t xml:space="preserve"> </w:t>
      </w:r>
    </w:p>
    <w:p w14:paraId="707156E4" w14:textId="56AA362E" w:rsidR="003B6911" w:rsidRDefault="003B6911" w:rsidP="00C47A77">
      <w:pPr>
        <w:ind w:firstLine="708"/>
        <w:rPr>
          <w:rFonts w:ascii="Century Schoolbook" w:hAnsi="Century Schoolbook"/>
          <w:vanish/>
          <w:color w:val="C00000"/>
          <w:sz w:val="20"/>
          <w:szCs w:val="18"/>
        </w:rPr>
      </w:pPr>
      <w:r>
        <w:rPr>
          <w:rFonts w:ascii="Century Schoolbook" w:hAnsi="Century Schoolbook"/>
          <w:vanish/>
          <w:color w:val="C00000"/>
          <w:sz w:val="20"/>
          <w:szCs w:val="18"/>
        </w:rPr>
        <w:t xml:space="preserve">Cette </w:t>
      </w:r>
      <w:r w:rsidR="001D35FE">
        <w:rPr>
          <w:rFonts w:ascii="Century Schoolbook" w:hAnsi="Century Schoolbook"/>
          <w:vanish/>
          <w:color w:val="C00000"/>
          <w:sz w:val="20"/>
          <w:szCs w:val="18"/>
        </w:rPr>
        <w:t>Gouvernance</w:t>
      </w:r>
      <w:r>
        <w:rPr>
          <w:rFonts w:ascii="Century Schoolbook" w:hAnsi="Century Schoolbook"/>
          <w:vanish/>
          <w:color w:val="C00000"/>
          <w:sz w:val="20"/>
          <w:szCs w:val="18"/>
        </w:rPr>
        <w:t xml:space="preserve"> est menée par le RGC</w:t>
      </w:r>
    </w:p>
    <w:p w14:paraId="632E6B24" w14:textId="77777777" w:rsidR="006B39F8" w:rsidRDefault="006123A7" w:rsidP="00C47A77">
      <w:pPr>
        <w:ind w:firstLine="708"/>
        <w:rPr>
          <w:rFonts w:ascii="Century Schoolbook" w:hAnsi="Century Schoolbook"/>
          <w:vanish/>
          <w:color w:val="C00000"/>
          <w:sz w:val="20"/>
          <w:szCs w:val="18"/>
        </w:rPr>
      </w:pPr>
      <w:r>
        <w:rPr>
          <w:rFonts w:ascii="Century Schoolbook" w:hAnsi="Century Schoolbook"/>
          <w:vanish/>
          <w:color w:val="C00000"/>
          <w:sz w:val="20"/>
          <w:szCs w:val="18"/>
        </w:rPr>
        <w:t>Ce sont</w:t>
      </w:r>
      <w:r w:rsidR="006F1D46">
        <w:rPr>
          <w:rFonts w:ascii="Century Schoolbook" w:hAnsi="Century Schoolbook"/>
          <w:vanish/>
          <w:color w:val="C00000"/>
          <w:sz w:val="20"/>
          <w:szCs w:val="18"/>
        </w:rPr>
        <w:t xml:space="preserve"> les éléments à estimer </w:t>
      </w:r>
      <w:r w:rsidR="009234C8">
        <w:rPr>
          <w:rFonts w:ascii="Century Schoolbook" w:hAnsi="Century Schoolbook"/>
          <w:vanish/>
          <w:color w:val="C00000"/>
          <w:sz w:val="20"/>
          <w:szCs w:val="18"/>
        </w:rPr>
        <w:t xml:space="preserve">pour savoir si </w:t>
      </w:r>
      <w:r w:rsidR="006B39F8">
        <w:rPr>
          <w:rFonts w:ascii="Century Schoolbook" w:hAnsi="Century Schoolbook"/>
          <w:vanish/>
          <w:color w:val="C00000"/>
          <w:sz w:val="20"/>
          <w:szCs w:val="18"/>
        </w:rPr>
        <w:t>le dispositif de gesti</w:t>
      </w:r>
      <w:r w:rsidR="006F1D46">
        <w:rPr>
          <w:rFonts w:ascii="Century Schoolbook" w:hAnsi="Century Schoolbook"/>
          <w:vanish/>
          <w:color w:val="C00000"/>
          <w:sz w:val="20"/>
          <w:szCs w:val="18"/>
        </w:rPr>
        <w:t>on de configuration tend vers l'efficacité</w:t>
      </w:r>
      <w:r w:rsidR="006B39F8">
        <w:rPr>
          <w:rFonts w:ascii="Century Schoolbook" w:hAnsi="Century Schoolbook"/>
          <w:vanish/>
          <w:color w:val="C00000"/>
          <w:sz w:val="20"/>
          <w:szCs w:val="18"/>
        </w:rPr>
        <w:t xml:space="preserve"> car répondant </w:t>
      </w:r>
      <w:r w:rsidR="006F1D46">
        <w:rPr>
          <w:rFonts w:ascii="Century Schoolbook" w:hAnsi="Century Schoolbook"/>
          <w:vanish/>
          <w:color w:val="C00000"/>
          <w:sz w:val="20"/>
          <w:szCs w:val="18"/>
        </w:rPr>
        <w:t xml:space="preserve">de mieux en mieux </w:t>
      </w:r>
      <w:r w:rsidR="006B39F8">
        <w:rPr>
          <w:rFonts w:ascii="Century Schoolbook" w:hAnsi="Century Schoolbook"/>
          <w:vanish/>
          <w:color w:val="C00000"/>
          <w:sz w:val="20"/>
          <w:szCs w:val="18"/>
        </w:rPr>
        <w:t xml:space="preserve">aux </w:t>
      </w:r>
      <w:r w:rsidR="006F1D46">
        <w:rPr>
          <w:rFonts w:ascii="Century Schoolbook" w:hAnsi="Century Schoolbook"/>
          <w:vanish/>
          <w:color w:val="C00000"/>
          <w:sz w:val="20"/>
          <w:szCs w:val="18"/>
        </w:rPr>
        <w:t xml:space="preserve">besoins </w:t>
      </w:r>
      <w:r>
        <w:rPr>
          <w:rFonts w:ascii="Century Schoolbook" w:hAnsi="Century Schoolbook"/>
          <w:vanish/>
          <w:color w:val="C00000"/>
          <w:sz w:val="20"/>
          <w:szCs w:val="18"/>
        </w:rPr>
        <w:t xml:space="preserve">GC </w:t>
      </w:r>
      <w:r w:rsidR="006F1D46">
        <w:rPr>
          <w:rFonts w:ascii="Century Schoolbook" w:hAnsi="Century Schoolbook"/>
          <w:vanish/>
          <w:color w:val="C00000"/>
          <w:sz w:val="20"/>
          <w:szCs w:val="18"/>
        </w:rPr>
        <w:t xml:space="preserve">exprimés. </w:t>
      </w:r>
      <w:r w:rsidR="009234C8">
        <w:rPr>
          <w:rFonts w:ascii="Century Schoolbook" w:hAnsi="Century Schoolbook"/>
          <w:vanish/>
          <w:color w:val="C00000"/>
          <w:sz w:val="20"/>
          <w:szCs w:val="18"/>
        </w:rPr>
        <w:t xml:space="preserve">Donc </w:t>
      </w:r>
      <w:r w:rsidR="006F1D46">
        <w:rPr>
          <w:rFonts w:ascii="Century Schoolbook" w:hAnsi="Century Schoolbook"/>
          <w:vanish/>
          <w:color w:val="C00000"/>
          <w:sz w:val="20"/>
          <w:szCs w:val="18"/>
        </w:rPr>
        <w:t>des constats de progrès. Les m</w:t>
      </w:r>
      <w:r w:rsidR="009234C8">
        <w:rPr>
          <w:rFonts w:ascii="Century Schoolbook" w:hAnsi="Century Schoolbook"/>
          <w:vanish/>
          <w:color w:val="C00000"/>
          <w:sz w:val="20"/>
          <w:szCs w:val="18"/>
        </w:rPr>
        <w:t xml:space="preserve">oyens de cette Gouvernance </w:t>
      </w:r>
      <w:r>
        <w:rPr>
          <w:rFonts w:ascii="Century Schoolbook" w:hAnsi="Century Schoolbook"/>
          <w:vanish/>
          <w:color w:val="C00000"/>
          <w:sz w:val="20"/>
          <w:szCs w:val="18"/>
        </w:rPr>
        <w:t xml:space="preserve">(l'estimation des éléments décrits ici) </w:t>
      </w:r>
      <w:r w:rsidR="009234C8">
        <w:rPr>
          <w:rFonts w:ascii="Century Schoolbook" w:hAnsi="Century Schoolbook"/>
          <w:vanish/>
          <w:color w:val="C00000"/>
          <w:sz w:val="20"/>
          <w:szCs w:val="18"/>
        </w:rPr>
        <w:t>sont</w:t>
      </w:r>
      <w:r w:rsidR="006F1D46">
        <w:rPr>
          <w:rFonts w:ascii="Century Schoolbook" w:hAnsi="Century Schoolbook"/>
          <w:vanish/>
          <w:color w:val="C00000"/>
          <w:sz w:val="20"/>
          <w:szCs w:val="18"/>
        </w:rPr>
        <w:t xml:space="preserve"> précisés dans le § II.D.2</w:t>
      </w:r>
    </w:p>
    <w:p w14:paraId="632E6B25" w14:textId="77777777" w:rsidR="00E2798D" w:rsidRPr="00E2798D" w:rsidRDefault="00E2798D" w:rsidP="00CC4F26">
      <w:pPr>
        <w:pStyle w:val="Paragraphedeliste"/>
        <w:numPr>
          <w:ilvl w:val="0"/>
          <w:numId w:val="30"/>
        </w:numPr>
        <w:rPr>
          <w:rFonts w:ascii="Century Schoolbook" w:hAnsi="Century Schoolbook"/>
          <w:vanish/>
          <w:color w:val="C00000"/>
          <w:sz w:val="20"/>
          <w:szCs w:val="18"/>
        </w:rPr>
      </w:pPr>
      <w:r w:rsidRPr="00E2798D">
        <w:rPr>
          <w:rFonts w:ascii="Century Schoolbook" w:hAnsi="Century Schoolbook"/>
          <w:vanish/>
          <w:color w:val="C00000"/>
          <w:sz w:val="20"/>
          <w:szCs w:val="18"/>
        </w:rPr>
        <w:t>Le bon fonctionnement passe par le respect de règles de gestion des configurations, règles assistées par les outils de GC, eux-mêmes ayant des règles s'accès à ses règles</w:t>
      </w:r>
    </w:p>
    <w:p w14:paraId="632E6B26" w14:textId="77777777" w:rsidR="00E2798D" w:rsidRPr="00E2798D" w:rsidRDefault="00E2798D" w:rsidP="00CC4F26">
      <w:pPr>
        <w:pStyle w:val="Paragraphedeliste"/>
        <w:numPr>
          <w:ilvl w:val="0"/>
          <w:numId w:val="30"/>
        </w:numPr>
        <w:rPr>
          <w:rFonts w:ascii="Century Schoolbook" w:hAnsi="Century Schoolbook"/>
          <w:vanish/>
          <w:color w:val="C00000"/>
          <w:sz w:val="20"/>
          <w:szCs w:val="18"/>
        </w:rPr>
      </w:pPr>
      <w:r w:rsidRPr="00E2798D">
        <w:rPr>
          <w:rFonts w:ascii="Century Schoolbook" w:hAnsi="Century Schoolbook"/>
          <w:vanish/>
          <w:color w:val="C00000"/>
          <w:sz w:val="20"/>
          <w:szCs w:val="18"/>
        </w:rPr>
        <w:t>La revue formelle de GC permet par exemple de vérifier l'application du dispositif de GC prévu dans le PGC. La création centralisée des numéros de versions et les moyens d'en hériter sur les autres référentiels de GC est un des éléments forts de la gouvernance.</w:t>
      </w:r>
    </w:p>
    <w:p w14:paraId="632E6B27" w14:textId="77777777" w:rsidR="00E2798D" w:rsidRPr="00E2798D" w:rsidRDefault="00E2798D" w:rsidP="00CC4F26">
      <w:pPr>
        <w:pStyle w:val="Paragraphedeliste"/>
        <w:numPr>
          <w:ilvl w:val="0"/>
          <w:numId w:val="30"/>
        </w:numPr>
        <w:rPr>
          <w:rFonts w:ascii="Century Schoolbook" w:hAnsi="Century Schoolbook"/>
          <w:vanish/>
          <w:color w:val="C00000"/>
          <w:sz w:val="20"/>
          <w:szCs w:val="18"/>
        </w:rPr>
      </w:pPr>
      <w:r w:rsidRPr="00E2798D">
        <w:rPr>
          <w:rFonts w:ascii="Century Schoolbook" w:hAnsi="Century Schoolbook"/>
          <w:vanish/>
          <w:color w:val="C00000"/>
          <w:sz w:val="20"/>
          <w:szCs w:val="18"/>
        </w:rPr>
        <w:t>Cela doit s'accompagner par exemple par des droits d'accès en lecture très ouverts sur les configurations mais assez restrictifs en modifications</w:t>
      </w:r>
    </w:p>
    <w:p w14:paraId="632E6B28" w14:textId="77777777" w:rsidR="00E2798D" w:rsidRPr="00E2798D" w:rsidRDefault="00E2798D" w:rsidP="00CC4F26">
      <w:pPr>
        <w:pStyle w:val="Paragraphedeliste"/>
        <w:numPr>
          <w:ilvl w:val="0"/>
          <w:numId w:val="30"/>
        </w:numPr>
        <w:rPr>
          <w:rFonts w:ascii="Century Schoolbook" w:hAnsi="Century Schoolbook"/>
          <w:vanish/>
          <w:color w:val="C00000"/>
          <w:sz w:val="20"/>
          <w:szCs w:val="18"/>
        </w:rPr>
      </w:pPr>
      <w:r w:rsidRPr="00E2798D">
        <w:rPr>
          <w:rFonts w:ascii="Century Schoolbook" w:hAnsi="Century Schoolbook"/>
          <w:vanish/>
          <w:color w:val="C00000"/>
          <w:sz w:val="20"/>
          <w:szCs w:val="18"/>
        </w:rPr>
        <w:t>Préciser aussi les capacités à comparer des versions successives d'une configuration</w:t>
      </w:r>
    </w:p>
    <w:p w14:paraId="632E6B29" w14:textId="77777777" w:rsidR="00E2798D" w:rsidRPr="00E2798D" w:rsidRDefault="00E2798D" w:rsidP="00E2798D">
      <w:pPr>
        <w:ind w:firstLine="708"/>
        <w:rPr>
          <w:rFonts w:ascii="Century Schoolbook" w:hAnsi="Century Schoolbook"/>
          <w:vanish/>
          <w:color w:val="C00000"/>
          <w:sz w:val="20"/>
          <w:szCs w:val="18"/>
        </w:rPr>
      </w:pPr>
      <w:r w:rsidRPr="00E2798D">
        <w:rPr>
          <w:rFonts w:ascii="Century Schoolbook" w:hAnsi="Century Schoolbook"/>
          <w:vanish/>
          <w:color w:val="C00000"/>
          <w:sz w:val="20"/>
          <w:szCs w:val="18"/>
        </w:rPr>
        <w:t xml:space="preserve">La liste </w:t>
      </w:r>
      <w:r>
        <w:rPr>
          <w:rFonts w:ascii="Century Schoolbook" w:hAnsi="Century Schoolbook"/>
          <w:vanish/>
          <w:color w:val="C00000"/>
          <w:sz w:val="20"/>
          <w:szCs w:val="18"/>
        </w:rPr>
        <w:t xml:space="preserve">simplifiée </w:t>
      </w:r>
      <w:r w:rsidRPr="00E2798D">
        <w:rPr>
          <w:rFonts w:ascii="Century Schoolbook" w:hAnsi="Century Schoolbook"/>
          <w:vanish/>
          <w:color w:val="C00000"/>
          <w:sz w:val="20"/>
          <w:szCs w:val="18"/>
        </w:rPr>
        <w:t xml:space="preserve">proposée ci-dessous n'est pas exhaustive et peut </w:t>
      </w:r>
      <w:r>
        <w:rPr>
          <w:rFonts w:ascii="Century Schoolbook" w:hAnsi="Century Schoolbook"/>
          <w:vanish/>
          <w:color w:val="C00000"/>
          <w:sz w:val="20"/>
          <w:szCs w:val="18"/>
        </w:rPr>
        <w:t xml:space="preserve">reprendre des points ci-dessus et aussi </w:t>
      </w:r>
      <w:r w:rsidRPr="00E2798D">
        <w:rPr>
          <w:rFonts w:ascii="Century Schoolbook" w:hAnsi="Century Schoolbook"/>
          <w:vanish/>
          <w:color w:val="C00000"/>
          <w:sz w:val="20"/>
          <w:szCs w:val="18"/>
        </w:rPr>
        <w:t xml:space="preserve">préciser certains aspects </w:t>
      </w:r>
      <w:r>
        <w:rPr>
          <w:rFonts w:ascii="Century Schoolbook" w:hAnsi="Century Schoolbook"/>
          <w:vanish/>
          <w:color w:val="C00000"/>
          <w:sz w:val="20"/>
          <w:szCs w:val="18"/>
        </w:rPr>
        <w:t xml:space="preserve">à contrôler </w:t>
      </w:r>
      <w:r w:rsidRPr="00E2798D">
        <w:rPr>
          <w:rFonts w:ascii="Century Schoolbook" w:hAnsi="Century Schoolbook"/>
          <w:vanish/>
          <w:color w:val="C00000"/>
          <w:sz w:val="20"/>
          <w:szCs w:val="18"/>
        </w:rPr>
        <w:t>impliquant des tierces parties :</w:t>
      </w:r>
    </w:p>
    <w:p w14:paraId="632E6B2A" w14:textId="77777777" w:rsidR="006B39F8" w:rsidRDefault="009234C8" w:rsidP="00C47A77">
      <w:pPr>
        <w:ind w:firstLine="708"/>
      </w:pPr>
      <w:r>
        <w:t xml:space="preserve">Les </w:t>
      </w:r>
      <w:r w:rsidR="00FA64C0">
        <w:t>éléments</w:t>
      </w:r>
      <w:r>
        <w:t xml:space="preserve"> </w:t>
      </w:r>
      <w:r w:rsidR="00FA64C0">
        <w:t xml:space="preserve">utiles </w:t>
      </w:r>
      <w:r w:rsidR="007652E4">
        <w:t xml:space="preserve">à analyser </w:t>
      </w:r>
      <w:r>
        <w:t xml:space="preserve">pour constater les progrès sur les pratiques de GC </w:t>
      </w:r>
      <w:r w:rsidR="00FA64C0">
        <w:t>sont</w:t>
      </w:r>
      <w:r w:rsidR="006123A7">
        <w:t xml:space="preserve"> :</w:t>
      </w:r>
    </w:p>
    <w:p w14:paraId="632E6B2B" w14:textId="77777777" w:rsidR="009234C8" w:rsidRDefault="009234C8" w:rsidP="00CC4F26">
      <w:pPr>
        <w:pStyle w:val="Paragraphedeliste"/>
        <w:numPr>
          <w:ilvl w:val="0"/>
          <w:numId w:val="29"/>
        </w:numPr>
      </w:pPr>
      <w:r>
        <w:t xml:space="preserve">Les </w:t>
      </w:r>
      <w:r w:rsidR="006123A7">
        <w:t xml:space="preserve">moyens </w:t>
      </w:r>
      <w:r w:rsidR="00FA64C0">
        <w:t xml:space="preserve">et méthodes </w:t>
      </w:r>
      <w:r w:rsidR="006123A7">
        <w:t>mis en œuvre pour gérer les configurations</w:t>
      </w:r>
    </w:p>
    <w:p w14:paraId="632E6B2C" w14:textId="77777777" w:rsidR="00FA64C0" w:rsidRDefault="00FA64C0" w:rsidP="00CC4F26">
      <w:pPr>
        <w:pStyle w:val="Paragraphedeliste"/>
        <w:numPr>
          <w:ilvl w:val="0"/>
          <w:numId w:val="29"/>
        </w:numPr>
      </w:pPr>
      <w:r>
        <w:t>La traçabilité des configurations</w:t>
      </w:r>
      <w:r w:rsidR="00EF1CBE">
        <w:t>, leurs identifications, complétudes et cohérences</w:t>
      </w:r>
    </w:p>
    <w:p w14:paraId="632E6B2D" w14:textId="77777777" w:rsidR="009234C8" w:rsidRDefault="009234C8" w:rsidP="00CC4F26">
      <w:pPr>
        <w:pStyle w:val="Paragraphedeliste"/>
        <w:numPr>
          <w:ilvl w:val="0"/>
          <w:numId w:val="29"/>
        </w:numPr>
      </w:pPr>
      <w:r>
        <w:t xml:space="preserve">Les </w:t>
      </w:r>
      <w:r w:rsidR="006123A7">
        <w:t>organes de décisions, d'information et de surveillance du dispositif de GC</w:t>
      </w:r>
    </w:p>
    <w:p w14:paraId="632E6B2E" w14:textId="77777777" w:rsidR="00F821BB" w:rsidRPr="00DC4DB6" w:rsidRDefault="00F821BB" w:rsidP="0005799B">
      <w:pPr>
        <w:pStyle w:val="Titre3"/>
      </w:pPr>
      <w:bookmarkStart w:id="63" w:name="_Toc526261853"/>
      <w:r w:rsidRPr="00DC4DB6">
        <w:t>Sous-traitances</w:t>
      </w:r>
      <w:bookmarkEnd w:id="63"/>
    </w:p>
    <w:p w14:paraId="510BFA36" w14:textId="77777777" w:rsidR="00782081" w:rsidRDefault="00EE25FC" w:rsidP="0005799B">
      <w:pPr>
        <w:ind w:firstLine="708"/>
        <w:jc w:val="both"/>
        <w:rPr>
          <w:rFonts w:ascii="Century Schoolbook" w:hAnsi="Century Schoolbook"/>
          <w:vanish/>
          <w:color w:val="C00000"/>
          <w:sz w:val="20"/>
          <w:szCs w:val="18"/>
        </w:rPr>
      </w:pPr>
      <w:r w:rsidRPr="0005799B">
        <w:rPr>
          <w:rFonts w:ascii="Century Schoolbook" w:hAnsi="Century Schoolbook"/>
          <w:vanish/>
          <w:color w:val="C00000"/>
          <w:sz w:val="20"/>
          <w:szCs w:val="18"/>
        </w:rPr>
        <w:t>Si des parties prenantes sont extérieures à l'organisation – par exemple une TMA, une TRA</w:t>
      </w:r>
    </w:p>
    <w:p w14:paraId="0DD63758" w14:textId="0A41FD17" w:rsidR="00782081" w:rsidRDefault="001E78D5" w:rsidP="00CC4F26">
      <w:pPr>
        <w:pStyle w:val="Paragraphedeliste"/>
        <w:numPr>
          <w:ilvl w:val="0"/>
          <w:numId w:val="52"/>
        </w:numPr>
        <w:jc w:val="both"/>
        <w:rPr>
          <w:rFonts w:ascii="Century Schoolbook" w:hAnsi="Century Schoolbook"/>
          <w:vanish/>
          <w:color w:val="C00000"/>
          <w:sz w:val="20"/>
          <w:szCs w:val="18"/>
        </w:rPr>
      </w:pPr>
      <w:r w:rsidRPr="00782081">
        <w:rPr>
          <w:rFonts w:ascii="Century Schoolbook" w:hAnsi="Century Schoolbook"/>
          <w:vanish/>
          <w:color w:val="C00000"/>
          <w:sz w:val="20"/>
          <w:szCs w:val="18"/>
        </w:rPr>
        <w:t>Préciser</w:t>
      </w:r>
      <w:r w:rsidR="00EE25FC" w:rsidRPr="00782081">
        <w:rPr>
          <w:rFonts w:ascii="Century Schoolbook" w:hAnsi="Century Schoolbook"/>
          <w:vanish/>
          <w:color w:val="C00000"/>
          <w:sz w:val="20"/>
          <w:szCs w:val="18"/>
        </w:rPr>
        <w:t xml:space="preserve"> leurs contraintes </w:t>
      </w:r>
      <w:r w:rsidR="00BB28BA" w:rsidRPr="00782081">
        <w:rPr>
          <w:rFonts w:ascii="Century Schoolbook" w:hAnsi="Century Schoolbook"/>
          <w:vanish/>
          <w:color w:val="C00000"/>
          <w:sz w:val="20"/>
          <w:szCs w:val="18"/>
        </w:rPr>
        <w:t xml:space="preserve">(à contractualiser) </w:t>
      </w:r>
      <w:r w:rsidR="00EE25FC" w:rsidRPr="00782081">
        <w:rPr>
          <w:rFonts w:ascii="Century Schoolbook" w:hAnsi="Century Schoolbook"/>
          <w:vanish/>
          <w:color w:val="C00000"/>
          <w:sz w:val="20"/>
          <w:szCs w:val="18"/>
        </w:rPr>
        <w:t xml:space="preserve">vis-à-vis </w:t>
      </w:r>
      <w:r w:rsidR="00BB28BA" w:rsidRPr="00782081">
        <w:rPr>
          <w:rFonts w:ascii="Century Schoolbook" w:hAnsi="Century Schoolbook"/>
          <w:vanish/>
          <w:color w:val="C00000"/>
          <w:sz w:val="20"/>
          <w:szCs w:val="18"/>
        </w:rPr>
        <w:t>de la</w:t>
      </w:r>
      <w:r w:rsidR="00EE25FC" w:rsidRPr="00782081">
        <w:rPr>
          <w:rFonts w:ascii="Century Schoolbook" w:hAnsi="Century Schoolbook"/>
          <w:vanish/>
          <w:color w:val="C00000"/>
          <w:sz w:val="20"/>
          <w:szCs w:val="18"/>
        </w:rPr>
        <w:t xml:space="preserve"> gestion de configurations </w:t>
      </w:r>
      <w:r w:rsidR="00BB28BA" w:rsidRPr="00782081">
        <w:rPr>
          <w:rFonts w:ascii="Century Schoolbook" w:hAnsi="Century Schoolbook"/>
          <w:vanish/>
          <w:color w:val="C00000"/>
          <w:sz w:val="20"/>
          <w:szCs w:val="18"/>
        </w:rPr>
        <w:t>encadrée</w:t>
      </w:r>
      <w:r w:rsidR="00EE25FC" w:rsidRPr="00782081">
        <w:rPr>
          <w:rFonts w:ascii="Century Schoolbook" w:hAnsi="Century Schoolbook"/>
          <w:vanish/>
          <w:color w:val="C00000"/>
          <w:sz w:val="20"/>
          <w:szCs w:val="18"/>
        </w:rPr>
        <w:t xml:space="preserve"> par ce document. Typiquement </w:t>
      </w:r>
    </w:p>
    <w:p w14:paraId="66CF9C89" w14:textId="377983A8" w:rsidR="00782081" w:rsidRDefault="001E78D5" w:rsidP="00CC4F26">
      <w:pPr>
        <w:pStyle w:val="Paragraphedeliste"/>
        <w:numPr>
          <w:ilvl w:val="1"/>
          <w:numId w:val="52"/>
        </w:numPr>
        <w:jc w:val="both"/>
        <w:rPr>
          <w:rFonts w:ascii="Century Schoolbook" w:hAnsi="Century Schoolbook"/>
          <w:vanish/>
          <w:color w:val="C00000"/>
          <w:sz w:val="20"/>
          <w:szCs w:val="18"/>
        </w:rPr>
      </w:pPr>
      <w:r w:rsidRPr="00782081">
        <w:rPr>
          <w:rFonts w:ascii="Century Schoolbook" w:hAnsi="Century Schoolbook"/>
          <w:vanish/>
          <w:color w:val="C00000"/>
          <w:sz w:val="20"/>
          <w:szCs w:val="18"/>
        </w:rPr>
        <w:t>Les</w:t>
      </w:r>
      <w:r w:rsidR="00EE25FC" w:rsidRPr="00782081">
        <w:rPr>
          <w:rFonts w:ascii="Century Schoolbook" w:hAnsi="Century Schoolbook"/>
          <w:vanish/>
          <w:color w:val="C00000"/>
          <w:sz w:val="20"/>
          <w:szCs w:val="18"/>
        </w:rPr>
        <w:t xml:space="preserve"> obligations de moyens associés (accostages des gestions de configuration</w:t>
      </w:r>
      <w:r w:rsidR="00102692" w:rsidRPr="00782081">
        <w:rPr>
          <w:rFonts w:ascii="Century Schoolbook" w:hAnsi="Century Schoolbook"/>
          <w:vanish/>
          <w:color w:val="C00000"/>
          <w:sz w:val="20"/>
          <w:szCs w:val="18"/>
        </w:rPr>
        <w:t xml:space="preserve"> du client et du sous-traitant</w:t>
      </w:r>
      <w:r w:rsidR="00EE25FC" w:rsidRPr="00782081">
        <w:rPr>
          <w:rFonts w:ascii="Century Schoolbook" w:hAnsi="Century Schoolbook"/>
          <w:vanish/>
          <w:color w:val="C00000"/>
          <w:sz w:val="20"/>
          <w:szCs w:val="18"/>
        </w:rPr>
        <w:t>) et/ou intégrés (</w:t>
      </w:r>
      <w:r w:rsidR="00BB28BA" w:rsidRPr="00782081">
        <w:rPr>
          <w:rFonts w:ascii="Century Schoolbook" w:hAnsi="Century Schoolbook"/>
          <w:vanish/>
          <w:color w:val="C00000"/>
          <w:sz w:val="20"/>
          <w:szCs w:val="18"/>
        </w:rPr>
        <w:t>modalités d'</w:t>
      </w:r>
      <w:r w:rsidR="00EE25FC" w:rsidRPr="00782081">
        <w:rPr>
          <w:rFonts w:ascii="Century Schoolbook" w:hAnsi="Century Schoolbook"/>
          <w:vanish/>
          <w:color w:val="C00000"/>
          <w:sz w:val="20"/>
          <w:szCs w:val="18"/>
        </w:rPr>
        <w:t>accès à la gestion de configuration du client)</w:t>
      </w:r>
    </w:p>
    <w:p w14:paraId="632E6B2F" w14:textId="621EC6C4" w:rsidR="004D5440" w:rsidRPr="00782081" w:rsidRDefault="001E78D5" w:rsidP="00CC4F26">
      <w:pPr>
        <w:pStyle w:val="Paragraphedeliste"/>
        <w:numPr>
          <w:ilvl w:val="1"/>
          <w:numId w:val="52"/>
        </w:numPr>
        <w:jc w:val="both"/>
        <w:rPr>
          <w:rFonts w:ascii="Century Schoolbook" w:hAnsi="Century Schoolbook"/>
          <w:vanish/>
          <w:color w:val="C00000"/>
          <w:sz w:val="20"/>
          <w:szCs w:val="18"/>
        </w:rPr>
      </w:pPr>
      <w:r w:rsidRPr="00782081">
        <w:rPr>
          <w:rFonts w:ascii="Century Schoolbook" w:hAnsi="Century Schoolbook"/>
          <w:vanish/>
          <w:color w:val="C00000"/>
          <w:sz w:val="20"/>
          <w:szCs w:val="18"/>
        </w:rPr>
        <w:t>Les</w:t>
      </w:r>
      <w:r w:rsidR="00D15ED8" w:rsidRPr="00782081">
        <w:rPr>
          <w:rFonts w:ascii="Century Schoolbook" w:hAnsi="Century Schoolbook"/>
          <w:vanish/>
          <w:color w:val="C00000"/>
          <w:sz w:val="20"/>
          <w:szCs w:val="18"/>
        </w:rPr>
        <w:t xml:space="preserve"> obligations de rév</w:t>
      </w:r>
      <w:r w:rsidR="00C57F6E" w:rsidRPr="00782081">
        <w:rPr>
          <w:rFonts w:ascii="Century Schoolbook" w:hAnsi="Century Schoolbook"/>
          <w:vanish/>
          <w:color w:val="C00000"/>
          <w:sz w:val="20"/>
          <w:szCs w:val="18"/>
        </w:rPr>
        <w:t>e</w:t>
      </w:r>
      <w:r w:rsidR="00D15ED8" w:rsidRPr="00782081">
        <w:rPr>
          <w:rFonts w:ascii="Century Schoolbook" w:hAnsi="Century Schoolbook"/>
          <w:vanish/>
          <w:color w:val="C00000"/>
          <w:sz w:val="20"/>
          <w:szCs w:val="18"/>
        </w:rPr>
        <w:t>rsibilité.</w:t>
      </w:r>
    </w:p>
    <w:p w14:paraId="632E6B30" w14:textId="77777777" w:rsidR="00EC2F67" w:rsidRPr="0005799B" w:rsidRDefault="00EC2F67" w:rsidP="0005799B">
      <w:pPr>
        <w:ind w:firstLine="708"/>
        <w:jc w:val="both"/>
        <w:rPr>
          <w:rFonts w:ascii="Century Schoolbook" w:hAnsi="Century Schoolbook"/>
          <w:vanish/>
          <w:color w:val="C00000"/>
          <w:sz w:val="20"/>
          <w:szCs w:val="18"/>
        </w:rPr>
      </w:pPr>
    </w:p>
    <w:p w14:paraId="1733F15B" w14:textId="77777777" w:rsidR="00A576C8" w:rsidRDefault="00A576C8" w:rsidP="009459D4">
      <w:pPr>
        <w:ind w:firstLine="708"/>
      </w:pPr>
      <w:r>
        <w:t>Sans objet</w:t>
      </w:r>
    </w:p>
    <w:p w14:paraId="632E6B31" w14:textId="585D87EA" w:rsidR="000D370E" w:rsidRPr="00A576C8" w:rsidRDefault="000D370E" w:rsidP="009459D4">
      <w:pPr>
        <w:ind w:firstLine="708"/>
        <w:rPr>
          <w:rFonts w:ascii="Century Schoolbook" w:hAnsi="Century Schoolbook"/>
          <w:vanish/>
          <w:color w:val="C00000"/>
          <w:sz w:val="20"/>
          <w:szCs w:val="18"/>
        </w:rPr>
      </w:pPr>
      <w:r w:rsidRPr="00A576C8">
        <w:rPr>
          <w:rFonts w:ascii="Century Schoolbook" w:hAnsi="Century Schoolbook"/>
          <w:vanish/>
          <w:color w:val="C00000"/>
          <w:sz w:val="20"/>
          <w:szCs w:val="18"/>
        </w:rPr>
        <w:t>Une TMA aura au minimum l'obligation de respecter 2 contraintes :</w:t>
      </w:r>
    </w:p>
    <w:p w14:paraId="632E6B32" w14:textId="35A6D280" w:rsidR="000D370E" w:rsidRPr="00A576C8" w:rsidRDefault="000D370E" w:rsidP="00C47A77">
      <w:pPr>
        <w:pStyle w:val="Paragraphedeliste"/>
        <w:numPr>
          <w:ilvl w:val="0"/>
          <w:numId w:val="4"/>
        </w:numPr>
        <w:rPr>
          <w:rFonts w:ascii="Century Schoolbook" w:hAnsi="Century Schoolbook"/>
          <w:vanish/>
          <w:color w:val="C00000"/>
          <w:sz w:val="20"/>
          <w:szCs w:val="18"/>
        </w:rPr>
      </w:pPr>
      <w:r w:rsidRPr="00A576C8">
        <w:rPr>
          <w:rFonts w:ascii="Century Schoolbook" w:hAnsi="Century Schoolbook"/>
          <w:vanish/>
          <w:color w:val="C00000"/>
          <w:sz w:val="20"/>
          <w:szCs w:val="18"/>
        </w:rPr>
        <w:t>La capacité de réversibilité : moyens prouvés de reverser les éléments gérés par la TMA d</w:t>
      </w:r>
      <w:r w:rsidR="00B013A9" w:rsidRPr="00A576C8">
        <w:rPr>
          <w:rFonts w:ascii="Century Schoolbook" w:hAnsi="Century Schoolbook"/>
          <w:vanish/>
          <w:color w:val="C00000"/>
          <w:sz w:val="20"/>
          <w:szCs w:val="18"/>
        </w:rPr>
        <w:t>ans les référentiels</w:t>
      </w:r>
      <w:r w:rsidR="00AA3BCC" w:rsidRPr="00A576C8">
        <w:rPr>
          <w:rFonts w:ascii="Century Schoolbook" w:hAnsi="Century Schoolbook"/>
          <w:vanish/>
          <w:color w:val="C00000"/>
          <w:sz w:val="20"/>
          <w:szCs w:val="18"/>
        </w:rPr>
        <w:t xml:space="preserve"> de gestion de configurations</w:t>
      </w:r>
      <w:r w:rsidR="00B013A9" w:rsidRPr="00A576C8">
        <w:rPr>
          <w:rFonts w:ascii="Century Schoolbook" w:hAnsi="Century Schoolbook"/>
          <w:vanish/>
          <w:color w:val="C00000"/>
          <w:sz w:val="20"/>
          <w:szCs w:val="18"/>
        </w:rPr>
        <w:t xml:space="preserve"> du client</w:t>
      </w:r>
      <w:r w:rsidR="00F02A9A" w:rsidRPr="00A576C8">
        <w:rPr>
          <w:rFonts w:ascii="Century Schoolbook" w:hAnsi="Century Schoolbook"/>
          <w:vanish/>
          <w:color w:val="C00000"/>
          <w:sz w:val="20"/>
          <w:szCs w:val="18"/>
        </w:rPr>
        <w:t>, selon les organisations et l</w:t>
      </w:r>
      <w:r w:rsidR="00AA3BCC" w:rsidRPr="00A576C8">
        <w:rPr>
          <w:rFonts w:ascii="Century Schoolbook" w:hAnsi="Century Schoolbook"/>
          <w:vanish/>
          <w:color w:val="C00000"/>
          <w:sz w:val="20"/>
          <w:szCs w:val="18"/>
        </w:rPr>
        <w:t xml:space="preserve">es formats </w:t>
      </w:r>
      <w:r w:rsidR="00F02A9A" w:rsidRPr="00A576C8">
        <w:rPr>
          <w:rFonts w:ascii="Century Schoolbook" w:hAnsi="Century Schoolbook"/>
          <w:vanish/>
          <w:color w:val="C00000"/>
          <w:sz w:val="20"/>
          <w:szCs w:val="18"/>
        </w:rPr>
        <w:t xml:space="preserve">du </w:t>
      </w:r>
      <w:r w:rsidR="001E78D5" w:rsidRPr="00A576C8">
        <w:rPr>
          <w:rFonts w:ascii="Century Schoolbook" w:hAnsi="Century Schoolbook"/>
          <w:vanish/>
          <w:color w:val="C00000"/>
          <w:sz w:val="20"/>
          <w:szCs w:val="18"/>
        </w:rPr>
        <w:t>client.</w:t>
      </w:r>
      <w:r w:rsidR="001E78D5" w:rsidRPr="0035616B">
        <w:rPr>
          <w:rFonts w:ascii="Century Schoolbook" w:hAnsi="Century Schoolbook"/>
          <w:vanish/>
          <w:color w:val="C00000"/>
          <w:sz w:val="20"/>
          <w:szCs w:val="18"/>
        </w:rPr>
        <w:t xml:space="preserve"> &lt;Inutile</w:t>
      </w:r>
      <w:r w:rsidR="0035616B" w:rsidRPr="0035616B">
        <w:rPr>
          <w:rFonts w:ascii="Century Schoolbook" w:hAnsi="Century Schoolbook"/>
          <w:vanish/>
          <w:color w:val="C00000"/>
          <w:sz w:val="20"/>
          <w:szCs w:val="18"/>
        </w:rPr>
        <w:t xml:space="preserve"> si la TMA utilise les dépôts de l'application gérés par Cardif&gt;</w:t>
      </w:r>
    </w:p>
    <w:p w14:paraId="632E6B33" w14:textId="07655BFB" w:rsidR="000D370E" w:rsidRPr="00A576C8" w:rsidRDefault="005E5A36" w:rsidP="00C47A77">
      <w:pPr>
        <w:pStyle w:val="Paragraphedeliste"/>
        <w:numPr>
          <w:ilvl w:val="0"/>
          <w:numId w:val="4"/>
        </w:numPr>
        <w:rPr>
          <w:rFonts w:ascii="Century Schoolbook" w:hAnsi="Century Schoolbook"/>
          <w:vanish/>
          <w:color w:val="C00000"/>
          <w:sz w:val="20"/>
          <w:szCs w:val="18"/>
        </w:rPr>
      </w:pPr>
      <w:r w:rsidRPr="00A576C8">
        <w:rPr>
          <w:rFonts w:ascii="Century Schoolbook" w:hAnsi="Century Schoolbook"/>
          <w:vanish/>
          <w:color w:val="C00000"/>
          <w:sz w:val="20"/>
          <w:szCs w:val="18"/>
        </w:rPr>
        <w:t xml:space="preserve">L’usage de la </w:t>
      </w:r>
      <w:r w:rsidR="0022739A" w:rsidRPr="00A576C8">
        <w:rPr>
          <w:rFonts w:ascii="Century Schoolbook" w:hAnsi="Century Schoolbook"/>
          <w:vanish/>
          <w:color w:val="C00000"/>
          <w:sz w:val="20"/>
          <w:szCs w:val="18"/>
        </w:rPr>
        <w:t>CLC</w:t>
      </w:r>
      <w:r w:rsidR="000D370E" w:rsidRPr="00A576C8">
        <w:rPr>
          <w:rFonts w:ascii="Century Schoolbook" w:hAnsi="Century Schoolbook"/>
          <w:vanish/>
          <w:color w:val="C00000"/>
          <w:sz w:val="20"/>
          <w:szCs w:val="18"/>
        </w:rPr>
        <w:t xml:space="preserve">: l'utilisateur interne ou externe doit </w:t>
      </w:r>
      <w:r w:rsidR="00AA3BCC" w:rsidRPr="00A576C8">
        <w:rPr>
          <w:rFonts w:ascii="Century Schoolbook" w:hAnsi="Century Schoolbook"/>
          <w:vanish/>
          <w:color w:val="C00000"/>
          <w:sz w:val="20"/>
          <w:szCs w:val="18"/>
        </w:rPr>
        <w:t xml:space="preserve">respecter certaines contraintes </w:t>
      </w:r>
      <w:r w:rsidR="000D370E" w:rsidRPr="00A576C8">
        <w:rPr>
          <w:rFonts w:ascii="Century Schoolbook" w:hAnsi="Century Schoolbook"/>
          <w:vanish/>
          <w:color w:val="C00000"/>
          <w:sz w:val="20"/>
          <w:szCs w:val="18"/>
        </w:rPr>
        <w:t xml:space="preserve">des </w:t>
      </w:r>
      <w:r w:rsidR="001E78D5" w:rsidRPr="00A576C8">
        <w:rPr>
          <w:rFonts w:ascii="Century Schoolbook" w:hAnsi="Century Schoolbook"/>
          <w:vanish/>
          <w:color w:val="C00000"/>
          <w:sz w:val="20"/>
          <w:szCs w:val="18"/>
        </w:rPr>
        <w:t>outillages de</w:t>
      </w:r>
      <w:r w:rsidR="00AA3BCC" w:rsidRPr="00A576C8">
        <w:rPr>
          <w:rFonts w:ascii="Century Schoolbook" w:hAnsi="Century Schoolbook"/>
          <w:vanish/>
          <w:color w:val="C00000"/>
          <w:sz w:val="20"/>
          <w:szCs w:val="18"/>
        </w:rPr>
        <w:t xml:space="preserve"> cette chaine de traitement</w:t>
      </w:r>
      <w:r w:rsidR="007A00F9" w:rsidRPr="00A576C8">
        <w:rPr>
          <w:rFonts w:ascii="Century Schoolbook" w:hAnsi="Century Schoolbook"/>
          <w:vanish/>
          <w:color w:val="C00000"/>
          <w:sz w:val="20"/>
          <w:szCs w:val="18"/>
        </w:rPr>
        <w:t>s</w:t>
      </w:r>
      <w:r w:rsidR="00AA3BCC" w:rsidRPr="00A576C8">
        <w:rPr>
          <w:rFonts w:ascii="Century Schoolbook" w:hAnsi="Century Schoolbook"/>
          <w:vanish/>
          <w:color w:val="C00000"/>
          <w:sz w:val="20"/>
          <w:szCs w:val="18"/>
        </w:rPr>
        <w:t>. Ces contraintes sont contractualisées</w:t>
      </w:r>
      <w:r w:rsidR="00E227A0" w:rsidRPr="00A576C8">
        <w:rPr>
          <w:rFonts w:ascii="Century Schoolbook" w:hAnsi="Century Schoolbook"/>
          <w:vanish/>
          <w:color w:val="C00000"/>
          <w:sz w:val="20"/>
          <w:szCs w:val="18"/>
        </w:rPr>
        <w:t> :</w:t>
      </w:r>
      <w:r w:rsidR="00782081" w:rsidRPr="00A576C8">
        <w:rPr>
          <w:rFonts w:ascii="Century Schoolbook" w:hAnsi="Century Schoolbook"/>
          <w:vanish/>
          <w:color w:val="C00000"/>
          <w:sz w:val="20"/>
          <w:szCs w:val="18"/>
        </w:rPr>
        <w:t xml:space="preserve"> </w:t>
      </w:r>
      <w:r w:rsidR="00782081" w:rsidRPr="00782081">
        <w:rPr>
          <w:rFonts w:ascii="Century Schoolbook" w:hAnsi="Century Schoolbook"/>
          <w:vanish/>
          <w:color w:val="C00000"/>
          <w:sz w:val="20"/>
          <w:szCs w:val="18"/>
        </w:rPr>
        <w:t>item et sous items à supprimer si CLC</w:t>
      </w:r>
      <w:r w:rsidR="00443D5D">
        <w:rPr>
          <w:rFonts w:ascii="Century Schoolbook" w:hAnsi="Century Schoolbook"/>
          <w:vanish/>
          <w:color w:val="C00000"/>
          <w:sz w:val="20"/>
          <w:szCs w:val="18"/>
        </w:rPr>
        <w:t xml:space="preserve"> </w:t>
      </w:r>
      <w:r w:rsidR="00782081" w:rsidRPr="00782081">
        <w:rPr>
          <w:rFonts w:ascii="Century Schoolbook" w:hAnsi="Century Schoolbook"/>
          <w:vanish/>
          <w:color w:val="C00000"/>
          <w:sz w:val="20"/>
          <w:szCs w:val="18"/>
        </w:rPr>
        <w:t>non utilisée</w:t>
      </w:r>
    </w:p>
    <w:p w14:paraId="632E6B34" w14:textId="77777777" w:rsidR="00245484" w:rsidRPr="00A576C8" w:rsidRDefault="00245484" w:rsidP="00C47A77">
      <w:pPr>
        <w:pStyle w:val="Paragraphedeliste"/>
        <w:numPr>
          <w:ilvl w:val="1"/>
          <w:numId w:val="4"/>
        </w:numPr>
        <w:rPr>
          <w:rFonts w:ascii="Century Schoolbook" w:hAnsi="Century Schoolbook"/>
          <w:vanish/>
          <w:color w:val="C00000"/>
          <w:sz w:val="20"/>
          <w:szCs w:val="18"/>
        </w:rPr>
      </w:pPr>
      <w:r w:rsidRPr="00A576C8">
        <w:rPr>
          <w:rFonts w:ascii="Century Schoolbook" w:hAnsi="Century Schoolbook"/>
          <w:vanish/>
          <w:color w:val="C00000"/>
          <w:sz w:val="20"/>
          <w:szCs w:val="18"/>
        </w:rPr>
        <w:t>Processus de construction</w:t>
      </w:r>
    </w:p>
    <w:p w14:paraId="632E6B35" w14:textId="77777777" w:rsidR="00245484" w:rsidRPr="00A576C8" w:rsidRDefault="00245484" w:rsidP="00C47A77">
      <w:pPr>
        <w:pStyle w:val="Paragraphedeliste"/>
        <w:numPr>
          <w:ilvl w:val="1"/>
          <w:numId w:val="4"/>
        </w:numPr>
        <w:rPr>
          <w:rFonts w:ascii="Century Schoolbook" w:hAnsi="Century Schoolbook"/>
          <w:vanish/>
          <w:color w:val="C00000"/>
          <w:sz w:val="20"/>
          <w:szCs w:val="18"/>
        </w:rPr>
      </w:pPr>
      <w:r w:rsidRPr="00A576C8">
        <w:rPr>
          <w:rFonts w:ascii="Century Schoolbook" w:hAnsi="Century Schoolbook"/>
          <w:vanish/>
          <w:color w:val="C00000"/>
          <w:sz w:val="20"/>
          <w:szCs w:val="18"/>
        </w:rPr>
        <w:t>Référentiels associés</w:t>
      </w:r>
    </w:p>
    <w:p w14:paraId="632E6B36" w14:textId="77777777" w:rsidR="00245484" w:rsidRPr="00A576C8" w:rsidRDefault="00245484" w:rsidP="00C47A77">
      <w:pPr>
        <w:pStyle w:val="Paragraphedeliste"/>
        <w:numPr>
          <w:ilvl w:val="1"/>
          <w:numId w:val="4"/>
        </w:numPr>
        <w:rPr>
          <w:rFonts w:ascii="Century Schoolbook" w:hAnsi="Century Schoolbook"/>
          <w:vanish/>
          <w:color w:val="C00000"/>
          <w:sz w:val="20"/>
          <w:szCs w:val="18"/>
        </w:rPr>
      </w:pPr>
      <w:r w:rsidRPr="00A576C8">
        <w:rPr>
          <w:rFonts w:ascii="Century Schoolbook" w:hAnsi="Century Schoolbook"/>
          <w:vanish/>
          <w:color w:val="C00000"/>
          <w:sz w:val="20"/>
          <w:szCs w:val="18"/>
        </w:rPr>
        <w:t>Sources de constructions à l'extrémité de branche</w:t>
      </w:r>
      <w:r w:rsidR="00851CCC" w:rsidRPr="00A576C8">
        <w:rPr>
          <w:rFonts w:ascii="Century Schoolbook" w:hAnsi="Century Schoolbook"/>
          <w:vanish/>
          <w:color w:val="C00000"/>
          <w:sz w:val="20"/>
          <w:szCs w:val="18"/>
        </w:rPr>
        <w:t>s</w:t>
      </w:r>
      <w:r w:rsidRPr="00A576C8">
        <w:rPr>
          <w:rFonts w:ascii="Century Schoolbook" w:hAnsi="Century Schoolbook"/>
          <w:vanish/>
          <w:color w:val="C00000"/>
          <w:sz w:val="20"/>
          <w:szCs w:val="18"/>
        </w:rPr>
        <w:t xml:space="preserve"> d'un référentiel Git</w:t>
      </w:r>
    </w:p>
    <w:p w14:paraId="632E6B37" w14:textId="455A7895" w:rsidR="00245484" w:rsidRPr="00A576C8" w:rsidRDefault="00245484" w:rsidP="00C47A77">
      <w:pPr>
        <w:pStyle w:val="Paragraphedeliste"/>
        <w:numPr>
          <w:ilvl w:val="1"/>
          <w:numId w:val="4"/>
        </w:numPr>
        <w:rPr>
          <w:rFonts w:ascii="Century Schoolbook" w:hAnsi="Century Schoolbook"/>
          <w:vanish/>
          <w:color w:val="C00000"/>
          <w:sz w:val="20"/>
          <w:szCs w:val="18"/>
        </w:rPr>
      </w:pPr>
      <w:r w:rsidRPr="00A576C8">
        <w:rPr>
          <w:rFonts w:ascii="Century Schoolbook" w:hAnsi="Century Schoolbook"/>
          <w:vanish/>
          <w:color w:val="C00000"/>
          <w:sz w:val="20"/>
          <w:szCs w:val="18"/>
        </w:rPr>
        <w:t>…</w:t>
      </w:r>
    </w:p>
    <w:p w14:paraId="3AD0D3E8" w14:textId="3557BBA6" w:rsidR="005E5A36" w:rsidRPr="005E5A36" w:rsidRDefault="005E5A36" w:rsidP="005E5A36">
      <w:pPr>
        <w:pStyle w:val="Paragraphedeliste"/>
        <w:numPr>
          <w:ilvl w:val="0"/>
          <w:numId w:val="4"/>
        </w:numPr>
        <w:rPr>
          <w:rFonts w:ascii="Century Schoolbook" w:hAnsi="Century Schoolbook"/>
          <w:vanish/>
          <w:color w:val="C00000"/>
          <w:sz w:val="20"/>
          <w:szCs w:val="18"/>
        </w:rPr>
      </w:pPr>
      <w:r w:rsidRPr="005E5A36">
        <w:rPr>
          <w:rFonts w:ascii="Century Schoolbook" w:hAnsi="Century Schoolbook"/>
          <w:vanish/>
          <w:color w:val="C00000"/>
          <w:sz w:val="20"/>
          <w:szCs w:val="18"/>
        </w:rPr>
        <w:t xml:space="preserve">L’usage de la TCG </w:t>
      </w:r>
      <w:r w:rsidR="00443D5D">
        <w:rPr>
          <w:rFonts w:ascii="Century Schoolbook" w:hAnsi="Century Schoolbook"/>
          <w:vanish/>
          <w:color w:val="C00000"/>
          <w:sz w:val="20"/>
          <w:szCs w:val="18"/>
        </w:rPr>
        <w:t xml:space="preserve">&lt;décrire les </w:t>
      </w:r>
      <w:r>
        <w:rPr>
          <w:rFonts w:ascii="Century Schoolbook" w:hAnsi="Century Schoolbook"/>
          <w:vanish/>
          <w:color w:val="C00000"/>
          <w:sz w:val="20"/>
          <w:szCs w:val="18"/>
        </w:rPr>
        <w:t xml:space="preserve">contraintes </w:t>
      </w:r>
      <w:r w:rsidRPr="005E5A36">
        <w:rPr>
          <w:rFonts w:ascii="Century Schoolbook" w:hAnsi="Century Schoolbook"/>
          <w:vanish/>
          <w:color w:val="C00000"/>
          <w:sz w:val="20"/>
          <w:szCs w:val="18"/>
        </w:rPr>
        <w:t xml:space="preserve">spécifiques à </w:t>
      </w:r>
      <w:r>
        <w:rPr>
          <w:rFonts w:ascii="Century Schoolbook" w:hAnsi="Century Schoolbook"/>
          <w:vanish/>
          <w:color w:val="C00000"/>
          <w:sz w:val="20"/>
          <w:szCs w:val="18"/>
        </w:rPr>
        <w:t>l</w:t>
      </w:r>
      <w:r w:rsidR="00443D5D">
        <w:rPr>
          <w:rFonts w:ascii="Century Schoolbook" w:hAnsi="Century Schoolbook"/>
          <w:vanish/>
          <w:color w:val="C00000"/>
          <w:sz w:val="20"/>
          <w:szCs w:val="18"/>
        </w:rPr>
        <w:t>’</w:t>
      </w:r>
      <w:r w:rsidRPr="005E5A36">
        <w:rPr>
          <w:rFonts w:ascii="Century Schoolbook" w:hAnsi="Century Schoolbook"/>
          <w:vanish/>
          <w:color w:val="C00000"/>
          <w:sz w:val="20"/>
          <w:szCs w:val="18"/>
        </w:rPr>
        <w:t>Application</w:t>
      </w:r>
      <w:r w:rsidR="00443D5D">
        <w:rPr>
          <w:rFonts w:ascii="Century Schoolbook" w:hAnsi="Century Schoolbook"/>
          <w:vanish/>
          <w:color w:val="C00000"/>
          <w:sz w:val="20"/>
          <w:szCs w:val="18"/>
        </w:rPr>
        <w:t xml:space="preserve"> dans ce cas, vis-à-vis de l’exploitation des fichiers par la TMA&gt;</w:t>
      </w:r>
    </w:p>
    <w:p w14:paraId="632E6B38" w14:textId="77777777" w:rsidR="00B95D1B" w:rsidRPr="00A576C8" w:rsidRDefault="00B95D1B" w:rsidP="00C47A77">
      <w:pPr>
        <w:pStyle w:val="Paragraphedeliste"/>
        <w:numPr>
          <w:ilvl w:val="0"/>
          <w:numId w:val="4"/>
        </w:numPr>
        <w:rPr>
          <w:rFonts w:ascii="Century Schoolbook" w:hAnsi="Century Schoolbook"/>
          <w:vanish/>
          <w:color w:val="C00000"/>
          <w:sz w:val="20"/>
          <w:szCs w:val="18"/>
        </w:rPr>
      </w:pPr>
      <w:r w:rsidRPr="00A576C8">
        <w:rPr>
          <w:rFonts w:ascii="Century Schoolbook" w:hAnsi="Century Schoolbook"/>
          <w:vanish/>
          <w:color w:val="C00000"/>
          <w:sz w:val="20"/>
          <w:szCs w:val="18"/>
        </w:rPr>
        <w:t>Les droits et devoir des parties prenantes sont expliquées au § I.A.2</w:t>
      </w:r>
    </w:p>
    <w:p w14:paraId="632E6B39" w14:textId="77777777" w:rsidR="00F821BB" w:rsidRPr="00DC4DB6" w:rsidRDefault="00F821BB" w:rsidP="0005799B">
      <w:pPr>
        <w:pStyle w:val="Titre3"/>
      </w:pPr>
      <w:bookmarkStart w:id="64" w:name="_Toc526261854"/>
      <w:r w:rsidRPr="00DC4DB6">
        <w:t xml:space="preserve">Migration </w:t>
      </w:r>
      <w:r w:rsidR="0008510B" w:rsidRPr="00DC4DB6">
        <w:t>de configurations</w:t>
      </w:r>
      <w:bookmarkEnd w:id="64"/>
    </w:p>
    <w:p w14:paraId="0AE679EE" w14:textId="77777777" w:rsidR="00782081" w:rsidRDefault="00782081" w:rsidP="00782081">
      <w:pPr>
        <w:ind w:firstLine="708"/>
        <w:jc w:val="both"/>
        <w:rPr>
          <w:rFonts w:ascii="Century Schoolbook" w:hAnsi="Century Schoolbook"/>
          <w:b/>
          <w:vanish/>
          <w:color w:val="C00000"/>
          <w:sz w:val="20"/>
          <w:szCs w:val="20"/>
          <w:highlight w:val="yellow"/>
        </w:rPr>
      </w:pPr>
      <w:r w:rsidRPr="00FE76DF">
        <w:rPr>
          <w:rFonts w:ascii="Century Schoolbook" w:hAnsi="Century Schoolbook"/>
          <w:b/>
          <w:vanish/>
          <w:color w:val="C00000"/>
          <w:sz w:val="20"/>
          <w:szCs w:val="20"/>
          <w:highlight w:val="yellow"/>
        </w:rPr>
        <w:t xml:space="preserve">Dans le cas d'une migration de configurations existantes vers Git, </w:t>
      </w:r>
    </w:p>
    <w:p w14:paraId="547E6E72" w14:textId="77777777" w:rsidR="00FE76DF" w:rsidRPr="00FE76DF" w:rsidRDefault="00FE76DF" w:rsidP="00782081">
      <w:pPr>
        <w:ind w:firstLine="708"/>
        <w:jc w:val="both"/>
        <w:rPr>
          <w:rFonts w:ascii="Century Schoolbook" w:hAnsi="Century Schoolbook"/>
          <w:b/>
          <w:vanish/>
          <w:color w:val="C00000"/>
          <w:sz w:val="20"/>
          <w:szCs w:val="20"/>
          <w:highlight w:val="yellow"/>
        </w:rPr>
      </w:pPr>
    </w:p>
    <w:p w14:paraId="6D245CBC" w14:textId="6F04A581" w:rsidR="00782081" w:rsidRDefault="00782081" w:rsidP="00CC4F26">
      <w:pPr>
        <w:pStyle w:val="Paragraphedeliste"/>
        <w:numPr>
          <w:ilvl w:val="0"/>
          <w:numId w:val="53"/>
        </w:numPr>
        <w:ind w:left="1276"/>
        <w:jc w:val="both"/>
        <w:rPr>
          <w:rFonts w:ascii="Century Schoolbook" w:hAnsi="Century Schoolbook"/>
          <w:vanish/>
          <w:color w:val="C00000"/>
          <w:sz w:val="20"/>
          <w:szCs w:val="20"/>
          <w:highlight w:val="yellow"/>
        </w:rPr>
      </w:pPr>
      <w:r w:rsidRPr="00FE76DF">
        <w:rPr>
          <w:rFonts w:ascii="Century Schoolbook" w:hAnsi="Century Schoolbook"/>
          <w:vanish/>
          <w:color w:val="C00000"/>
          <w:sz w:val="20"/>
          <w:szCs w:val="20"/>
          <w:highlight w:val="yellow"/>
        </w:rPr>
        <w:t>Préciser la localisation actuelle des éléments à organiser. Attention, le terme de configurations pour un existant est parfois trop avancé, car cela peut se résumer qu'à cette localisation sans forcément une organisation en GC</w:t>
      </w:r>
    </w:p>
    <w:p w14:paraId="204E49D0" w14:textId="265FBB93" w:rsidR="003D4189" w:rsidRPr="00FE76DF" w:rsidRDefault="003D4189" w:rsidP="00CC4F26">
      <w:pPr>
        <w:pStyle w:val="Paragraphedeliste"/>
        <w:numPr>
          <w:ilvl w:val="0"/>
          <w:numId w:val="53"/>
        </w:numPr>
        <w:ind w:left="1276"/>
        <w:jc w:val="both"/>
        <w:rPr>
          <w:rFonts w:ascii="Century Schoolbook" w:hAnsi="Century Schoolbook"/>
          <w:vanish/>
          <w:color w:val="C00000"/>
          <w:sz w:val="20"/>
          <w:szCs w:val="20"/>
          <w:highlight w:val="yellow"/>
        </w:rPr>
      </w:pPr>
      <w:r>
        <w:rPr>
          <w:rFonts w:ascii="Century Schoolbook" w:hAnsi="Century Schoolbook"/>
          <w:vanish/>
          <w:color w:val="C00000"/>
          <w:sz w:val="20"/>
          <w:szCs w:val="20"/>
          <w:highlight w:val="yellow"/>
        </w:rPr>
        <w:t>Cette localisation doit être accessible par les personnes chargées de cette migration (SOT)</w:t>
      </w:r>
    </w:p>
    <w:p w14:paraId="49BF358B" w14:textId="77777777" w:rsidR="003166EB" w:rsidRPr="00FE76DF" w:rsidRDefault="005738C9" w:rsidP="00CC4F26">
      <w:pPr>
        <w:pStyle w:val="Paragraphedeliste"/>
        <w:numPr>
          <w:ilvl w:val="0"/>
          <w:numId w:val="53"/>
        </w:numPr>
        <w:ind w:left="1276"/>
        <w:jc w:val="both"/>
        <w:rPr>
          <w:rFonts w:ascii="Century Schoolbook" w:hAnsi="Century Schoolbook"/>
          <w:vanish/>
          <w:color w:val="C00000"/>
          <w:sz w:val="20"/>
          <w:szCs w:val="20"/>
          <w:highlight w:val="yellow"/>
        </w:rPr>
      </w:pPr>
      <w:r w:rsidRPr="00FE76DF">
        <w:rPr>
          <w:rFonts w:ascii="Century Schoolbook" w:hAnsi="Century Schoolbook"/>
          <w:vanish/>
          <w:color w:val="C00000"/>
          <w:sz w:val="20"/>
          <w:szCs w:val="20"/>
          <w:highlight w:val="yellow"/>
        </w:rPr>
        <w:t xml:space="preserve">Préciser ce qui doit être récupéré, transformé, migré, lié, </w:t>
      </w:r>
    </w:p>
    <w:p w14:paraId="632E6B3B" w14:textId="7EAC9512" w:rsidR="005738C9" w:rsidRPr="00FE76DF" w:rsidRDefault="003166EB" w:rsidP="00CC4F26">
      <w:pPr>
        <w:pStyle w:val="Paragraphedeliste"/>
        <w:numPr>
          <w:ilvl w:val="0"/>
          <w:numId w:val="53"/>
        </w:numPr>
        <w:ind w:left="1276"/>
        <w:jc w:val="both"/>
        <w:rPr>
          <w:rFonts w:ascii="Century Schoolbook" w:hAnsi="Century Schoolbook"/>
          <w:vanish/>
          <w:color w:val="C00000"/>
          <w:sz w:val="20"/>
          <w:szCs w:val="20"/>
          <w:highlight w:val="yellow"/>
        </w:rPr>
      </w:pPr>
      <w:r w:rsidRPr="00FE76DF">
        <w:rPr>
          <w:rFonts w:ascii="Century Schoolbook" w:hAnsi="Century Schoolbook"/>
          <w:vanish/>
          <w:color w:val="C00000"/>
          <w:sz w:val="20"/>
          <w:szCs w:val="20"/>
          <w:highlight w:val="yellow"/>
        </w:rPr>
        <w:t xml:space="preserve">Préciser </w:t>
      </w:r>
      <w:r w:rsidR="005738C9" w:rsidRPr="00FE76DF">
        <w:rPr>
          <w:rFonts w:ascii="Century Schoolbook" w:hAnsi="Century Schoolbook"/>
          <w:vanish/>
          <w:color w:val="C00000"/>
          <w:sz w:val="20"/>
          <w:szCs w:val="20"/>
          <w:highlight w:val="yellow"/>
        </w:rPr>
        <w:t>les règles de gestion, reconduites ou non.</w:t>
      </w:r>
      <w:r w:rsidR="00763CC2" w:rsidRPr="00FE76DF">
        <w:rPr>
          <w:rFonts w:ascii="Century Schoolbook" w:hAnsi="Century Schoolbook"/>
          <w:vanish/>
          <w:color w:val="C00000"/>
          <w:sz w:val="20"/>
          <w:szCs w:val="20"/>
          <w:highlight w:val="yellow"/>
        </w:rPr>
        <w:t xml:space="preserve"> = les dépôts Sources dans le cas de la migration vers Git</w:t>
      </w:r>
    </w:p>
    <w:p w14:paraId="66C54CF4" w14:textId="77777777" w:rsidR="00782081" w:rsidRPr="00FE76DF" w:rsidRDefault="00763CC2" w:rsidP="00CC4F26">
      <w:pPr>
        <w:pStyle w:val="Paragraphedeliste"/>
        <w:numPr>
          <w:ilvl w:val="0"/>
          <w:numId w:val="53"/>
        </w:numPr>
        <w:ind w:left="1276"/>
        <w:jc w:val="both"/>
        <w:rPr>
          <w:rFonts w:ascii="Century Schoolbook" w:hAnsi="Century Schoolbook"/>
          <w:vanish/>
          <w:color w:val="C00000"/>
          <w:sz w:val="20"/>
          <w:szCs w:val="20"/>
          <w:highlight w:val="yellow"/>
        </w:rPr>
      </w:pPr>
      <w:r w:rsidRPr="00FE76DF">
        <w:rPr>
          <w:rFonts w:ascii="Century Schoolbook" w:hAnsi="Century Schoolbook" w:cstheme="minorHAnsi"/>
          <w:vanish/>
          <w:color w:val="C00000"/>
          <w:sz w:val="20"/>
          <w:szCs w:val="20"/>
          <w:highlight w:val="yellow"/>
        </w:rPr>
        <w:t>Lister les dépôts et mettre en face de chacun, le dépôt Git receveur</w:t>
      </w:r>
    </w:p>
    <w:p w14:paraId="2F307975" w14:textId="37611A46" w:rsidR="00763CC2" w:rsidRPr="00FE76DF" w:rsidRDefault="00763CC2" w:rsidP="00CC4F26">
      <w:pPr>
        <w:pStyle w:val="Paragraphedeliste"/>
        <w:numPr>
          <w:ilvl w:val="0"/>
          <w:numId w:val="53"/>
        </w:numPr>
        <w:ind w:left="1276"/>
        <w:jc w:val="both"/>
        <w:rPr>
          <w:rFonts w:ascii="Century Schoolbook" w:hAnsi="Century Schoolbook"/>
          <w:vanish/>
          <w:color w:val="C00000"/>
          <w:sz w:val="20"/>
          <w:szCs w:val="20"/>
          <w:highlight w:val="yellow"/>
        </w:rPr>
      </w:pPr>
      <w:r w:rsidRPr="00FE76DF">
        <w:rPr>
          <w:rFonts w:ascii="Century Schoolbook" w:hAnsi="Century Schoolbook" w:cstheme="minorHAnsi"/>
          <w:vanish/>
          <w:color w:val="C00000"/>
          <w:sz w:val="20"/>
          <w:szCs w:val="20"/>
          <w:highlight w:val="yellow"/>
        </w:rPr>
        <w:t xml:space="preserve">Dans le cas </w:t>
      </w:r>
      <w:r w:rsidR="00422FA1" w:rsidRPr="00FE76DF">
        <w:rPr>
          <w:rFonts w:ascii="Century Schoolbook" w:hAnsi="Century Schoolbook" w:cstheme="minorHAnsi"/>
          <w:vanish/>
          <w:color w:val="C00000"/>
          <w:sz w:val="20"/>
          <w:szCs w:val="20"/>
          <w:highlight w:val="yellow"/>
        </w:rPr>
        <w:t xml:space="preserve">où </w:t>
      </w:r>
      <w:r w:rsidRPr="00FE76DF">
        <w:rPr>
          <w:rFonts w:ascii="Century Schoolbook" w:hAnsi="Century Schoolbook" w:cstheme="minorHAnsi"/>
          <w:vanish/>
          <w:color w:val="C00000"/>
          <w:sz w:val="20"/>
          <w:szCs w:val="20"/>
          <w:highlight w:val="yellow"/>
        </w:rPr>
        <w:t xml:space="preserve">un dépôt source est réparti vers plusieurs dépôts GIT, préciser la </w:t>
      </w:r>
      <w:r w:rsidR="003166EB" w:rsidRPr="00FE76DF">
        <w:rPr>
          <w:rFonts w:ascii="Century Schoolbook" w:hAnsi="Century Schoolbook" w:cstheme="minorHAnsi"/>
          <w:vanish/>
          <w:color w:val="C00000"/>
          <w:sz w:val="20"/>
          <w:szCs w:val="20"/>
          <w:highlight w:val="yellow"/>
        </w:rPr>
        <w:t xml:space="preserve">règle </w:t>
      </w:r>
      <w:r w:rsidR="005E18AD">
        <w:rPr>
          <w:rFonts w:ascii="Century Schoolbook" w:hAnsi="Century Schoolbook" w:cstheme="minorHAnsi"/>
          <w:vanish/>
          <w:color w:val="C00000"/>
          <w:sz w:val="20"/>
          <w:szCs w:val="20"/>
          <w:highlight w:val="yellow"/>
        </w:rPr>
        <w:t xml:space="preserve">de migration </w:t>
      </w:r>
      <w:r w:rsidRPr="00FE76DF">
        <w:rPr>
          <w:rFonts w:ascii="Century Schoolbook" w:hAnsi="Century Schoolbook" w:cstheme="minorHAnsi"/>
          <w:vanish/>
          <w:color w:val="C00000"/>
          <w:sz w:val="20"/>
          <w:szCs w:val="20"/>
          <w:highlight w:val="yellow"/>
        </w:rPr>
        <w:t xml:space="preserve">pour </w:t>
      </w:r>
      <w:r w:rsidR="003166EB" w:rsidRPr="00FE76DF">
        <w:rPr>
          <w:rFonts w:ascii="Century Schoolbook" w:hAnsi="Century Schoolbook" w:cstheme="minorHAnsi"/>
          <w:vanish/>
          <w:color w:val="C00000"/>
          <w:sz w:val="20"/>
          <w:szCs w:val="20"/>
          <w:highlight w:val="yellow"/>
        </w:rPr>
        <w:t xml:space="preserve">sélectionner </w:t>
      </w:r>
      <w:r w:rsidR="00422FA1" w:rsidRPr="00FE76DF">
        <w:rPr>
          <w:rFonts w:ascii="Century Schoolbook" w:hAnsi="Century Schoolbook" w:cstheme="minorHAnsi"/>
          <w:vanish/>
          <w:color w:val="C00000"/>
          <w:sz w:val="20"/>
          <w:szCs w:val="20"/>
          <w:highlight w:val="yellow"/>
        </w:rPr>
        <w:t>les</w:t>
      </w:r>
      <w:r w:rsidRPr="00FE76DF">
        <w:rPr>
          <w:rFonts w:ascii="Century Schoolbook" w:hAnsi="Century Schoolbook" w:cstheme="minorHAnsi"/>
          <w:vanish/>
          <w:color w:val="C00000"/>
          <w:sz w:val="20"/>
          <w:szCs w:val="20"/>
          <w:highlight w:val="yellow"/>
        </w:rPr>
        <w:t xml:space="preserve"> fichier</w:t>
      </w:r>
      <w:r w:rsidR="00422FA1" w:rsidRPr="00FE76DF">
        <w:rPr>
          <w:rFonts w:ascii="Century Schoolbook" w:hAnsi="Century Schoolbook" w:cstheme="minorHAnsi"/>
          <w:vanish/>
          <w:color w:val="C00000"/>
          <w:sz w:val="20"/>
          <w:szCs w:val="20"/>
          <w:highlight w:val="yellow"/>
        </w:rPr>
        <w:t>s</w:t>
      </w:r>
      <w:r w:rsidRPr="00FE76DF">
        <w:rPr>
          <w:rFonts w:ascii="Century Schoolbook" w:hAnsi="Century Schoolbook" w:cstheme="minorHAnsi"/>
          <w:vanish/>
          <w:color w:val="C00000"/>
          <w:sz w:val="20"/>
          <w:szCs w:val="20"/>
          <w:highlight w:val="yellow"/>
        </w:rPr>
        <w:t xml:space="preserve"> à récupérer</w:t>
      </w:r>
      <w:r w:rsidR="00422FA1" w:rsidRPr="00FE76DF">
        <w:rPr>
          <w:rFonts w:ascii="Century Schoolbook" w:hAnsi="Century Schoolbook" w:cstheme="minorHAnsi"/>
          <w:vanish/>
          <w:color w:val="C00000"/>
          <w:sz w:val="20"/>
          <w:szCs w:val="20"/>
          <w:highlight w:val="yellow"/>
        </w:rPr>
        <w:t xml:space="preserve"> :</w:t>
      </w:r>
    </w:p>
    <w:p w14:paraId="71B05C49" w14:textId="283CC0C5" w:rsidR="00763CC2" w:rsidRPr="00FE76DF" w:rsidRDefault="001E78D5" w:rsidP="00CC4F26">
      <w:pPr>
        <w:pStyle w:val="Paragraphedeliste"/>
        <w:numPr>
          <w:ilvl w:val="3"/>
          <w:numId w:val="54"/>
        </w:numPr>
        <w:ind w:left="1985"/>
        <w:jc w:val="both"/>
        <w:rPr>
          <w:rFonts w:ascii="Century Schoolbook" w:hAnsi="Century Schoolbook" w:cstheme="minorHAnsi"/>
          <w:vanish/>
          <w:color w:val="C00000"/>
          <w:sz w:val="20"/>
          <w:szCs w:val="20"/>
          <w:highlight w:val="yellow"/>
        </w:rPr>
      </w:pPr>
      <w:r w:rsidRPr="00FE76DF">
        <w:rPr>
          <w:rFonts w:ascii="Century Schoolbook" w:hAnsi="Century Schoolbook" w:cstheme="minorHAnsi"/>
          <w:vanish/>
          <w:color w:val="C00000"/>
          <w:sz w:val="20"/>
          <w:szCs w:val="20"/>
          <w:highlight w:val="yellow"/>
        </w:rPr>
        <w:t>En</w:t>
      </w:r>
      <w:r w:rsidR="00763CC2" w:rsidRPr="00FE76DF">
        <w:rPr>
          <w:rFonts w:ascii="Century Schoolbook" w:hAnsi="Century Schoolbook" w:cstheme="minorHAnsi"/>
          <w:vanish/>
          <w:color w:val="C00000"/>
          <w:sz w:val="20"/>
          <w:szCs w:val="20"/>
          <w:highlight w:val="yellow"/>
        </w:rPr>
        <w:t xml:space="preserve"> compréhension (type et/ou taxon commun des </w:t>
      </w:r>
      <w:r w:rsidR="00782081" w:rsidRPr="00FE76DF">
        <w:rPr>
          <w:rFonts w:ascii="Century Schoolbook" w:hAnsi="Century Schoolbook" w:cstheme="minorHAnsi"/>
          <w:vanish/>
          <w:color w:val="C00000"/>
          <w:sz w:val="20"/>
          <w:szCs w:val="20"/>
          <w:highlight w:val="yellow"/>
        </w:rPr>
        <w:t xml:space="preserve">noms de </w:t>
      </w:r>
      <w:r w:rsidR="00763CC2" w:rsidRPr="00FE76DF">
        <w:rPr>
          <w:rFonts w:ascii="Century Schoolbook" w:hAnsi="Century Schoolbook" w:cstheme="minorHAnsi"/>
          <w:vanish/>
          <w:color w:val="C00000"/>
          <w:sz w:val="20"/>
          <w:szCs w:val="20"/>
          <w:highlight w:val="yellow"/>
        </w:rPr>
        <w:t>fichiers)</w:t>
      </w:r>
    </w:p>
    <w:p w14:paraId="5EFEE457" w14:textId="4F4DD8A8" w:rsidR="00763CC2" w:rsidRPr="00FE76DF" w:rsidRDefault="001E78D5" w:rsidP="00CC4F26">
      <w:pPr>
        <w:pStyle w:val="Paragraphedeliste"/>
        <w:numPr>
          <w:ilvl w:val="3"/>
          <w:numId w:val="54"/>
        </w:numPr>
        <w:ind w:left="1985"/>
        <w:jc w:val="both"/>
        <w:rPr>
          <w:rFonts w:ascii="Century Schoolbook" w:hAnsi="Century Schoolbook" w:cstheme="minorHAnsi"/>
          <w:vanish/>
          <w:color w:val="C00000"/>
          <w:sz w:val="20"/>
          <w:szCs w:val="20"/>
          <w:highlight w:val="yellow"/>
        </w:rPr>
      </w:pPr>
      <w:r w:rsidRPr="00FE76DF">
        <w:rPr>
          <w:rFonts w:ascii="Century Schoolbook" w:hAnsi="Century Schoolbook" w:cstheme="minorHAnsi"/>
          <w:vanish/>
          <w:color w:val="C00000"/>
          <w:sz w:val="20"/>
          <w:szCs w:val="20"/>
          <w:highlight w:val="yellow"/>
        </w:rPr>
        <w:t>In</w:t>
      </w:r>
      <w:r w:rsidR="00763CC2" w:rsidRPr="00FE76DF">
        <w:rPr>
          <w:rFonts w:ascii="Century Schoolbook" w:hAnsi="Century Schoolbook" w:cstheme="minorHAnsi"/>
          <w:vanish/>
          <w:color w:val="C00000"/>
          <w:sz w:val="20"/>
          <w:szCs w:val="20"/>
          <w:highlight w:val="yellow"/>
        </w:rPr>
        <w:t xml:space="preserve"> extenso (liste exacte des fichiers, chacun associé au dépôt Git cible) </w:t>
      </w:r>
    </w:p>
    <w:p w14:paraId="792F0BA6" w14:textId="77777777" w:rsidR="00422FA1" w:rsidRDefault="00422FA1" w:rsidP="00EE0E5C">
      <w:pPr>
        <w:ind w:left="1276" w:firstLine="708"/>
        <w:jc w:val="both"/>
        <w:rPr>
          <w:rFonts w:ascii="Century Schoolbook" w:hAnsi="Century Schoolbook"/>
          <w:vanish/>
          <w:color w:val="C00000"/>
          <w:sz w:val="20"/>
          <w:szCs w:val="18"/>
        </w:rPr>
      </w:pPr>
    </w:p>
    <w:p w14:paraId="01FB63F6" w14:textId="6CB17ED9" w:rsidR="00763CC2" w:rsidRPr="00763CC2" w:rsidRDefault="00782081" w:rsidP="008D61C1">
      <w:pPr>
        <w:ind w:firstLine="708"/>
        <w:jc w:val="both"/>
        <w:rPr>
          <w:rFonts w:ascii="Century Schoolbook" w:hAnsi="Century Schoolbook"/>
          <w:vanish/>
          <w:color w:val="C00000"/>
          <w:sz w:val="20"/>
          <w:szCs w:val="18"/>
        </w:rPr>
      </w:pPr>
      <w:r w:rsidRPr="00FE76DF">
        <w:rPr>
          <w:rFonts w:ascii="Century Schoolbook" w:hAnsi="Century Schoolbook"/>
          <w:vanish/>
          <w:color w:val="C00000"/>
          <w:sz w:val="20"/>
          <w:szCs w:val="18"/>
          <w:highlight w:val="yellow"/>
        </w:rPr>
        <w:t>La</w:t>
      </w:r>
      <w:r w:rsidR="00763CC2" w:rsidRPr="00FE76DF">
        <w:rPr>
          <w:rFonts w:ascii="Century Schoolbook" w:hAnsi="Century Schoolbook"/>
          <w:vanish/>
          <w:color w:val="C00000"/>
          <w:sz w:val="20"/>
          <w:szCs w:val="18"/>
          <w:highlight w:val="yellow"/>
        </w:rPr>
        <w:t xml:space="preserve"> description Source-Cible est indispensable</w:t>
      </w:r>
      <w:r w:rsidR="00763CC2">
        <w:rPr>
          <w:rFonts w:ascii="Century Schoolbook" w:hAnsi="Century Schoolbook"/>
          <w:vanish/>
          <w:color w:val="C00000"/>
          <w:sz w:val="20"/>
          <w:szCs w:val="18"/>
        </w:rPr>
        <w:t xml:space="preserve"> dans ce §, que les dépôts sources soit des dépôt CVS, ou bien de simple dossiers; ou même encore </w:t>
      </w:r>
      <w:r w:rsidR="00800D8F">
        <w:rPr>
          <w:rFonts w:ascii="Century Schoolbook" w:hAnsi="Century Schoolbook"/>
          <w:vanish/>
          <w:color w:val="C00000"/>
          <w:sz w:val="20"/>
          <w:szCs w:val="18"/>
        </w:rPr>
        <w:t xml:space="preserve">une structure de fichiers dans </w:t>
      </w:r>
      <w:r w:rsidR="001E78D5">
        <w:rPr>
          <w:rFonts w:ascii="Century Schoolbook" w:hAnsi="Century Schoolbook"/>
          <w:vanish/>
          <w:color w:val="C00000"/>
          <w:sz w:val="20"/>
          <w:szCs w:val="18"/>
        </w:rPr>
        <w:t>un outil</w:t>
      </w:r>
      <w:r w:rsidR="00800D8F">
        <w:rPr>
          <w:rFonts w:ascii="Century Schoolbook" w:hAnsi="Century Schoolbook"/>
          <w:vanish/>
          <w:color w:val="C00000"/>
          <w:sz w:val="20"/>
          <w:szCs w:val="18"/>
        </w:rPr>
        <w:t xml:space="preserve"> de développement</w:t>
      </w:r>
    </w:p>
    <w:p w14:paraId="24DB49E3" w14:textId="77777777" w:rsidR="00763CC2" w:rsidRDefault="00763CC2" w:rsidP="008D61C1">
      <w:pPr>
        <w:ind w:firstLine="708"/>
        <w:jc w:val="both"/>
        <w:rPr>
          <w:rFonts w:ascii="Century Schoolbook" w:hAnsi="Century Schoolbook"/>
          <w:vanish/>
          <w:color w:val="C00000"/>
          <w:sz w:val="20"/>
          <w:szCs w:val="18"/>
        </w:rPr>
      </w:pPr>
    </w:p>
    <w:p w14:paraId="1D6A2743" w14:textId="77777777" w:rsidR="008D61C1" w:rsidRPr="00F2531C" w:rsidRDefault="008D61C1" w:rsidP="008D61C1">
      <w:pPr>
        <w:ind w:firstLine="708"/>
        <w:jc w:val="both"/>
        <w:rPr>
          <w:rFonts w:ascii="Century Schoolbook" w:hAnsi="Century Schoolbook"/>
          <w:vanish/>
          <w:color w:val="C00000"/>
          <w:sz w:val="20"/>
          <w:szCs w:val="18"/>
        </w:rPr>
      </w:pPr>
      <w:r w:rsidRPr="00F2531C">
        <w:rPr>
          <w:rFonts w:ascii="Century Schoolbook" w:hAnsi="Century Schoolbook"/>
          <w:vanish/>
          <w:color w:val="C00000"/>
          <w:sz w:val="20"/>
          <w:szCs w:val="18"/>
        </w:rPr>
        <w:t>Le « comment migrer » sera expliqué dans la partie Plan</w:t>
      </w:r>
      <w:r>
        <w:rPr>
          <w:rFonts w:ascii="Century Schoolbook" w:hAnsi="Century Schoolbook"/>
          <w:vanish/>
          <w:color w:val="C00000"/>
          <w:sz w:val="20"/>
          <w:szCs w:val="18"/>
        </w:rPr>
        <w:t xml:space="preserve"> (§ II.A.1 et II.A.2)</w:t>
      </w:r>
    </w:p>
    <w:p w14:paraId="632E6B3D" w14:textId="77777777" w:rsidR="00EC2F67" w:rsidRPr="00337FE2" w:rsidRDefault="00EC2F67" w:rsidP="0005799B">
      <w:pPr>
        <w:ind w:firstLine="708"/>
        <w:jc w:val="both"/>
        <w:rPr>
          <w:rFonts w:cstheme="minorHAnsi"/>
          <w:vanish/>
          <w:color w:val="C00000"/>
        </w:rPr>
      </w:pPr>
    </w:p>
    <w:p w14:paraId="632E6B3E" w14:textId="28C17E34" w:rsidR="00E26C4E" w:rsidRDefault="00E26C4E" w:rsidP="008F2C53">
      <w:pPr>
        <w:ind w:firstLine="284"/>
        <w:rPr>
          <w:rFonts w:ascii="Century Schoolbook" w:hAnsi="Century Schoolbook" w:cstheme="minorHAnsi"/>
          <w:vanish/>
          <w:color w:val="C00000"/>
        </w:rPr>
      </w:pPr>
      <w:bookmarkStart w:id="65" w:name="_Ref488415567"/>
      <w:r>
        <w:rPr>
          <w:rFonts w:cstheme="minorHAnsi"/>
        </w:rPr>
        <w:t xml:space="preserve">Les configurations du projet existent déjà, </w:t>
      </w:r>
      <w:r w:rsidR="00EE0E5C">
        <w:rPr>
          <w:rFonts w:cstheme="minorHAnsi"/>
        </w:rPr>
        <w:t xml:space="preserve">dépôts </w:t>
      </w:r>
      <w:r>
        <w:rPr>
          <w:rFonts w:cstheme="minorHAnsi"/>
        </w:rPr>
        <w:t xml:space="preserve">gérées par l'outil </w:t>
      </w:r>
      <w:r w:rsidR="001E78D5">
        <w:rPr>
          <w:rFonts w:cstheme="minorHAnsi"/>
        </w:rPr>
        <w:t xml:space="preserve">CVS </w:t>
      </w:r>
      <w:r w:rsidR="001E78D5">
        <w:rPr>
          <w:rFonts w:ascii="Century Schoolbook" w:hAnsi="Century Schoolbook" w:cstheme="minorHAnsi"/>
          <w:vanish/>
          <w:color w:val="C00000"/>
        </w:rPr>
        <w:t>revoir</w:t>
      </w:r>
      <w:r w:rsidRPr="00763CC2">
        <w:rPr>
          <w:rFonts w:ascii="Century Schoolbook" w:hAnsi="Century Schoolbook" w:cstheme="minorHAnsi"/>
          <w:vanish/>
          <w:color w:val="C00000"/>
        </w:rPr>
        <w:t xml:space="preserve"> cette assertion </w:t>
      </w:r>
      <w:r w:rsidR="001E78D5" w:rsidRPr="00763CC2">
        <w:rPr>
          <w:rFonts w:ascii="Century Schoolbook" w:hAnsi="Century Schoolbook" w:cstheme="minorHAnsi"/>
          <w:vanish/>
          <w:color w:val="C00000"/>
        </w:rPr>
        <w:t>s’il</w:t>
      </w:r>
      <w:r w:rsidRPr="00763CC2">
        <w:rPr>
          <w:rFonts w:ascii="Century Schoolbook" w:hAnsi="Century Schoolbook" w:cstheme="minorHAnsi"/>
          <w:vanish/>
          <w:color w:val="C00000"/>
        </w:rPr>
        <w:t xml:space="preserve"> n'y a pas d'outil de GC, ou bien si celui-ci n'</w:t>
      </w:r>
      <w:r w:rsidR="00782081">
        <w:rPr>
          <w:rFonts w:ascii="Century Schoolbook" w:hAnsi="Century Schoolbook" w:cstheme="minorHAnsi"/>
          <w:vanish/>
          <w:color w:val="C00000"/>
        </w:rPr>
        <w:t xml:space="preserve">est pas CVS (Excel par exemple) </w:t>
      </w:r>
      <w:r w:rsidRPr="00763CC2">
        <w:rPr>
          <w:rFonts w:ascii="Century Schoolbook" w:hAnsi="Century Schoolbook" w:cstheme="minorHAnsi"/>
          <w:vanish/>
          <w:color w:val="C00000"/>
        </w:rPr>
        <w:t xml:space="preserve"> </w:t>
      </w:r>
    </w:p>
    <w:p w14:paraId="572FD04A" w14:textId="77777777" w:rsidR="00283DC1" w:rsidRDefault="00283DC1" w:rsidP="008F2C53">
      <w:pPr>
        <w:ind w:firstLine="284"/>
        <w:rPr>
          <w:rFonts w:cstheme="minorHAnsi"/>
        </w:rPr>
      </w:pPr>
    </w:p>
    <w:p w14:paraId="52909AC3" w14:textId="6D522419" w:rsidR="009B2A32" w:rsidRDefault="009B2A32" w:rsidP="008F2C53">
      <w:pPr>
        <w:ind w:firstLine="284"/>
        <w:rPr>
          <w:rFonts w:cstheme="minorHAnsi"/>
        </w:rPr>
      </w:pPr>
      <w:r w:rsidRPr="009B2A32">
        <w:rPr>
          <w:rFonts w:cstheme="minorHAnsi"/>
        </w:rPr>
        <w:t>Ces dépôts</w:t>
      </w:r>
      <w:r w:rsidR="00EE0E5C">
        <w:rPr>
          <w:rFonts w:cstheme="minorHAnsi"/>
        </w:rPr>
        <w:t xml:space="preserve"> </w:t>
      </w:r>
      <w:r w:rsidR="00EE0E5C" w:rsidRPr="00EE0E5C">
        <w:rPr>
          <w:rFonts w:ascii="Century Schoolbook" w:hAnsi="Century Schoolbook"/>
          <w:vanish/>
          <w:color w:val="C00000"/>
          <w:sz w:val="20"/>
          <w:szCs w:val="18"/>
        </w:rPr>
        <w:t>&lt;</w:t>
      </w:r>
      <w:r w:rsidR="00EE0E5C">
        <w:rPr>
          <w:rFonts w:ascii="Century Schoolbook" w:hAnsi="Century Schoolbook"/>
          <w:vanish/>
          <w:color w:val="C00000"/>
          <w:sz w:val="20"/>
          <w:szCs w:val="18"/>
        </w:rPr>
        <w:t>"</w:t>
      </w:r>
      <w:r w:rsidR="00EE0E5C" w:rsidRPr="00EE0E5C">
        <w:rPr>
          <w:rFonts w:ascii="Century Schoolbook" w:hAnsi="Century Schoolbook"/>
          <w:vanish/>
          <w:color w:val="C00000"/>
          <w:sz w:val="20"/>
          <w:szCs w:val="18"/>
        </w:rPr>
        <w:t>dossiers</w:t>
      </w:r>
      <w:r w:rsidR="00EE0E5C">
        <w:rPr>
          <w:rFonts w:ascii="Century Schoolbook" w:hAnsi="Century Schoolbook"/>
          <w:vanish/>
          <w:color w:val="C00000"/>
          <w:sz w:val="20"/>
          <w:szCs w:val="18"/>
        </w:rPr>
        <w:t>"</w:t>
      </w:r>
      <w:r w:rsidR="00EE0E5C" w:rsidRPr="00EE0E5C">
        <w:rPr>
          <w:rFonts w:ascii="Century Schoolbook" w:hAnsi="Century Schoolbook"/>
          <w:vanish/>
          <w:color w:val="C00000"/>
          <w:sz w:val="20"/>
          <w:szCs w:val="18"/>
        </w:rPr>
        <w:t>&gt;</w:t>
      </w:r>
      <w:r w:rsidRPr="009B2A32">
        <w:rPr>
          <w:rFonts w:cstheme="minorHAnsi"/>
        </w:rPr>
        <w:t xml:space="preserve"> </w:t>
      </w:r>
      <w:r w:rsidR="003166EB">
        <w:rPr>
          <w:rFonts w:cstheme="minorHAnsi"/>
        </w:rPr>
        <w:t>sont listé</w:t>
      </w:r>
      <w:r w:rsidR="00EE0E5C">
        <w:rPr>
          <w:rFonts w:cstheme="minorHAnsi"/>
        </w:rPr>
        <w:t>s</w:t>
      </w:r>
      <w:r w:rsidR="003166EB">
        <w:rPr>
          <w:rFonts w:cstheme="minorHAnsi"/>
        </w:rPr>
        <w:t xml:space="preserve"> ci-dessous avec le dépôt Git cible et les règles de migr</w:t>
      </w:r>
      <w:r w:rsidR="00697573">
        <w:rPr>
          <w:rFonts w:cstheme="minorHAnsi"/>
        </w:rPr>
        <w:t>at</w:t>
      </w:r>
      <w:r w:rsidR="003166EB">
        <w:rPr>
          <w:rFonts w:cstheme="minorHAnsi"/>
        </w:rPr>
        <w:t>ion</w:t>
      </w:r>
      <w:r w:rsidR="005E18AD">
        <w:rPr>
          <w:rFonts w:cstheme="minorHAnsi"/>
        </w:rPr>
        <w:t> :</w:t>
      </w:r>
    </w:p>
    <w:tbl>
      <w:tblPr>
        <w:tblStyle w:val="Grilledutableau"/>
        <w:tblW w:w="0" w:type="auto"/>
        <w:tblLook w:val="04A0" w:firstRow="1" w:lastRow="0" w:firstColumn="1" w:lastColumn="0" w:noHBand="0" w:noVBand="1"/>
      </w:tblPr>
      <w:tblGrid>
        <w:gridCol w:w="4673"/>
        <w:gridCol w:w="4585"/>
      </w:tblGrid>
      <w:tr w:rsidR="005E18AD" w14:paraId="55B48F44" w14:textId="77777777" w:rsidTr="00070DEF">
        <w:tc>
          <w:tcPr>
            <w:tcW w:w="4673" w:type="dxa"/>
            <w:shd w:val="clear" w:color="auto" w:fill="F2F2F2" w:themeFill="background1" w:themeFillShade="F2"/>
          </w:tcPr>
          <w:p w14:paraId="7E7C19D8" w14:textId="77777777" w:rsidR="005E18AD" w:rsidRDefault="005E18AD" w:rsidP="005E18AD">
            <w:pPr>
              <w:jc w:val="center"/>
              <w:rPr>
                <w:rFonts w:cstheme="minorHAnsi"/>
              </w:rPr>
            </w:pPr>
            <w:r>
              <w:rPr>
                <w:rFonts w:cstheme="minorHAnsi"/>
              </w:rPr>
              <w:t>Emplacement des fichiers à migrer dans Git</w:t>
            </w:r>
          </w:p>
          <w:p w14:paraId="5C6770C9" w14:textId="06C9C495" w:rsidR="005E18AD" w:rsidRDefault="005E18AD" w:rsidP="005E18AD">
            <w:pPr>
              <w:jc w:val="center"/>
              <w:rPr>
                <w:rFonts w:cstheme="minorHAnsi"/>
              </w:rPr>
            </w:pPr>
            <w:r>
              <w:rPr>
                <w:rFonts w:cstheme="minorHAnsi"/>
              </w:rPr>
              <w:t>(et éventuellement la règle de migration)</w:t>
            </w:r>
          </w:p>
        </w:tc>
        <w:tc>
          <w:tcPr>
            <w:tcW w:w="4585" w:type="dxa"/>
            <w:shd w:val="clear" w:color="auto" w:fill="F2F2F2" w:themeFill="background1" w:themeFillShade="F2"/>
          </w:tcPr>
          <w:p w14:paraId="075EAA36" w14:textId="73B7341C" w:rsidR="005E18AD" w:rsidRDefault="005E18AD" w:rsidP="005E18AD">
            <w:pPr>
              <w:jc w:val="center"/>
              <w:rPr>
                <w:rFonts w:cstheme="minorHAnsi"/>
              </w:rPr>
            </w:pPr>
            <w:r>
              <w:rPr>
                <w:rFonts w:cstheme="minorHAnsi"/>
              </w:rPr>
              <w:t>Dépôt Git cible</w:t>
            </w:r>
            <w:r w:rsidR="00070DEF">
              <w:rPr>
                <w:rFonts w:cstheme="minorHAnsi"/>
              </w:rPr>
              <w:t xml:space="preserve"> (du § A.3.1)</w:t>
            </w:r>
          </w:p>
        </w:tc>
      </w:tr>
      <w:tr w:rsidR="005E18AD" w14:paraId="5B5BD2F3" w14:textId="77777777" w:rsidTr="00070DEF">
        <w:trPr>
          <w:hidden/>
        </w:trPr>
        <w:tc>
          <w:tcPr>
            <w:tcW w:w="4673" w:type="dxa"/>
          </w:tcPr>
          <w:p w14:paraId="0AE8FFA5" w14:textId="77CCCD2A" w:rsidR="005E18AD" w:rsidRPr="00070DEF" w:rsidRDefault="005E18AD" w:rsidP="003B651B">
            <w:pPr>
              <w:rPr>
                <w:rFonts w:ascii="Century Schoolbook" w:hAnsi="Century Schoolbook"/>
                <w:vanish/>
                <w:color w:val="C00000"/>
                <w:sz w:val="18"/>
                <w:szCs w:val="18"/>
                <w:highlight w:val="green"/>
              </w:rPr>
            </w:pPr>
            <w:r w:rsidRPr="00070DEF">
              <w:rPr>
                <w:rFonts w:ascii="Century Schoolbook" w:hAnsi="Century Schoolbook"/>
                <w:vanish/>
                <w:color w:val="C00000"/>
                <w:sz w:val="18"/>
                <w:szCs w:val="18"/>
              </w:rPr>
              <w:t>Localisation Source : &lt;URL, dossier&gt; &lt;Dépôt</w:t>
            </w:r>
            <w:r w:rsidR="00070DEF" w:rsidRPr="00070DEF">
              <w:rPr>
                <w:rFonts w:ascii="Century Schoolbook" w:hAnsi="Century Schoolbook"/>
                <w:vanish/>
                <w:color w:val="C00000"/>
                <w:sz w:val="18"/>
                <w:szCs w:val="18"/>
              </w:rPr>
              <w:t xml:space="preserve"> CVS</w:t>
            </w:r>
            <w:r w:rsidRPr="00070DEF">
              <w:rPr>
                <w:rFonts w:ascii="Century Schoolbook" w:hAnsi="Century Schoolbook"/>
                <w:vanish/>
                <w:color w:val="C00000"/>
                <w:sz w:val="18"/>
                <w:szCs w:val="18"/>
              </w:rPr>
              <w:t>&gt;</w:t>
            </w:r>
          </w:p>
        </w:tc>
        <w:tc>
          <w:tcPr>
            <w:tcW w:w="4585" w:type="dxa"/>
          </w:tcPr>
          <w:p w14:paraId="27A40B8C" w14:textId="5FEFAEAF" w:rsidR="005E18AD" w:rsidRPr="00070DEF" w:rsidRDefault="00070DEF" w:rsidP="008F2C53">
            <w:pPr>
              <w:rPr>
                <w:rFonts w:cstheme="minorHAnsi"/>
                <w:sz w:val="18"/>
              </w:rPr>
            </w:pPr>
            <w:r w:rsidRPr="00070DEF">
              <w:rPr>
                <w:rFonts w:ascii="Century Schoolbook" w:hAnsi="Century Schoolbook"/>
                <w:vanish/>
                <w:color w:val="C00000"/>
                <w:sz w:val="18"/>
                <w:szCs w:val="18"/>
              </w:rPr>
              <w:t>[Code REFI]/[Groupe]/&lt;Technologie&gt;.&lt;artefact_id&gt;</w:t>
            </w:r>
          </w:p>
        </w:tc>
      </w:tr>
      <w:tr w:rsidR="005E18AD" w14:paraId="1BEA1425" w14:textId="77777777" w:rsidTr="00070DEF">
        <w:trPr>
          <w:hidden/>
        </w:trPr>
        <w:tc>
          <w:tcPr>
            <w:tcW w:w="4673" w:type="dxa"/>
          </w:tcPr>
          <w:p w14:paraId="6CB88CFD" w14:textId="10B551CD" w:rsidR="005E18AD" w:rsidRPr="003D4189" w:rsidRDefault="003D4189" w:rsidP="003B651B">
            <w:pPr>
              <w:rPr>
                <w:rFonts w:ascii="Century Schoolbook" w:hAnsi="Century Schoolbook"/>
                <w:vanish/>
                <w:color w:val="C00000"/>
                <w:sz w:val="18"/>
                <w:szCs w:val="18"/>
              </w:rPr>
            </w:pPr>
            <w:r>
              <w:rPr>
                <w:rFonts w:ascii="Century Schoolbook" w:hAnsi="Century Schoolbook"/>
                <w:vanish/>
                <w:color w:val="C00000"/>
                <w:sz w:val="18"/>
                <w:szCs w:val="18"/>
              </w:rPr>
              <w:t>D’a</w:t>
            </w:r>
            <w:r w:rsidR="003B651B">
              <w:rPr>
                <w:rFonts w:ascii="Century Schoolbook" w:hAnsi="Century Schoolbook"/>
                <w:vanish/>
                <w:color w:val="C00000"/>
                <w:sz w:val="18"/>
                <w:szCs w:val="18"/>
              </w:rPr>
              <w:t>utres localisat</w:t>
            </w:r>
            <w:r w:rsidR="003B651B" w:rsidRPr="003B651B">
              <w:rPr>
                <w:rFonts w:ascii="Century Schoolbook" w:hAnsi="Century Schoolbook"/>
                <w:vanish/>
                <w:color w:val="C00000"/>
                <w:sz w:val="18"/>
                <w:szCs w:val="18"/>
              </w:rPr>
              <w:t>ion</w:t>
            </w:r>
            <w:r w:rsidR="003B651B">
              <w:rPr>
                <w:rFonts w:ascii="Century Schoolbook" w:hAnsi="Century Schoolbook"/>
                <w:vanish/>
                <w:color w:val="C00000"/>
                <w:sz w:val="18"/>
                <w:szCs w:val="18"/>
              </w:rPr>
              <w:t>s</w:t>
            </w:r>
            <w:r w:rsidR="003B651B" w:rsidRPr="003B651B">
              <w:rPr>
                <w:rFonts w:ascii="Century Schoolbook" w:hAnsi="Century Schoolbook"/>
                <w:vanish/>
                <w:color w:val="C00000"/>
                <w:sz w:val="18"/>
                <w:szCs w:val="18"/>
              </w:rPr>
              <w:t xml:space="preserve"> non CVS </w:t>
            </w:r>
            <w:r>
              <w:rPr>
                <w:rFonts w:ascii="Century Schoolbook" w:hAnsi="Century Schoolbook"/>
                <w:vanish/>
                <w:color w:val="C00000"/>
                <w:sz w:val="18"/>
                <w:szCs w:val="18"/>
              </w:rPr>
              <w:t xml:space="preserve">sont </w:t>
            </w:r>
            <w:r w:rsidR="003B651B" w:rsidRPr="003B651B">
              <w:rPr>
                <w:rFonts w:ascii="Century Schoolbook" w:hAnsi="Century Schoolbook"/>
                <w:vanish/>
                <w:color w:val="C00000"/>
                <w:sz w:val="18"/>
                <w:szCs w:val="18"/>
              </w:rPr>
              <w:t>possibles</w:t>
            </w:r>
            <w:r>
              <w:rPr>
                <w:rFonts w:ascii="Century Schoolbook" w:hAnsi="Century Schoolbook"/>
                <w:vanish/>
                <w:color w:val="C00000"/>
                <w:sz w:val="18"/>
                <w:szCs w:val="18"/>
              </w:rPr>
              <w:t>.</w:t>
            </w:r>
          </w:p>
        </w:tc>
        <w:tc>
          <w:tcPr>
            <w:tcW w:w="4585" w:type="dxa"/>
          </w:tcPr>
          <w:p w14:paraId="7F05C882" w14:textId="77777777" w:rsidR="005E18AD" w:rsidRPr="00070DEF" w:rsidRDefault="005E18AD" w:rsidP="008F2C53">
            <w:pPr>
              <w:rPr>
                <w:rFonts w:cstheme="minorHAnsi"/>
                <w:sz w:val="18"/>
              </w:rPr>
            </w:pPr>
          </w:p>
        </w:tc>
      </w:tr>
      <w:tr w:rsidR="00A947E4" w14:paraId="768E5D6C" w14:textId="77777777" w:rsidTr="00070DEF">
        <w:tc>
          <w:tcPr>
            <w:tcW w:w="4673" w:type="dxa"/>
            <w:vMerge w:val="restart"/>
          </w:tcPr>
          <w:p w14:paraId="7E139F16" w14:textId="0D272013" w:rsidR="00A947E4" w:rsidRPr="00070DEF" w:rsidRDefault="00A947E4" w:rsidP="00F035B9">
            <w:pPr>
              <w:rPr>
                <w:rFonts w:cstheme="minorHAnsi"/>
                <w:sz w:val="18"/>
              </w:rPr>
            </w:pPr>
            <w:r w:rsidRPr="00A947E4">
              <w:rPr>
                <w:rFonts w:cstheme="minorHAnsi"/>
                <w:sz w:val="24"/>
                <w:highlight w:val="cyan"/>
              </w:rPr>
              <w:t>La récupération des élements de l’</w:t>
            </w:r>
            <w:r>
              <w:rPr>
                <w:rFonts w:cstheme="minorHAnsi"/>
                <w:sz w:val="24"/>
                <w:highlight w:val="cyan"/>
              </w:rPr>
              <w:t>application ESB se</w:t>
            </w:r>
            <w:r w:rsidRPr="00A947E4">
              <w:rPr>
                <w:rFonts w:cstheme="minorHAnsi"/>
                <w:sz w:val="24"/>
                <w:highlight w:val="cyan"/>
              </w:rPr>
              <w:t xml:space="preserve"> fera en bînome sur un poste Tibco, pour que SOT puissent accéder au partage sécurisé des fichiers à migrer, donc avec l’assist</w:t>
            </w:r>
            <w:r>
              <w:rPr>
                <w:rFonts w:cstheme="minorHAnsi"/>
                <w:sz w:val="24"/>
                <w:highlight w:val="cyan"/>
              </w:rPr>
              <w:t>a</w:t>
            </w:r>
            <w:r w:rsidRPr="00A947E4">
              <w:rPr>
                <w:rFonts w:cstheme="minorHAnsi"/>
                <w:sz w:val="24"/>
                <w:highlight w:val="cyan"/>
              </w:rPr>
              <w:t>nce du RGC de l’Application</w:t>
            </w:r>
          </w:p>
        </w:tc>
        <w:tc>
          <w:tcPr>
            <w:tcW w:w="4585" w:type="dxa"/>
          </w:tcPr>
          <w:p w14:paraId="51CB126A" w14:textId="57EB18C1" w:rsidR="00A947E4" w:rsidRPr="00070DEF" w:rsidRDefault="00A947E4" w:rsidP="00F035B9">
            <w:pPr>
              <w:rPr>
                <w:rFonts w:cstheme="minorHAnsi"/>
                <w:sz w:val="18"/>
              </w:rPr>
            </w:pPr>
            <w:r w:rsidRPr="00376F89">
              <w:rPr>
                <w:sz w:val="20"/>
                <w:highlight w:val="green"/>
              </w:rPr>
              <w:t>AP10792/ESB/services/tibco.pbc_service_&lt;nom du service&gt;</w:t>
            </w:r>
          </w:p>
        </w:tc>
      </w:tr>
      <w:tr w:rsidR="00A947E4" w14:paraId="6D1B6188" w14:textId="77777777" w:rsidTr="00070DEF">
        <w:tc>
          <w:tcPr>
            <w:tcW w:w="4673" w:type="dxa"/>
            <w:vMerge/>
          </w:tcPr>
          <w:p w14:paraId="4EA2EE2C" w14:textId="77777777" w:rsidR="00A947E4" w:rsidRPr="00070DEF" w:rsidRDefault="00A947E4" w:rsidP="00F035B9">
            <w:pPr>
              <w:rPr>
                <w:rFonts w:cstheme="minorHAnsi"/>
                <w:sz w:val="18"/>
              </w:rPr>
            </w:pPr>
          </w:p>
        </w:tc>
        <w:tc>
          <w:tcPr>
            <w:tcW w:w="4585" w:type="dxa"/>
          </w:tcPr>
          <w:p w14:paraId="5B97E43A" w14:textId="71217BB4" w:rsidR="00A947E4" w:rsidRPr="00070DEF" w:rsidRDefault="00A947E4" w:rsidP="00F035B9">
            <w:pPr>
              <w:rPr>
                <w:rFonts w:cstheme="minorHAnsi"/>
                <w:sz w:val="18"/>
              </w:rPr>
            </w:pPr>
            <w:r w:rsidRPr="00376F89">
              <w:rPr>
                <w:sz w:val="20"/>
                <w:highlight w:val="green"/>
              </w:rPr>
              <w:t>AP10792/ESB/containers/tibco.pbc_container_&lt;nom du container&gt;</w:t>
            </w:r>
          </w:p>
        </w:tc>
      </w:tr>
      <w:tr w:rsidR="00A947E4" w14:paraId="7358F51E" w14:textId="77777777" w:rsidTr="00070DEF">
        <w:tc>
          <w:tcPr>
            <w:tcW w:w="4673" w:type="dxa"/>
            <w:vMerge/>
          </w:tcPr>
          <w:p w14:paraId="4E797DCA" w14:textId="77777777" w:rsidR="00A947E4" w:rsidRPr="00070DEF" w:rsidRDefault="00A947E4" w:rsidP="00F035B9">
            <w:pPr>
              <w:rPr>
                <w:rFonts w:cstheme="minorHAnsi"/>
                <w:sz w:val="18"/>
              </w:rPr>
            </w:pPr>
          </w:p>
        </w:tc>
        <w:tc>
          <w:tcPr>
            <w:tcW w:w="4585" w:type="dxa"/>
          </w:tcPr>
          <w:p w14:paraId="25DB9111" w14:textId="2C938F32" w:rsidR="00A947E4" w:rsidRPr="00070DEF" w:rsidRDefault="00A947E4" w:rsidP="00F035B9">
            <w:pPr>
              <w:rPr>
                <w:rFonts w:cstheme="minorHAnsi"/>
                <w:sz w:val="18"/>
              </w:rPr>
            </w:pPr>
            <w:r w:rsidRPr="00376F89">
              <w:rPr>
                <w:sz w:val="20"/>
                <w:highlight w:val="green"/>
              </w:rPr>
              <w:t>AP10792/ESB/libraries/tibco.pbc_library_&lt;nom de la librairie&gt;</w:t>
            </w:r>
          </w:p>
        </w:tc>
      </w:tr>
      <w:tr w:rsidR="00A947E4" w14:paraId="61C41070" w14:textId="77777777" w:rsidTr="00070DEF">
        <w:tc>
          <w:tcPr>
            <w:tcW w:w="4673" w:type="dxa"/>
            <w:vMerge/>
          </w:tcPr>
          <w:p w14:paraId="480011D5" w14:textId="77777777" w:rsidR="00A947E4" w:rsidRPr="00070DEF" w:rsidRDefault="00A947E4" w:rsidP="00F035B9">
            <w:pPr>
              <w:rPr>
                <w:rFonts w:cstheme="minorHAnsi"/>
                <w:sz w:val="18"/>
              </w:rPr>
            </w:pPr>
          </w:p>
        </w:tc>
        <w:tc>
          <w:tcPr>
            <w:tcW w:w="4585" w:type="dxa"/>
          </w:tcPr>
          <w:p w14:paraId="45B8E8B4" w14:textId="39B78ABB" w:rsidR="00A947E4" w:rsidRPr="00376F89" w:rsidRDefault="00A947E4" w:rsidP="00F035B9">
            <w:pPr>
              <w:rPr>
                <w:sz w:val="20"/>
                <w:highlight w:val="green"/>
              </w:rPr>
            </w:pPr>
            <w:r w:rsidRPr="00376F89">
              <w:rPr>
                <w:sz w:val="20"/>
                <w:highlight w:val="green"/>
              </w:rPr>
              <w:t>AP10792/ESB/core/tibco.pbc_core_&lt;nom du core&gt;</w:t>
            </w:r>
          </w:p>
        </w:tc>
      </w:tr>
      <w:tr w:rsidR="00A947E4" w:rsidRPr="00816EC8" w14:paraId="7C148AC3" w14:textId="77777777" w:rsidTr="00070DEF">
        <w:tc>
          <w:tcPr>
            <w:tcW w:w="4673" w:type="dxa"/>
            <w:vMerge/>
          </w:tcPr>
          <w:p w14:paraId="2ACA21BB" w14:textId="77777777" w:rsidR="00A947E4" w:rsidRPr="00070DEF" w:rsidRDefault="00A947E4" w:rsidP="00F035B9">
            <w:pPr>
              <w:rPr>
                <w:rFonts w:cstheme="minorHAnsi"/>
                <w:sz w:val="18"/>
              </w:rPr>
            </w:pPr>
          </w:p>
        </w:tc>
        <w:tc>
          <w:tcPr>
            <w:tcW w:w="4585" w:type="dxa"/>
          </w:tcPr>
          <w:p w14:paraId="277CDC1A" w14:textId="3B1C5952" w:rsidR="00A947E4" w:rsidRPr="00F035B9" w:rsidRDefault="00A947E4" w:rsidP="00F035B9">
            <w:pPr>
              <w:rPr>
                <w:sz w:val="20"/>
                <w:highlight w:val="green"/>
                <w:lang w:val="en-US"/>
              </w:rPr>
            </w:pPr>
            <w:r w:rsidRPr="00376F89">
              <w:rPr>
                <w:sz w:val="20"/>
                <w:highlight w:val="green"/>
                <w:lang w:val="en-US"/>
              </w:rPr>
              <w:t>AP10792/ESB/framework/tibco.pbc_framework</w:t>
            </w:r>
          </w:p>
        </w:tc>
      </w:tr>
    </w:tbl>
    <w:p w14:paraId="3CA921C6" w14:textId="77777777" w:rsidR="005E18AD" w:rsidRPr="00F035B9" w:rsidRDefault="005E18AD" w:rsidP="008F2C53">
      <w:pPr>
        <w:ind w:firstLine="284"/>
        <w:rPr>
          <w:rFonts w:cstheme="minorHAnsi"/>
          <w:lang w:val="en-US"/>
        </w:rPr>
      </w:pPr>
    </w:p>
    <w:p w14:paraId="632E6B3F" w14:textId="764F6338" w:rsidR="008F2C53" w:rsidRPr="00337FE2" w:rsidRDefault="008F2C53" w:rsidP="008F2C53">
      <w:pPr>
        <w:ind w:firstLine="284"/>
        <w:rPr>
          <w:rFonts w:cstheme="minorHAnsi"/>
        </w:rPr>
      </w:pPr>
      <w:r w:rsidRPr="00337FE2">
        <w:rPr>
          <w:rFonts w:cstheme="minorHAnsi"/>
        </w:rPr>
        <w:t>Le contexte de travail et les méthodes de GC associées au</w:t>
      </w:r>
      <w:r w:rsidR="00E26C4E">
        <w:rPr>
          <w:rFonts w:cstheme="minorHAnsi"/>
        </w:rPr>
        <w:t>x</w:t>
      </w:r>
      <w:r w:rsidRPr="00337FE2">
        <w:rPr>
          <w:rFonts w:cstheme="minorHAnsi"/>
        </w:rPr>
        <w:t xml:space="preserve"> migrations de configurations sous Git font l'objet d'un règle générique </w:t>
      </w:r>
      <w:hyperlink r:id="rId23" w:history="1">
        <w:r w:rsidR="00B8246C">
          <w:rPr>
            <w:rStyle w:val="Lienhypertexte"/>
            <w:rFonts w:ascii="Century Schoolbook" w:hAnsi="Century Schoolbook"/>
            <w:vanish/>
            <w:sz w:val="20"/>
            <w:szCs w:val="18"/>
          </w:rPr>
          <w:t>[</w:t>
        </w:r>
        <w:r w:rsidR="0091481E" w:rsidRPr="00A548FD">
          <w:rPr>
            <w:rStyle w:val="Lienhypertexte"/>
            <w:rFonts w:ascii="Century Schoolbook" w:hAnsi="Century Schoolbook"/>
            <w:vanish/>
            <w:sz w:val="20"/>
            <w:szCs w:val="18"/>
          </w:rPr>
          <w:t>Cf. Règles GC sur le C'You GCL]</w:t>
        </w:r>
      </w:hyperlink>
    </w:p>
    <w:p w14:paraId="632E6B40" w14:textId="77777777" w:rsidR="00F821BB" w:rsidRPr="00DC4DB6" w:rsidRDefault="0008510B" w:rsidP="009A4203">
      <w:pPr>
        <w:pStyle w:val="Titre2"/>
      </w:pPr>
      <w:bookmarkStart w:id="66" w:name="_Toc526261855"/>
      <w:r w:rsidRPr="00DC4DB6">
        <w:t>Contexte</w:t>
      </w:r>
      <w:r w:rsidR="00F821BB" w:rsidRPr="00DC4DB6">
        <w:t xml:space="preserve"> technique</w:t>
      </w:r>
      <w:bookmarkEnd w:id="65"/>
      <w:bookmarkEnd w:id="66"/>
    </w:p>
    <w:p w14:paraId="632E6B41" w14:textId="77777777" w:rsidR="00D3135D" w:rsidRPr="00DC4DB6" w:rsidRDefault="00D3135D" w:rsidP="0005799B">
      <w:pPr>
        <w:pStyle w:val="Titre3"/>
      </w:pPr>
      <w:bookmarkStart w:id="67" w:name="_Toc526261856"/>
      <w:r w:rsidRPr="00DC4DB6">
        <w:t>Moyens techniques de gestion de configurations</w:t>
      </w:r>
      <w:bookmarkEnd w:id="67"/>
    </w:p>
    <w:p w14:paraId="632E6B42" w14:textId="77777777" w:rsidR="00253781" w:rsidRDefault="00253781" w:rsidP="0005799B">
      <w:pPr>
        <w:ind w:firstLine="708"/>
        <w:jc w:val="both"/>
        <w:rPr>
          <w:rFonts w:ascii="Century Schoolbook" w:hAnsi="Century Schoolbook"/>
          <w:vanish/>
          <w:color w:val="C00000"/>
          <w:sz w:val="20"/>
          <w:szCs w:val="18"/>
        </w:rPr>
      </w:pPr>
      <w:r>
        <w:rPr>
          <w:rFonts w:ascii="Century Schoolbook" w:hAnsi="Century Schoolbook"/>
          <w:vanish/>
          <w:color w:val="C00000"/>
          <w:sz w:val="20"/>
          <w:szCs w:val="18"/>
        </w:rPr>
        <w:t>On explicite ici l</w:t>
      </w:r>
      <w:r w:rsidR="00832ABF" w:rsidRPr="00832ABF">
        <w:rPr>
          <w:rFonts w:ascii="Century Schoolbook" w:hAnsi="Century Schoolbook"/>
          <w:vanish/>
          <w:color w:val="C00000"/>
          <w:sz w:val="20"/>
          <w:szCs w:val="18"/>
        </w:rPr>
        <w:t>es conteneurs des éléments gérés en configuration et les gestionnaires de ces éléments,</w:t>
      </w:r>
      <w:r>
        <w:rPr>
          <w:rFonts w:ascii="Century Schoolbook" w:hAnsi="Century Schoolbook"/>
          <w:vanish/>
          <w:color w:val="C00000"/>
          <w:sz w:val="20"/>
          <w:szCs w:val="18"/>
        </w:rPr>
        <w:t xml:space="preserve"> </w:t>
      </w:r>
    </w:p>
    <w:p w14:paraId="632E6B43" w14:textId="77777777" w:rsidR="00832ABF" w:rsidRDefault="00253781" w:rsidP="0005799B">
      <w:pPr>
        <w:ind w:firstLine="708"/>
        <w:jc w:val="both"/>
        <w:rPr>
          <w:rFonts w:ascii="Century Schoolbook" w:hAnsi="Century Schoolbook"/>
          <w:vanish/>
          <w:color w:val="C00000"/>
          <w:sz w:val="20"/>
          <w:szCs w:val="18"/>
        </w:rPr>
      </w:pPr>
      <w:r>
        <w:rPr>
          <w:rFonts w:ascii="Century Schoolbook" w:hAnsi="Century Schoolbook"/>
          <w:vanish/>
          <w:color w:val="C00000"/>
          <w:sz w:val="20"/>
          <w:szCs w:val="18"/>
        </w:rPr>
        <w:t xml:space="preserve">Lister </w:t>
      </w:r>
      <w:r w:rsidR="00D3135D" w:rsidRPr="0005799B">
        <w:rPr>
          <w:rFonts w:ascii="Century Schoolbook" w:hAnsi="Century Schoolbook"/>
          <w:vanish/>
          <w:color w:val="C00000"/>
          <w:sz w:val="20"/>
          <w:szCs w:val="18"/>
        </w:rPr>
        <w:t xml:space="preserve">les outils dédiés à la gestion de configuration et leur contexte technique. Inclure les outils de création et d'utilisation des éléments, ces outils devant être liés aux </w:t>
      </w:r>
      <w:r w:rsidR="00832ABF">
        <w:rPr>
          <w:rFonts w:ascii="Century Schoolbook" w:hAnsi="Century Schoolbook"/>
          <w:vanish/>
          <w:color w:val="C00000"/>
          <w:sz w:val="20"/>
          <w:szCs w:val="18"/>
        </w:rPr>
        <w:t>gestionnaires de configuration.</w:t>
      </w:r>
    </w:p>
    <w:p w14:paraId="632E6B44" w14:textId="77777777" w:rsidR="00832ABF" w:rsidRDefault="00832ABF" w:rsidP="0005799B">
      <w:pPr>
        <w:ind w:firstLine="708"/>
        <w:jc w:val="both"/>
        <w:rPr>
          <w:rFonts w:ascii="Century Schoolbook" w:hAnsi="Century Schoolbook"/>
          <w:vanish/>
          <w:color w:val="C00000"/>
          <w:sz w:val="20"/>
          <w:szCs w:val="18"/>
        </w:rPr>
      </w:pPr>
      <w:r>
        <w:rPr>
          <w:rFonts w:ascii="Century Schoolbook" w:hAnsi="Century Schoolbook"/>
          <w:vanish/>
          <w:color w:val="C00000"/>
          <w:sz w:val="20"/>
          <w:szCs w:val="18"/>
        </w:rPr>
        <w:t xml:space="preserve">Le § I.A.3 a listé </w:t>
      </w:r>
      <w:r w:rsidRPr="00EB21BF">
        <w:rPr>
          <w:rFonts w:ascii="Century Schoolbook" w:hAnsi="Century Schoolbook"/>
          <w:b/>
          <w:vanish/>
          <w:color w:val="C00000"/>
          <w:sz w:val="20"/>
          <w:szCs w:val="18"/>
          <w:u w:val="single"/>
        </w:rPr>
        <w:t>les types configurations</w:t>
      </w:r>
      <w:r w:rsidRPr="00EB21BF">
        <w:rPr>
          <w:rFonts w:ascii="Century Schoolbook" w:hAnsi="Century Schoolbook"/>
          <w:vanish/>
          <w:color w:val="C00000"/>
          <w:sz w:val="20"/>
          <w:szCs w:val="18"/>
          <w:u w:val="single"/>
        </w:rPr>
        <w:t xml:space="preserve"> à gérer</w:t>
      </w:r>
      <w:r>
        <w:rPr>
          <w:rFonts w:ascii="Century Schoolbook" w:hAnsi="Century Schoolbook"/>
          <w:vanish/>
          <w:color w:val="C00000"/>
          <w:sz w:val="20"/>
          <w:szCs w:val="18"/>
        </w:rPr>
        <w:t xml:space="preserve">, le § I.B.1 a listé </w:t>
      </w:r>
      <w:r w:rsidRPr="00EB21BF">
        <w:rPr>
          <w:rFonts w:ascii="Century Schoolbook" w:hAnsi="Century Schoolbook"/>
          <w:b/>
          <w:vanish/>
          <w:color w:val="C00000"/>
          <w:sz w:val="20"/>
          <w:szCs w:val="18"/>
        </w:rPr>
        <w:t>les éléments à y organiser</w:t>
      </w:r>
      <w:r>
        <w:rPr>
          <w:rFonts w:ascii="Century Schoolbook" w:hAnsi="Century Schoolbook"/>
          <w:vanish/>
          <w:color w:val="C00000"/>
          <w:sz w:val="20"/>
          <w:szCs w:val="18"/>
        </w:rPr>
        <w:t>, faire ici la relation entre ces configurations peuplées et les référentiels techniques les accueillant.</w:t>
      </w:r>
    </w:p>
    <w:p w14:paraId="632E6B45" w14:textId="77777777" w:rsidR="00D3135D" w:rsidRDefault="00D3135D" w:rsidP="0005799B">
      <w:pPr>
        <w:ind w:firstLine="708"/>
        <w:jc w:val="both"/>
        <w:rPr>
          <w:rFonts w:ascii="Century Schoolbook" w:hAnsi="Century Schoolbook"/>
          <w:vanish/>
          <w:color w:val="C00000"/>
          <w:sz w:val="20"/>
          <w:szCs w:val="18"/>
        </w:rPr>
      </w:pPr>
      <w:r w:rsidRPr="0005799B">
        <w:rPr>
          <w:rFonts w:ascii="Century Schoolbook" w:hAnsi="Century Schoolbook"/>
          <w:vanish/>
          <w:color w:val="C00000"/>
          <w:sz w:val="20"/>
          <w:szCs w:val="18"/>
        </w:rPr>
        <w:t>Préciser les moyens de sauvegardes et les conditions de continuité de service</w:t>
      </w:r>
      <w:r w:rsidR="004D1BE2" w:rsidRPr="0005799B">
        <w:rPr>
          <w:rFonts w:ascii="Century Schoolbook" w:hAnsi="Century Schoolbook"/>
          <w:vanish/>
          <w:color w:val="C00000"/>
          <w:sz w:val="20"/>
          <w:szCs w:val="18"/>
        </w:rPr>
        <w:t xml:space="preserve"> (principalement dans les cas de GC distribuée – documentation, spécifications, sources, binaires, tests</w:t>
      </w:r>
      <w:r w:rsidR="00CA2856" w:rsidRPr="0005799B">
        <w:rPr>
          <w:rFonts w:ascii="Century Schoolbook" w:hAnsi="Century Schoolbook"/>
          <w:vanish/>
          <w:color w:val="C00000"/>
          <w:sz w:val="20"/>
          <w:szCs w:val="18"/>
        </w:rPr>
        <w:t xml:space="preserve"> –</w:t>
      </w:r>
      <w:r w:rsidR="004D1BE2" w:rsidRPr="0005799B">
        <w:rPr>
          <w:rFonts w:ascii="Century Schoolbook" w:hAnsi="Century Schoolbook"/>
          <w:vanish/>
          <w:color w:val="C00000"/>
          <w:sz w:val="20"/>
          <w:szCs w:val="18"/>
        </w:rPr>
        <w:t>)</w:t>
      </w:r>
      <w:r w:rsidRPr="0005799B">
        <w:rPr>
          <w:rFonts w:ascii="Century Schoolbook" w:hAnsi="Century Schoolbook"/>
          <w:vanish/>
          <w:color w:val="C00000"/>
          <w:sz w:val="20"/>
          <w:szCs w:val="18"/>
        </w:rPr>
        <w:t>.</w:t>
      </w:r>
    </w:p>
    <w:p w14:paraId="632E6B46" w14:textId="6964A00B" w:rsidR="0065291F" w:rsidRDefault="00EE0E5C" w:rsidP="0005799B">
      <w:pPr>
        <w:ind w:firstLine="708"/>
        <w:jc w:val="both"/>
        <w:rPr>
          <w:rFonts w:ascii="Century Schoolbook" w:hAnsi="Century Schoolbook"/>
          <w:vanish/>
          <w:color w:val="C00000"/>
          <w:sz w:val="20"/>
          <w:szCs w:val="18"/>
        </w:rPr>
      </w:pPr>
      <w:r>
        <w:rPr>
          <w:rFonts w:ascii="Century Schoolbook" w:hAnsi="Century Schoolbook"/>
          <w:vanish/>
          <w:color w:val="C00000"/>
          <w:sz w:val="20"/>
          <w:szCs w:val="18"/>
        </w:rPr>
        <w:t xml:space="preserve">Par défaut, il n'y a rien à modifier dans ce </w:t>
      </w:r>
      <w:r w:rsidR="001E78D5">
        <w:rPr>
          <w:rFonts w:ascii="Century Schoolbook" w:hAnsi="Century Schoolbook"/>
          <w:vanish/>
          <w:color w:val="C00000"/>
          <w:sz w:val="20"/>
          <w:szCs w:val="18"/>
        </w:rPr>
        <w:t>paragraphe, si</w:t>
      </w:r>
      <w:r>
        <w:rPr>
          <w:rFonts w:ascii="Century Schoolbook" w:hAnsi="Century Schoolbook"/>
          <w:vanish/>
          <w:color w:val="C00000"/>
          <w:sz w:val="20"/>
          <w:szCs w:val="18"/>
        </w:rPr>
        <w:t xml:space="preserve"> Git, C'You et ALM sont utilisés de </w:t>
      </w:r>
      <w:r w:rsidR="001D35FE">
        <w:rPr>
          <w:rFonts w:ascii="Century Schoolbook" w:hAnsi="Century Schoolbook"/>
          <w:vanish/>
          <w:color w:val="C00000"/>
          <w:sz w:val="20"/>
          <w:szCs w:val="18"/>
        </w:rPr>
        <w:t>façon</w:t>
      </w:r>
      <w:r>
        <w:rPr>
          <w:rFonts w:ascii="Century Schoolbook" w:hAnsi="Century Schoolbook"/>
          <w:vanish/>
          <w:color w:val="C00000"/>
          <w:sz w:val="20"/>
          <w:szCs w:val="18"/>
        </w:rPr>
        <w:t xml:space="preserve"> standard.</w:t>
      </w:r>
    </w:p>
    <w:p w14:paraId="632E6B47" w14:textId="77777777" w:rsidR="00434DBF" w:rsidRDefault="00434DBF" w:rsidP="00434DBF">
      <w:pPr>
        <w:ind w:firstLine="708"/>
      </w:pPr>
      <w:r>
        <w:t>Les moyens techniques de GC sont à la fois les conteneurs des éléments gérés en configuration et les gestionnaires de ces éléments, procédures plus ou</w:t>
      </w:r>
      <w:r w:rsidR="007F469B">
        <w:t xml:space="preserve"> moins complètement outillées</w:t>
      </w:r>
      <w:r>
        <w:t>. Ces deux rôles sont générale</w:t>
      </w:r>
      <w:r w:rsidR="00C71A31">
        <w:t>ment assumés par un outil de GC :</w:t>
      </w:r>
    </w:p>
    <w:p w14:paraId="632E6B48" w14:textId="77777777" w:rsidR="00434DBF" w:rsidRDefault="00434DBF" w:rsidP="00800D8F">
      <w:pPr>
        <w:pStyle w:val="Paragraphedeliste"/>
        <w:numPr>
          <w:ilvl w:val="0"/>
          <w:numId w:val="5"/>
        </w:numPr>
        <w:ind w:left="426"/>
      </w:pPr>
      <w:r w:rsidRPr="00BE419C">
        <w:rPr>
          <w:u w:val="single"/>
        </w:rPr>
        <w:t>SharePoint</w:t>
      </w:r>
      <w:r>
        <w:t xml:space="preserve"> : outil de gestion documentaire (avec un PGD décrivant ses liens avec cette GC)</w:t>
      </w:r>
    </w:p>
    <w:p w14:paraId="632E6B49" w14:textId="68C9C1DC" w:rsidR="00434DBF" w:rsidRDefault="007F469B" w:rsidP="00800D8F">
      <w:pPr>
        <w:pStyle w:val="Paragraphedeliste"/>
        <w:numPr>
          <w:ilvl w:val="0"/>
          <w:numId w:val="15"/>
        </w:numPr>
      </w:pPr>
      <w:r>
        <w:t>Gère automatiquement l</w:t>
      </w:r>
      <w:r w:rsidR="00434DBF">
        <w:t>a préemption da</w:t>
      </w:r>
      <w:r>
        <w:t>ns la modification (Check-out), u</w:t>
      </w:r>
      <w:r w:rsidR="00434DBF">
        <w:t>n incrément de v</w:t>
      </w:r>
      <w:r>
        <w:t>ersion documentaire (Check-in), des champs complémentaires</w:t>
      </w:r>
      <w:r w:rsidR="00C71A31">
        <w:t xml:space="preserve"> (</w:t>
      </w:r>
      <w:r w:rsidR="001D35FE">
        <w:t>métadonnées</w:t>
      </w:r>
      <w:r w:rsidR="00C71A31">
        <w:t>)</w:t>
      </w:r>
      <w:r>
        <w:t>, u</w:t>
      </w:r>
      <w:r w:rsidR="00434DBF">
        <w:t>n workflow d'état</w:t>
      </w:r>
    </w:p>
    <w:p w14:paraId="632E6B4A" w14:textId="77777777" w:rsidR="008F2C53" w:rsidRDefault="00434DBF" w:rsidP="00800D8F">
      <w:pPr>
        <w:pStyle w:val="Paragraphedeliste"/>
        <w:numPr>
          <w:ilvl w:val="0"/>
          <w:numId w:val="15"/>
        </w:numPr>
      </w:pPr>
      <w:r>
        <w:t>Deux instances sont utilisables pour la GC : C'You Application et C'You Projet</w:t>
      </w:r>
      <w:r w:rsidR="008F2C53">
        <w:t xml:space="preserve">. Se référer au PGD C'You pour l'utilisation des référentiels documentaires </w:t>
      </w:r>
      <w:r w:rsidR="008F2C53" w:rsidRPr="008F2C53">
        <w:t>(Cf. § III.B Références Documentaires)</w:t>
      </w:r>
    </w:p>
    <w:p w14:paraId="632E6B4B" w14:textId="77777777" w:rsidR="00434DBF" w:rsidRDefault="00434DBF" w:rsidP="00800D8F">
      <w:pPr>
        <w:pStyle w:val="Paragraphedeliste"/>
        <w:numPr>
          <w:ilvl w:val="0"/>
          <w:numId w:val="5"/>
        </w:numPr>
        <w:ind w:left="426"/>
      </w:pPr>
      <w:r w:rsidRPr="00BE419C">
        <w:rPr>
          <w:u w:val="single"/>
        </w:rPr>
        <w:t>Git</w:t>
      </w:r>
      <w:r>
        <w:t xml:space="preserve"> : outil de gestion configuration de fichiers : contient les configurations de développements. Une base commune de référ</w:t>
      </w:r>
      <w:r w:rsidR="007F469B">
        <w:t xml:space="preserve">ence pour tous les projets est </w:t>
      </w:r>
      <w:r>
        <w:t>la solution GitLab qui est installée sur un serveur VM de test (solution provisoire) et en définitive sur le serveur S00VL9968035 redondé sur le S00VL9968012, sauvegardée par IPS et BP2I (</w:t>
      </w:r>
      <w:r w:rsidR="00D12C1B">
        <w:t xml:space="preserve">sauvegarde </w:t>
      </w:r>
      <w:r>
        <w:t>journalière incrémentale)</w:t>
      </w:r>
    </w:p>
    <w:p w14:paraId="632E6B4C" w14:textId="77777777" w:rsidR="000A7BA3" w:rsidRPr="00A947E4" w:rsidRDefault="000A7BA3" w:rsidP="00800D8F">
      <w:pPr>
        <w:pStyle w:val="Paragraphedeliste"/>
        <w:numPr>
          <w:ilvl w:val="0"/>
          <w:numId w:val="5"/>
        </w:numPr>
        <w:ind w:left="426"/>
        <w:rPr>
          <w:rFonts w:ascii="Century Schoolbook" w:hAnsi="Century Schoolbook"/>
          <w:vanish/>
          <w:color w:val="C00000"/>
          <w:sz w:val="20"/>
          <w:szCs w:val="18"/>
        </w:rPr>
      </w:pPr>
      <w:r w:rsidRPr="00A947E4">
        <w:rPr>
          <w:rFonts w:ascii="Century Schoolbook" w:hAnsi="Century Schoolbook"/>
          <w:vanish/>
          <w:color w:val="C00000"/>
          <w:sz w:val="20"/>
          <w:szCs w:val="18"/>
        </w:rPr>
        <w:t xml:space="preserve">HP </w:t>
      </w:r>
      <w:r w:rsidR="004369BD" w:rsidRPr="00A947E4">
        <w:rPr>
          <w:rFonts w:ascii="Century Schoolbook" w:hAnsi="Century Schoolbook"/>
          <w:vanish/>
          <w:color w:val="C00000"/>
          <w:sz w:val="20"/>
          <w:szCs w:val="18"/>
        </w:rPr>
        <w:t>ALM</w:t>
      </w:r>
      <w:r w:rsidR="007F469B" w:rsidRPr="00A947E4">
        <w:rPr>
          <w:rFonts w:ascii="Century Schoolbook" w:hAnsi="Century Schoolbook"/>
          <w:vanish/>
          <w:color w:val="C00000"/>
          <w:sz w:val="20"/>
          <w:szCs w:val="18"/>
        </w:rPr>
        <w:t xml:space="preserve"> : outils de gestions des tests.</w:t>
      </w:r>
      <w:r w:rsidR="009250B3" w:rsidRPr="00A947E4">
        <w:rPr>
          <w:rFonts w:ascii="Century Schoolbook" w:hAnsi="Century Schoolbook"/>
          <w:vanish/>
          <w:color w:val="C00000"/>
          <w:sz w:val="20"/>
          <w:szCs w:val="18"/>
        </w:rPr>
        <w:t xml:space="preserve"> </w:t>
      </w:r>
      <w:r w:rsidR="007F469B" w:rsidRPr="00A947E4">
        <w:rPr>
          <w:rFonts w:ascii="Century Schoolbook" w:hAnsi="Century Schoolbook"/>
          <w:vanish/>
          <w:color w:val="C00000"/>
          <w:sz w:val="20"/>
          <w:szCs w:val="18"/>
        </w:rPr>
        <w:t>U</w:t>
      </w:r>
      <w:r w:rsidRPr="00A947E4">
        <w:rPr>
          <w:rFonts w:ascii="Century Schoolbook" w:hAnsi="Century Schoolbook"/>
          <w:vanish/>
          <w:color w:val="C00000"/>
          <w:sz w:val="20"/>
          <w:szCs w:val="18"/>
        </w:rPr>
        <w:t>n PGC spécifique doit décrir</w:t>
      </w:r>
      <w:r w:rsidR="007F469B" w:rsidRPr="00A947E4">
        <w:rPr>
          <w:rFonts w:ascii="Century Schoolbook" w:hAnsi="Century Schoolbook"/>
          <w:vanish/>
          <w:color w:val="C00000"/>
          <w:sz w:val="20"/>
          <w:szCs w:val="18"/>
        </w:rPr>
        <w:t>e ses liens avec cette GC</w:t>
      </w:r>
      <w:r w:rsidR="004D017B" w:rsidRPr="00A947E4">
        <w:rPr>
          <w:rFonts w:ascii="Century Schoolbook" w:hAnsi="Century Schoolbook"/>
          <w:vanish/>
          <w:color w:val="C00000"/>
          <w:sz w:val="20"/>
          <w:szCs w:val="18"/>
        </w:rPr>
        <w:t>.</w:t>
      </w:r>
    </w:p>
    <w:p w14:paraId="632E6B4D" w14:textId="77777777" w:rsidR="00623668" w:rsidRDefault="00623668" w:rsidP="00623668">
      <w:pPr>
        <w:pStyle w:val="Paragraphedeliste"/>
        <w:ind w:left="426"/>
      </w:pPr>
    </w:p>
    <w:p w14:paraId="632E6B4E" w14:textId="0B0AAF15" w:rsidR="00623668" w:rsidRDefault="00623668" w:rsidP="00D440C1">
      <w:pPr>
        <w:ind w:firstLine="708"/>
        <w:jc w:val="both"/>
      </w:pPr>
      <w:r>
        <w:t xml:space="preserve">NB : </w:t>
      </w:r>
      <w:r w:rsidR="00BF2AC9">
        <w:t xml:space="preserve">Des informations récupérables de référentiels de configurations techniques </w:t>
      </w:r>
      <w:r>
        <w:t>ne sont pas pris en compte</w:t>
      </w:r>
      <w:r w:rsidR="00D440C1">
        <w:t xml:space="preserve"> </w:t>
      </w:r>
      <w:r w:rsidR="00BF2AC9">
        <w:t>– typiquement des paramétrages d'environnement tels que des identifiants et</w:t>
      </w:r>
      <w:r w:rsidR="003C3EA9">
        <w:t>/</w:t>
      </w:r>
      <w:r w:rsidR="001E78D5">
        <w:t>ou caractéristiques</w:t>
      </w:r>
      <w:r w:rsidR="00BF2AC9">
        <w:t xml:space="preserve"> de flux CFT </w:t>
      </w:r>
      <w:r w:rsidR="003C3EA9">
        <w:t>–</w:t>
      </w:r>
      <w:r w:rsidR="00BF2AC9">
        <w:t xml:space="preserve"> </w:t>
      </w:r>
      <w:r w:rsidR="003C3EA9">
        <w:t>car ils seront gérés dans le cadre de la GCE</w:t>
      </w:r>
      <w:r>
        <w:t>. Par exemple ODIN/WGD, ITSM, IDelphes, Clarity, Formel, Portail 360°</w:t>
      </w:r>
    </w:p>
    <w:p w14:paraId="632E6B4F" w14:textId="77777777" w:rsidR="00434DBF" w:rsidRDefault="00434DBF" w:rsidP="00434DBF">
      <w:pPr>
        <w:pStyle w:val="Paragraphedeliste"/>
        <w:ind w:left="426"/>
      </w:pPr>
    </w:p>
    <w:p w14:paraId="632E6B50" w14:textId="77777777" w:rsidR="004369BD" w:rsidRPr="003C5684" w:rsidRDefault="004369BD" w:rsidP="0009719D">
      <w:pPr>
        <w:ind w:firstLine="708"/>
        <w:jc w:val="both"/>
      </w:pPr>
      <w:r>
        <w:lastRenderedPageBreak/>
        <w:t>Le rapprochement entre les moyen</w:t>
      </w:r>
      <w:r w:rsidR="002B14B1">
        <w:t>s</w:t>
      </w:r>
      <w:r>
        <w:t xml:space="preserve"> techniques de GC et les configurations gérées est précisé dans le § II.A.2. Il est possible que des éléments d'une même configuration soient gérés séparément sur deux référentiels. </w:t>
      </w:r>
    </w:p>
    <w:p w14:paraId="632E6B51" w14:textId="77777777" w:rsidR="009239E5" w:rsidRPr="00DC4DB6" w:rsidRDefault="00D3135D" w:rsidP="0005799B">
      <w:pPr>
        <w:pStyle w:val="Titre3"/>
      </w:pPr>
      <w:bookmarkStart w:id="68" w:name="_Toc526261857"/>
      <w:r w:rsidRPr="00DC4DB6">
        <w:t>Dimensionnement</w:t>
      </w:r>
      <w:r w:rsidR="00C93A6F" w:rsidRPr="00DC4DB6">
        <w:t xml:space="preserve"> </w:t>
      </w:r>
      <w:r w:rsidRPr="00DC4DB6">
        <w:t>des moyens</w:t>
      </w:r>
      <w:bookmarkEnd w:id="68"/>
      <w:r w:rsidRPr="00DC4DB6">
        <w:t xml:space="preserve">  </w:t>
      </w:r>
    </w:p>
    <w:p w14:paraId="632E6B52" w14:textId="5E9E55B3" w:rsidR="00E07A95" w:rsidRPr="0005799B" w:rsidRDefault="00D3135D" w:rsidP="0005799B">
      <w:pPr>
        <w:ind w:firstLine="708"/>
        <w:jc w:val="both"/>
        <w:rPr>
          <w:rFonts w:ascii="Century Schoolbook" w:hAnsi="Century Schoolbook"/>
          <w:vanish/>
          <w:color w:val="C00000"/>
          <w:sz w:val="20"/>
          <w:szCs w:val="18"/>
        </w:rPr>
      </w:pPr>
      <w:r w:rsidRPr="0005799B">
        <w:rPr>
          <w:rFonts w:ascii="Century Schoolbook" w:hAnsi="Century Schoolbook"/>
          <w:vanish/>
          <w:color w:val="C00000"/>
          <w:sz w:val="20"/>
          <w:szCs w:val="18"/>
        </w:rPr>
        <w:t xml:space="preserve">Jauger la volumétrie d'accueil des configurations et de leurs éléments, </w:t>
      </w:r>
      <w:r w:rsidR="00E07A95" w:rsidRPr="0005799B">
        <w:rPr>
          <w:rFonts w:ascii="Century Schoolbook" w:hAnsi="Century Schoolbook"/>
          <w:vanish/>
          <w:color w:val="C00000"/>
          <w:sz w:val="20"/>
          <w:szCs w:val="18"/>
        </w:rPr>
        <w:t>actuelle et future.</w:t>
      </w:r>
    </w:p>
    <w:p w14:paraId="632E6B53" w14:textId="1861D219" w:rsidR="00D3135D" w:rsidRDefault="00E07A95" w:rsidP="0005799B">
      <w:pPr>
        <w:ind w:firstLine="708"/>
        <w:jc w:val="both"/>
        <w:rPr>
          <w:rFonts w:ascii="Century Schoolbook" w:hAnsi="Century Schoolbook"/>
          <w:vanish/>
          <w:color w:val="C00000"/>
          <w:sz w:val="20"/>
          <w:szCs w:val="18"/>
        </w:rPr>
      </w:pPr>
      <w:r w:rsidRPr="0005799B">
        <w:rPr>
          <w:rFonts w:ascii="Century Schoolbook" w:hAnsi="Century Schoolbook"/>
          <w:vanish/>
          <w:color w:val="C00000"/>
          <w:sz w:val="20"/>
          <w:szCs w:val="18"/>
        </w:rPr>
        <w:t xml:space="preserve">Préciser les capacités et contraintes d'accès aux moyens </w:t>
      </w:r>
      <w:r w:rsidR="00525CC3" w:rsidRPr="0005799B">
        <w:rPr>
          <w:rFonts w:ascii="Century Schoolbook" w:hAnsi="Century Schoolbook"/>
          <w:vanish/>
          <w:color w:val="C00000"/>
          <w:sz w:val="20"/>
          <w:szCs w:val="18"/>
        </w:rPr>
        <w:t xml:space="preserve">de gestion de </w:t>
      </w:r>
      <w:r w:rsidR="001E78D5" w:rsidRPr="0005799B">
        <w:rPr>
          <w:rFonts w:ascii="Century Schoolbook" w:hAnsi="Century Schoolbook"/>
          <w:vanish/>
          <w:color w:val="C00000"/>
          <w:sz w:val="20"/>
          <w:szCs w:val="18"/>
        </w:rPr>
        <w:t>configurations,</w:t>
      </w:r>
      <w:r w:rsidR="002E3FD9" w:rsidRPr="0005799B">
        <w:rPr>
          <w:rFonts w:ascii="Century Schoolbook" w:hAnsi="Century Schoolbook"/>
          <w:vanish/>
          <w:color w:val="C00000"/>
          <w:sz w:val="20"/>
          <w:szCs w:val="18"/>
        </w:rPr>
        <w:t xml:space="preserve"> selon droits et devoirs (lecture seule, intervenant extérieurs principalement)</w:t>
      </w:r>
    </w:p>
    <w:p w14:paraId="632E6B54" w14:textId="77777777" w:rsidR="0065291F" w:rsidRDefault="0065291F" w:rsidP="0005799B">
      <w:pPr>
        <w:ind w:firstLine="708"/>
        <w:jc w:val="both"/>
        <w:rPr>
          <w:rFonts w:ascii="Century Schoolbook" w:hAnsi="Century Schoolbook"/>
          <w:vanish/>
          <w:color w:val="C00000"/>
          <w:sz w:val="20"/>
          <w:szCs w:val="18"/>
        </w:rPr>
      </w:pPr>
    </w:p>
    <w:p w14:paraId="632E6B55" w14:textId="580B659A" w:rsidR="0065291F" w:rsidRDefault="0087356A" w:rsidP="001D4561">
      <w:pPr>
        <w:ind w:firstLine="708"/>
        <w:jc w:val="both"/>
      </w:pPr>
      <w:r>
        <w:t>Le dimensionnement des moyens de dévelo</w:t>
      </w:r>
      <w:r w:rsidR="007D039A">
        <w:t xml:space="preserve">ppement </w:t>
      </w:r>
      <w:r w:rsidR="007D039A" w:rsidRPr="007D039A">
        <w:rPr>
          <w:rFonts w:ascii="Century Schoolbook" w:hAnsi="Century Schoolbook"/>
          <w:vanish/>
          <w:color w:val="C00000"/>
          <w:sz w:val="20"/>
          <w:szCs w:val="18"/>
        </w:rPr>
        <w:t>dans le cadre de la CLC</w:t>
      </w:r>
      <w:r w:rsidR="007D039A" w:rsidRPr="00443D5D">
        <w:rPr>
          <w:rFonts w:ascii="Century Schoolbook" w:hAnsi="Century Schoolbook"/>
          <w:vanish/>
          <w:color w:val="C00000"/>
          <w:sz w:val="20"/>
          <w:szCs w:val="18"/>
        </w:rPr>
        <w:t>/TCG</w:t>
      </w:r>
      <w:r w:rsidR="007D039A">
        <w:t xml:space="preserve"> </w:t>
      </w:r>
      <w:r w:rsidR="007D039A" w:rsidRPr="00000589">
        <w:rPr>
          <w:rFonts w:ascii="Century Schoolbook" w:hAnsi="Century Schoolbook"/>
          <w:vanish/>
          <w:color w:val="C00000"/>
          <w:sz w:val="20"/>
          <w:szCs w:val="18"/>
        </w:rPr>
        <w:t>&lt;l’une ou l’autre</w:t>
      </w:r>
      <w:r w:rsidR="007D039A">
        <w:rPr>
          <w:rFonts w:ascii="Century Schoolbook" w:hAnsi="Century Schoolbook"/>
          <w:vanish/>
          <w:color w:val="C00000"/>
          <w:sz w:val="20"/>
          <w:szCs w:val="18"/>
        </w:rPr>
        <w:t xml:space="preserve">&gt; </w:t>
      </w:r>
      <w:r>
        <w:t>(</w:t>
      </w:r>
      <w:r w:rsidR="00FA2FF0">
        <w:t>besoins des</w:t>
      </w:r>
      <w:r>
        <w:t xml:space="preserve"> référentiels</w:t>
      </w:r>
      <w:r w:rsidR="00FA2FF0">
        <w:t xml:space="preserve"> associés aux capacités techniques des bases de données les </w:t>
      </w:r>
      <w:r w:rsidR="001D4561">
        <w:t>accueillant</w:t>
      </w:r>
      <w:r w:rsidR="00FA2FF0">
        <w:t>, pour</w:t>
      </w:r>
      <w:r>
        <w:t xml:space="preserve"> GitLab, Delivery Manager, Nexus, ARA, Jenkins, Maven, </w:t>
      </w:r>
      <w:r w:rsidRPr="00A947E4">
        <w:rPr>
          <w:rFonts w:ascii="Century Schoolbook" w:hAnsi="Century Schoolbook"/>
          <w:vanish/>
          <w:color w:val="C00000"/>
          <w:sz w:val="20"/>
          <w:szCs w:val="18"/>
        </w:rPr>
        <w:t>ALM</w:t>
      </w:r>
      <w:r>
        <w:t xml:space="preserve">, </w:t>
      </w:r>
      <w:r w:rsidR="001D4561">
        <w:t>C'You,</w:t>
      </w:r>
      <w:r w:rsidR="007D039A">
        <w:t xml:space="preserve"> </w:t>
      </w:r>
      <w:r w:rsidR="007D039A" w:rsidRPr="007D039A">
        <w:rPr>
          <w:rFonts w:ascii="Century Schoolbook" w:hAnsi="Century Schoolbook"/>
          <w:vanish/>
          <w:color w:val="C00000"/>
          <w:sz w:val="20"/>
          <w:szCs w:val="18"/>
        </w:rPr>
        <w:t>autres outils de la TCG à préciser ici</w:t>
      </w:r>
      <w:r w:rsidRPr="007D039A">
        <w:rPr>
          <w:rFonts w:ascii="Century Schoolbook" w:hAnsi="Century Schoolbook"/>
          <w:vanish/>
          <w:color w:val="C00000"/>
          <w:sz w:val="20"/>
          <w:szCs w:val="18"/>
        </w:rPr>
        <w:t>…</w:t>
      </w:r>
      <w:r>
        <w:t>)</w:t>
      </w:r>
      <w:r w:rsidR="00FA2FF0">
        <w:t xml:space="preserve"> est réputé par leur gestionnaire pour s'adapter aux besoins </w:t>
      </w:r>
      <w:r w:rsidR="001D4561">
        <w:t xml:space="preserve">et performances </w:t>
      </w:r>
      <w:r w:rsidR="00FA2FF0">
        <w:t xml:space="preserve">des applications </w:t>
      </w:r>
      <w:r w:rsidR="001D4561">
        <w:t>et de leurs utilisateurs.</w:t>
      </w:r>
    </w:p>
    <w:p w14:paraId="632E6B57" w14:textId="77777777" w:rsidR="00D3135D" w:rsidRPr="00DC4DB6" w:rsidRDefault="00A16A2E" w:rsidP="0005799B">
      <w:pPr>
        <w:pStyle w:val="Titre3"/>
      </w:pPr>
      <w:bookmarkStart w:id="69" w:name="_Toc526261858"/>
      <w:r w:rsidRPr="00DC4DB6">
        <w:t>Adaptation</w:t>
      </w:r>
      <w:r w:rsidR="00D3135D" w:rsidRPr="00DC4DB6">
        <w:t xml:space="preserve"> du contexte technique</w:t>
      </w:r>
      <w:bookmarkEnd w:id="69"/>
    </w:p>
    <w:p w14:paraId="632E6B58" w14:textId="77777777" w:rsidR="005A6A3F" w:rsidRDefault="00525CC3" w:rsidP="0005799B">
      <w:pPr>
        <w:ind w:firstLine="708"/>
        <w:jc w:val="both"/>
        <w:rPr>
          <w:rFonts w:ascii="Century Schoolbook" w:hAnsi="Century Schoolbook"/>
          <w:vanish/>
          <w:color w:val="C00000"/>
          <w:sz w:val="20"/>
          <w:szCs w:val="18"/>
        </w:rPr>
      </w:pPr>
      <w:r w:rsidRPr="0005799B">
        <w:rPr>
          <w:rFonts w:ascii="Century Schoolbook" w:hAnsi="Century Schoolbook"/>
          <w:vanish/>
          <w:color w:val="C00000"/>
          <w:sz w:val="20"/>
          <w:szCs w:val="18"/>
        </w:rPr>
        <w:t>Si le contexte par défaut</w:t>
      </w:r>
      <w:r w:rsidR="00D3135D" w:rsidRPr="0005799B">
        <w:rPr>
          <w:rFonts w:ascii="Century Schoolbook" w:hAnsi="Century Schoolbook"/>
          <w:vanish/>
          <w:color w:val="C00000"/>
          <w:sz w:val="20"/>
          <w:szCs w:val="18"/>
        </w:rPr>
        <w:t xml:space="preserve"> de l'organisation actuelle ne satisfait pas les ambitions de la gestion de configurations envisagée</w:t>
      </w:r>
      <w:r w:rsidR="00FE4FDF" w:rsidRPr="0005799B">
        <w:rPr>
          <w:rFonts w:ascii="Century Schoolbook" w:hAnsi="Century Schoolbook"/>
          <w:vanish/>
          <w:color w:val="C00000"/>
          <w:sz w:val="20"/>
          <w:szCs w:val="18"/>
        </w:rPr>
        <w:t xml:space="preserve"> (actuelle et future)</w:t>
      </w:r>
      <w:r w:rsidR="00D3135D" w:rsidRPr="0005799B">
        <w:rPr>
          <w:rFonts w:ascii="Century Schoolbook" w:hAnsi="Century Schoolbook"/>
          <w:vanish/>
          <w:color w:val="C00000"/>
          <w:sz w:val="20"/>
          <w:szCs w:val="18"/>
        </w:rPr>
        <w:t xml:space="preserve">, décrire les </w:t>
      </w:r>
      <w:r w:rsidRPr="0005799B">
        <w:rPr>
          <w:rFonts w:ascii="Century Schoolbook" w:hAnsi="Century Schoolbook"/>
          <w:vanish/>
          <w:color w:val="C00000"/>
          <w:sz w:val="20"/>
          <w:szCs w:val="18"/>
        </w:rPr>
        <w:t xml:space="preserve">adaptations et </w:t>
      </w:r>
      <w:r w:rsidR="00D3135D" w:rsidRPr="0005799B">
        <w:rPr>
          <w:rFonts w:ascii="Century Schoolbook" w:hAnsi="Century Schoolbook"/>
          <w:vanish/>
          <w:color w:val="C00000"/>
          <w:sz w:val="20"/>
          <w:szCs w:val="18"/>
        </w:rPr>
        <w:t xml:space="preserve">évolutions nécessaires, dont celles possibles selon </w:t>
      </w:r>
      <w:r w:rsidRPr="0005799B">
        <w:rPr>
          <w:rFonts w:ascii="Century Schoolbook" w:hAnsi="Century Schoolbook"/>
          <w:vanish/>
          <w:color w:val="C00000"/>
          <w:sz w:val="20"/>
          <w:szCs w:val="18"/>
        </w:rPr>
        <w:t xml:space="preserve">certaines </w:t>
      </w:r>
      <w:r w:rsidR="00D3135D" w:rsidRPr="0005799B">
        <w:rPr>
          <w:rFonts w:ascii="Century Schoolbook" w:hAnsi="Century Schoolbook"/>
          <w:vanish/>
          <w:color w:val="C00000"/>
          <w:sz w:val="20"/>
          <w:szCs w:val="18"/>
        </w:rPr>
        <w:t>conditions (</w:t>
      </w:r>
      <w:r w:rsidR="00C64569" w:rsidRPr="0005799B">
        <w:rPr>
          <w:rFonts w:ascii="Century Schoolbook" w:hAnsi="Century Schoolbook"/>
          <w:vanish/>
          <w:color w:val="C00000"/>
          <w:sz w:val="20"/>
          <w:szCs w:val="18"/>
        </w:rPr>
        <w:t xml:space="preserve">occurrence, </w:t>
      </w:r>
      <w:r w:rsidR="00FE4FDF" w:rsidRPr="0005799B">
        <w:rPr>
          <w:rFonts w:ascii="Century Schoolbook" w:hAnsi="Century Schoolbook"/>
          <w:vanish/>
          <w:color w:val="C00000"/>
          <w:sz w:val="20"/>
          <w:szCs w:val="18"/>
        </w:rPr>
        <w:t xml:space="preserve">contexte, </w:t>
      </w:r>
      <w:r w:rsidR="00D3135D" w:rsidRPr="0005799B">
        <w:rPr>
          <w:rFonts w:ascii="Century Schoolbook" w:hAnsi="Century Schoolbook"/>
          <w:vanish/>
          <w:color w:val="C00000"/>
          <w:sz w:val="20"/>
          <w:szCs w:val="18"/>
        </w:rPr>
        <w:t>coûts, délais, ressources)</w:t>
      </w:r>
      <w:r w:rsidR="0065291F">
        <w:rPr>
          <w:rFonts w:ascii="Century Schoolbook" w:hAnsi="Century Schoolbook"/>
          <w:vanish/>
          <w:color w:val="C00000"/>
          <w:sz w:val="20"/>
          <w:szCs w:val="18"/>
        </w:rPr>
        <w:t>.</w:t>
      </w:r>
    </w:p>
    <w:p w14:paraId="632E6B59" w14:textId="77777777" w:rsidR="0065291F" w:rsidRDefault="0065291F" w:rsidP="0005799B">
      <w:pPr>
        <w:ind w:firstLine="708"/>
        <w:jc w:val="both"/>
        <w:rPr>
          <w:rFonts w:ascii="Century Schoolbook" w:hAnsi="Century Schoolbook"/>
          <w:vanish/>
          <w:color w:val="C00000"/>
          <w:sz w:val="20"/>
          <w:szCs w:val="18"/>
        </w:rPr>
      </w:pPr>
    </w:p>
    <w:p w14:paraId="632E6B5A" w14:textId="099E59B4" w:rsidR="00B7623D" w:rsidRDefault="00A921C7" w:rsidP="002310E1">
      <w:pPr>
        <w:tabs>
          <w:tab w:val="center" w:pos="4988"/>
        </w:tabs>
        <w:ind w:firstLine="708"/>
      </w:pPr>
      <w:r w:rsidRPr="00BE419C">
        <w:t xml:space="preserve">Le contexte technique est </w:t>
      </w:r>
      <w:r w:rsidR="00BE419C">
        <w:t xml:space="preserve">globalement </w:t>
      </w:r>
      <w:r w:rsidRPr="00BE419C">
        <w:t>satisfaisant</w:t>
      </w:r>
      <w:r w:rsidR="00697573" w:rsidRPr="00843991">
        <w:rPr>
          <w:rFonts w:ascii="Century Schoolbook" w:hAnsi="Century Schoolbook"/>
          <w:vanish/>
          <w:color w:val="C00000"/>
          <w:sz w:val="20"/>
          <w:szCs w:val="18"/>
        </w:rPr>
        <w:t>&lt;</w:t>
      </w:r>
      <w:r w:rsidR="00BE419C" w:rsidRPr="00BE419C">
        <w:rPr>
          <w:rFonts w:ascii="Century Schoolbook" w:hAnsi="Century Schoolbook"/>
          <w:vanish/>
          <w:color w:val="C00000"/>
          <w:sz w:val="20"/>
          <w:szCs w:val="18"/>
        </w:rPr>
        <w:t>/insatisfaisant</w:t>
      </w:r>
      <w:r w:rsidR="001E78D5">
        <w:rPr>
          <w:rFonts w:ascii="Century Schoolbook" w:hAnsi="Century Schoolbook"/>
          <w:vanish/>
          <w:color w:val="C00000"/>
          <w:sz w:val="20"/>
          <w:szCs w:val="18"/>
        </w:rPr>
        <w:t>&gt;,</w:t>
      </w:r>
      <w:r w:rsidR="00673B8E" w:rsidRPr="00A947E4">
        <w:rPr>
          <w:rFonts w:ascii="Century Schoolbook" w:hAnsi="Century Schoolbook"/>
          <w:vanish/>
          <w:color w:val="C00000"/>
          <w:sz w:val="20"/>
          <w:szCs w:val="18"/>
        </w:rPr>
        <w:t xml:space="preserve"> excepté </w:t>
      </w:r>
      <w:r w:rsidR="00BE419C" w:rsidRPr="00BE419C">
        <w:rPr>
          <w:rFonts w:ascii="Century Schoolbook" w:hAnsi="Century Schoolbook"/>
          <w:vanish/>
          <w:color w:val="C00000"/>
          <w:sz w:val="20"/>
          <w:szCs w:val="18"/>
        </w:rPr>
        <w:t>préciser les exceptions</w:t>
      </w:r>
      <w:r w:rsidR="00EB0C0A">
        <w:rPr>
          <w:rFonts w:ascii="Century Schoolbook" w:hAnsi="Century Schoolbook"/>
          <w:vanish/>
          <w:color w:val="C00000"/>
          <w:sz w:val="20"/>
          <w:szCs w:val="18"/>
        </w:rPr>
        <w:t xml:space="preserve"> </w:t>
      </w:r>
      <w:r w:rsidR="001E78D5">
        <w:rPr>
          <w:rFonts w:ascii="Century Schoolbook" w:hAnsi="Century Schoolbook"/>
          <w:vanish/>
          <w:color w:val="C00000"/>
          <w:sz w:val="20"/>
          <w:szCs w:val="18"/>
        </w:rPr>
        <w:t>(par</w:t>
      </w:r>
      <w:r w:rsidR="00F4201A">
        <w:rPr>
          <w:rFonts w:ascii="Century Schoolbook" w:hAnsi="Century Schoolbook"/>
          <w:vanish/>
          <w:color w:val="C00000"/>
          <w:sz w:val="20"/>
          <w:szCs w:val="18"/>
        </w:rPr>
        <w:t xml:space="preserve"> exemple ne disposer que d’un C’You Application) </w:t>
      </w:r>
      <w:r w:rsidR="00EB0C0A">
        <w:rPr>
          <w:rFonts w:ascii="Century Schoolbook" w:hAnsi="Century Schoolbook"/>
          <w:vanish/>
          <w:color w:val="C00000"/>
          <w:sz w:val="20"/>
          <w:szCs w:val="18"/>
        </w:rPr>
        <w:t>en négatif si le satisfaisant est majoritaire, en positif si l'insatisfaisant est majoritaire</w:t>
      </w:r>
    </w:p>
    <w:p w14:paraId="632E6B5B" w14:textId="77777777" w:rsidR="00984C5C" w:rsidRDefault="00984C5C" w:rsidP="00C73817">
      <w:pPr>
        <w:pStyle w:val="Titre1"/>
      </w:pPr>
      <w:bookmarkStart w:id="70" w:name="_Toc526261859"/>
      <w:r w:rsidRPr="00DC4DB6">
        <w:t>Plan de Gestion de Configurations</w:t>
      </w:r>
      <w:bookmarkEnd w:id="70"/>
    </w:p>
    <w:p w14:paraId="632E6B5C" w14:textId="77777777" w:rsidR="00DA5F27" w:rsidRDefault="00DA5F27" w:rsidP="00DA5F27">
      <w:pPr>
        <w:ind w:firstLine="708"/>
        <w:jc w:val="both"/>
        <w:rPr>
          <w:rFonts w:ascii="Century Schoolbook" w:hAnsi="Century Schoolbook"/>
          <w:vanish/>
          <w:color w:val="C00000"/>
          <w:sz w:val="20"/>
          <w:szCs w:val="18"/>
        </w:rPr>
      </w:pPr>
    </w:p>
    <w:p w14:paraId="632E6B5D" w14:textId="77777777" w:rsidR="00DA5F27" w:rsidRDefault="00DA5F27" w:rsidP="00DA5F27">
      <w:pPr>
        <w:ind w:firstLine="708"/>
        <w:jc w:val="both"/>
        <w:rPr>
          <w:rFonts w:ascii="Century Schoolbook" w:hAnsi="Century Schoolbook"/>
          <w:vanish/>
          <w:color w:val="C00000"/>
          <w:sz w:val="20"/>
          <w:szCs w:val="18"/>
        </w:rPr>
      </w:pPr>
      <w:r>
        <w:rPr>
          <w:rFonts w:ascii="Century Schoolbook" w:hAnsi="Century Schoolbook"/>
          <w:vanish/>
          <w:color w:val="C00000"/>
          <w:sz w:val="20"/>
          <w:szCs w:val="18"/>
        </w:rPr>
        <w:t>Le QUOI gérée en configuration a été décrit dans le chapitre Stratégie</w:t>
      </w:r>
    </w:p>
    <w:p w14:paraId="632E6B5E" w14:textId="77777777" w:rsidR="00DA5F27" w:rsidRPr="00DA5F27" w:rsidRDefault="00DA5F27" w:rsidP="00DA5F27">
      <w:pPr>
        <w:ind w:firstLine="708"/>
        <w:jc w:val="both"/>
        <w:rPr>
          <w:rFonts w:ascii="Century Schoolbook" w:hAnsi="Century Schoolbook"/>
          <w:vanish/>
          <w:color w:val="C00000"/>
          <w:sz w:val="20"/>
          <w:szCs w:val="18"/>
        </w:rPr>
      </w:pPr>
      <w:r>
        <w:rPr>
          <w:rFonts w:ascii="Century Schoolbook" w:hAnsi="Century Schoolbook"/>
          <w:vanish/>
          <w:color w:val="C00000"/>
          <w:sz w:val="20"/>
          <w:szCs w:val="18"/>
        </w:rPr>
        <w:t>Le COMMENT gérer en configuration est décrit dans ce chapitre Plan</w:t>
      </w:r>
    </w:p>
    <w:p w14:paraId="632E6B5F" w14:textId="77777777" w:rsidR="00DA5F27" w:rsidRPr="00DA5F27" w:rsidRDefault="00DA5F27" w:rsidP="00DA5F27">
      <w:pPr>
        <w:ind w:firstLine="708"/>
        <w:jc w:val="both"/>
        <w:rPr>
          <w:rFonts w:ascii="Century Schoolbook" w:hAnsi="Century Schoolbook"/>
          <w:vanish/>
          <w:color w:val="C00000"/>
          <w:sz w:val="20"/>
          <w:szCs w:val="18"/>
        </w:rPr>
      </w:pPr>
    </w:p>
    <w:p w14:paraId="632E6B60" w14:textId="77777777" w:rsidR="001F1142" w:rsidRPr="00DC4DB6" w:rsidRDefault="001F1142" w:rsidP="009A4203">
      <w:pPr>
        <w:pStyle w:val="Titre2"/>
      </w:pPr>
      <w:bookmarkStart w:id="71" w:name="_Toc526261860"/>
      <w:r w:rsidRPr="00DC4DB6">
        <w:t>Organisation des éléments</w:t>
      </w:r>
      <w:bookmarkEnd w:id="71"/>
    </w:p>
    <w:p w14:paraId="632E6B61" w14:textId="77777777" w:rsidR="001F1142" w:rsidRPr="00DC4DB6" w:rsidRDefault="001F1142" w:rsidP="0005799B">
      <w:pPr>
        <w:pStyle w:val="Titre3"/>
      </w:pPr>
      <w:bookmarkStart w:id="72" w:name="_Toc526261861"/>
      <w:r w:rsidRPr="00DC4DB6">
        <w:t>Agrégations et Ségrégations</w:t>
      </w:r>
      <w:bookmarkEnd w:id="72"/>
    </w:p>
    <w:p w14:paraId="632E6B62" w14:textId="1F9EBF46" w:rsidR="006238DD" w:rsidRDefault="00946D4C" w:rsidP="0005799B">
      <w:pPr>
        <w:ind w:firstLine="708"/>
        <w:jc w:val="both"/>
        <w:rPr>
          <w:rFonts w:ascii="Century Schoolbook" w:hAnsi="Century Schoolbook"/>
          <w:vanish/>
          <w:color w:val="C00000"/>
          <w:sz w:val="20"/>
          <w:szCs w:val="18"/>
        </w:rPr>
      </w:pPr>
      <w:r w:rsidRPr="0005799B">
        <w:rPr>
          <w:rFonts w:ascii="Century Schoolbook" w:hAnsi="Century Schoolbook"/>
          <w:vanish/>
          <w:color w:val="C00000"/>
          <w:sz w:val="20"/>
          <w:szCs w:val="18"/>
        </w:rPr>
        <w:t xml:space="preserve">Selon les types d'éléments </w:t>
      </w:r>
      <w:r w:rsidR="006238DD" w:rsidRPr="0005799B">
        <w:rPr>
          <w:rFonts w:ascii="Century Schoolbook" w:hAnsi="Century Schoolbook"/>
          <w:vanish/>
          <w:color w:val="C00000"/>
          <w:sz w:val="20"/>
          <w:szCs w:val="18"/>
        </w:rPr>
        <w:t xml:space="preserve">à organiser </w:t>
      </w:r>
      <w:r w:rsidR="00077AB9" w:rsidRPr="0005799B">
        <w:rPr>
          <w:rFonts w:ascii="Century Schoolbook" w:hAnsi="Century Schoolbook"/>
          <w:vanish/>
          <w:color w:val="C00000"/>
          <w:sz w:val="20"/>
          <w:szCs w:val="18"/>
        </w:rPr>
        <w:t xml:space="preserve">(Cf. § </w:t>
      </w:r>
      <w:r w:rsidR="00384D68" w:rsidRPr="0005799B">
        <w:rPr>
          <w:rFonts w:ascii="Century Schoolbook" w:hAnsi="Century Schoolbook"/>
          <w:vanish/>
          <w:color w:val="C00000"/>
          <w:sz w:val="20"/>
          <w:szCs w:val="18"/>
        </w:rPr>
        <w:fldChar w:fldCharType="begin"/>
      </w:r>
      <w:r w:rsidR="00384D68" w:rsidRPr="0005799B">
        <w:rPr>
          <w:rFonts w:ascii="Century Schoolbook" w:hAnsi="Century Schoolbook"/>
          <w:vanish/>
          <w:color w:val="C00000"/>
          <w:sz w:val="20"/>
          <w:szCs w:val="18"/>
        </w:rPr>
        <w:instrText xml:space="preserve"> REF _Ref488415588 \r \h </w:instrText>
      </w:r>
      <w:r w:rsidR="00DC4DB6" w:rsidRPr="0005799B">
        <w:rPr>
          <w:rFonts w:ascii="Century Schoolbook" w:hAnsi="Century Schoolbook"/>
          <w:vanish/>
          <w:color w:val="C00000"/>
          <w:sz w:val="20"/>
          <w:szCs w:val="18"/>
        </w:rPr>
        <w:instrText xml:space="preserve"> \* MERGEFORMAT </w:instrText>
      </w:r>
      <w:r w:rsidR="00384D68" w:rsidRPr="0005799B">
        <w:rPr>
          <w:rFonts w:ascii="Century Schoolbook" w:hAnsi="Century Schoolbook"/>
          <w:vanish/>
          <w:color w:val="C00000"/>
          <w:sz w:val="20"/>
          <w:szCs w:val="18"/>
        </w:rPr>
      </w:r>
      <w:r w:rsidR="00384D68" w:rsidRPr="0005799B">
        <w:rPr>
          <w:rFonts w:ascii="Century Schoolbook" w:hAnsi="Century Schoolbook"/>
          <w:vanish/>
          <w:color w:val="C00000"/>
          <w:sz w:val="20"/>
          <w:szCs w:val="18"/>
        </w:rPr>
        <w:fldChar w:fldCharType="separate"/>
      </w:r>
      <w:r w:rsidR="000F545B">
        <w:rPr>
          <w:rFonts w:ascii="Century Schoolbook" w:hAnsi="Century Schoolbook"/>
          <w:vanish/>
          <w:color w:val="C00000"/>
          <w:sz w:val="20"/>
          <w:szCs w:val="18"/>
        </w:rPr>
        <w:t>I.B.1</w:t>
      </w:r>
      <w:r w:rsidR="00384D68" w:rsidRPr="0005799B">
        <w:rPr>
          <w:rFonts w:ascii="Century Schoolbook" w:hAnsi="Century Schoolbook"/>
          <w:vanish/>
          <w:color w:val="C00000"/>
          <w:sz w:val="20"/>
          <w:szCs w:val="18"/>
        </w:rPr>
        <w:fldChar w:fldCharType="end"/>
      </w:r>
      <w:r w:rsidR="00077AB9" w:rsidRPr="0005799B">
        <w:rPr>
          <w:rFonts w:ascii="Century Schoolbook" w:hAnsi="Century Schoolbook"/>
          <w:vanish/>
          <w:color w:val="C00000"/>
          <w:sz w:val="20"/>
          <w:szCs w:val="18"/>
        </w:rPr>
        <w:t>)</w:t>
      </w:r>
      <w:r w:rsidR="006238DD" w:rsidRPr="0005799B">
        <w:rPr>
          <w:rFonts w:ascii="Century Schoolbook" w:hAnsi="Century Schoolbook"/>
          <w:vanish/>
          <w:color w:val="C00000"/>
          <w:sz w:val="20"/>
          <w:szCs w:val="18"/>
        </w:rPr>
        <w:t>, expliquer la logique de leu</w:t>
      </w:r>
      <w:r w:rsidR="005A6A3F" w:rsidRPr="0005799B">
        <w:rPr>
          <w:rFonts w:ascii="Century Schoolbook" w:hAnsi="Century Schoolbook"/>
          <w:vanish/>
          <w:color w:val="C00000"/>
          <w:sz w:val="20"/>
          <w:szCs w:val="18"/>
        </w:rPr>
        <w:t xml:space="preserve">rs agrégations en configurations, </w:t>
      </w:r>
      <w:r w:rsidR="00741648" w:rsidRPr="0005799B">
        <w:rPr>
          <w:rFonts w:ascii="Century Schoolbook" w:hAnsi="Century Schoolbook"/>
          <w:vanish/>
          <w:color w:val="C00000"/>
          <w:sz w:val="20"/>
          <w:szCs w:val="18"/>
        </w:rPr>
        <w:t>selon les types de configurations nécessaires (Cf. §</w:t>
      </w:r>
      <w:r w:rsidR="00A5797D" w:rsidRPr="0005799B">
        <w:rPr>
          <w:rFonts w:ascii="Century Schoolbook" w:hAnsi="Century Schoolbook"/>
          <w:vanish/>
          <w:color w:val="C00000"/>
          <w:sz w:val="20"/>
          <w:szCs w:val="18"/>
        </w:rPr>
        <w:t xml:space="preserve"> </w:t>
      </w:r>
      <w:r w:rsidR="00384D68" w:rsidRPr="0005799B">
        <w:rPr>
          <w:rFonts w:ascii="Century Schoolbook" w:hAnsi="Century Schoolbook"/>
          <w:vanish/>
          <w:color w:val="C00000"/>
          <w:sz w:val="20"/>
          <w:szCs w:val="18"/>
        </w:rPr>
        <w:fldChar w:fldCharType="begin"/>
      </w:r>
      <w:r w:rsidR="00384D68" w:rsidRPr="0005799B">
        <w:rPr>
          <w:rFonts w:ascii="Century Schoolbook" w:hAnsi="Century Schoolbook"/>
          <w:vanish/>
          <w:color w:val="C00000"/>
          <w:sz w:val="20"/>
          <w:szCs w:val="18"/>
        </w:rPr>
        <w:instrText xml:space="preserve"> REF _Ref488408113 \r \h </w:instrText>
      </w:r>
      <w:r w:rsidR="00DC4DB6" w:rsidRPr="0005799B">
        <w:rPr>
          <w:rFonts w:ascii="Century Schoolbook" w:hAnsi="Century Schoolbook"/>
          <w:vanish/>
          <w:color w:val="C00000"/>
          <w:sz w:val="20"/>
          <w:szCs w:val="18"/>
        </w:rPr>
        <w:instrText xml:space="preserve"> \* MERGEFORMAT </w:instrText>
      </w:r>
      <w:r w:rsidR="00384D68" w:rsidRPr="0005799B">
        <w:rPr>
          <w:rFonts w:ascii="Century Schoolbook" w:hAnsi="Century Schoolbook"/>
          <w:vanish/>
          <w:color w:val="C00000"/>
          <w:sz w:val="20"/>
          <w:szCs w:val="18"/>
        </w:rPr>
      </w:r>
      <w:r w:rsidR="00384D68" w:rsidRPr="0005799B">
        <w:rPr>
          <w:rFonts w:ascii="Century Schoolbook" w:hAnsi="Century Schoolbook"/>
          <w:vanish/>
          <w:color w:val="C00000"/>
          <w:sz w:val="20"/>
          <w:szCs w:val="18"/>
        </w:rPr>
        <w:fldChar w:fldCharType="separate"/>
      </w:r>
      <w:r w:rsidR="000F545B">
        <w:rPr>
          <w:rFonts w:ascii="Century Schoolbook" w:hAnsi="Century Schoolbook"/>
          <w:vanish/>
          <w:color w:val="C00000"/>
          <w:sz w:val="20"/>
          <w:szCs w:val="18"/>
        </w:rPr>
        <w:t>0</w:t>
      </w:r>
      <w:r w:rsidR="00384D68" w:rsidRPr="0005799B">
        <w:rPr>
          <w:rFonts w:ascii="Century Schoolbook" w:hAnsi="Century Schoolbook"/>
          <w:vanish/>
          <w:color w:val="C00000"/>
          <w:sz w:val="20"/>
          <w:szCs w:val="18"/>
        </w:rPr>
        <w:fldChar w:fldCharType="end"/>
      </w:r>
      <w:r w:rsidR="00741648" w:rsidRPr="0005799B">
        <w:rPr>
          <w:rFonts w:ascii="Century Schoolbook" w:hAnsi="Century Schoolbook"/>
          <w:vanish/>
          <w:color w:val="C00000"/>
          <w:sz w:val="20"/>
          <w:szCs w:val="18"/>
        </w:rPr>
        <w:t>)</w:t>
      </w:r>
      <w:r w:rsidR="005A6A3F" w:rsidRPr="0005799B">
        <w:rPr>
          <w:rFonts w:ascii="Century Schoolbook" w:hAnsi="Century Schoolbook"/>
          <w:vanish/>
          <w:color w:val="C00000"/>
          <w:sz w:val="20"/>
          <w:szCs w:val="18"/>
        </w:rPr>
        <w:t>.</w:t>
      </w:r>
      <w:r w:rsidR="00396782" w:rsidRPr="0005799B">
        <w:rPr>
          <w:rFonts w:ascii="Century Schoolbook" w:hAnsi="Century Schoolbook"/>
          <w:vanish/>
          <w:color w:val="C00000"/>
          <w:sz w:val="20"/>
          <w:szCs w:val="18"/>
        </w:rPr>
        <w:t xml:space="preserve"> Par exemple </w:t>
      </w:r>
      <w:r w:rsidR="001E78D5" w:rsidRPr="0005799B">
        <w:rPr>
          <w:rFonts w:ascii="Century Schoolbook" w:hAnsi="Century Schoolbook"/>
          <w:vanish/>
          <w:color w:val="C00000"/>
          <w:sz w:val="20"/>
          <w:szCs w:val="18"/>
        </w:rPr>
        <w:t>des configurations</w:t>
      </w:r>
      <w:r w:rsidR="00396782" w:rsidRPr="0005799B">
        <w:rPr>
          <w:rFonts w:ascii="Century Schoolbook" w:hAnsi="Century Schoolbook"/>
          <w:vanish/>
          <w:color w:val="C00000"/>
          <w:sz w:val="20"/>
          <w:szCs w:val="18"/>
        </w:rPr>
        <w:t xml:space="preserve"> distinctes selon des techniques </w:t>
      </w:r>
      <w:r w:rsidR="00525CC3" w:rsidRPr="0005799B">
        <w:rPr>
          <w:rFonts w:ascii="Century Schoolbook" w:hAnsi="Century Schoolbook"/>
          <w:vanish/>
          <w:color w:val="C00000"/>
          <w:sz w:val="20"/>
          <w:szCs w:val="18"/>
        </w:rPr>
        <w:t>et/</w:t>
      </w:r>
      <w:r w:rsidR="001E78D5" w:rsidRPr="0005799B">
        <w:rPr>
          <w:rFonts w:ascii="Century Schoolbook" w:hAnsi="Century Schoolbook"/>
          <w:vanish/>
          <w:color w:val="C00000"/>
          <w:sz w:val="20"/>
          <w:szCs w:val="18"/>
        </w:rPr>
        <w:t>ou des</w:t>
      </w:r>
      <w:r w:rsidR="00396782" w:rsidRPr="0005799B">
        <w:rPr>
          <w:rFonts w:ascii="Century Schoolbook" w:hAnsi="Century Schoolbook"/>
          <w:vanish/>
          <w:color w:val="C00000"/>
          <w:sz w:val="20"/>
          <w:szCs w:val="18"/>
        </w:rPr>
        <w:t xml:space="preserve"> objectifs fonctionnels.</w:t>
      </w:r>
      <w:r w:rsidR="004C55A4" w:rsidRPr="0005799B">
        <w:rPr>
          <w:rFonts w:ascii="Century Schoolbook" w:hAnsi="Century Schoolbook"/>
          <w:vanish/>
          <w:color w:val="C00000"/>
          <w:sz w:val="20"/>
          <w:szCs w:val="18"/>
        </w:rPr>
        <w:t xml:space="preserve"> </w:t>
      </w:r>
    </w:p>
    <w:p w14:paraId="632E6B63" w14:textId="77777777" w:rsidR="007F5633" w:rsidRPr="001734F9" w:rsidRDefault="007F5633" w:rsidP="00C74830">
      <w:pPr>
        <w:ind w:firstLine="708"/>
        <w:rPr>
          <w:rFonts w:cstheme="minorHAnsi"/>
        </w:rPr>
      </w:pPr>
      <w:r w:rsidRPr="001734F9">
        <w:rPr>
          <w:rFonts w:cstheme="minorHAnsi"/>
        </w:rPr>
        <w:t>Les configurations de tests sont pa</w:t>
      </w:r>
      <w:r w:rsidR="005D7A5E">
        <w:rPr>
          <w:rFonts w:cstheme="minorHAnsi"/>
        </w:rPr>
        <w:t>rtagées entre les C'You et ALM :</w:t>
      </w:r>
    </w:p>
    <w:p w14:paraId="632E6B64" w14:textId="7AC91775" w:rsidR="007F5633" w:rsidRPr="001734F9" w:rsidRDefault="007F5633" w:rsidP="00CC4F26">
      <w:pPr>
        <w:pStyle w:val="Paragraphedeliste"/>
        <w:numPr>
          <w:ilvl w:val="0"/>
          <w:numId w:val="22"/>
        </w:numPr>
        <w:rPr>
          <w:rFonts w:cstheme="minorHAnsi"/>
        </w:rPr>
      </w:pPr>
      <w:r w:rsidRPr="001734F9">
        <w:rPr>
          <w:rFonts w:cstheme="minorHAnsi"/>
        </w:rPr>
        <w:t xml:space="preserve">Les spécifications sont </w:t>
      </w:r>
      <w:r w:rsidR="001E78D5" w:rsidRPr="001734F9">
        <w:rPr>
          <w:rFonts w:cstheme="minorHAnsi"/>
        </w:rPr>
        <w:t>héritées</w:t>
      </w:r>
      <w:r w:rsidRPr="001734F9">
        <w:rPr>
          <w:rFonts w:cstheme="minorHAnsi"/>
        </w:rPr>
        <w:t xml:space="preserve"> du C'You Projet vers ALM</w:t>
      </w:r>
    </w:p>
    <w:p w14:paraId="632E6B65" w14:textId="77777777" w:rsidR="007F5633" w:rsidRPr="001734F9" w:rsidRDefault="007F5633" w:rsidP="00CC4F26">
      <w:pPr>
        <w:pStyle w:val="Paragraphedeliste"/>
        <w:numPr>
          <w:ilvl w:val="0"/>
          <w:numId w:val="22"/>
        </w:numPr>
        <w:rPr>
          <w:rFonts w:cstheme="minorHAnsi"/>
        </w:rPr>
      </w:pPr>
      <w:r w:rsidRPr="001734F9">
        <w:rPr>
          <w:rFonts w:cstheme="minorHAnsi"/>
        </w:rPr>
        <w:t xml:space="preserve">Les résultats de tests sont transmis d'ALM vers le C'You Projet et/ou le C'You Application selon le type de tests (tests </w:t>
      </w:r>
      <w:r w:rsidR="00C120F2" w:rsidRPr="001734F9">
        <w:rPr>
          <w:rFonts w:cstheme="minorHAnsi"/>
        </w:rPr>
        <w:t>d'intégration Projet, tests de régression de l'Application)</w:t>
      </w:r>
    </w:p>
    <w:p w14:paraId="632E6B66" w14:textId="77777777" w:rsidR="001564D8" w:rsidRPr="001734F9" w:rsidRDefault="001564D8" w:rsidP="0005799B">
      <w:pPr>
        <w:ind w:firstLine="708"/>
        <w:jc w:val="both"/>
        <w:rPr>
          <w:rFonts w:cstheme="minorHAnsi"/>
          <w:vanish/>
          <w:color w:val="C00000"/>
        </w:rPr>
      </w:pPr>
    </w:p>
    <w:p w14:paraId="632E6B67" w14:textId="77777777" w:rsidR="00BE2AB8" w:rsidRDefault="00B855CE" w:rsidP="0005799B">
      <w:pPr>
        <w:ind w:firstLine="708"/>
        <w:jc w:val="both"/>
        <w:rPr>
          <w:rFonts w:cstheme="minorHAnsi"/>
          <w:vanish/>
          <w:color w:val="C00000"/>
        </w:rPr>
      </w:pPr>
      <w:r w:rsidRPr="001734F9">
        <w:rPr>
          <w:rFonts w:cstheme="minorHAnsi"/>
          <w:vanish/>
          <w:color w:val="C00000"/>
        </w:rPr>
        <w:t>Décrire et e</w:t>
      </w:r>
      <w:r w:rsidR="00BE2AB8" w:rsidRPr="001734F9">
        <w:rPr>
          <w:rFonts w:cstheme="minorHAnsi"/>
          <w:vanish/>
          <w:color w:val="C00000"/>
        </w:rPr>
        <w:t>xpliquer l'organisation interne des configurations selon une arborescence standardisée de sous-dossiers spécialisés (par exemple</w:t>
      </w:r>
      <w:r w:rsidR="00CA1EFD" w:rsidRPr="001734F9">
        <w:rPr>
          <w:rFonts w:cstheme="minorHAnsi"/>
          <w:vanish/>
          <w:color w:val="C00000"/>
        </w:rPr>
        <w:t>s</w:t>
      </w:r>
      <w:r w:rsidR="00BE2AB8" w:rsidRPr="001734F9">
        <w:rPr>
          <w:rFonts w:cstheme="minorHAnsi"/>
          <w:vanish/>
          <w:color w:val="C00000"/>
        </w:rPr>
        <w:t>, une reproduction de l'arborescence cible du déploiement, des</w:t>
      </w:r>
      <w:r w:rsidR="00044440" w:rsidRPr="001734F9">
        <w:rPr>
          <w:rFonts w:cstheme="minorHAnsi"/>
          <w:vanish/>
          <w:color w:val="C00000"/>
        </w:rPr>
        <w:t xml:space="preserve"> sous-</w:t>
      </w:r>
      <w:r w:rsidR="00BE2AB8" w:rsidRPr="001734F9">
        <w:rPr>
          <w:rFonts w:cstheme="minorHAnsi"/>
          <w:vanish/>
          <w:color w:val="C00000"/>
        </w:rPr>
        <w:t xml:space="preserve">dossiers pour les spécifications, </w:t>
      </w:r>
      <w:r w:rsidR="00525CC3" w:rsidRPr="001734F9">
        <w:rPr>
          <w:rFonts w:cstheme="minorHAnsi"/>
          <w:vanish/>
          <w:color w:val="C00000"/>
        </w:rPr>
        <w:t xml:space="preserve">les fichiers sources séparés par technologies, </w:t>
      </w:r>
      <w:r w:rsidR="00BE2AB8" w:rsidRPr="001734F9">
        <w:rPr>
          <w:rFonts w:cstheme="minorHAnsi"/>
          <w:vanish/>
          <w:color w:val="C00000"/>
        </w:rPr>
        <w:t>les paramétrages, les tests</w:t>
      </w:r>
      <w:r w:rsidR="00525CC3" w:rsidRPr="001734F9">
        <w:rPr>
          <w:rFonts w:cstheme="minorHAnsi"/>
          <w:vanish/>
          <w:color w:val="C00000"/>
        </w:rPr>
        <w:t xml:space="preserve"> et leurs résultats</w:t>
      </w:r>
      <w:r w:rsidRPr="001734F9">
        <w:rPr>
          <w:rFonts w:cstheme="minorHAnsi"/>
          <w:vanish/>
          <w:color w:val="C00000"/>
        </w:rPr>
        <w:t xml:space="preserve">, </w:t>
      </w:r>
      <w:r w:rsidR="00525CC3" w:rsidRPr="001734F9">
        <w:rPr>
          <w:rFonts w:cstheme="minorHAnsi"/>
          <w:vanish/>
          <w:color w:val="C00000"/>
        </w:rPr>
        <w:t>la documentation,</w:t>
      </w:r>
      <w:r w:rsidRPr="001734F9">
        <w:rPr>
          <w:rFonts w:cstheme="minorHAnsi"/>
          <w:vanish/>
          <w:color w:val="C00000"/>
        </w:rPr>
        <w:t xml:space="preserve"> …</w:t>
      </w:r>
      <w:r w:rsidR="00BE2AB8" w:rsidRPr="001734F9">
        <w:rPr>
          <w:rFonts w:cstheme="minorHAnsi"/>
          <w:vanish/>
          <w:color w:val="C00000"/>
        </w:rPr>
        <w:t>)</w:t>
      </w:r>
    </w:p>
    <w:p w14:paraId="632E6B68" w14:textId="77777777" w:rsidR="00BE419C" w:rsidRPr="001734F9" w:rsidRDefault="00BE419C" w:rsidP="0005799B">
      <w:pPr>
        <w:ind w:firstLine="708"/>
        <w:jc w:val="both"/>
        <w:rPr>
          <w:rFonts w:cstheme="minorHAnsi"/>
          <w:vanish/>
          <w:color w:val="C00000"/>
        </w:rPr>
      </w:pPr>
    </w:p>
    <w:p w14:paraId="632E6B69" w14:textId="6A95D6CB" w:rsidR="009B39C8" w:rsidRDefault="009B39C8" w:rsidP="00AB1B85">
      <w:pPr>
        <w:pStyle w:val="Paragraphedeliste"/>
        <w:ind w:left="0" w:firstLine="709"/>
        <w:jc w:val="both"/>
        <w:rPr>
          <w:rFonts w:cstheme="minorHAnsi"/>
        </w:rPr>
      </w:pPr>
      <w:r w:rsidRPr="001734F9">
        <w:rPr>
          <w:rFonts w:cstheme="minorHAnsi"/>
        </w:rPr>
        <w:t>La composition standard des configurations documentaires gérées par C'You sont définies dans</w:t>
      </w:r>
      <w:r w:rsidR="008F2C53">
        <w:rPr>
          <w:rFonts w:cstheme="minorHAnsi"/>
        </w:rPr>
        <w:t xml:space="preserve"> le</w:t>
      </w:r>
      <w:r w:rsidR="008F2C53" w:rsidRPr="008F2C53">
        <w:rPr>
          <w:rFonts w:cstheme="minorHAnsi"/>
        </w:rPr>
        <w:t xml:space="preserve"> PG</w:t>
      </w:r>
      <w:r w:rsidR="00F52702">
        <w:rPr>
          <w:rFonts w:cstheme="minorHAnsi"/>
        </w:rPr>
        <w:t>C</w:t>
      </w:r>
      <w:r w:rsidR="008F2C53" w:rsidRPr="008F2C53">
        <w:rPr>
          <w:rFonts w:cstheme="minorHAnsi"/>
        </w:rPr>
        <w:t>D C'You pour l'utilisation des référentiels documentaires (Cf. § III.B Références Documentaires)</w:t>
      </w:r>
      <w:r w:rsidR="008F2C53">
        <w:rPr>
          <w:rFonts w:cstheme="minorHAnsi"/>
        </w:rPr>
        <w:t xml:space="preserve"> </w:t>
      </w:r>
      <w:r w:rsidRPr="001734F9">
        <w:rPr>
          <w:rFonts w:cstheme="minorHAnsi"/>
        </w:rPr>
        <w:t xml:space="preserve">les </w:t>
      </w:r>
      <w:r w:rsidR="008F2C53" w:rsidRPr="001734F9">
        <w:rPr>
          <w:rFonts w:cstheme="minorHAnsi"/>
        </w:rPr>
        <w:t>documents.</w:t>
      </w:r>
    </w:p>
    <w:p w14:paraId="632E6B6A" w14:textId="1D2CA68F" w:rsidR="00DB2546" w:rsidRPr="001734F9" w:rsidRDefault="00DB2546" w:rsidP="00EF2B73">
      <w:pPr>
        <w:ind w:firstLine="708"/>
        <w:jc w:val="both"/>
        <w:rPr>
          <w:rFonts w:cstheme="minorHAnsi"/>
        </w:rPr>
      </w:pPr>
      <w:r w:rsidRPr="001734F9">
        <w:rPr>
          <w:rFonts w:cstheme="minorHAnsi"/>
        </w:rPr>
        <w:t>Les développements</w:t>
      </w:r>
      <w:r w:rsidR="001734F9" w:rsidRPr="001734F9">
        <w:rPr>
          <w:rFonts w:cstheme="minorHAnsi"/>
        </w:rPr>
        <w:t xml:space="preserve"> dans le monde Unix nécessite</w:t>
      </w:r>
      <w:r w:rsidR="005D7A5E">
        <w:rPr>
          <w:rFonts w:cstheme="minorHAnsi"/>
        </w:rPr>
        <w:t>nt</w:t>
      </w:r>
      <w:r w:rsidR="001734F9" w:rsidRPr="001734F9">
        <w:rPr>
          <w:rFonts w:cstheme="minorHAnsi"/>
        </w:rPr>
        <w:t xml:space="preserve"> des</w:t>
      </w:r>
      <w:r w:rsidRPr="001734F9">
        <w:rPr>
          <w:rFonts w:cstheme="minorHAnsi"/>
        </w:rPr>
        <w:t xml:space="preserve"> arborescence</w:t>
      </w:r>
      <w:r w:rsidR="001734F9" w:rsidRPr="001734F9">
        <w:rPr>
          <w:rFonts w:cstheme="minorHAnsi"/>
        </w:rPr>
        <w:t>s</w:t>
      </w:r>
      <w:r w:rsidRPr="001734F9">
        <w:rPr>
          <w:rFonts w:cstheme="minorHAnsi"/>
        </w:rPr>
        <w:t xml:space="preserve"> des sources </w:t>
      </w:r>
      <w:r w:rsidR="001734F9" w:rsidRPr="001734F9">
        <w:rPr>
          <w:rFonts w:cstheme="minorHAnsi"/>
        </w:rPr>
        <w:t xml:space="preserve">globalement </w:t>
      </w:r>
      <w:r w:rsidRPr="001734F9">
        <w:rPr>
          <w:rFonts w:cstheme="minorHAnsi"/>
        </w:rPr>
        <w:t>organisée</w:t>
      </w:r>
      <w:r w:rsidR="005D7A5E">
        <w:rPr>
          <w:rFonts w:cstheme="minorHAnsi"/>
        </w:rPr>
        <w:t>s</w:t>
      </w:r>
      <w:r w:rsidRPr="001734F9">
        <w:rPr>
          <w:rFonts w:cstheme="minorHAnsi"/>
        </w:rPr>
        <w:t xml:space="preserve"> à l'identique de l'arborescence</w:t>
      </w:r>
      <w:r w:rsidR="00993502" w:rsidRPr="001734F9">
        <w:rPr>
          <w:rFonts w:cstheme="minorHAnsi"/>
        </w:rPr>
        <w:t xml:space="preserve"> du serveur. En </w:t>
      </w:r>
      <w:r w:rsidR="001E78D5" w:rsidRPr="001734F9">
        <w:rPr>
          <w:rFonts w:cstheme="minorHAnsi"/>
        </w:rPr>
        <w:t>effet cette</w:t>
      </w:r>
      <w:r w:rsidRPr="001734F9">
        <w:rPr>
          <w:rFonts w:cstheme="minorHAnsi"/>
        </w:rPr>
        <w:t xml:space="preserve"> arborescence est utilisée à la fois pour développer et tester directement sur le serveur </w:t>
      </w:r>
      <w:r w:rsidR="001734F9" w:rsidRPr="001734F9">
        <w:rPr>
          <w:rFonts w:cstheme="minorHAnsi"/>
        </w:rPr>
        <w:t>Unix</w:t>
      </w:r>
      <w:r w:rsidRPr="001734F9">
        <w:rPr>
          <w:rFonts w:cstheme="minorHAnsi"/>
        </w:rPr>
        <w:t xml:space="preserve"> dans les conditions</w:t>
      </w:r>
      <w:r w:rsidR="00993502" w:rsidRPr="001734F9">
        <w:rPr>
          <w:rFonts w:cstheme="minorHAnsi"/>
        </w:rPr>
        <w:t xml:space="preserve"> de la structure </w:t>
      </w:r>
      <w:r w:rsidR="001734F9" w:rsidRPr="001734F9">
        <w:rPr>
          <w:rFonts w:cstheme="minorHAnsi"/>
        </w:rPr>
        <w:t xml:space="preserve">Unix </w:t>
      </w:r>
      <w:r w:rsidR="00993502" w:rsidRPr="001734F9">
        <w:rPr>
          <w:rFonts w:cstheme="minorHAnsi"/>
        </w:rPr>
        <w:t>cible.</w:t>
      </w:r>
    </w:p>
    <w:p w14:paraId="632E6B6B" w14:textId="7DD4DA26" w:rsidR="00993502" w:rsidRPr="001734F9" w:rsidRDefault="00993502" w:rsidP="00337FE2">
      <w:pPr>
        <w:ind w:firstLine="284"/>
        <w:rPr>
          <w:rFonts w:cstheme="minorHAnsi"/>
        </w:rPr>
      </w:pPr>
      <w:r w:rsidRPr="001734F9">
        <w:rPr>
          <w:rFonts w:cstheme="minorHAnsi"/>
        </w:rPr>
        <w:t>Cett</w:t>
      </w:r>
      <w:r w:rsidR="00337FE2">
        <w:rPr>
          <w:rFonts w:cstheme="minorHAnsi"/>
        </w:rPr>
        <w:t xml:space="preserve">e organisation est décrite </w:t>
      </w:r>
      <w:r w:rsidR="00E26C4E">
        <w:rPr>
          <w:rFonts w:cstheme="minorHAnsi"/>
        </w:rPr>
        <w:t xml:space="preserve">de façon générique </w:t>
      </w:r>
      <w:hyperlink r:id="rId24" w:history="1">
        <w:r w:rsidR="00EB0C0A">
          <w:rPr>
            <w:rStyle w:val="Lienhypertexte"/>
            <w:rFonts w:ascii="Century Schoolbook" w:hAnsi="Century Schoolbook"/>
            <w:vanish/>
            <w:sz w:val="20"/>
            <w:szCs w:val="18"/>
          </w:rPr>
          <w:t>[</w:t>
        </w:r>
        <w:r w:rsidR="0091481E" w:rsidRPr="00A548FD">
          <w:rPr>
            <w:rStyle w:val="Lienhypertexte"/>
            <w:rFonts w:ascii="Century Schoolbook" w:hAnsi="Century Schoolbook"/>
            <w:vanish/>
            <w:sz w:val="20"/>
            <w:szCs w:val="18"/>
          </w:rPr>
          <w:t>Cf. Règles GC sur le C'You GCL]</w:t>
        </w:r>
      </w:hyperlink>
    </w:p>
    <w:p w14:paraId="632E6B6C" w14:textId="77777777" w:rsidR="009B39C8" w:rsidRDefault="009B39C8" w:rsidP="0065291F">
      <w:pPr>
        <w:ind w:firstLine="708"/>
        <w:rPr>
          <w:rFonts w:ascii="Century Schoolbook" w:hAnsi="Century Schoolbook"/>
          <w:vanish/>
          <w:color w:val="C00000"/>
          <w:sz w:val="20"/>
          <w:szCs w:val="18"/>
        </w:rPr>
      </w:pPr>
    </w:p>
    <w:p w14:paraId="632E6B6D" w14:textId="1AFDDEE6" w:rsidR="0065291F" w:rsidRDefault="005A6A3F" w:rsidP="0065291F">
      <w:pPr>
        <w:ind w:firstLine="708"/>
        <w:rPr>
          <w:rFonts w:ascii="Century Schoolbook" w:hAnsi="Century Schoolbook"/>
          <w:vanish/>
          <w:color w:val="C00000"/>
          <w:sz w:val="20"/>
          <w:szCs w:val="18"/>
        </w:rPr>
      </w:pPr>
      <w:r w:rsidRPr="0005799B">
        <w:rPr>
          <w:rFonts w:ascii="Century Schoolbook" w:hAnsi="Century Schoolbook"/>
          <w:vanish/>
          <w:color w:val="C00000"/>
          <w:sz w:val="20"/>
          <w:szCs w:val="18"/>
        </w:rPr>
        <w:t xml:space="preserve">Si </w:t>
      </w:r>
      <w:r w:rsidR="002C385F" w:rsidRPr="0005799B">
        <w:rPr>
          <w:rFonts w:ascii="Century Schoolbook" w:hAnsi="Century Schoolbook"/>
          <w:vanish/>
          <w:color w:val="C00000"/>
          <w:sz w:val="20"/>
          <w:szCs w:val="18"/>
        </w:rPr>
        <w:t>nécessaire</w:t>
      </w:r>
      <w:r w:rsidRPr="0005799B">
        <w:rPr>
          <w:rFonts w:ascii="Century Schoolbook" w:hAnsi="Century Schoolbook"/>
          <w:vanish/>
          <w:color w:val="C00000"/>
          <w:sz w:val="20"/>
          <w:szCs w:val="18"/>
        </w:rPr>
        <w:t xml:space="preserve">, préciser les cas d'exclusions </w:t>
      </w:r>
      <w:r w:rsidR="00525CC3" w:rsidRPr="0005799B">
        <w:rPr>
          <w:rFonts w:ascii="Century Schoolbook" w:hAnsi="Century Schoolbook"/>
          <w:vanish/>
          <w:color w:val="C00000"/>
          <w:sz w:val="20"/>
          <w:szCs w:val="18"/>
        </w:rPr>
        <w:t>(selon</w:t>
      </w:r>
      <w:r w:rsidR="00B74D6E" w:rsidRPr="0005799B">
        <w:rPr>
          <w:rFonts w:ascii="Century Schoolbook" w:hAnsi="Century Schoolbook"/>
          <w:vanish/>
          <w:color w:val="C00000"/>
          <w:sz w:val="20"/>
          <w:szCs w:val="18"/>
        </w:rPr>
        <w:t xml:space="preserve"> l'acteur ou la phase</w:t>
      </w:r>
      <w:r w:rsidR="00CA1EFD" w:rsidRPr="0005799B">
        <w:rPr>
          <w:rFonts w:ascii="Century Schoolbook" w:hAnsi="Century Schoolbook"/>
          <w:vanish/>
          <w:color w:val="C00000"/>
          <w:sz w:val="20"/>
          <w:szCs w:val="18"/>
        </w:rPr>
        <w:t xml:space="preserve"> projet</w:t>
      </w:r>
      <w:r w:rsidR="00B74D6E" w:rsidRPr="0005799B">
        <w:rPr>
          <w:rFonts w:ascii="Century Schoolbook" w:hAnsi="Century Schoolbook"/>
          <w:vanish/>
          <w:color w:val="C00000"/>
          <w:sz w:val="20"/>
          <w:szCs w:val="18"/>
        </w:rPr>
        <w:t xml:space="preserve">) </w:t>
      </w:r>
      <w:r w:rsidRPr="0005799B">
        <w:rPr>
          <w:rFonts w:ascii="Century Schoolbook" w:hAnsi="Century Schoolbook"/>
          <w:vanish/>
          <w:color w:val="C00000"/>
          <w:sz w:val="20"/>
          <w:szCs w:val="18"/>
        </w:rPr>
        <w:t>de certains éléments (</w:t>
      </w:r>
      <w:r w:rsidR="002C385F" w:rsidRPr="0005799B">
        <w:rPr>
          <w:rFonts w:ascii="Century Schoolbook" w:hAnsi="Century Schoolbook"/>
          <w:vanish/>
          <w:color w:val="C00000"/>
          <w:sz w:val="20"/>
          <w:szCs w:val="18"/>
        </w:rPr>
        <w:t>accès limités</w:t>
      </w:r>
      <w:r w:rsidR="00BE2AB8" w:rsidRPr="0005799B">
        <w:rPr>
          <w:rFonts w:ascii="Century Schoolbook" w:hAnsi="Century Schoolbook"/>
          <w:vanish/>
          <w:color w:val="C00000"/>
          <w:sz w:val="20"/>
          <w:szCs w:val="18"/>
        </w:rPr>
        <w:t xml:space="preserve"> à certains sous-dossiers</w:t>
      </w:r>
      <w:r w:rsidR="002C385F" w:rsidRPr="0005799B">
        <w:rPr>
          <w:rFonts w:ascii="Century Schoolbook" w:hAnsi="Century Schoolbook"/>
          <w:vanish/>
          <w:color w:val="C00000"/>
          <w:sz w:val="20"/>
          <w:szCs w:val="18"/>
        </w:rPr>
        <w:t xml:space="preserve">, </w:t>
      </w:r>
      <w:r w:rsidR="00086287" w:rsidRPr="0005799B">
        <w:rPr>
          <w:rFonts w:ascii="Century Schoolbook" w:hAnsi="Century Schoolbook"/>
          <w:vanish/>
          <w:color w:val="C00000"/>
          <w:sz w:val="20"/>
          <w:szCs w:val="18"/>
        </w:rPr>
        <w:t xml:space="preserve">éléments </w:t>
      </w:r>
      <w:r w:rsidRPr="0005799B">
        <w:rPr>
          <w:rFonts w:ascii="Century Schoolbook" w:hAnsi="Century Schoolbook"/>
          <w:vanish/>
          <w:color w:val="C00000"/>
          <w:sz w:val="20"/>
          <w:szCs w:val="18"/>
        </w:rPr>
        <w:t xml:space="preserve">utilisables mais non </w:t>
      </w:r>
      <w:r w:rsidR="001E78D5" w:rsidRPr="0005799B">
        <w:rPr>
          <w:rFonts w:ascii="Century Schoolbook" w:hAnsi="Century Schoolbook"/>
          <w:vanish/>
          <w:color w:val="C00000"/>
          <w:sz w:val="20"/>
          <w:szCs w:val="18"/>
        </w:rPr>
        <w:t>modifiables, existences</w:t>
      </w:r>
      <w:r w:rsidRPr="0005799B">
        <w:rPr>
          <w:rFonts w:ascii="Century Schoolbook" w:hAnsi="Century Schoolbook"/>
          <w:vanish/>
          <w:color w:val="C00000"/>
          <w:sz w:val="20"/>
          <w:szCs w:val="18"/>
        </w:rPr>
        <w:t xml:space="preserve"> transitoires, …)</w:t>
      </w:r>
      <w:r w:rsidR="00BE2AB8" w:rsidRPr="0005799B">
        <w:rPr>
          <w:rFonts w:ascii="Century Schoolbook" w:hAnsi="Century Schoolbook"/>
          <w:vanish/>
          <w:color w:val="C00000"/>
          <w:sz w:val="20"/>
          <w:szCs w:val="18"/>
        </w:rPr>
        <w:t xml:space="preserve">, </w:t>
      </w:r>
      <w:r w:rsidR="00CA1EFD" w:rsidRPr="0005799B">
        <w:rPr>
          <w:rFonts w:ascii="Century Schoolbook" w:hAnsi="Century Schoolbook"/>
          <w:vanish/>
          <w:color w:val="C00000"/>
          <w:sz w:val="20"/>
          <w:szCs w:val="18"/>
        </w:rPr>
        <w:t>l'emploi de</w:t>
      </w:r>
      <w:r w:rsidR="002C385F" w:rsidRPr="0005799B">
        <w:rPr>
          <w:rFonts w:ascii="Century Schoolbook" w:hAnsi="Century Schoolbook"/>
          <w:vanish/>
          <w:color w:val="C00000"/>
          <w:sz w:val="20"/>
          <w:szCs w:val="18"/>
        </w:rPr>
        <w:t xml:space="preserve"> filtres de discrimination techniques (séparer des technologies, des </w:t>
      </w:r>
      <w:r w:rsidR="00B855CE" w:rsidRPr="0005799B">
        <w:rPr>
          <w:rFonts w:ascii="Century Schoolbook" w:hAnsi="Century Schoolbook"/>
          <w:vanish/>
          <w:color w:val="C00000"/>
          <w:sz w:val="20"/>
          <w:szCs w:val="18"/>
        </w:rPr>
        <w:t>types</w:t>
      </w:r>
      <w:r w:rsidR="002C385F" w:rsidRPr="0005799B">
        <w:rPr>
          <w:rFonts w:ascii="Century Schoolbook" w:hAnsi="Century Schoolbook"/>
          <w:vanish/>
          <w:color w:val="C00000"/>
          <w:sz w:val="20"/>
          <w:szCs w:val="18"/>
        </w:rPr>
        <w:t xml:space="preserve"> de documents, …) </w:t>
      </w:r>
    </w:p>
    <w:p w14:paraId="632E6B6E" w14:textId="77777777" w:rsidR="00646A64" w:rsidRDefault="00646A64" w:rsidP="00646A64">
      <w:pPr>
        <w:ind w:firstLine="708"/>
        <w:rPr>
          <w:rFonts w:ascii="Century Schoolbook" w:hAnsi="Century Schoolbook"/>
          <w:vanish/>
          <w:color w:val="C00000"/>
          <w:sz w:val="20"/>
          <w:szCs w:val="18"/>
        </w:rPr>
      </w:pPr>
    </w:p>
    <w:p w14:paraId="632E6B6F" w14:textId="77777777" w:rsidR="00EF2B73" w:rsidRPr="00994004" w:rsidRDefault="00EF2B73" w:rsidP="00994004">
      <w:pPr>
        <w:pStyle w:val="Paragraphedeliste"/>
        <w:ind w:left="0" w:firstLine="709"/>
        <w:jc w:val="both"/>
        <w:rPr>
          <w:rFonts w:cstheme="minorHAnsi"/>
        </w:rPr>
      </w:pPr>
    </w:p>
    <w:p w14:paraId="632E6B70" w14:textId="77777777" w:rsidR="001F1142" w:rsidRPr="00DC4DB6" w:rsidRDefault="00A114D9" w:rsidP="0005799B">
      <w:pPr>
        <w:pStyle w:val="Titre3"/>
      </w:pPr>
      <w:bookmarkStart w:id="73" w:name="_Toc526261862"/>
      <w:r>
        <w:t>Règles de gestion des configurations</w:t>
      </w:r>
      <w:bookmarkEnd w:id="73"/>
    </w:p>
    <w:p w14:paraId="632E6B71" w14:textId="77777777" w:rsidR="00994004" w:rsidRDefault="005A6A3F" w:rsidP="00994004">
      <w:pPr>
        <w:ind w:firstLine="708"/>
        <w:rPr>
          <w:rFonts w:ascii="Century Schoolbook" w:hAnsi="Century Schoolbook"/>
          <w:vanish/>
          <w:color w:val="C00000"/>
          <w:sz w:val="20"/>
          <w:szCs w:val="18"/>
        </w:rPr>
      </w:pPr>
      <w:r w:rsidRPr="0005799B">
        <w:rPr>
          <w:rFonts w:ascii="Century Schoolbook" w:hAnsi="Century Schoolbook"/>
          <w:vanish/>
          <w:color w:val="C00000"/>
          <w:sz w:val="20"/>
          <w:szCs w:val="18"/>
        </w:rPr>
        <w:t>Lister les configurations gérées</w:t>
      </w:r>
      <w:r w:rsidR="00B855CE" w:rsidRPr="0005799B">
        <w:rPr>
          <w:rFonts w:ascii="Century Schoolbook" w:hAnsi="Century Schoolbook"/>
          <w:vanish/>
          <w:color w:val="C00000"/>
          <w:sz w:val="20"/>
          <w:szCs w:val="18"/>
        </w:rPr>
        <w:t xml:space="preserve"> et/ou accédées (Cf. § </w:t>
      </w:r>
      <w:r w:rsidR="00384D68" w:rsidRPr="0005799B">
        <w:rPr>
          <w:rFonts w:ascii="Century Schoolbook" w:hAnsi="Century Schoolbook"/>
          <w:vanish/>
          <w:color w:val="C00000"/>
          <w:sz w:val="20"/>
          <w:szCs w:val="18"/>
        </w:rPr>
        <w:fldChar w:fldCharType="begin"/>
      </w:r>
      <w:r w:rsidR="00384D68" w:rsidRPr="0005799B">
        <w:rPr>
          <w:rFonts w:ascii="Century Schoolbook" w:hAnsi="Century Schoolbook"/>
          <w:vanish/>
          <w:color w:val="C00000"/>
          <w:sz w:val="20"/>
          <w:szCs w:val="18"/>
        </w:rPr>
        <w:instrText xml:space="preserve"> REF _Ref488408166 \r \h </w:instrText>
      </w:r>
      <w:r w:rsidR="00DC4DB6" w:rsidRPr="0005799B">
        <w:rPr>
          <w:rFonts w:ascii="Century Schoolbook" w:hAnsi="Century Schoolbook"/>
          <w:vanish/>
          <w:color w:val="C00000"/>
          <w:sz w:val="20"/>
          <w:szCs w:val="18"/>
        </w:rPr>
        <w:instrText xml:space="preserve"> \* MERGEFORMAT </w:instrText>
      </w:r>
      <w:r w:rsidR="00384D68" w:rsidRPr="0005799B">
        <w:rPr>
          <w:rFonts w:ascii="Century Schoolbook" w:hAnsi="Century Schoolbook"/>
          <w:vanish/>
          <w:color w:val="C00000"/>
          <w:sz w:val="20"/>
          <w:szCs w:val="18"/>
        </w:rPr>
      </w:r>
      <w:r w:rsidR="00384D68" w:rsidRPr="0005799B">
        <w:rPr>
          <w:rFonts w:ascii="Century Schoolbook" w:hAnsi="Century Schoolbook"/>
          <w:vanish/>
          <w:color w:val="C00000"/>
          <w:sz w:val="20"/>
          <w:szCs w:val="18"/>
        </w:rPr>
        <w:fldChar w:fldCharType="separate"/>
      </w:r>
      <w:r w:rsidR="000F545B">
        <w:rPr>
          <w:rFonts w:ascii="Century Schoolbook" w:hAnsi="Century Schoolbook"/>
          <w:vanish/>
          <w:color w:val="C00000"/>
          <w:sz w:val="20"/>
          <w:szCs w:val="18"/>
        </w:rPr>
        <w:t>I.B.2</w:t>
      </w:r>
      <w:r w:rsidR="00384D68" w:rsidRPr="0005799B">
        <w:rPr>
          <w:rFonts w:ascii="Century Schoolbook" w:hAnsi="Century Schoolbook"/>
          <w:vanish/>
          <w:color w:val="C00000"/>
          <w:sz w:val="20"/>
          <w:szCs w:val="18"/>
        </w:rPr>
        <w:fldChar w:fldCharType="end"/>
      </w:r>
      <w:r w:rsidR="00396782" w:rsidRPr="0005799B">
        <w:rPr>
          <w:rFonts w:ascii="Century Schoolbook" w:hAnsi="Century Schoolbook"/>
          <w:vanish/>
          <w:color w:val="C00000"/>
          <w:sz w:val="20"/>
          <w:szCs w:val="18"/>
        </w:rPr>
        <w:t>)</w:t>
      </w:r>
      <w:r w:rsidRPr="0005799B">
        <w:rPr>
          <w:rFonts w:ascii="Century Schoolbook" w:hAnsi="Century Schoolbook"/>
          <w:vanish/>
          <w:color w:val="C00000"/>
          <w:sz w:val="20"/>
          <w:szCs w:val="18"/>
        </w:rPr>
        <w:t xml:space="preserve">, </w:t>
      </w:r>
      <w:r w:rsidR="008308D5" w:rsidRPr="0005799B">
        <w:rPr>
          <w:rFonts w:ascii="Century Schoolbook" w:hAnsi="Century Schoolbook"/>
          <w:vanish/>
          <w:color w:val="C00000"/>
          <w:sz w:val="20"/>
          <w:szCs w:val="18"/>
        </w:rPr>
        <w:t xml:space="preserve">leurs contenus (logique), </w:t>
      </w:r>
      <w:r w:rsidRPr="00DD4E59">
        <w:rPr>
          <w:rFonts w:ascii="Century Schoolbook" w:hAnsi="Century Schoolbook"/>
          <w:b/>
          <w:vanish/>
          <w:color w:val="C00000"/>
          <w:sz w:val="20"/>
          <w:szCs w:val="18"/>
        </w:rPr>
        <w:t xml:space="preserve">leurs </w:t>
      </w:r>
      <w:r w:rsidR="002C385F" w:rsidRPr="00DD4E59">
        <w:rPr>
          <w:rFonts w:ascii="Century Schoolbook" w:hAnsi="Century Schoolbook"/>
          <w:b/>
          <w:vanish/>
          <w:color w:val="C00000"/>
          <w:sz w:val="20"/>
          <w:szCs w:val="18"/>
        </w:rPr>
        <w:t xml:space="preserve">localisation techniques, </w:t>
      </w:r>
      <w:r w:rsidR="002C385F" w:rsidRPr="0005799B">
        <w:rPr>
          <w:rFonts w:ascii="Century Schoolbook" w:hAnsi="Century Schoolbook"/>
          <w:vanish/>
          <w:color w:val="C00000"/>
          <w:sz w:val="20"/>
          <w:szCs w:val="18"/>
        </w:rPr>
        <w:t xml:space="preserve">leurs </w:t>
      </w:r>
      <w:r w:rsidRPr="0005799B">
        <w:rPr>
          <w:rFonts w:ascii="Century Schoolbook" w:hAnsi="Century Schoolbook"/>
          <w:vanish/>
          <w:color w:val="C00000"/>
          <w:sz w:val="20"/>
          <w:szCs w:val="18"/>
        </w:rPr>
        <w:t>liens, leurs utilisateurs</w:t>
      </w:r>
      <w:r w:rsidR="002C385F" w:rsidRPr="0005799B">
        <w:rPr>
          <w:rFonts w:ascii="Century Schoolbook" w:hAnsi="Century Schoolbook"/>
          <w:vanish/>
          <w:color w:val="C00000"/>
          <w:sz w:val="20"/>
          <w:szCs w:val="18"/>
        </w:rPr>
        <w:t xml:space="preserve"> et gestionnaires, le</w:t>
      </w:r>
      <w:r w:rsidR="008308D5" w:rsidRPr="0005799B">
        <w:rPr>
          <w:rFonts w:ascii="Century Schoolbook" w:hAnsi="Century Schoolbook"/>
          <w:vanish/>
          <w:color w:val="C00000"/>
          <w:sz w:val="20"/>
          <w:szCs w:val="18"/>
        </w:rPr>
        <w:t>urs</w:t>
      </w:r>
      <w:r w:rsidR="002C385F" w:rsidRPr="0005799B">
        <w:rPr>
          <w:rFonts w:ascii="Century Schoolbook" w:hAnsi="Century Schoolbook"/>
          <w:vanish/>
          <w:color w:val="C00000"/>
          <w:sz w:val="20"/>
          <w:szCs w:val="18"/>
        </w:rPr>
        <w:t xml:space="preserve"> occurrences d'exploitation</w:t>
      </w:r>
      <w:r w:rsidR="008308D5" w:rsidRPr="0005799B">
        <w:rPr>
          <w:rFonts w:ascii="Century Schoolbook" w:hAnsi="Century Schoolbook"/>
          <w:vanish/>
          <w:color w:val="C00000"/>
          <w:sz w:val="20"/>
          <w:szCs w:val="18"/>
        </w:rPr>
        <w:t>.</w:t>
      </w:r>
      <w:r w:rsidR="00994004" w:rsidRPr="00994004">
        <w:rPr>
          <w:rFonts w:ascii="Century Schoolbook" w:hAnsi="Century Schoolbook"/>
          <w:vanish/>
          <w:color w:val="C00000"/>
          <w:sz w:val="20"/>
          <w:szCs w:val="18"/>
        </w:rPr>
        <w:t xml:space="preserve"> </w:t>
      </w:r>
      <w:r w:rsidR="00994004">
        <w:rPr>
          <w:rFonts w:ascii="Century Schoolbook" w:hAnsi="Century Schoolbook"/>
          <w:vanish/>
          <w:color w:val="C00000"/>
          <w:sz w:val="20"/>
          <w:szCs w:val="18"/>
        </w:rPr>
        <w:t xml:space="preserve">Préciser les liens d'accès aux configurations </w:t>
      </w:r>
    </w:p>
    <w:p w14:paraId="632E6B72" w14:textId="77777777" w:rsidR="005A6A3F" w:rsidRDefault="005A6A3F" w:rsidP="0005799B">
      <w:pPr>
        <w:ind w:firstLine="708"/>
        <w:jc w:val="both"/>
        <w:rPr>
          <w:rFonts w:ascii="Century Schoolbook" w:hAnsi="Century Schoolbook"/>
          <w:vanish/>
          <w:color w:val="C00000"/>
          <w:sz w:val="20"/>
          <w:szCs w:val="18"/>
        </w:rPr>
      </w:pPr>
    </w:p>
    <w:p w14:paraId="6CB39C4E" w14:textId="4CCE0410" w:rsidR="007B301C" w:rsidRPr="001734F9" w:rsidRDefault="00994004" w:rsidP="00337FE2">
      <w:pPr>
        <w:ind w:firstLine="284"/>
        <w:rPr>
          <w:rFonts w:cstheme="minorHAnsi"/>
        </w:rPr>
      </w:pPr>
      <w:r>
        <w:t xml:space="preserve">Les configurations de développements sont accessibles </w:t>
      </w:r>
      <w:r w:rsidR="00B605BC">
        <w:t xml:space="preserve">et gérées </w:t>
      </w:r>
      <w:r>
        <w:t xml:space="preserve">selon les </w:t>
      </w:r>
      <w:r w:rsidR="001512ED">
        <w:t xml:space="preserve">règles </w:t>
      </w:r>
      <w:r w:rsidR="00E26C4E">
        <w:rPr>
          <w:rFonts w:cstheme="minorHAnsi"/>
        </w:rPr>
        <w:t xml:space="preserve">génériques </w:t>
      </w:r>
      <w:hyperlink r:id="rId25" w:history="1">
        <w:r w:rsidR="00EB0C0A">
          <w:rPr>
            <w:rStyle w:val="Lienhypertexte"/>
            <w:rFonts w:ascii="Century Schoolbook" w:hAnsi="Century Schoolbook"/>
            <w:vanish/>
            <w:sz w:val="20"/>
            <w:szCs w:val="18"/>
          </w:rPr>
          <w:t>[</w:t>
        </w:r>
        <w:r w:rsidR="0091481E" w:rsidRPr="00A548FD">
          <w:rPr>
            <w:rStyle w:val="Lienhypertexte"/>
            <w:rFonts w:ascii="Century Schoolbook" w:hAnsi="Century Schoolbook"/>
            <w:vanish/>
            <w:sz w:val="20"/>
            <w:szCs w:val="18"/>
          </w:rPr>
          <w:t>Cf. Règles GC sur le C'You GCL]</w:t>
        </w:r>
      </w:hyperlink>
    </w:p>
    <w:p w14:paraId="632E6B74" w14:textId="41CBC8B4" w:rsidR="00356197" w:rsidRDefault="00356197" w:rsidP="00305D73">
      <w:pPr>
        <w:ind w:firstLine="284"/>
      </w:pPr>
      <w:r>
        <w:t>L'URL d'accès au dépôt GitLab est standard pour tous:</w:t>
      </w:r>
    </w:p>
    <w:p w14:paraId="47FD0D35" w14:textId="07046118" w:rsidR="007B301C" w:rsidRPr="006000DA" w:rsidRDefault="001456C2" w:rsidP="006000DA">
      <w:pPr>
        <w:ind w:left="1416" w:hanging="708"/>
        <w:rPr>
          <w:rFonts w:ascii="Lucida Console" w:hAnsi="Lucida Console"/>
          <w:sz w:val="20"/>
        </w:rPr>
      </w:pPr>
      <w:hyperlink r:id="rId26" w:history="1">
        <w:r w:rsidR="002057E3" w:rsidRPr="002057E3">
          <w:rPr>
            <w:rStyle w:val="Lienhypertexte"/>
            <w:rFonts w:ascii="Lucida Console" w:hAnsi="Lucida Console"/>
            <w:sz w:val="20"/>
          </w:rPr>
          <w:t>https://cip-gitlab-</w:t>
        </w:r>
        <w:r w:rsidR="00356197" w:rsidRPr="002057E3">
          <w:rPr>
            <w:rStyle w:val="Lienhypertexte"/>
            <w:rFonts w:ascii="Lucida Console" w:hAnsi="Lucida Console"/>
            <w:sz w:val="20"/>
          </w:rPr>
          <w:t>assurance</w:t>
        </w:r>
        <w:r w:rsidR="002057E3" w:rsidRPr="002057E3">
          <w:rPr>
            <w:rStyle w:val="Lienhypertexte"/>
            <w:rFonts w:ascii="Lucida Console" w:hAnsi="Lucida Console"/>
            <w:sz w:val="20"/>
          </w:rPr>
          <w:t>.is.echonet/</w:t>
        </w:r>
      </w:hyperlink>
    </w:p>
    <w:p w14:paraId="632E6B77" w14:textId="028E56CC" w:rsidR="00A921C7" w:rsidRPr="002057E3" w:rsidRDefault="00A921C7" w:rsidP="002057E3">
      <w:pPr>
        <w:ind w:firstLine="284"/>
        <w:rPr>
          <w:rFonts w:cstheme="minorHAnsi"/>
        </w:rPr>
      </w:pPr>
      <w:r w:rsidRPr="00075D93">
        <w:t xml:space="preserve">La configuration de test correspondante sur ALM est identifiée </w:t>
      </w:r>
      <w:r w:rsidR="00075D93">
        <w:t xml:space="preserve">selon </w:t>
      </w:r>
      <w:r w:rsidR="00E26C4E">
        <w:t xml:space="preserve">des règles </w:t>
      </w:r>
      <w:r w:rsidR="00E26C4E" w:rsidRPr="00B4550F">
        <w:t xml:space="preserve">génériques </w:t>
      </w:r>
      <w:hyperlink r:id="rId27" w:history="1">
        <w:r w:rsidR="007B301C">
          <w:rPr>
            <w:rStyle w:val="Lienhypertexte"/>
            <w:rFonts w:ascii="Century Schoolbook" w:hAnsi="Century Schoolbook"/>
            <w:vanish/>
            <w:sz w:val="20"/>
            <w:szCs w:val="18"/>
          </w:rPr>
          <w:t>[</w:t>
        </w:r>
        <w:r w:rsidR="007B301C" w:rsidRPr="00A548FD">
          <w:rPr>
            <w:rStyle w:val="Lienhypertexte"/>
            <w:rFonts w:ascii="Century Schoolbook" w:hAnsi="Century Schoolbook"/>
            <w:vanish/>
            <w:sz w:val="20"/>
            <w:szCs w:val="18"/>
          </w:rPr>
          <w:t>Cf. Règles GC sur le C'You GCL]</w:t>
        </w:r>
      </w:hyperlink>
    </w:p>
    <w:p w14:paraId="632E6B78" w14:textId="4BABEEA7" w:rsidR="00BF17D3" w:rsidRPr="00DC4DB6" w:rsidRDefault="00BF17D3" w:rsidP="0005799B">
      <w:pPr>
        <w:pStyle w:val="Titre3"/>
      </w:pPr>
      <w:bookmarkStart w:id="74" w:name="_Toc526261863"/>
      <w:r w:rsidRPr="00DC4DB6">
        <w:t>Règles de nommage</w:t>
      </w:r>
      <w:bookmarkEnd w:id="74"/>
    </w:p>
    <w:p w14:paraId="632E6B79" w14:textId="77777777" w:rsidR="002A3674" w:rsidRDefault="002C385F" w:rsidP="009459D4">
      <w:pPr>
        <w:ind w:firstLine="708"/>
        <w:rPr>
          <w:rFonts w:ascii="Century Schoolbook" w:hAnsi="Century Schoolbook"/>
          <w:vanish/>
          <w:color w:val="C00000"/>
          <w:sz w:val="20"/>
          <w:szCs w:val="18"/>
        </w:rPr>
      </w:pPr>
      <w:r w:rsidRPr="0005799B">
        <w:rPr>
          <w:rFonts w:ascii="Century Schoolbook" w:hAnsi="Century Schoolbook"/>
          <w:vanish/>
          <w:color w:val="C00000"/>
          <w:sz w:val="20"/>
          <w:szCs w:val="18"/>
        </w:rPr>
        <w:t xml:space="preserve">Enoncer les normes pour désigner les configurations. Cela sera très lié </w:t>
      </w:r>
      <w:r w:rsidR="00FE2E1D" w:rsidRPr="0005799B">
        <w:rPr>
          <w:rFonts w:ascii="Century Schoolbook" w:hAnsi="Century Schoolbook"/>
          <w:vanish/>
          <w:color w:val="C00000"/>
          <w:sz w:val="20"/>
          <w:szCs w:val="18"/>
        </w:rPr>
        <w:t xml:space="preserve">à leurs contenus et </w:t>
      </w:r>
      <w:r w:rsidRPr="0005799B">
        <w:rPr>
          <w:rFonts w:ascii="Century Schoolbook" w:hAnsi="Century Schoolbook"/>
          <w:vanish/>
          <w:color w:val="C00000"/>
          <w:sz w:val="20"/>
          <w:szCs w:val="18"/>
        </w:rPr>
        <w:t xml:space="preserve">aux cas d'utilisations </w:t>
      </w:r>
      <w:r w:rsidR="000231C1" w:rsidRPr="0005799B">
        <w:rPr>
          <w:rFonts w:ascii="Century Schoolbook" w:hAnsi="Century Schoolbook"/>
          <w:vanish/>
          <w:color w:val="C00000"/>
          <w:sz w:val="20"/>
          <w:szCs w:val="18"/>
        </w:rPr>
        <w:t xml:space="preserve">pour permettre une identification </w:t>
      </w:r>
      <w:r w:rsidR="003859F0" w:rsidRPr="0005799B">
        <w:rPr>
          <w:rFonts w:ascii="Century Schoolbook" w:hAnsi="Century Schoolbook"/>
          <w:vanish/>
          <w:color w:val="C00000"/>
          <w:sz w:val="20"/>
          <w:szCs w:val="18"/>
        </w:rPr>
        <w:t>associée</w:t>
      </w:r>
      <w:r w:rsidR="000231C1" w:rsidRPr="0005799B">
        <w:rPr>
          <w:rFonts w:ascii="Century Schoolbook" w:hAnsi="Century Schoolbook"/>
          <w:vanish/>
          <w:color w:val="C00000"/>
          <w:sz w:val="20"/>
          <w:szCs w:val="18"/>
        </w:rPr>
        <w:t xml:space="preserve"> au</w:t>
      </w:r>
      <w:r w:rsidR="000D3F0E" w:rsidRPr="0005799B">
        <w:rPr>
          <w:rFonts w:ascii="Century Schoolbook" w:hAnsi="Century Schoolbook"/>
          <w:vanish/>
          <w:color w:val="C00000"/>
          <w:sz w:val="20"/>
          <w:szCs w:val="18"/>
        </w:rPr>
        <w:t>x</w:t>
      </w:r>
      <w:r w:rsidR="000231C1" w:rsidRPr="0005799B">
        <w:rPr>
          <w:rFonts w:ascii="Century Schoolbook" w:hAnsi="Century Schoolbook"/>
          <w:vanish/>
          <w:color w:val="C00000"/>
          <w:sz w:val="20"/>
          <w:szCs w:val="18"/>
        </w:rPr>
        <w:t xml:space="preserve"> usages exprimés</w:t>
      </w:r>
      <w:r w:rsidRPr="0005799B">
        <w:rPr>
          <w:rFonts w:ascii="Century Schoolbook" w:hAnsi="Century Schoolbook"/>
          <w:vanish/>
          <w:color w:val="C00000"/>
          <w:sz w:val="20"/>
          <w:szCs w:val="18"/>
        </w:rPr>
        <w:t xml:space="preserve"> </w:t>
      </w:r>
      <w:r w:rsidR="000D3F0E" w:rsidRPr="0005799B">
        <w:rPr>
          <w:rFonts w:ascii="Century Schoolbook" w:hAnsi="Century Schoolbook"/>
          <w:vanish/>
          <w:color w:val="C00000"/>
          <w:sz w:val="20"/>
          <w:szCs w:val="18"/>
        </w:rPr>
        <w:t xml:space="preserve">(Cf. § </w:t>
      </w:r>
      <w:r w:rsidR="00384D68" w:rsidRPr="0005799B">
        <w:rPr>
          <w:rFonts w:ascii="Century Schoolbook" w:hAnsi="Century Schoolbook"/>
          <w:vanish/>
          <w:color w:val="C00000"/>
          <w:sz w:val="20"/>
          <w:szCs w:val="18"/>
        </w:rPr>
        <w:fldChar w:fldCharType="begin"/>
      </w:r>
      <w:r w:rsidR="00384D68" w:rsidRPr="0005799B">
        <w:rPr>
          <w:rFonts w:ascii="Century Schoolbook" w:hAnsi="Century Schoolbook"/>
          <w:vanish/>
          <w:color w:val="C00000"/>
          <w:sz w:val="20"/>
          <w:szCs w:val="18"/>
        </w:rPr>
        <w:instrText xml:space="preserve"> REF _Ref488408113 \r \h </w:instrText>
      </w:r>
      <w:r w:rsidR="00DC4DB6" w:rsidRPr="0005799B">
        <w:rPr>
          <w:rFonts w:ascii="Century Schoolbook" w:hAnsi="Century Schoolbook"/>
          <w:vanish/>
          <w:color w:val="C00000"/>
          <w:sz w:val="20"/>
          <w:szCs w:val="18"/>
        </w:rPr>
        <w:instrText xml:space="preserve"> \* MERGEFORMAT </w:instrText>
      </w:r>
      <w:r w:rsidR="00384D68" w:rsidRPr="0005799B">
        <w:rPr>
          <w:rFonts w:ascii="Century Schoolbook" w:hAnsi="Century Schoolbook"/>
          <w:vanish/>
          <w:color w:val="C00000"/>
          <w:sz w:val="20"/>
          <w:szCs w:val="18"/>
        </w:rPr>
      </w:r>
      <w:r w:rsidR="00384D68" w:rsidRPr="0005799B">
        <w:rPr>
          <w:rFonts w:ascii="Century Schoolbook" w:hAnsi="Century Schoolbook"/>
          <w:vanish/>
          <w:color w:val="C00000"/>
          <w:sz w:val="20"/>
          <w:szCs w:val="18"/>
        </w:rPr>
        <w:fldChar w:fldCharType="separate"/>
      </w:r>
      <w:r w:rsidR="000F545B">
        <w:rPr>
          <w:rFonts w:ascii="Century Schoolbook" w:hAnsi="Century Schoolbook"/>
          <w:vanish/>
          <w:color w:val="C00000"/>
          <w:sz w:val="20"/>
          <w:szCs w:val="18"/>
        </w:rPr>
        <w:t>0</w:t>
      </w:r>
      <w:r w:rsidR="00384D68" w:rsidRPr="0005799B">
        <w:rPr>
          <w:rFonts w:ascii="Century Schoolbook" w:hAnsi="Century Schoolbook"/>
          <w:vanish/>
          <w:color w:val="C00000"/>
          <w:sz w:val="20"/>
          <w:szCs w:val="18"/>
        </w:rPr>
        <w:fldChar w:fldCharType="end"/>
      </w:r>
      <w:r w:rsidR="000D3F0E" w:rsidRPr="0005799B">
        <w:rPr>
          <w:rFonts w:ascii="Century Schoolbook" w:hAnsi="Century Schoolbook"/>
          <w:vanish/>
          <w:color w:val="C00000"/>
          <w:sz w:val="20"/>
          <w:szCs w:val="18"/>
        </w:rPr>
        <w:t>)</w:t>
      </w:r>
    </w:p>
    <w:p w14:paraId="632E6B7A" w14:textId="028F0B70" w:rsidR="00434DBF" w:rsidRDefault="00434DBF" w:rsidP="00434DBF">
      <w:pPr>
        <w:ind w:firstLine="708"/>
        <w:rPr>
          <w:rFonts w:ascii="Century Schoolbook" w:hAnsi="Century Schoolbook"/>
          <w:vanish/>
          <w:color w:val="C00000"/>
          <w:sz w:val="20"/>
          <w:szCs w:val="18"/>
        </w:rPr>
      </w:pPr>
      <w:r>
        <w:rPr>
          <w:rFonts w:ascii="Century Schoolbook" w:hAnsi="Century Schoolbook"/>
          <w:vanish/>
          <w:color w:val="C00000"/>
          <w:sz w:val="20"/>
          <w:szCs w:val="18"/>
        </w:rPr>
        <w:t xml:space="preserve">Attention ne pas confondre </w:t>
      </w:r>
      <w:r w:rsidR="00895470">
        <w:rPr>
          <w:rFonts w:ascii="Century Schoolbook" w:hAnsi="Century Schoolbook"/>
          <w:vanish/>
          <w:color w:val="C00000"/>
          <w:sz w:val="20"/>
          <w:szCs w:val="18"/>
        </w:rPr>
        <w:t xml:space="preserve">versionnement et </w:t>
      </w:r>
      <w:r>
        <w:rPr>
          <w:rFonts w:ascii="Century Schoolbook" w:hAnsi="Century Schoolbook"/>
          <w:vanish/>
          <w:color w:val="C00000"/>
          <w:sz w:val="20"/>
          <w:szCs w:val="18"/>
        </w:rPr>
        <w:t>nommage</w:t>
      </w:r>
      <w:r w:rsidR="00895470">
        <w:rPr>
          <w:rFonts w:ascii="Century Schoolbook" w:hAnsi="Century Schoolbook"/>
          <w:vanish/>
          <w:color w:val="C00000"/>
          <w:sz w:val="20"/>
          <w:szCs w:val="18"/>
        </w:rPr>
        <w:t xml:space="preserve"> des configurations, les deux étant associés pour désigner</w:t>
      </w:r>
      <w:r w:rsidR="00F52702">
        <w:rPr>
          <w:rFonts w:ascii="Century Schoolbook" w:hAnsi="Century Schoolbook"/>
          <w:vanish/>
          <w:color w:val="C00000"/>
          <w:sz w:val="20"/>
          <w:szCs w:val="18"/>
        </w:rPr>
        <w:t xml:space="preserve"> le concept de "Version" banalisé entre le contenu et une </w:t>
      </w:r>
      <w:r w:rsidR="001D35FE">
        <w:rPr>
          <w:rFonts w:ascii="Century Schoolbook" w:hAnsi="Century Schoolbook"/>
          <w:vanish/>
          <w:color w:val="C00000"/>
          <w:sz w:val="20"/>
          <w:szCs w:val="18"/>
        </w:rPr>
        <w:t>instance</w:t>
      </w:r>
      <w:r w:rsidR="00F52702">
        <w:rPr>
          <w:rFonts w:ascii="Century Schoolbook" w:hAnsi="Century Schoolbook"/>
          <w:vanish/>
          <w:color w:val="C00000"/>
          <w:sz w:val="20"/>
          <w:szCs w:val="18"/>
        </w:rPr>
        <w:t xml:space="preserve"> spécifique de ce contenu</w:t>
      </w:r>
      <w:r w:rsidR="00895470">
        <w:rPr>
          <w:rFonts w:ascii="Century Schoolbook" w:hAnsi="Century Schoolbook"/>
          <w:vanish/>
          <w:color w:val="C00000"/>
          <w:sz w:val="20"/>
          <w:szCs w:val="18"/>
        </w:rPr>
        <w:t xml:space="preserve"> </w:t>
      </w:r>
    </w:p>
    <w:p w14:paraId="632E6B7B" w14:textId="77777777" w:rsidR="001564D8" w:rsidRDefault="001564D8" w:rsidP="009459D4">
      <w:pPr>
        <w:ind w:firstLine="708"/>
        <w:rPr>
          <w:rFonts w:ascii="Century Schoolbook" w:hAnsi="Century Schoolbook"/>
          <w:vanish/>
          <w:color w:val="C00000"/>
          <w:sz w:val="20"/>
          <w:szCs w:val="18"/>
        </w:rPr>
      </w:pPr>
    </w:p>
    <w:p w14:paraId="632E6B7C" w14:textId="34F6CEF3" w:rsidR="00E26C4E" w:rsidRDefault="00434DBF" w:rsidP="00E26C4E">
      <w:pPr>
        <w:ind w:firstLine="284"/>
        <w:jc w:val="both"/>
        <w:rPr>
          <w:rFonts w:cstheme="minorHAnsi"/>
        </w:rPr>
      </w:pPr>
      <w:r>
        <w:t xml:space="preserve">Les configurations </w:t>
      </w:r>
      <w:r w:rsidR="00B605BC">
        <w:t xml:space="preserve">gérées par Git </w:t>
      </w:r>
      <w:r>
        <w:t xml:space="preserve">sont identifiées </w:t>
      </w:r>
      <w:r w:rsidR="00B605BC">
        <w:t xml:space="preserve">selon des </w:t>
      </w:r>
      <w:r w:rsidR="00E26C4E">
        <w:t xml:space="preserve"> règles </w:t>
      </w:r>
      <w:r w:rsidR="00E26C4E">
        <w:rPr>
          <w:rFonts w:cstheme="minorHAnsi"/>
        </w:rPr>
        <w:t xml:space="preserve">génériques </w:t>
      </w:r>
      <w:hyperlink r:id="rId28" w:history="1">
        <w:r w:rsidR="00EB0C0A">
          <w:rPr>
            <w:rStyle w:val="Lienhypertexte"/>
            <w:rFonts w:ascii="Century Schoolbook" w:hAnsi="Century Schoolbook"/>
            <w:vanish/>
            <w:sz w:val="20"/>
            <w:szCs w:val="18"/>
          </w:rPr>
          <w:t>[</w:t>
        </w:r>
        <w:r w:rsidR="0091481E" w:rsidRPr="00A548FD">
          <w:rPr>
            <w:rStyle w:val="Lienhypertexte"/>
            <w:rFonts w:ascii="Century Schoolbook" w:hAnsi="Century Schoolbook"/>
            <w:vanish/>
            <w:sz w:val="20"/>
            <w:szCs w:val="18"/>
          </w:rPr>
          <w:t>Cf. Règles GC sur le C'You GCL]</w:t>
        </w:r>
      </w:hyperlink>
    </w:p>
    <w:p w14:paraId="632E6B7D" w14:textId="77777777" w:rsidR="00434DBF" w:rsidRPr="00E26C4E" w:rsidRDefault="00434DBF" w:rsidP="00E26C4E">
      <w:pPr>
        <w:ind w:firstLine="284"/>
        <w:jc w:val="both"/>
        <w:rPr>
          <w:rFonts w:cstheme="minorHAnsi"/>
        </w:rPr>
      </w:pPr>
      <w:r>
        <w:t>Les configurations liées à un projet ou à une maintenance se distinguent par une politique de branches, les éléments participant étant spécialement initiés puis développés sur une branche spécifique de versions (Cf. § II.C).</w:t>
      </w:r>
    </w:p>
    <w:p w14:paraId="632E6B7E" w14:textId="77777777" w:rsidR="001F1142" w:rsidRPr="00DC4DB6" w:rsidRDefault="00552077" w:rsidP="009A4203">
      <w:pPr>
        <w:pStyle w:val="Titre2"/>
      </w:pPr>
      <w:bookmarkStart w:id="75" w:name="_Toc526261864"/>
      <w:r w:rsidRPr="00DC4DB6">
        <w:t>Politiques d</w:t>
      </w:r>
      <w:r w:rsidR="00BF17D3" w:rsidRPr="00DC4DB6">
        <w:t xml:space="preserve">e </w:t>
      </w:r>
      <w:r w:rsidR="001F1142" w:rsidRPr="00DC4DB6">
        <w:t>Versions</w:t>
      </w:r>
      <w:r w:rsidR="00590B22" w:rsidRPr="00DC4DB6">
        <w:t xml:space="preserve"> et d'Identifications</w:t>
      </w:r>
      <w:bookmarkEnd w:id="75"/>
    </w:p>
    <w:p w14:paraId="632E6B7F" w14:textId="77777777" w:rsidR="00BF17D3" w:rsidRPr="00DC4DB6" w:rsidRDefault="00BF17D3" w:rsidP="0005799B">
      <w:pPr>
        <w:pStyle w:val="Titre3"/>
      </w:pPr>
      <w:bookmarkStart w:id="76" w:name="_Toc526261865"/>
      <w:r w:rsidRPr="00DC4DB6">
        <w:t xml:space="preserve">Occurrences des </w:t>
      </w:r>
      <w:r w:rsidR="00B05384" w:rsidRPr="00DC4DB6">
        <w:t xml:space="preserve">historisations </w:t>
      </w:r>
      <w:r w:rsidRPr="00DC4DB6">
        <w:t>et restaurations</w:t>
      </w:r>
      <w:bookmarkEnd w:id="76"/>
    </w:p>
    <w:p w14:paraId="632E6B80" w14:textId="77777777" w:rsidR="008E4765" w:rsidRDefault="003518C4" w:rsidP="0005799B">
      <w:pPr>
        <w:ind w:firstLine="708"/>
        <w:jc w:val="both"/>
        <w:rPr>
          <w:rFonts w:ascii="Century Schoolbook" w:hAnsi="Century Schoolbook"/>
          <w:vanish/>
          <w:color w:val="C00000"/>
          <w:sz w:val="20"/>
          <w:szCs w:val="18"/>
        </w:rPr>
      </w:pPr>
      <w:r w:rsidRPr="00B453D8">
        <w:rPr>
          <w:rFonts w:ascii="Century Schoolbook" w:hAnsi="Century Schoolbook"/>
          <w:b/>
          <w:vanish/>
          <w:color w:val="C00000"/>
          <w:sz w:val="20"/>
          <w:szCs w:val="18"/>
        </w:rPr>
        <w:lastRenderedPageBreak/>
        <w:t>Encadrer l</w:t>
      </w:r>
      <w:r w:rsidR="00B05384" w:rsidRPr="00B453D8">
        <w:rPr>
          <w:rFonts w:ascii="Century Schoolbook" w:hAnsi="Century Schoolbook"/>
          <w:b/>
          <w:vanish/>
          <w:color w:val="C00000"/>
          <w:sz w:val="20"/>
          <w:szCs w:val="18"/>
        </w:rPr>
        <w:t>es cas d'historisation</w:t>
      </w:r>
      <w:r w:rsidRPr="0005799B">
        <w:rPr>
          <w:rFonts w:ascii="Century Schoolbook" w:hAnsi="Century Schoolbook"/>
          <w:vanish/>
          <w:color w:val="C00000"/>
          <w:sz w:val="20"/>
          <w:szCs w:val="18"/>
        </w:rPr>
        <w:t xml:space="preserve"> des configurations </w:t>
      </w:r>
    </w:p>
    <w:p w14:paraId="632E6B81" w14:textId="7B6E1A56" w:rsidR="008E4765" w:rsidRDefault="003518C4" w:rsidP="00305D73">
      <w:pPr>
        <w:ind w:firstLine="708"/>
        <w:rPr>
          <w:rFonts w:ascii="Century Schoolbook" w:hAnsi="Century Schoolbook"/>
          <w:vanish/>
          <w:color w:val="C00000"/>
          <w:sz w:val="20"/>
          <w:szCs w:val="18"/>
        </w:rPr>
      </w:pPr>
      <w:r w:rsidRPr="0005799B">
        <w:rPr>
          <w:rFonts w:ascii="Century Schoolbook" w:hAnsi="Century Schoolbook"/>
          <w:vanish/>
          <w:color w:val="C00000"/>
          <w:sz w:val="20"/>
          <w:szCs w:val="18"/>
        </w:rPr>
        <w:t xml:space="preserve">– </w:t>
      </w:r>
      <w:r w:rsidR="007B301C">
        <w:rPr>
          <w:rFonts w:ascii="Century Schoolbook" w:hAnsi="Century Schoolbook"/>
          <w:vanish/>
          <w:color w:val="C00000"/>
          <w:sz w:val="20"/>
          <w:szCs w:val="18"/>
        </w:rPr>
        <w:t>N</w:t>
      </w:r>
      <w:r w:rsidRPr="0005799B">
        <w:rPr>
          <w:rFonts w:ascii="Century Schoolbook" w:hAnsi="Century Schoolbook"/>
          <w:vanish/>
          <w:color w:val="C00000"/>
          <w:sz w:val="20"/>
          <w:szCs w:val="18"/>
        </w:rPr>
        <w:t xml:space="preserve">ormalement </w:t>
      </w:r>
      <w:r w:rsidR="008308D5" w:rsidRPr="0005799B">
        <w:rPr>
          <w:rFonts w:ascii="Century Schoolbook" w:hAnsi="Century Schoolbook"/>
          <w:vanish/>
          <w:color w:val="C00000"/>
          <w:sz w:val="20"/>
          <w:szCs w:val="18"/>
        </w:rPr>
        <w:t xml:space="preserve">doit apporter une valeur ajoutée en termes de complétude et/ou de cohérence </w:t>
      </w:r>
      <w:r w:rsidR="005176DC" w:rsidRPr="0005799B">
        <w:rPr>
          <w:rFonts w:ascii="Century Schoolbook" w:hAnsi="Century Schoolbook"/>
          <w:vanish/>
          <w:color w:val="C00000"/>
          <w:sz w:val="20"/>
          <w:szCs w:val="18"/>
        </w:rPr>
        <w:t xml:space="preserve">potentielle </w:t>
      </w:r>
      <w:r w:rsidR="008308D5" w:rsidRPr="0005799B">
        <w:rPr>
          <w:rFonts w:ascii="Century Schoolbook" w:hAnsi="Century Schoolbook"/>
          <w:vanish/>
          <w:color w:val="C00000"/>
          <w:sz w:val="20"/>
          <w:szCs w:val="18"/>
        </w:rPr>
        <w:t>entre les éléments de la configuration</w:t>
      </w:r>
      <w:r w:rsidRPr="0005799B">
        <w:rPr>
          <w:rFonts w:ascii="Century Schoolbook" w:hAnsi="Century Schoolbook"/>
          <w:vanish/>
          <w:color w:val="C00000"/>
          <w:sz w:val="20"/>
          <w:szCs w:val="18"/>
        </w:rPr>
        <w:t xml:space="preserve"> </w:t>
      </w:r>
    </w:p>
    <w:p w14:paraId="632E6B83" w14:textId="16F2D442" w:rsidR="008308D5" w:rsidRDefault="001E78D5" w:rsidP="00305D73">
      <w:pPr>
        <w:ind w:firstLine="708"/>
        <w:rPr>
          <w:rFonts w:ascii="Century Schoolbook" w:hAnsi="Century Schoolbook"/>
          <w:vanish/>
          <w:color w:val="C00000"/>
          <w:sz w:val="20"/>
          <w:szCs w:val="18"/>
        </w:rPr>
      </w:pPr>
      <w:r w:rsidRPr="0005799B">
        <w:rPr>
          <w:rFonts w:ascii="Century Schoolbook" w:hAnsi="Century Schoolbook"/>
          <w:vanish/>
          <w:color w:val="C00000"/>
          <w:sz w:val="20"/>
          <w:szCs w:val="18"/>
        </w:rPr>
        <w:t>–. Indiquer</w:t>
      </w:r>
      <w:r w:rsidR="005176DC" w:rsidRPr="0005799B">
        <w:rPr>
          <w:rFonts w:ascii="Century Schoolbook" w:hAnsi="Century Schoolbook"/>
          <w:vanish/>
          <w:color w:val="C00000"/>
          <w:sz w:val="20"/>
          <w:szCs w:val="18"/>
        </w:rPr>
        <w:t xml:space="preserve"> c</w:t>
      </w:r>
      <w:r w:rsidR="008308D5" w:rsidRPr="0005799B">
        <w:rPr>
          <w:rFonts w:ascii="Century Schoolbook" w:hAnsi="Century Schoolbook"/>
          <w:vanish/>
          <w:color w:val="C00000"/>
          <w:sz w:val="20"/>
          <w:szCs w:val="18"/>
        </w:rPr>
        <w:t xml:space="preserve">es cas permettant de </w:t>
      </w:r>
      <w:r w:rsidR="008308D5" w:rsidRPr="00B453D8">
        <w:rPr>
          <w:rFonts w:ascii="Century Schoolbook" w:hAnsi="Century Schoolbook"/>
          <w:b/>
          <w:vanish/>
          <w:color w:val="C00000"/>
          <w:sz w:val="20"/>
          <w:szCs w:val="18"/>
        </w:rPr>
        <w:t>faire avancer l'état qualitatif de la configuration</w:t>
      </w:r>
      <w:r w:rsidR="008308D5" w:rsidRPr="0005799B">
        <w:rPr>
          <w:rFonts w:ascii="Century Schoolbook" w:hAnsi="Century Schoolbook"/>
          <w:vanish/>
          <w:color w:val="C00000"/>
          <w:sz w:val="20"/>
          <w:szCs w:val="18"/>
        </w:rPr>
        <w:t xml:space="preserve"> (capacité de l'ensemble de ses éléments à </w:t>
      </w:r>
      <w:r w:rsidR="00592F2F" w:rsidRPr="0005799B">
        <w:rPr>
          <w:rFonts w:ascii="Century Schoolbook" w:hAnsi="Century Schoolbook"/>
          <w:vanish/>
          <w:color w:val="C00000"/>
          <w:sz w:val="20"/>
          <w:szCs w:val="18"/>
        </w:rPr>
        <w:t>spécifier</w:t>
      </w:r>
      <w:r w:rsidR="008308D5" w:rsidRPr="0005799B">
        <w:rPr>
          <w:rFonts w:ascii="Century Schoolbook" w:hAnsi="Century Schoolbook"/>
          <w:vanish/>
          <w:color w:val="C00000"/>
          <w:sz w:val="20"/>
          <w:szCs w:val="18"/>
        </w:rPr>
        <w:t xml:space="preserve"> un besoin, à construire une solution, à </w:t>
      </w:r>
      <w:r w:rsidR="00592F2F" w:rsidRPr="0005799B">
        <w:rPr>
          <w:rFonts w:ascii="Century Schoolbook" w:hAnsi="Century Schoolbook"/>
          <w:vanish/>
          <w:color w:val="C00000"/>
          <w:sz w:val="20"/>
          <w:szCs w:val="18"/>
        </w:rPr>
        <w:t>valider la satisfaction du</w:t>
      </w:r>
      <w:r w:rsidR="008308D5" w:rsidRPr="0005799B">
        <w:rPr>
          <w:rFonts w:ascii="Century Schoolbook" w:hAnsi="Century Schoolbook"/>
          <w:vanish/>
          <w:color w:val="C00000"/>
          <w:sz w:val="20"/>
          <w:szCs w:val="18"/>
        </w:rPr>
        <w:t xml:space="preserve"> besoin, …)</w:t>
      </w:r>
    </w:p>
    <w:p w14:paraId="1029861E" w14:textId="06F5F35A" w:rsidR="000A47ED" w:rsidRDefault="003518C4" w:rsidP="0005799B">
      <w:pPr>
        <w:ind w:firstLine="708"/>
        <w:jc w:val="both"/>
        <w:rPr>
          <w:rFonts w:ascii="Century Schoolbook" w:hAnsi="Century Schoolbook"/>
          <w:vanish/>
          <w:color w:val="C00000"/>
          <w:sz w:val="20"/>
          <w:szCs w:val="18"/>
        </w:rPr>
      </w:pPr>
      <w:r w:rsidRPr="0005799B">
        <w:rPr>
          <w:rFonts w:ascii="Century Schoolbook" w:hAnsi="Century Schoolbook"/>
          <w:vanish/>
          <w:color w:val="C00000"/>
          <w:sz w:val="20"/>
          <w:szCs w:val="18"/>
        </w:rPr>
        <w:t xml:space="preserve">Signaler </w:t>
      </w:r>
      <w:r w:rsidRPr="00B453D8">
        <w:rPr>
          <w:rFonts w:ascii="Century Schoolbook" w:hAnsi="Century Schoolbook"/>
          <w:b/>
          <w:vanish/>
          <w:color w:val="C00000"/>
          <w:sz w:val="20"/>
          <w:szCs w:val="18"/>
        </w:rPr>
        <w:t>si</w:t>
      </w:r>
      <w:r w:rsidR="008308D5" w:rsidRPr="00B453D8">
        <w:rPr>
          <w:rFonts w:ascii="Century Schoolbook" w:hAnsi="Century Schoolbook"/>
          <w:b/>
          <w:vanish/>
          <w:color w:val="C00000"/>
          <w:sz w:val="20"/>
          <w:szCs w:val="18"/>
        </w:rPr>
        <w:t xml:space="preserve"> certaines sauvegardes peuvent êtres techniques</w:t>
      </w:r>
      <w:r w:rsidR="008308D5" w:rsidRPr="0005799B">
        <w:rPr>
          <w:rFonts w:ascii="Century Schoolbook" w:hAnsi="Century Schoolbook"/>
          <w:vanish/>
          <w:color w:val="C00000"/>
          <w:sz w:val="20"/>
          <w:szCs w:val="18"/>
        </w:rPr>
        <w:t xml:space="preserve"> (sans objectif de complétude ou de cohérence) afin de </w:t>
      </w:r>
      <w:r w:rsidR="005176DC" w:rsidRPr="0005799B">
        <w:rPr>
          <w:rFonts w:ascii="Century Schoolbook" w:hAnsi="Century Schoolbook"/>
          <w:vanish/>
          <w:color w:val="C00000"/>
          <w:sz w:val="20"/>
          <w:szCs w:val="18"/>
        </w:rPr>
        <w:t>c</w:t>
      </w:r>
      <w:r w:rsidRPr="0005799B">
        <w:rPr>
          <w:rFonts w:ascii="Century Schoolbook" w:hAnsi="Century Schoolbook"/>
          <w:vanish/>
          <w:color w:val="C00000"/>
          <w:sz w:val="20"/>
          <w:szCs w:val="18"/>
        </w:rPr>
        <w:t xml:space="preserve">entraliser </w:t>
      </w:r>
      <w:r w:rsidR="005176DC" w:rsidRPr="0005799B">
        <w:rPr>
          <w:rFonts w:ascii="Century Schoolbook" w:hAnsi="Century Schoolbook"/>
          <w:vanish/>
          <w:color w:val="C00000"/>
          <w:sz w:val="20"/>
          <w:szCs w:val="18"/>
        </w:rPr>
        <w:t>tou</w:t>
      </w:r>
      <w:r w:rsidRPr="0005799B">
        <w:rPr>
          <w:rFonts w:ascii="Century Schoolbook" w:hAnsi="Century Schoolbook"/>
          <w:vanish/>
          <w:color w:val="C00000"/>
          <w:sz w:val="20"/>
          <w:szCs w:val="18"/>
        </w:rPr>
        <w:t>tes les</w:t>
      </w:r>
      <w:r w:rsidR="00B05384" w:rsidRPr="0005799B">
        <w:rPr>
          <w:rFonts w:ascii="Century Schoolbook" w:hAnsi="Century Schoolbook"/>
          <w:vanish/>
          <w:color w:val="C00000"/>
          <w:sz w:val="20"/>
          <w:szCs w:val="18"/>
        </w:rPr>
        <w:t xml:space="preserve"> sauvegardes. </w:t>
      </w:r>
      <w:r w:rsidR="005176DC" w:rsidRPr="0005799B">
        <w:rPr>
          <w:rFonts w:ascii="Century Schoolbook" w:hAnsi="Century Schoolbook"/>
          <w:vanish/>
          <w:color w:val="C00000"/>
          <w:sz w:val="20"/>
          <w:szCs w:val="18"/>
        </w:rPr>
        <w:t>Justifier ou interdire (</w:t>
      </w:r>
      <w:r w:rsidR="009603AD" w:rsidRPr="0005799B">
        <w:rPr>
          <w:rFonts w:ascii="Century Schoolbook" w:hAnsi="Century Schoolbook"/>
          <w:vanish/>
          <w:color w:val="C00000"/>
          <w:sz w:val="20"/>
          <w:szCs w:val="18"/>
        </w:rPr>
        <w:t xml:space="preserve">possible </w:t>
      </w:r>
      <w:r w:rsidR="005176DC" w:rsidRPr="0005799B">
        <w:rPr>
          <w:rFonts w:ascii="Century Schoolbook" w:hAnsi="Century Schoolbook"/>
          <w:vanish/>
          <w:color w:val="C00000"/>
          <w:sz w:val="20"/>
          <w:szCs w:val="18"/>
        </w:rPr>
        <w:t xml:space="preserve">pollution du </w:t>
      </w:r>
      <w:r w:rsidR="001E78D5" w:rsidRPr="0005799B">
        <w:rPr>
          <w:rFonts w:ascii="Century Schoolbook" w:hAnsi="Century Schoolbook"/>
          <w:vanish/>
          <w:color w:val="C00000"/>
          <w:sz w:val="20"/>
          <w:szCs w:val="18"/>
        </w:rPr>
        <w:t>référentiel)</w:t>
      </w:r>
    </w:p>
    <w:p w14:paraId="632E6B84" w14:textId="256782C7" w:rsidR="000D3F0E" w:rsidRDefault="000A47ED" w:rsidP="0005799B">
      <w:pPr>
        <w:ind w:firstLine="708"/>
        <w:jc w:val="both"/>
        <w:rPr>
          <w:rFonts w:ascii="Century Schoolbook" w:hAnsi="Century Schoolbook"/>
          <w:vanish/>
          <w:color w:val="C00000"/>
          <w:sz w:val="20"/>
          <w:szCs w:val="18"/>
        </w:rPr>
      </w:pPr>
      <w:r>
        <w:rPr>
          <w:rFonts w:ascii="Century Schoolbook" w:hAnsi="Century Schoolbook"/>
          <w:vanish/>
          <w:color w:val="C00000"/>
          <w:sz w:val="20"/>
          <w:szCs w:val="18"/>
        </w:rPr>
        <w:t>Important : l'objectif d'une historisation n'est pas une sauvegarde,</w:t>
      </w:r>
      <w:r w:rsidR="007B301C">
        <w:rPr>
          <w:rFonts w:ascii="Century Schoolbook" w:hAnsi="Century Schoolbook"/>
          <w:vanish/>
          <w:color w:val="C00000"/>
          <w:sz w:val="20"/>
          <w:szCs w:val="18"/>
        </w:rPr>
        <w:t xml:space="preserve"> </w:t>
      </w:r>
      <w:r>
        <w:rPr>
          <w:rFonts w:ascii="Century Schoolbook" w:hAnsi="Century Schoolbook"/>
          <w:vanish/>
          <w:color w:val="C00000"/>
          <w:sz w:val="20"/>
          <w:szCs w:val="18"/>
        </w:rPr>
        <w:t>mais le contexte technique peut obliger une historisation pour faire une sauvegarde. Voir ci-dessous</w:t>
      </w:r>
    </w:p>
    <w:p w14:paraId="632E6B85" w14:textId="77777777" w:rsidR="00B80AC7" w:rsidRDefault="005176DC" w:rsidP="00B80AC7">
      <w:pPr>
        <w:ind w:firstLine="708"/>
        <w:jc w:val="both"/>
        <w:rPr>
          <w:rFonts w:ascii="Century Schoolbook" w:hAnsi="Century Schoolbook"/>
          <w:vanish/>
          <w:color w:val="C00000"/>
          <w:sz w:val="20"/>
          <w:szCs w:val="18"/>
        </w:rPr>
      </w:pPr>
      <w:r w:rsidRPr="0005799B">
        <w:rPr>
          <w:rFonts w:ascii="Century Schoolbook" w:hAnsi="Century Schoolbook"/>
          <w:vanish/>
          <w:color w:val="C00000"/>
          <w:sz w:val="20"/>
          <w:szCs w:val="18"/>
        </w:rPr>
        <w:t xml:space="preserve">Les </w:t>
      </w:r>
      <w:r w:rsidRPr="00B453D8">
        <w:rPr>
          <w:rFonts w:ascii="Century Schoolbook" w:hAnsi="Century Schoolbook"/>
          <w:b/>
          <w:vanish/>
          <w:color w:val="C00000"/>
          <w:sz w:val="20"/>
          <w:szCs w:val="18"/>
        </w:rPr>
        <w:t>cas de restaurations</w:t>
      </w:r>
      <w:r w:rsidRPr="0005799B">
        <w:rPr>
          <w:rFonts w:ascii="Century Schoolbook" w:hAnsi="Century Schoolbook"/>
          <w:vanish/>
          <w:color w:val="C00000"/>
          <w:sz w:val="20"/>
          <w:szCs w:val="18"/>
        </w:rPr>
        <w:t xml:space="preserve"> d'un contexte doivent être justifiés par une situation : retourner à une version stable, profiter d'une avancée annexe, …</w:t>
      </w:r>
    </w:p>
    <w:p w14:paraId="632E6B86" w14:textId="77777777" w:rsidR="001564D8" w:rsidRDefault="001564D8" w:rsidP="00B80AC7">
      <w:pPr>
        <w:ind w:firstLine="708"/>
        <w:jc w:val="both"/>
        <w:rPr>
          <w:rFonts w:ascii="Century Schoolbook" w:hAnsi="Century Schoolbook"/>
          <w:vanish/>
          <w:color w:val="C00000"/>
          <w:sz w:val="20"/>
          <w:szCs w:val="18"/>
        </w:rPr>
      </w:pPr>
    </w:p>
    <w:p w14:paraId="632E6B87" w14:textId="470FC156" w:rsidR="00434DBF" w:rsidRDefault="004D5703" w:rsidP="00633F2C">
      <w:pPr>
        <w:ind w:firstLine="360"/>
        <w:jc w:val="both"/>
      </w:pPr>
      <w:r w:rsidRPr="004D5703">
        <w:t>Il existe des</w:t>
      </w:r>
      <w:r w:rsidR="00434DBF" w:rsidRPr="004D5703">
        <w:t xml:space="preserve"> obligations de pré-identification des packages dans des fichiers pom.xml</w:t>
      </w:r>
      <w:r w:rsidR="001E78D5">
        <w:t xml:space="preserve">, </w:t>
      </w:r>
      <w:r w:rsidR="00750116">
        <w:t>qui so</w:t>
      </w:r>
      <w:r>
        <w:t>nt expliquées</w:t>
      </w:r>
      <w:r w:rsidR="004B2E74" w:rsidRPr="004D5703">
        <w:t xml:space="preserve"> </w:t>
      </w:r>
      <w:r w:rsidR="00750116">
        <w:t xml:space="preserve">dans le document </w:t>
      </w:r>
      <w:r w:rsidR="00750116" w:rsidRPr="00750116">
        <w:rPr>
          <w:sz w:val="20"/>
          <w:szCs w:val="20"/>
        </w:rPr>
        <w:t>Recommandations et Normes pour les ETUDES</w:t>
      </w:r>
      <w:r w:rsidR="00750116">
        <w:rPr>
          <w:sz w:val="20"/>
          <w:szCs w:val="20"/>
        </w:rPr>
        <w:t xml:space="preserve"> (Cf. §III.B)</w:t>
      </w:r>
    </w:p>
    <w:p w14:paraId="632E6B88" w14:textId="48D02E3C" w:rsidR="00434DBF" w:rsidRDefault="004B2E74" w:rsidP="00633F2C">
      <w:pPr>
        <w:ind w:firstLine="360"/>
        <w:jc w:val="both"/>
      </w:pPr>
      <w:r>
        <w:t>Dans le cas d'Informatica</w:t>
      </w:r>
      <w:r w:rsidR="00895470">
        <w:t xml:space="preserve"> </w:t>
      </w:r>
      <w:r w:rsidR="00895470" w:rsidRPr="00895470">
        <w:rPr>
          <w:rFonts w:ascii="Century Schoolbook" w:hAnsi="Century Schoolbook"/>
          <w:vanish/>
          <w:color w:val="C00000"/>
          <w:sz w:val="20"/>
          <w:szCs w:val="18"/>
        </w:rPr>
        <w:t>&lt;supprimer cette ligne si le projet n'est pas concerné&gt;</w:t>
      </w:r>
      <w:r w:rsidRPr="00895470">
        <w:rPr>
          <w:rFonts w:ascii="Century Schoolbook" w:hAnsi="Century Schoolbook"/>
          <w:vanish/>
          <w:color w:val="C00000"/>
          <w:sz w:val="20"/>
          <w:szCs w:val="18"/>
        </w:rPr>
        <w:t>,</w:t>
      </w:r>
      <w:r>
        <w:t xml:space="preserve"> la gestion de version </w:t>
      </w:r>
      <w:r w:rsidR="0073144E">
        <w:t xml:space="preserve">des </w:t>
      </w:r>
      <w:r w:rsidR="001E78D5">
        <w:t>éléments</w:t>
      </w:r>
      <w:r w:rsidR="0073144E">
        <w:t xml:space="preserve">, </w:t>
      </w:r>
      <w:r>
        <w:t>interne à cet outil n'est plus utilisée</w:t>
      </w:r>
      <w:r w:rsidR="001C4812">
        <w:t>.</w:t>
      </w:r>
      <w:r w:rsidR="0073144E">
        <w:t xml:space="preserve"> Une gestion de versionnement des </w:t>
      </w:r>
      <w:r w:rsidR="001E78D5">
        <w:t>Folders</w:t>
      </w:r>
      <w:r w:rsidR="0073144E">
        <w:t xml:space="preserve"> fait l’objet d’une règle spécifique </w:t>
      </w:r>
      <w:r w:rsidR="001C4812">
        <w:t xml:space="preserve"> </w:t>
      </w:r>
      <w:hyperlink r:id="rId29" w:history="1">
        <w:r w:rsidR="0073144E">
          <w:rPr>
            <w:rStyle w:val="Lienhypertexte"/>
            <w:rFonts w:ascii="Century Schoolbook" w:hAnsi="Century Schoolbook"/>
            <w:vanish/>
            <w:sz w:val="20"/>
            <w:szCs w:val="18"/>
          </w:rPr>
          <w:t>[</w:t>
        </w:r>
        <w:r w:rsidR="0073144E" w:rsidRPr="00A548FD">
          <w:rPr>
            <w:rStyle w:val="Lienhypertexte"/>
            <w:rFonts w:ascii="Century Schoolbook" w:hAnsi="Century Schoolbook"/>
            <w:vanish/>
            <w:sz w:val="20"/>
            <w:szCs w:val="18"/>
          </w:rPr>
          <w:t>Cf. Règles GC sur le C'You GCL]</w:t>
        </w:r>
      </w:hyperlink>
      <w:r w:rsidR="00895470" w:rsidRPr="001C4812">
        <w:rPr>
          <w:rFonts w:ascii="Century Schoolbook" w:hAnsi="Century Schoolbook"/>
          <w:vanish/>
          <w:color w:val="C00000"/>
          <w:sz w:val="20"/>
          <w:szCs w:val="18"/>
        </w:rPr>
        <w:t xml:space="preserve"> </w:t>
      </w:r>
    </w:p>
    <w:p w14:paraId="632E6B89" w14:textId="01E14224" w:rsidR="00633F2C" w:rsidRDefault="00633F2C" w:rsidP="00633F2C">
      <w:pPr>
        <w:ind w:firstLine="360"/>
        <w:jc w:val="both"/>
      </w:pPr>
      <w:r>
        <w:t xml:space="preserve">Le RefGC-Local sous Git permet des historisations des fichiers des configurations de développement, </w:t>
      </w:r>
      <w:r w:rsidR="004B2E74">
        <w:t xml:space="preserve">avec </w:t>
      </w:r>
      <w:r w:rsidR="001E78D5">
        <w:t>une obligation</w:t>
      </w:r>
      <w:r>
        <w:t xml:space="preserve"> de cohérence</w:t>
      </w:r>
      <w:r w:rsidR="004B2E74">
        <w:t xml:space="preserve"> </w:t>
      </w:r>
      <w:r w:rsidR="00B453D8">
        <w:t xml:space="preserve">qui n'est </w:t>
      </w:r>
      <w:r w:rsidR="004B2E74">
        <w:t>vérifiée que par les TU</w:t>
      </w:r>
      <w:r w:rsidR="005C7E4F">
        <w:t>.</w:t>
      </w:r>
    </w:p>
    <w:p w14:paraId="632E6B8A" w14:textId="77777777" w:rsidR="00633F2C" w:rsidRPr="00DC484F" w:rsidRDefault="00633F2C" w:rsidP="00633F2C">
      <w:pPr>
        <w:ind w:firstLine="360"/>
        <w:jc w:val="both"/>
      </w:pPr>
      <w:r>
        <w:t xml:space="preserve">Les configurations transférées du </w:t>
      </w:r>
      <w:r w:rsidRPr="00633F2C">
        <w:t>RefGC-Local vers</w:t>
      </w:r>
      <w:r>
        <w:t xml:space="preserve"> le </w:t>
      </w:r>
      <w:r w:rsidRPr="00633F2C">
        <w:t>RefGC-Central, sont potentiellement utilisables pour participer à une solution Projet</w:t>
      </w:r>
      <w:r w:rsidR="005C7E4F">
        <w:t xml:space="preserve"> ou Maintenance</w:t>
      </w:r>
      <w:r w:rsidRPr="00633F2C">
        <w:t xml:space="preserve"> testable</w:t>
      </w:r>
      <w:r w:rsidR="005C7E4F">
        <w:t>.</w:t>
      </w:r>
    </w:p>
    <w:p w14:paraId="632E6B8B" w14:textId="38767073" w:rsidR="00B80AC7" w:rsidRDefault="00633F2C" w:rsidP="00633F2C">
      <w:pPr>
        <w:ind w:firstLine="360"/>
        <w:jc w:val="both"/>
      </w:pPr>
      <w:r>
        <w:t>Le RefGC-Local n'étant pas à priori sauvegardé</w:t>
      </w:r>
      <w:r w:rsidR="00B453D8">
        <w:t xml:space="preserve"> (sauf si RefGC-Local sur U: avec des moyens et volumétrie de sauvegarde dimensionnées de manière adéquate)</w:t>
      </w:r>
      <w:r>
        <w:t xml:space="preserve">, seul un transfert des configurations de développement sur le </w:t>
      </w:r>
      <w:r w:rsidRPr="00633F2C">
        <w:t xml:space="preserve">RefGC-Central </w:t>
      </w:r>
      <w:r w:rsidR="00656D5D" w:rsidRPr="00750116">
        <w:t>permettront une sauvegarde de celle-ci</w:t>
      </w:r>
      <w:r w:rsidR="005C7E4F" w:rsidRPr="00750116">
        <w:t>.</w:t>
      </w:r>
      <w:r w:rsidR="009B4051">
        <w:t xml:space="preserve"> Attention ces configurations ne sont pas exploitables car non garantie. Une possibilité est de disposer en Local d'une branche spécifique au</w:t>
      </w:r>
      <w:r w:rsidR="00096C4E">
        <w:t>x</w:t>
      </w:r>
      <w:r w:rsidR="009B4051">
        <w:t xml:space="preserve"> sauvegardes reportées sur le GitLab</w:t>
      </w:r>
    </w:p>
    <w:p w14:paraId="632E6B8C" w14:textId="08BC1898" w:rsidR="00036374" w:rsidRDefault="00036374" w:rsidP="00633F2C">
      <w:pPr>
        <w:ind w:firstLine="360"/>
        <w:jc w:val="both"/>
        <w:rPr>
          <w:rFonts w:cstheme="minorHAnsi"/>
          <w:shd w:val="pct15" w:color="auto" w:fill="FFFFFF"/>
        </w:rPr>
      </w:pPr>
      <w:r w:rsidRPr="004B2E74">
        <w:rPr>
          <w:rFonts w:cstheme="minorHAnsi"/>
        </w:rPr>
        <w:t xml:space="preserve">Les développements dans le monde Unix </w:t>
      </w:r>
      <w:r w:rsidR="00D82844" w:rsidRPr="00895470">
        <w:rPr>
          <w:rFonts w:ascii="Century Schoolbook" w:hAnsi="Century Schoolbook"/>
          <w:vanish/>
          <w:color w:val="C00000"/>
          <w:sz w:val="20"/>
          <w:szCs w:val="18"/>
        </w:rPr>
        <w:t xml:space="preserve">&lt;supprimer </w:t>
      </w:r>
      <w:r w:rsidR="003D4189">
        <w:rPr>
          <w:rFonts w:ascii="Century Schoolbook" w:hAnsi="Century Schoolbook"/>
          <w:vanish/>
          <w:color w:val="C00000"/>
          <w:sz w:val="20"/>
          <w:szCs w:val="18"/>
        </w:rPr>
        <w:t>ce §</w:t>
      </w:r>
      <w:r w:rsidR="00D82844" w:rsidRPr="00895470">
        <w:rPr>
          <w:rFonts w:ascii="Century Schoolbook" w:hAnsi="Century Schoolbook"/>
          <w:vanish/>
          <w:color w:val="C00000"/>
          <w:sz w:val="20"/>
          <w:szCs w:val="18"/>
        </w:rPr>
        <w:t xml:space="preserve"> si le projet n'est pas concerné&gt;,</w:t>
      </w:r>
      <w:r w:rsidR="00D82844">
        <w:t xml:space="preserve"> </w:t>
      </w:r>
      <w:r w:rsidRPr="004B2E74">
        <w:rPr>
          <w:rFonts w:cstheme="minorHAnsi"/>
        </w:rPr>
        <w:t xml:space="preserve">se font </w:t>
      </w:r>
      <w:r w:rsidR="004B2E74">
        <w:rPr>
          <w:rFonts w:cstheme="minorHAnsi"/>
        </w:rPr>
        <w:t xml:space="preserve">soit </w:t>
      </w:r>
      <w:r w:rsidR="004B2E74" w:rsidRPr="00750116">
        <w:rPr>
          <w:rFonts w:cstheme="minorHAnsi"/>
        </w:rPr>
        <w:t xml:space="preserve">sur </w:t>
      </w:r>
      <w:r w:rsidR="00656D5D" w:rsidRPr="00750116">
        <w:rPr>
          <w:rFonts w:cstheme="minorHAnsi"/>
        </w:rPr>
        <w:t xml:space="preserve">un </w:t>
      </w:r>
      <w:r w:rsidR="004B2E74" w:rsidRPr="00750116">
        <w:rPr>
          <w:rFonts w:cstheme="minorHAnsi"/>
        </w:rPr>
        <w:t xml:space="preserve">RefGC-Local </w:t>
      </w:r>
      <w:r w:rsidR="00656D5D" w:rsidRPr="00750116">
        <w:rPr>
          <w:rFonts w:cstheme="minorHAnsi"/>
        </w:rPr>
        <w:t xml:space="preserve">d’un </w:t>
      </w:r>
      <w:r w:rsidR="004B2E74" w:rsidRPr="00750116">
        <w:rPr>
          <w:rFonts w:cstheme="minorHAnsi"/>
        </w:rPr>
        <w:t>PC, soit à trav</w:t>
      </w:r>
      <w:r w:rsidR="004B2E74">
        <w:rPr>
          <w:rFonts w:cstheme="minorHAnsi"/>
        </w:rPr>
        <w:t xml:space="preserve">ers un </w:t>
      </w:r>
      <w:r w:rsidRPr="004B2E74">
        <w:rPr>
          <w:rFonts w:cstheme="minorHAnsi"/>
        </w:rPr>
        <w:t xml:space="preserve">RefGC-Local sur le serveur </w:t>
      </w:r>
      <w:r w:rsidR="004B2E74" w:rsidRPr="004B2E74">
        <w:rPr>
          <w:rFonts w:cstheme="minorHAnsi"/>
        </w:rPr>
        <w:t>Unix</w:t>
      </w:r>
      <w:r w:rsidRPr="004B2E74">
        <w:rPr>
          <w:rFonts w:cstheme="minorHAnsi"/>
        </w:rPr>
        <w:t xml:space="preserve">. Ce qui implique que les développeurs </w:t>
      </w:r>
      <w:r w:rsidR="004B2E74">
        <w:rPr>
          <w:rFonts w:cstheme="minorHAnsi"/>
        </w:rPr>
        <w:t>peu</w:t>
      </w:r>
      <w:r w:rsidRPr="004B2E74">
        <w:rPr>
          <w:rFonts w:cstheme="minorHAnsi"/>
        </w:rPr>
        <w:t>vent s'y relayer en y transférant leur branche personnelle depuis le RefGC-Central (en n'y conservant aucun des fichiers du précédent occupant</w:t>
      </w:r>
      <w:r w:rsidR="004B2E74" w:rsidRPr="004B2E74">
        <w:rPr>
          <w:rFonts w:cstheme="minorHAnsi"/>
        </w:rPr>
        <w:t xml:space="preserve"> ou bien se coordonner avec lui</w:t>
      </w:r>
      <w:r w:rsidRPr="004B2E74">
        <w:rPr>
          <w:rFonts w:cstheme="minorHAnsi"/>
        </w:rPr>
        <w:t>)</w:t>
      </w:r>
      <w:r w:rsidR="00D82844">
        <w:rPr>
          <w:rFonts w:cstheme="minorHAnsi"/>
        </w:rPr>
        <w:t xml:space="preserve">. L'organisation des dépôts Git pour développer dans le monde Unix fait l'objet d'une règle </w:t>
      </w:r>
      <w:hyperlink r:id="rId30" w:history="1">
        <w:r w:rsidR="00EB0C0A">
          <w:rPr>
            <w:rStyle w:val="Lienhypertexte"/>
            <w:rFonts w:ascii="Century Schoolbook" w:hAnsi="Century Schoolbook"/>
            <w:vanish/>
            <w:sz w:val="20"/>
            <w:szCs w:val="18"/>
          </w:rPr>
          <w:t>[</w:t>
        </w:r>
        <w:r w:rsidR="0091481E" w:rsidRPr="00A548FD">
          <w:rPr>
            <w:rStyle w:val="Lienhypertexte"/>
            <w:rFonts w:ascii="Century Schoolbook" w:hAnsi="Century Schoolbook"/>
            <w:vanish/>
            <w:sz w:val="20"/>
            <w:szCs w:val="18"/>
          </w:rPr>
          <w:t>Cf. Règles GC sur le C'You GCL]</w:t>
        </w:r>
      </w:hyperlink>
    </w:p>
    <w:p w14:paraId="632E6B8D" w14:textId="77777777" w:rsidR="009F09E4" w:rsidRPr="00B453D8" w:rsidRDefault="009F09E4" w:rsidP="00633F2C">
      <w:pPr>
        <w:ind w:firstLine="360"/>
        <w:jc w:val="both"/>
        <w:rPr>
          <w:rFonts w:cstheme="minorHAnsi"/>
          <w:shd w:val="pct15" w:color="auto" w:fill="FFFFFF"/>
        </w:rPr>
      </w:pPr>
    </w:p>
    <w:p w14:paraId="632E6B8E" w14:textId="77777777" w:rsidR="00B453D8" w:rsidRDefault="009F09E4" w:rsidP="00633F2C">
      <w:pPr>
        <w:ind w:firstLine="360"/>
        <w:jc w:val="both"/>
      </w:pPr>
      <w:r w:rsidRPr="003D4189">
        <w:rPr>
          <w:b/>
          <w:u w:val="single"/>
        </w:rPr>
        <w:t>Cas de restaurations</w:t>
      </w:r>
      <w:r w:rsidR="001D0112" w:rsidRPr="003D4189">
        <w:rPr>
          <w:b/>
          <w:u w:val="single"/>
        </w:rPr>
        <w:t xml:space="preserve"> possibles</w:t>
      </w:r>
      <w:r w:rsidR="001D0112">
        <w:t xml:space="preserve"> </w:t>
      </w:r>
      <w:r w:rsidR="00D82844">
        <w:t>(dans le sens origine "</w:t>
      </w:r>
      <w:r w:rsidR="00D82844" w:rsidRPr="0078623D">
        <w:rPr>
          <w:b/>
        </w:rPr>
        <w:t>Depuis</w:t>
      </w:r>
      <w:r w:rsidR="00D82844">
        <w:t xml:space="preserve"> …" vers destination "</w:t>
      </w:r>
      <w:r w:rsidR="00D82844" w:rsidRPr="0078623D">
        <w:rPr>
          <w:b/>
        </w:rPr>
        <w:t>Sur</w:t>
      </w:r>
      <w:r w:rsidR="00D82844">
        <w:t>…") :</w:t>
      </w:r>
    </w:p>
    <w:p w14:paraId="632E6B8F" w14:textId="77777777" w:rsidR="00B453D8" w:rsidRDefault="00B453D8" w:rsidP="00CC4F26">
      <w:pPr>
        <w:pStyle w:val="Paragraphedeliste"/>
        <w:numPr>
          <w:ilvl w:val="0"/>
          <w:numId w:val="24"/>
        </w:numPr>
        <w:jc w:val="both"/>
      </w:pPr>
      <w:r w:rsidRPr="003D4189">
        <w:rPr>
          <w:u w:val="single"/>
        </w:rPr>
        <w:t>Sur le Working Directory (WD) depuis le RefGC local</w:t>
      </w:r>
      <w:r>
        <w:t xml:space="preserve"> : </w:t>
      </w:r>
    </w:p>
    <w:p w14:paraId="632E6B90" w14:textId="77777777" w:rsidR="00B453D8" w:rsidRDefault="00B453D8" w:rsidP="00CC4F26">
      <w:pPr>
        <w:pStyle w:val="Paragraphedeliste"/>
        <w:numPr>
          <w:ilvl w:val="0"/>
          <w:numId w:val="25"/>
        </w:numPr>
        <w:ind w:left="1843"/>
        <w:jc w:val="both"/>
      </w:pPr>
      <w:r>
        <w:t>Pour poursuivre son travail (le WD pouvant être sur Windows ou Unix)</w:t>
      </w:r>
    </w:p>
    <w:p w14:paraId="632E6B91" w14:textId="77777777" w:rsidR="00DF2A04" w:rsidRPr="003D4189" w:rsidRDefault="00DF2A04" w:rsidP="00CC4F26">
      <w:pPr>
        <w:pStyle w:val="Paragraphedeliste"/>
        <w:numPr>
          <w:ilvl w:val="0"/>
          <w:numId w:val="24"/>
        </w:numPr>
        <w:jc w:val="both"/>
        <w:rPr>
          <w:u w:val="single"/>
        </w:rPr>
      </w:pPr>
      <w:r w:rsidRPr="003D4189">
        <w:rPr>
          <w:u w:val="single"/>
        </w:rPr>
        <w:t>Sur le Working Directory (WD) depuis sa sauvegarde physique traditionnelle</w:t>
      </w:r>
    </w:p>
    <w:p w14:paraId="632E6B92" w14:textId="77777777" w:rsidR="00DF2A04" w:rsidRDefault="00DF2A04" w:rsidP="00CC4F26">
      <w:pPr>
        <w:pStyle w:val="Paragraphedeliste"/>
        <w:numPr>
          <w:ilvl w:val="0"/>
          <w:numId w:val="25"/>
        </w:numPr>
        <w:ind w:left="1843"/>
        <w:jc w:val="both"/>
      </w:pPr>
      <w:r>
        <w:t>Ne donne que l'état physiquement sauvegardé du WD (dont le RefGC local)</w:t>
      </w:r>
    </w:p>
    <w:p w14:paraId="632E6B93" w14:textId="77777777" w:rsidR="00DF2A04" w:rsidRDefault="00DF2A04" w:rsidP="00CC4F26">
      <w:pPr>
        <w:pStyle w:val="Paragraphedeliste"/>
        <w:numPr>
          <w:ilvl w:val="0"/>
          <w:numId w:val="25"/>
        </w:numPr>
        <w:ind w:left="1843"/>
        <w:jc w:val="both"/>
      </w:pPr>
      <w:r>
        <w:t>Si on veut récupérer un état logique (état du dernier commit), mieux vaut repartir de son RefGC local (cas n°1), ou bien compléter par un check-out</w:t>
      </w:r>
    </w:p>
    <w:p w14:paraId="632E6B94" w14:textId="77777777" w:rsidR="00B453D8" w:rsidRPr="003D4189" w:rsidRDefault="00B453D8" w:rsidP="00CC4F26">
      <w:pPr>
        <w:pStyle w:val="Paragraphedeliste"/>
        <w:numPr>
          <w:ilvl w:val="0"/>
          <w:numId w:val="24"/>
        </w:numPr>
        <w:jc w:val="both"/>
        <w:rPr>
          <w:u w:val="single"/>
        </w:rPr>
      </w:pPr>
      <w:r w:rsidRPr="003D4189">
        <w:rPr>
          <w:u w:val="single"/>
        </w:rPr>
        <w:t xml:space="preserve">Sur le </w:t>
      </w:r>
      <w:r w:rsidR="001D0112" w:rsidRPr="003D4189">
        <w:rPr>
          <w:u w:val="single"/>
        </w:rPr>
        <w:t xml:space="preserve">RefGC-Local depuis le </w:t>
      </w:r>
      <w:r w:rsidR="001D0112" w:rsidRPr="003D4189">
        <w:rPr>
          <w:rFonts w:cstheme="minorHAnsi"/>
          <w:u w:val="single"/>
        </w:rPr>
        <w:t>RefGC-Central</w:t>
      </w:r>
      <w:r w:rsidRPr="003D4189">
        <w:rPr>
          <w:rFonts w:cstheme="minorHAnsi"/>
          <w:u w:val="single"/>
        </w:rPr>
        <w:t xml:space="preserve">: </w:t>
      </w:r>
    </w:p>
    <w:p w14:paraId="632E6B95" w14:textId="77777777" w:rsidR="00B453D8" w:rsidRDefault="00B453D8" w:rsidP="00CC4F26">
      <w:pPr>
        <w:pStyle w:val="Paragraphedeliste"/>
        <w:numPr>
          <w:ilvl w:val="0"/>
          <w:numId w:val="25"/>
        </w:numPr>
        <w:ind w:left="1843"/>
        <w:jc w:val="both"/>
      </w:pPr>
      <w:r>
        <w:t>Pour ré</w:t>
      </w:r>
      <w:r w:rsidR="00656D5D">
        <w:t>-</w:t>
      </w:r>
      <w:r>
        <w:t>initier son RefGC-Local</w:t>
      </w:r>
    </w:p>
    <w:p w14:paraId="632E6B96" w14:textId="77777777" w:rsidR="00DF2A04" w:rsidRPr="00B453D8" w:rsidRDefault="00DF2A04" w:rsidP="00CC4F26">
      <w:pPr>
        <w:pStyle w:val="Paragraphedeliste"/>
        <w:numPr>
          <w:ilvl w:val="0"/>
          <w:numId w:val="25"/>
        </w:numPr>
        <w:ind w:left="1843"/>
        <w:jc w:val="both"/>
      </w:pPr>
      <w:r>
        <w:t xml:space="preserve">Pour succéder à un autre développeur sur un WD Unix commun </w:t>
      </w:r>
    </w:p>
    <w:p w14:paraId="632E6B97" w14:textId="77777777" w:rsidR="00036374" w:rsidRPr="003D4189" w:rsidRDefault="00B453D8" w:rsidP="00CC4F26">
      <w:pPr>
        <w:pStyle w:val="Paragraphedeliste"/>
        <w:numPr>
          <w:ilvl w:val="0"/>
          <w:numId w:val="24"/>
        </w:numPr>
        <w:jc w:val="both"/>
        <w:rPr>
          <w:u w:val="single"/>
        </w:rPr>
      </w:pPr>
      <w:r w:rsidRPr="003D4189">
        <w:rPr>
          <w:rFonts w:cstheme="minorHAnsi"/>
          <w:u w:val="single"/>
        </w:rPr>
        <w:t xml:space="preserve">Sur </w:t>
      </w:r>
      <w:r w:rsidR="001D0112" w:rsidRPr="003D4189">
        <w:rPr>
          <w:rFonts w:cstheme="minorHAnsi"/>
          <w:u w:val="single"/>
        </w:rPr>
        <w:t xml:space="preserve">le RefGC-Central depuis les </w:t>
      </w:r>
      <w:r w:rsidR="00DF2A04" w:rsidRPr="003D4189">
        <w:rPr>
          <w:rFonts w:cstheme="minorHAnsi"/>
          <w:u w:val="single"/>
        </w:rPr>
        <w:t>sauvegardes physiques du GitLab</w:t>
      </w:r>
    </w:p>
    <w:p w14:paraId="632E6B98" w14:textId="77777777" w:rsidR="00DF2A04" w:rsidRDefault="00656D5D" w:rsidP="00CC4F26">
      <w:pPr>
        <w:pStyle w:val="Paragraphedeliste"/>
        <w:numPr>
          <w:ilvl w:val="0"/>
          <w:numId w:val="25"/>
        </w:numPr>
        <w:ind w:left="1843"/>
        <w:jc w:val="both"/>
      </w:pPr>
      <w:r>
        <w:t>Pour ré-</w:t>
      </w:r>
      <w:r w:rsidR="00DF2A04">
        <w:t xml:space="preserve">initier le </w:t>
      </w:r>
      <w:r w:rsidR="00DF2A04" w:rsidRPr="00DF2A04">
        <w:t>RefGC-Central techniquement perdu/corrompu</w:t>
      </w:r>
    </w:p>
    <w:p w14:paraId="632E6B99" w14:textId="77777777" w:rsidR="00BF17D3" w:rsidRPr="00DC4DB6" w:rsidRDefault="00AA741D" w:rsidP="0005799B">
      <w:pPr>
        <w:pStyle w:val="Titre3"/>
      </w:pPr>
      <w:bookmarkStart w:id="77" w:name="_Ref488415671"/>
      <w:bookmarkStart w:id="78" w:name="_Toc526261866"/>
      <w:r w:rsidRPr="00DC4DB6">
        <w:t>Règles de versionnement</w:t>
      </w:r>
      <w:bookmarkEnd w:id="77"/>
      <w:bookmarkEnd w:id="78"/>
    </w:p>
    <w:p w14:paraId="632E6B9A" w14:textId="77777777" w:rsidR="000D3F0E" w:rsidRDefault="00A5797D" w:rsidP="0005799B">
      <w:pPr>
        <w:ind w:firstLine="708"/>
        <w:jc w:val="both"/>
        <w:rPr>
          <w:rFonts w:ascii="Century Schoolbook" w:hAnsi="Century Schoolbook"/>
          <w:vanish/>
          <w:color w:val="C00000"/>
          <w:sz w:val="20"/>
          <w:szCs w:val="18"/>
        </w:rPr>
      </w:pPr>
      <w:r w:rsidRPr="0005799B">
        <w:rPr>
          <w:rFonts w:ascii="Century Schoolbook" w:hAnsi="Century Schoolbook"/>
          <w:vanish/>
          <w:color w:val="C00000"/>
          <w:sz w:val="20"/>
          <w:szCs w:val="18"/>
        </w:rPr>
        <w:t xml:space="preserve">Présenter la norme </w:t>
      </w:r>
      <w:r w:rsidR="003518C4" w:rsidRPr="0005799B">
        <w:rPr>
          <w:rFonts w:ascii="Century Schoolbook" w:hAnsi="Century Schoolbook"/>
          <w:vanish/>
          <w:color w:val="C00000"/>
          <w:sz w:val="20"/>
          <w:szCs w:val="18"/>
        </w:rPr>
        <w:t>d'identification d</w:t>
      </w:r>
      <w:r w:rsidR="000D3F0E" w:rsidRPr="0005799B">
        <w:rPr>
          <w:rFonts w:ascii="Century Schoolbook" w:hAnsi="Century Schoolbook"/>
          <w:vanish/>
          <w:color w:val="C00000"/>
          <w:sz w:val="20"/>
          <w:szCs w:val="18"/>
        </w:rPr>
        <w:t>es éta</w:t>
      </w:r>
      <w:r w:rsidR="003518C4" w:rsidRPr="0005799B">
        <w:rPr>
          <w:rFonts w:ascii="Century Schoolbook" w:hAnsi="Century Schoolbook"/>
          <w:vanish/>
          <w:color w:val="C00000"/>
          <w:sz w:val="20"/>
          <w:szCs w:val="18"/>
        </w:rPr>
        <w:t xml:space="preserve">ts successifs </w:t>
      </w:r>
      <w:r w:rsidR="00592F2F" w:rsidRPr="0005799B">
        <w:rPr>
          <w:rFonts w:ascii="Century Schoolbook" w:hAnsi="Century Schoolbook"/>
          <w:vanish/>
          <w:color w:val="C00000"/>
          <w:sz w:val="20"/>
          <w:szCs w:val="18"/>
        </w:rPr>
        <w:t xml:space="preserve">sauvegardés d'une </w:t>
      </w:r>
      <w:r w:rsidR="000D3F0E" w:rsidRPr="0005799B">
        <w:rPr>
          <w:rFonts w:ascii="Century Schoolbook" w:hAnsi="Century Schoolbook"/>
          <w:vanish/>
          <w:color w:val="C00000"/>
          <w:sz w:val="20"/>
          <w:szCs w:val="18"/>
        </w:rPr>
        <w:t>co</w:t>
      </w:r>
      <w:r w:rsidR="00592F2F" w:rsidRPr="0005799B">
        <w:rPr>
          <w:rFonts w:ascii="Century Schoolbook" w:hAnsi="Century Schoolbook"/>
          <w:vanish/>
          <w:color w:val="C00000"/>
          <w:sz w:val="20"/>
          <w:szCs w:val="18"/>
        </w:rPr>
        <w:t>nfiguration.</w:t>
      </w:r>
    </w:p>
    <w:p w14:paraId="632E6B9B" w14:textId="77777777" w:rsidR="001564D8" w:rsidRDefault="001564D8" w:rsidP="0005799B">
      <w:pPr>
        <w:ind w:firstLine="708"/>
        <w:jc w:val="both"/>
        <w:rPr>
          <w:rFonts w:ascii="Century Schoolbook" w:hAnsi="Century Schoolbook"/>
          <w:vanish/>
          <w:color w:val="C00000"/>
          <w:sz w:val="20"/>
          <w:szCs w:val="18"/>
        </w:rPr>
      </w:pPr>
    </w:p>
    <w:p w14:paraId="632E6B9C" w14:textId="77777777" w:rsidR="0009719D" w:rsidRDefault="001564D8" w:rsidP="00633F2C">
      <w:pPr>
        <w:ind w:firstLine="360"/>
        <w:jc w:val="both"/>
      </w:pPr>
      <w:r w:rsidRPr="001564D8">
        <w:rPr>
          <w:u w:val="single"/>
        </w:rPr>
        <w:t>V</w:t>
      </w:r>
      <w:r w:rsidR="0009719D" w:rsidRPr="001564D8">
        <w:rPr>
          <w:u w:val="single"/>
        </w:rPr>
        <w:t>ersionnement des sources</w:t>
      </w:r>
      <w:r w:rsidR="0009719D">
        <w:t xml:space="preserve"> : gérés sous Git®, un n° de version </w:t>
      </w:r>
      <w:r w:rsidR="00353839">
        <w:t xml:space="preserve">original </w:t>
      </w:r>
      <w:r w:rsidR="0009719D">
        <w:t>est associé aux élément</w:t>
      </w:r>
      <w:r w:rsidR="00353839">
        <w:t xml:space="preserve">s </w:t>
      </w:r>
      <w:r w:rsidR="0009719D">
        <w:t>à chaque sauvegarde (au commit). Cependant</w:t>
      </w:r>
      <w:r w:rsidR="00656D5D">
        <w:t>,</w:t>
      </w:r>
      <w:r w:rsidR="0009719D">
        <w:t xml:space="preserve"> ce n° est commun à tous les éléments sauvegardés au même moment depuis l'espace de travail du développeur. </w:t>
      </w:r>
    </w:p>
    <w:p w14:paraId="632E6B9D" w14:textId="291FF5BC" w:rsidR="0009719D" w:rsidRDefault="001564D8" w:rsidP="00633F2C">
      <w:pPr>
        <w:ind w:firstLine="360"/>
        <w:jc w:val="both"/>
      </w:pPr>
      <w:r>
        <w:t>U</w:t>
      </w:r>
      <w:r w:rsidR="0009719D">
        <w:t xml:space="preserve">ne version globale applicative est numérotée selon la </w:t>
      </w:r>
      <w:r w:rsidR="00B620C6">
        <w:t>même règle</w:t>
      </w:r>
      <w:r w:rsidR="002C1EED">
        <w:t xml:space="preserve"> </w:t>
      </w:r>
      <w:hyperlink r:id="rId31" w:history="1">
        <w:r w:rsidR="00EB0C0A">
          <w:rPr>
            <w:rStyle w:val="Lienhypertexte"/>
            <w:rFonts w:ascii="Century Schoolbook" w:hAnsi="Century Schoolbook"/>
            <w:vanish/>
            <w:sz w:val="20"/>
            <w:szCs w:val="18"/>
          </w:rPr>
          <w:t>[</w:t>
        </w:r>
        <w:r w:rsidR="0091481E" w:rsidRPr="00A548FD">
          <w:rPr>
            <w:rStyle w:val="Lienhypertexte"/>
            <w:rFonts w:ascii="Century Schoolbook" w:hAnsi="Century Schoolbook"/>
            <w:vanish/>
            <w:sz w:val="20"/>
            <w:szCs w:val="18"/>
          </w:rPr>
          <w:t>Cf. Règles GC sur le C'You GCL]</w:t>
        </w:r>
      </w:hyperlink>
    </w:p>
    <w:p w14:paraId="632E6B9E" w14:textId="77777777" w:rsidR="00F352B0" w:rsidRDefault="00F352B0" w:rsidP="00633F2C">
      <w:pPr>
        <w:ind w:firstLine="360"/>
        <w:jc w:val="both"/>
      </w:pPr>
      <w:r>
        <w:t xml:space="preserve">Le moyen </w:t>
      </w:r>
      <w:r w:rsidR="00D82844">
        <w:t xml:space="preserve">outillé </w:t>
      </w:r>
      <w:r>
        <w:t>respecte le besoin exprimé §C.1.d</w:t>
      </w:r>
    </w:p>
    <w:p w14:paraId="632E6B9F" w14:textId="77777777" w:rsidR="0065291F" w:rsidRPr="00F352B0" w:rsidRDefault="0065291F" w:rsidP="00633F2C">
      <w:pPr>
        <w:ind w:firstLine="426"/>
        <w:jc w:val="both"/>
        <w:rPr>
          <w:rFonts w:ascii="Century Schoolbook" w:hAnsi="Century Schoolbook"/>
          <w:vanish/>
          <w:color w:val="C00000"/>
          <w:sz w:val="20"/>
          <w:szCs w:val="18"/>
          <w:highlight w:val="lightGray"/>
        </w:rPr>
      </w:pPr>
    </w:p>
    <w:p w14:paraId="632E6BA0" w14:textId="77777777" w:rsidR="005176DC" w:rsidRPr="0078623D" w:rsidRDefault="007E66D8" w:rsidP="0005799B">
      <w:pPr>
        <w:ind w:firstLine="708"/>
        <w:jc w:val="both"/>
        <w:rPr>
          <w:rFonts w:ascii="Century Schoolbook" w:hAnsi="Century Schoolbook"/>
          <w:vanish/>
          <w:color w:val="C00000"/>
          <w:sz w:val="20"/>
          <w:szCs w:val="18"/>
        </w:rPr>
      </w:pPr>
      <w:r w:rsidRPr="0078623D">
        <w:rPr>
          <w:rFonts w:ascii="Century Schoolbook" w:hAnsi="Century Schoolbook"/>
          <w:vanish/>
          <w:color w:val="C00000"/>
          <w:sz w:val="20"/>
          <w:szCs w:val="18"/>
        </w:rPr>
        <w:t xml:space="preserve">Présenter </w:t>
      </w:r>
      <w:r w:rsidR="003518C4" w:rsidRPr="0078623D">
        <w:rPr>
          <w:rFonts w:ascii="Century Schoolbook" w:hAnsi="Century Schoolbook"/>
          <w:vanish/>
          <w:color w:val="C00000"/>
          <w:sz w:val="20"/>
          <w:szCs w:val="18"/>
        </w:rPr>
        <w:t xml:space="preserve">la norme </w:t>
      </w:r>
      <w:r w:rsidR="00590B22" w:rsidRPr="0078623D">
        <w:rPr>
          <w:rFonts w:ascii="Century Schoolbook" w:hAnsi="Century Schoolbook"/>
          <w:vanish/>
          <w:color w:val="C00000"/>
          <w:sz w:val="20"/>
          <w:szCs w:val="18"/>
        </w:rPr>
        <w:t>d'identification</w:t>
      </w:r>
      <w:r w:rsidR="003518C4" w:rsidRPr="0078623D">
        <w:rPr>
          <w:rFonts w:ascii="Century Schoolbook" w:hAnsi="Century Schoolbook"/>
          <w:vanish/>
          <w:color w:val="C00000"/>
          <w:sz w:val="20"/>
          <w:szCs w:val="18"/>
        </w:rPr>
        <w:t xml:space="preserve"> des versions </w:t>
      </w:r>
      <w:r w:rsidR="009603AD" w:rsidRPr="0078623D">
        <w:rPr>
          <w:rFonts w:ascii="Century Schoolbook" w:hAnsi="Century Schoolbook"/>
          <w:vanish/>
          <w:color w:val="C00000"/>
          <w:sz w:val="20"/>
          <w:szCs w:val="18"/>
        </w:rPr>
        <w:t>d'a</w:t>
      </w:r>
      <w:r w:rsidR="003518C4" w:rsidRPr="0078623D">
        <w:rPr>
          <w:rFonts w:ascii="Century Schoolbook" w:hAnsi="Century Schoolbook"/>
          <w:vanish/>
          <w:color w:val="C00000"/>
          <w:sz w:val="20"/>
          <w:szCs w:val="18"/>
        </w:rPr>
        <w:t>pplication</w:t>
      </w:r>
      <w:r w:rsidR="009603AD" w:rsidRPr="0078623D">
        <w:rPr>
          <w:rFonts w:ascii="Century Schoolbook" w:hAnsi="Century Schoolbook"/>
          <w:vanish/>
          <w:color w:val="C00000"/>
          <w:sz w:val="20"/>
          <w:szCs w:val="18"/>
        </w:rPr>
        <w:t>, de projet et d'évolution,</w:t>
      </w:r>
      <w:r w:rsidR="003518C4" w:rsidRPr="0078623D">
        <w:rPr>
          <w:rFonts w:ascii="Century Schoolbook" w:hAnsi="Century Schoolbook"/>
          <w:vanish/>
          <w:color w:val="C00000"/>
          <w:sz w:val="20"/>
          <w:szCs w:val="18"/>
        </w:rPr>
        <w:t xml:space="preserve"> </w:t>
      </w:r>
      <w:r w:rsidR="009603AD" w:rsidRPr="0078623D">
        <w:rPr>
          <w:rFonts w:ascii="Century Schoolbook" w:hAnsi="Century Schoolbook"/>
          <w:vanish/>
          <w:color w:val="C00000"/>
          <w:sz w:val="20"/>
          <w:szCs w:val="18"/>
        </w:rPr>
        <w:t xml:space="preserve">norme </w:t>
      </w:r>
      <w:r w:rsidR="003518C4" w:rsidRPr="0078623D">
        <w:rPr>
          <w:rFonts w:ascii="Century Schoolbook" w:hAnsi="Century Schoolbook"/>
          <w:vanish/>
          <w:color w:val="C00000"/>
          <w:sz w:val="20"/>
          <w:szCs w:val="18"/>
        </w:rPr>
        <w:t>qui doit intégrer des règles d'incréments. S</w:t>
      </w:r>
      <w:r w:rsidRPr="0078623D">
        <w:rPr>
          <w:rFonts w:ascii="Century Schoolbook" w:hAnsi="Century Schoolbook"/>
          <w:vanish/>
          <w:color w:val="C00000"/>
          <w:sz w:val="20"/>
          <w:szCs w:val="18"/>
        </w:rPr>
        <w:t xml:space="preserve">i besoin la compléter pour qu'elle soit </w:t>
      </w:r>
      <w:r w:rsidR="00601086" w:rsidRPr="0078623D">
        <w:rPr>
          <w:rFonts w:ascii="Century Schoolbook" w:hAnsi="Century Schoolbook"/>
          <w:vanish/>
          <w:color w:val="C00000"/>
          <w:sz w:val="20"/>
          <w:szCs w:val="18"/>
        </w:rPr>
        <w:t>applicable à</w:t>
      </w:r>
      <w:r w:rsidRPr="0078623D">
        <w:rPr>
          <w:rFonts w:ascii="Century Schoolbook" w:hAnsi="Century Schoolbook"/>
          <w:vanish/>
          <w:color w:val="C00000"/>
          <w:sz w:val="20"/>
          <w:szCs w:val="18"/>
        </w:rPr>
        <w:t xml:space="preserve"> cette</w:t>
      </w:r>
      <w:r w:rsidR="003518C4" w:rsidRPr="0078623D">
        <w:rPr>
          <w:rFonts w:ascii="Century Schoolbook" w:hAnsi="Century Schoolbook"/>
          <w:vanish/>
          <w:color w:val="C00000"/>
          <w:sz w:val="20"/>
          <w:szCs w:val="18"/>
        </w:rPr>
        <w:t xml:space="preserve"> gestion de configurations. </w:t>
      </w:r>
      <w:r w:rsidR="00F76B08" w:rsidRPr="0078623D">
        <w:rPr>
          <w:rFonts w:ascii="Century Schoolbook" w:hAnsi="Century Schoolbook"/>
          <w:vanish/>
          <w:color w:val="C00000"/>
          <w:sz w:val="20"/>
          <w:szCs w:val="18"/>
        </w:rPr>
        <w:t>Détaille</w:t>
      </w:r>
      <w:r w:rsidR="003518C4" w:rsidRPr="0078623D">
        <w:rPr>
          <w:rFonts w:ascii="Century Schoolbook" w:hAnsi="Century Schoolbook"/>
          <w:vanish/>
          <w:color w:val="C00000"/>
          <w:sz w:val="20"/>
          <w:szCs w:val="18"/>
        </w:rPr>
        <w:t>r</w:t>
      </w:r>
      <w:r w:rsidR="004834B6" w:rsidRPr="0078623D">
        <w:rPr>
          <w:rFonts w:ascii="Century Schoolbook" w:hAnsi="Century Schoolbook"/>
          <w:vanish/>
          <w:color w:val="C00000"/>
          <w:sz w:val="20"/>
          <w:szCs w:val="18"/>
        </w:rPr>
        <w:t xml:space="preserve"> le </w:t>
      </w:r>
      <w:r w:rsidR="00F76B08" w:rsidRPr="0078623D">
        <w:rPr>
          <w:rFonts w:ascii="Century Schoolbook" w:hAnsi="Century Schoolbook"/>
          <w:vanish/>
          <w:color w:val="C00000"/>
          <w:sz w:val="20"/>
          <w:szCs w:val="18"/>
        </w:rPr>
        <w:t xml:space="preserve">processus, la procédure, le </w:t>
      </w:r>
      <w:r w:rsidR="004834B6" w:rsidRPr="0078623D">
        <w:rPr>
          <w:rFonts w:ascii="Century Schoolbook" w:hAnsi="Century Schoolbook"/>
          <w:vanish/>
          <w:color w:val="C00000"/>
          <w:sz w:val="20"/>
          <w:szCs w:val="18"/>
        </w:rPr>
        <w:t xml:space="preserve">moyen </w:t>
      </w:r>
      <w:r w:rsidR="003518C4" w:rsidRPr="0078623D">
        <w:rPr>
          <w:rFonts w:ascii="Century Schoolbook" w:hAnsi="Century Schoolbook"/>
          <w:vanish/>
          <w:color w:val="C00000"/>
          <w:sz w:val="20"/>
          <w:szCs w:val="18"/>
        </w:rPr>
        <w:t xml:space="preserve">et les droits </w:t>
      </w:r>
      <w:r w:rsidR="00B27EF0" w:rsidRPr="0078623D">
        <w:rPr>
          <w:rFonts w:ascii="Century Schoolbook" w:hAnsi="Century Schoolbook"/>
          <w:vanish/>
          <w:color w:val="C00000"/>
          <w:sz w:val="20"/>
          <w:szCs w:val="18"/>
        </w:rPr>
        <w:t>de c</w:t>
      </w:r>
      <w:r w:rsidR="00A5797D" w:rsidRPr="0078623D">
        <w:rPr>
          <w:rFonts w:ascii="Century Schoolbook" w:hAnsi="Century Schoolbook"/>
          <w:vanish/>
          <w:color w:val="C00000"/>
          <w:sz w:val="20"/>
          <w:szCs w:val="18"/>
        </w:rPr>
        <w:t>es</w:t>
      </w:r>
      <w:r w:rsidR="003518C4" w:rsidRPr="0078623D">
        <w:rPr>
          <w:rFonts w:ascii="Century Schoolbook" w:hAnsi="Century Schoolbook"/>
          <w:vanish/>
          <w:color w:val="C00000"/>
          <w:sz w:val="20"/>
          <w:szCs w:val="18"/>
        </w:rPr>
        <w:t xml:space="preserve"> </w:t>
      </w:r>
      <w:r w:rsidR="00E440A2" w:rsidRPr="0078623D">
        <w:rPr>
          <w:rFonts w:ascii="Century Schoolbook" w:hAnsi="Century Schoolbook"/>
          <w:vanish/>
          <w:color w:val="C00000"/>
          <w:sz w:val="20"/>
          <w:szCs w:val="18"/>
        </w:rPr>
        <w:t>versionnements</w:t>
      </w:r>
      <w:r w:rsidR="003518C4" w:rsidRPr="0078623D">
        <w:rPr>
          <w:rFonts w:ascii="Century Schoolbook" w:hAnsi="Century Schoolbook"/>
          <w:vanish/>
          <w:color w:val="C00000"/>
          <w:sz w:val="20"/>
          <w:szCs w:val="18"/>
        </w:rPr>
        <w:t>.</w:t>
      </w:r>
    </w:p>
    <w:p w14:paraId="632E6BA1" w14:textId="77777777" w:rsidR="0078623D" w:rsidRDefault="00AA3358" w:rsidP="0005799B">
      <w:pPr>
        <w:ind w:firstLine="708"/>
        <w:jc w:val="both"/>
        <w:rPr>
          <w:rFonts w:ascii="Century Schoolbook" w:hAnsi="Century Schoolbook"/>
          <w:vanish/>
          <w:color w:val="C00000"/>
          <w:sz w:val="20"/>
          <w:szCs w:val="18"/>
        </w:rPr>
      </w:pPr>
      <w:r w:rsidRPr="0078623D">
        <w:rPr>
          <w:rFonts w:ascii="Century Schoolbook" w:hAnsi="Century Schoolbook"/>
          <w:vanish/>
          <w:color w:val="C00000"/>
          <w:sz w:val="20"/>
          <w:szCs w:val="18"/>
        </w:rPr>
        <w:t>En cas de d'application multi technologiques, expliquer la façon de versionner des évolutions spécifiques à une technologie et l'utilisation de version transverse à toutes les tec</w:t>
      </w:r>
      <w:r w:rsidR="00C93F3D" w:rsidRPr="0078623D">
        <w:rPr>
          <w:rFonts w:ascii="Century Schoolbook" w:hAnsi="Century Schoolbook"/>
          <w:vanish/>
          <w:color w:val="C00000"/>
          <w:sz w:val="20"/>
          <w:szCs w:val="18"/>
        </w:rPr>
        <w:t>h</w:t>
      </w:r>
      <w:r w:rsidRPr="0078623D">
        <w:rPr>
          <w:rFonts w:ascii="Century Schoolbook" w:hAnsi="Century Schoolbook"/>
          <w:vanish/>
          <w:color w:val="C00000"/>
          <w:sz w:val="20"/>
          <w:szCs w:val="18"/>
        </w:rPr>
        <w:t>nologie</w:t>
      </w:r>
      <w:r w:rsidR="00C93F3D" w:rsidRPr="0078623D">
        <w:rPr>
          <w:rFonts w:ascii="Century Schoolbook" w:hAnsi="Century Schoolbook"/>
          <w:vanish/>
          <w:color w:val="C00000"/>
          <w:sz w:val="20"/>
          <w:szCs w:val="18"/>
        </w:rPr>
        <w:t>s</w:t>
      </w:r>
      <w:r w:rsidR="0078623D">
        <w:rPr>
          <w:rFonts w:ascii="Century Schoolbook" w:hAnsi="Century Schoolbook"/>
          <w:vanish/>
          <w:color w:val="C00000"/>
          <w:sz w:val="20"/>
          <w:szCs w:val="18"/>
        </w:rPr>
        <w:t>.</w:t>
      </w:r>
    </w:p>
    <w:p w14:paraId="632E6BA2" w14:textId="5CC022BB" w:rsidR="0065291F" w:rsidRDefault="0078623D" w:rsidP="0005799B">
      <w:pPr>
        <w:ind w:firstLine="708"/>
        <w:jc w:val="both"/>
        <w:rPr>
          <w:rFonts w:ascii="Century Schoolbook" w:hAnsi="Century Schoolbook"/>
          <w:vanish/>
          <w:color w:val="C00000"/>
          <w:sz w:val="20"/>
          <w:szCs w:val="18"/>
        </w:rPr>
      </w:pPr>
      <w:r>
        <w:rPr>
          <w:rFonts w:ascii="Century Schoolbook" w:hAnsi="Century Schoolbook"/>
          <w:vanish/>
          <w:color w:val="C00000"/>
          <w:sz w:val="20"/>
          <w:szCs w:val="18"/>
        </w:rPr>
        <w:t xml:space="preserve">Dans le cas d'un outil de développement, le mieux est de le dessaisir (si possible) de ses prérogatives de versionnement, ou bien au minimum du choix et de la syntaxe des numéros de versions et du choix des occurrences </w:t>
      </w:r>
      <w:r w:rsidR="00F24890">
        <w:rPr>
          <w:rFonts w:ascii="Century Schoolbook" w:hAnsi="Century Schoolbook"/>
          <w:vanish/>
          <w:color w:val="C00000"/>
          <w:sz w:val="20"/>
          <w:szCs w:val="18"/>
        </w:rPr>
        <w:t>d’identification par</w:t>
      </w:r>
      <w:r w:rsidR="005E6435">
        <w:rPr>
          <w:rFonts w:ascii="Century Schoolbook" w:hAnsi="Century Schoolbook"/>
          <w:vanish/>
          <w:color w:val="C00000"/>
          <w:sz w:val="20"/>
          <w:szCs w:val="18"/>
        </w:rPr>
        <w:t xml:space="preserve"> </w:t>
      </w:r>
      <w:r>
        <w:rPr>
          <w:rFonts w:ascii="Century Schoolbook" w:hAnsi="Century Schoolbook"/>
          <w:vanish/>
          <w:color w:val="C00000"/>
          <w:sz w:val="20"/>
          <w:szCs w:val="18"/>
        </w:rPr>
        <w:t>des numéros de version.</w:t>
      </w:r>
    </w:p>
    <w:p w14:paraId="632E6BA3" w14:textId="77777777" w:rsidR="0078623D" w:rsidRPr="0078623D" w:rsidRDefault="0078623D" w:rsidP="0005799B">
      <w:pPr>
        <w:ind w:firstLine="708"/>
        <w:jc w:val="both"/>
        <w:rPr>
          <w:rFonts w:ascii="Century Schoolbook" w:hAnsi="Century Schoolbook"/>
          <w:vanish/>
          <w:color w:val="C00000"/>
          <w:sz w:val="20"/>
          <w:szCs w:val="18"/>
        </w:rPr>
      </w:pPr>
    </w:p>
    <w:p w14:paraId="632E6BA4" w14:textId="3C2C3C7E" w:rsidR="00EC4195" w:rsidRPr="005E6435" w:rsidRDefault="0009719D" w:rsidP="00633F2C">
      <w:pPr>
        <w:ind w:firstLine="360"/>
        <w:jc w:val="both"/>
      </w:pPr>
      <w:r w:rsidRPr="005E6435">
        <w:t>Les règ</w:t>
      </w:r>
      <w:r w:rsidR="00F24890">
        <w:t>les de nommage et de versionnement</w:t>
      </w:r>
      <w:r w:rsidRPr="005E6435">
        <w:t xml:space="preserve"> des éléments documentaires sont décrites dans le </w:t>
      </w:r>
      <w:r w:rsidR="00B4550F">
        <w:t>P</w:t>
      </w:r>
      <w:r w:rsidR="00B4550F" w:rsidRPr="005E6435">
        <w:t xml:space="preserve">lan </w:t>
      </w:r>
      <w:r w:rsidRPr="005E6435">
        <w:t xml:space="preserve">de </w:t>
      </w:r>
      <w:r w:rsidR="00F24890">
        <w:t>G</w:t>
      </w:r>
      <w:r w:rsidR="00F24890" w:rsidRPr="005E6435">
        <w:t xml:space="preserve">estion </w:t>
      </w:r>
      <w:r w:rsidR="00F24890">
        <w:t>de</w:t>
      </w:r>
      <w:r w:rsidR="00B4550F">
        <w:t xml:space="preserve"> Configuration D</w:t>
      </w:r>
      <w:r w:rsidRPr="005E6435">
        <w:t>ocumentaire Projet et Patrimoines</w:t>
      </w:r>
      <w:r w:rsidR="005E6435">
        <w:t xml:space="preserve"> PG</w:t>
      </w:r>
      <w:r w:rsidR="00B4550F">
        <w:t>C</w:t>
      </w:r>
      <w:r w:rsidR="005E6435">
        <w:t>D (Cf. §III.B)</w:t>
      </w:r>
      <w:r w:rsidR="00656D5D" w:rsidRPr="005E6435">
        <w:t>.</w:t>
      </w:r>
    </w:p>
    <w:p w14:paraId="632E6BA5" w14:textId="77777777" w:rsidR="00434DBF" w:rsidRPr="00A72F00" w:rsidRDefault="00434DBF" w:rsidP="00434DBF">
      <w:pPr>
        <w:ind w:firstLine="360"/>
        <w:jc w:val="both"/>
      </w:pPr>
      <w:r w:rsidRPr="00A72F00">
        <w:t>L'application d'un numéro de version sans le suffixe '–snapshot' à une configuration de fichiers source se fait en cas de complétude et de cohérence prouvées de cette configuration, c’est-à-dire la capacité à minima la construction d'une solution testable déployable appelée "release".</w:t>
      </w:r>
    </w:p>
    <w:p w14:paraId="632E6BA7" w14:textId="0168A4A7" w:rsidR="00C120F2" w:rsidRPr="00A72F00" w:rsidRDefault="00C120F2" w:rsidP="00C120F2">
      <w:pPr>
        <w:ind w:firstLine="708"/>
        <w:jc w:val="both"/>
        <w:rPr>
          <w:rFonts w:cstheme="minorHAnsi"/>
        </w:rPr>
      </w:pPr>
      <w:r w:rsidRPr="00A72F00">
        <w:rPr>
          <w:rFonts w:cstheme="minorHAnsi"/>
        </w:rPr>
        <w:t>Le versionnement des éléments et configurations (utilisés en a</w:t>
      </w:r>
      <w:r w:rsidR="00A72F00" w:rsidRPr="00A72F00">
        <w:rPr>
          <w:rFonts w:cstheme="minorHAnsi"/>
        </w:rPr>
        <w:t>val de la création des éléments : packages et applications</w:t>
      </w:r>
      <w:r w:rsidRPr="00A72F00">
        <w:rPr>
          <w:rFonts w:cstheme="minorHAnsi"/>
        </w:rPr>
        <w:t xml:space="preserve">) </w:t>
      </w:r>
      <w:r w:rsidR="00656D5D">
        <w:rPr>
          <w:rFonts w:cstheme="minorHAnsi"/>
        </w:rPr>
        <w:t xml:space="preserve">est </w:t>
      </w:r>
      <w:r w:rsidR="002C1EED">
        <w:rPr>
          <w:rFonts w:cstheme="minorHAnsi"/>
        </w:rPr>
        <w:t>une règle générique</w:t>
      </w:r>
      <w:r w:rsidR="00656D5D">
        <w:rPr>
          <w:rFonts w:cstheme="minorHAnsi"/>
        </w:rPr>
        <w:t xml:space="preserve"> </w:t>
      </w:r>
      <w:hyperlink r:id="rId32" w:history="1">
        <w:r w:rsidR="00EB0C0A">
          <w:rPr>
            <w:rStyle w:val="Lienhypertexte"/>
            <w:rFonts w:ascii="Century Schoolbook" w:hAnsi="Century Schoolbook"/>
            <w:vanish/>
            <w:sz w:val="20"/>
            <w:szCs w:val="18"/>
          </w:rPr>
          <w:t>[</w:t>
        </w:r>
        <w:r w:rsidR="0091481E" w:rsidRPr="00A548FD">
          <w:rPr>
            <w:rStyle w:val="Lienhypertexte"/>
            <w:rFonts w:ascii="Century Schoolbook" w:hAnsi="Century Schoolbook"/>
            <w:vanish/>
            <w:sz w:val="20"/>
            <w:szCs w:val="18"/>
          </w:rPr>
          <w:t>Cf. Règles GC sur le C'You GCL]</w:t>
        </w:r>
      </w:hyperlink>
    </w:p>
    <w:p w14:paraId="632E6BA8" w14:textId="00353F1B" w:rsidR="00434DBF" w:rsidRDefault="00434DBF" w:rsidP="00434DBF">
      <w:pPr>
        <w:ind w:firstLine="360"/>
        <w:jc w:val="both"/>
      </w:pPr>
      <w:r>
        <w:t xml:space="preserve">Ce numéro de </w:t>
      </w:r>
      <w:r w:rsidR="00F24890">
        <w:t>version Applicative</w:t>
      </w:r>
      <w:r w:rsidR="009C5C9E">
        <w:t xml:space="preserve"> </w:t>
      </w:r>
      <w:r>
        <w:t>est alors propagé aux autres configurations partageant la même cohérence, au sein du gestionnaire de sources. C’est-à-dire les dépôts Git locaux qui réimportent les étiquettes associées</w:t>
      </w:r>
      <w:r w:rsidR="00A72F00">
        <w:t xml:space="preserve"> du référentiel central</w:t>
      </w:r>
      <w:r>
        <w:t>.</w:t>
      </w:r>
    </w:p>
    <w:p w14:paraId="632E6BA9" w14:textId="77777777" w:rsidR="00434DBF" w:rsidRDefault="00434DBF" w:rsidP="00434DBF">
      <w:pPr>
        <w:ind w:firstLine="360"/>
        <w:jc w:val="both"/>
      </w:pPr>
      <w:r>
        <w:t>Les configurations</w:t>
      </w:r>
      <w:r w:rsidR="00A72F00">
        <w:t xml:space="preserve"> applicatives</w:t>
      </w:r>
      <w:r>
        <w:t xml:space="preserve"> gérées par des Référentiels externes au Projet </w:t>
      </w:r>
      <w:r w:rsidR="00952CF0">
        <w:t xml:space="preserve">(typiquement des fichiers de paramétrages </w:t>
      </w:r>
      <w:r>
        <w:t xml:space="preserve">Cf. § I.B.2) </w:t>
      </w:r>
      <w:r w:rsidR="00952CF0" w:rsidRPr="00952CF0">
        <w:rPr>
          <w:u w:val="single"/>
        </w:rPr>
        <w:t>mais gérés sous Git</w:t>
      </w:r>
      <w:r w:rsidR="00952CF0">
        <w:t xml:space="preserve">, </w:t>
      </w:r>
      <w:r>
        <w:t xml:space="preserve">perçoivent la même propagation de ce n° de </w:t>
      </w:r>
      <w:r>
        <w:lastRenderedPageBreak/>
        <w:t xml:space="preserve">version. </w:t>
      </w:r>
      <w:r w:rsidR="00B620C6">
        <w:t>Ce versionnement</w:t>
      </w:r>
      <w:r>
        <w:t xml:space="preserve"> concerne</w:t>
      </w:r>
      <w:r w:rsidR="00952CF0">
        <w:t xml:space="preserve"> aussi</w:t>
      </w:r>
      <w:r>
        <w:t xml:space="preserve"> </w:t>
      </w:r>
      <w:r w:rsidR="00B620C6">
        <w:t>l</w:t>
      </w:r>
      <w:r>
        <w:t xml:space="preserve">es artefacts de tests associés (cycles, scénarios, tests, résultats de tests, </w:t>
      </w:r>
      <w:r w:rsidR="00A72F00">
        <w:t xml:space="preserve">données de tests, </w:t>
      </w:r>
      <w:r>
        <w:t>défauts constatés)</w:t>
      </w:r>
      <w:r w:rsidR="00952CF0">
        <w:t>, mais non gérés sous Git</w:t>
      </w:r>
      <w:r>
        <w:t>.</w:t>
      </w:r>
    </w:p>
    <w:p w14:paraId="632E6BAA" w14:textId="77777777" w:rsidR="00590B22" w:rsidRPr="00DC4DB6" w:rsidRDefault="00B620C6" w:rsidP="0005799B">
      <w:pPr>
        <w:pStyle w:val="Titre3"/>
      </w:pPr>
      <w:bookmarkStart w:id="79" w:name="_Toc526261867"/>
      <w:r>
        <w:t>Surcharge d'identification</w:t>
      </w:r>
      <w:bookmarkEnd w:id="79"/>
    </w:p>
    <w:p w14:paraId="110C6F12" w14:textId="77777777" w:rsidR="00F66C9C" w:rsidRDefault="00B05384" w:rsidP="0005799B">
      <w:pPr>
        <w:ind w:firstLine="708"/>
        <w:jc w:val="both"/>
        <w:rPr>
          <w:rFonts w:ascii="Century Schoolbook" w:hAnsi="Century Schoolbook"/>
          <w:vanish/>
          <w:color w:val="C00000"/>
          <w:sz w:val="20"/>
          <w:szCs w:val="18"/>
        </w:rPr>
      </w:pPr>
      <w:r w:rsidRPr="0005799B">
        <w:rPr>
          <w:rFonts w:ascii="Century Schoolbook" w:hAnsi="Century Schoolbook"/>
          <w:vanish/>
          <w:color w:val="C00000"/>
          <w:sz w:val="20"/>
          <w:szCs w:val="18"/>
        </w:rPr>
        <w:t>Encadrer l'usage d'</w:t>
      </w:r>
      <w:r w:rsidR="00590B22" w:rsidRPr="0005799B">
        <w:rPr>
          <w:rFonts w:ascii="Century Schoolbook" w:hAnsi="Century Schoolbook"/>
          <w:vanish/>
          <w:color w:val="C00000"/>
          <w:sz w:val="20"/>
          <w:szCs w:val="18"/>
        </w:rPr>
        <w:t xml:space="preserve">identificateurs complémentaires aux </w:t>
      </w:r>
      <w:r w:rsidR="007151F5">
        <w:rPr>
          <w:rFonts w:ascii="Century Schoolbook" w:hAnsi="Century Schoolbook"/>
          <w:vanish/>
          <w:color w:val="C00000"/>
          <w:sz w:val="20"/>
          <w:szCs w:val="18"/>
        </w:rPr>
        <w:t xml:space="preserve">étiquettes de versions : </w:t>
      </w:r>
    </w:p>
    <w:p w14:paraId="360034E3" w14:textId="4F749E20" w:rsidR="00F66C9C" w:rsidRDefault="00F66C9C" w:rsidP="0005799B">
      <w:pPr>
        <w:ind w:firstLine="708"/>
        <w:jc w:val="both"/>
        <w:rPr>
          <w:rFonts w:ascii="Century Schoolbook" w:hAnsi="Century Schoolbook"/>
          <w:vanish/>
          <w:color w:val="C00000"/>
          <w:sz w:val="20"/>
          <w:szCs w:val="18"/>
        </w:rPr>
      </w:pPr>
      <w:r>
        <w:rPr>
          <w:rFonts w:ascii="Century Schoolbook" w:hAnsi="Century Schoolbook"/>
          <w:vanish/>
          <w:color w:val="C00000"/>
          <w:sz w:val="20"/>
          <w:szCs w:val="18"/>
        </w:rPr>
        <w:t>Par exemple : E</w:t>
      </w:r>
      <w:r w:rsidR="00B05384" w:rsidRPr="0005799B">
        <w:rPr>
          <w:rFonts w:ascii="Century Schoolbook" w:hAnsi="Century Schoolbook"/>
          <w:vanish/>
          <w:color w:val="C00000"/>
          <w:sz w:val="20"/>
          <w:szCs w:val="18"/>
        </w:rPr>
        <w:t>nvironnement</w:t>
      </w:r>
      <w:r>
        <w:rPr>
          <w:rFonts w:ascii="Century Schoolbook" w:hAnsi="Century Schoolbook"/>
          <w:vanish/>
          <w:color w:val="C00000"/>
          <w:sz w:val="20"/>
          <w:szCs w:val="18"/>
        </w:rPr>
        <w:t xml:space="preserve"> où est actuellement la version (label</w:t>
      </w:r>
      <w:r w:rsidR="00B05384" w:rsidRPr="0005799B">
        <w:rPr>
          <w:rFonts w:ascii="Century Schoolbook" w:hAnsi="Century Schoolbook"/>
          <w:vanish/>
          <w:color w:val="C00000"/>
          <w:sz w:val="20"/>
          <w:szCs w:val="18"/>
        </w:rPr>
        <w:t xml:space="preserve"> "glissants"</w:t>
      </w:r>
      <w:r>
        <w:rPr>
          <w:rFonts w:ascii="Century Schoolbook" w:hAnsi="Century Schoolbook"/>
          <w:vanish/>
          <w:color w:val="C00000"/>
          <w:sz w:val="20"/>
          <w:szCs w:val="18"/>
        </w:rPr>
        <w:t xml:space="preserve"> car à reporter sur la prochaine version occupant cet </w:t>
      </w:r>
      <w:r w:rsidR="00F24890">
        <w:rPr>
          <w:rFonts w:ascii="Century Schoolbook" w:hAnsi="Century Schoolbook"/>
          <w:vanish/>
          <w:color w:val="C00000"/>
          <w:sz w:val="20"/>
          <w:szCs w:val="18"/>
        </w:rPr>
        <w:t>environnement</w:t>
      </w:r>
      <w:r>
        <w:rPr>
          <w:rFonts w:ascii="Century Schoolbook" w:hAnsi="Century Schoolbook"/>
          <w:vanish/>
          <w:color w:val="C00000"/>
          <w:sz w:val="20"/>
          <w:szCs w:val="18"/>
        </w:rPr>
        <w:t>)</w:t>
      </w:r>
      <w:r w:rsidR="007151F5">
        <w:rPr>
          <w:rFonts w:ascii="Century Schoolbook" w:hAnsi="Century Schoolbook"/>
          <w:vanish/>
          <w:color w:val="C00000"/>
          <w:sz w:val="20"/>
          <w:szCs w:val="18"/>
        </w:rPr>
        <w:t>.</w:t>
      </w:r>
    </w:p>
    <w:p w14:paraId="632E6BAB" w14:textId="555A06CE" w:rsidR="00590B22" w:rsidRDefault="00F66C9C" w:rsidP="0005799B">
      <w:pPr>
        <w:ind w:firstLine="708"/>
        <w:jc w:val="both"/>
        <w:rPr>
          <w:rFonts w:ascii="Century Schoolbook" w:hAnsi="Century Schoolbook"/>
          <w:vanish/>
          <w:color w:val="C00000"/>
          <w:sz w:val="20"/>
          <w:szCs w:val="18"/>
        </w:rPr>
      </w:pPr>
      <w:r>
        <w:rPr>
          <w:rFonts w:ascii="Century Schoolbook" w:hAnsi="Century Schoolbook"/>
          <w:vanish/>
          <w:color w:val="C00000"/>
          <w:sz w:val="20"/>
          <w:szCs w:val="18"/>
        </w:rPr>
        <w:t>Autre</w:t>
      </w:r>
      <w:r w:rsidR="007151F5">
        <w:rPr>
          <w:rFonts w:ascii="Century Schoolbook" w:hAnsi="Century Schoolbook"/>
          <w:vanish/>
          <w:color w:val="C00000"/>
          <w:sz w:val="20"/>
          <w:szCs w:val="18"/>
        </w:rPr>
        <w:t xml:space="preserve"> exemple, la version d’un kernel (binaire non modifiable) provenant d’un éditeur, version qui a été utilisée pour </w:t>
      </w:r>
      <w:r>
        <w:rPr>
          <w:rFonts w:ascii="Century Schoolbook" w:hAnsi="Century Schoolbook"/>
          <w:vanish/>
          <w:color w:val="C00000"/>
          <w:sz w:val="20"/>
          <w:szCs w:val="18"/>
        </w:rPr>
        <w:t>valider</w:t>
      </w:r>
      <w:r w:rsidR="007151F5">
        <w:rPr>
          <w:rFonts w:ascii="Century Schoolbook" w:hAnsi="Century Schoolbook"/>
          <w:vanish/>
          <w:color w:val="C00000"/>
          <w:sz w:val="20"/>
          <w:szCs w:val="18"/>
        </w:rPr>
        <w:t xml:space="preserve"> des développe</w:t>
      </w:r>
      <w:r>
        <w:rPr>
          <w:rFonts w:ascii="Century Schoolbook" w:hAnsi="Century Schoolbook"/>
          <w:vanish/>
          <w:color w:val="C00000"/>
          <w:sz w:val="20"/>
          <w:szCs w:val="18"/>
        </w:rPr>
        <w:t>ments Cardif associés. D</w:t>
      </w:r>
      <w:r w:rsidR="007151F5">
        <w:rPr>
          <w:rFonts w:ascii="Century Schoolbook" w:hAnsi="Century Schoolbook"/>
          <w:vanish/>
          <w:color w:val="C00000"/>
          <w:sz w:val="20"/>
          <w:szCs w:val="18"/>
        </w:rPr>
        <w:t xml:space="preserve">onc </w:t>
      </w:r>
      <w:r>
        <w:rPr>
          <w:rFonts w:ascii="Century Schoolbook" w:hAnsi="Century Schoolbook"/>
          <w:vanish/>
          <w:color w:val="C00000"/>
          <w:sz w:val="20"/>
          <w:szCs w:val="18"/>
        </w:rPr>
        <w:t>deux label</w:t>
      </w:r>
      <w:r w:rsidR="007151F5">
        <w:rPr>
          <w:rFonts w:ascii="Century Schoolbook" w:hAnsi="Century Schoolbook"/>
          <w:vanish/>
          <w:color w:val="C00000"/>
          <w:sz w:val="20"/>
          <w:szCs w:val="18"/>
        </w:rPr>
        <w:t xml:space="preserve">s </w:t>
      </w:r>
      <w:r>
        <w:rPr>
          <w:rFonts w:ascii="Century Schoolbook" w:hAnsi="Century Schoolbook"/>
          <w:vanish/>
          <w:color w:val="C00000"/>
          <w:sz w:val="20"/>
          <w:szCs w:val="18"/>
        </w:rPr>
        <w:t xml:space="preserve">sur le même commit : celui de l’éditeur et celui des sources Cardif </w:t>
      </w:r>
      <w:r w:rsidR="007151F5">
        <w:rPr>
          <w:rFonts w:ascii="Century Schoolbook" w:hAnsi="Century Schoolbook"/>
          <w:vanish/>
          <w:color w:val="C00000"/>
          <w:sz w:val="20"/>
          <w:szCs w:val="18"/>
        </w:rPr>
        <w:t xml:space="preserve"> </w:t>
      </w:r>
    </w:p>
    <w:p w14:paraId="632E6BAC" w14:textId="77777777" w:rsidR="008F0576" w:rsidRDefault="008F0576" w:rsidP="008F0576">
      <w:pPr>
        <w:ind w:firstLine="708"/>
        <w:rPr>
          <w:rFonts w:ascii="Century Schoolbook" w:hAnsi="Century Schoolbook"/>
          <w:vanish/>
          <w:color w:val="C00000"/>
          <w:sz w:val="20"/>
          <w:szCs w:val="18"/>
        </w:rPr>
      </w:pPr>
    </w:p>
    <w:p w14:paraId="632E6BAD" w14:textId="77777777" w:rsidR="008F0576" w:rsidRDefault="008F0576" w:rsidP="008F0576">
      <w:pPr>
        <w:ind w:firstLine="708"/>
        <w:rPr>
          <w:rFonts w:ascii="Century Schoolbook" w:hAnsi="Century Schoolbook"/>
          <w:vanish/>
          <w:color w:val="C00000"/>
          <w:sz w:val="20"/>
          <w:szCs w:val="18"/>
        </w:rPr>
      </w:pPr>
      <w:r>
        <w:rPr>
          <w:rFonts w:ascii="Century Schoolbook" w:hAnsi="Century Schoolbook"/>
          <w:vanish/>
          <w:color w:val="C00000"/>
          <w:sz w:val="20"/>
          <w:szCs w:val="18"/>
        </w:rPr>
        <w:t>Décrire éventuellement un workflow qui permet d'agréger des éléments selon des règles de gestion formalisées par des labels d'états,</w:t>
      </w:r>
    </w:p>
    <w:p w14:paraId="632E6BAE" w14:textId="77777777" w:rsidR="0065291F" w:rsidRDefault="0065291F" w:rsidP="0005799B">
      <w:pPr>
        <w:ind w:firstLine="708"/>
        <w:jc w:val="both"/>
        <w:rPr>
          <w:rFonts w:ascii="Century Schoolbook" w:hAnsi="Century Schoolbook"/>
          <w:vanish/>
          <w:color w:val="C00000"/>
          <w:sz w:val="20"/>
          <w:szCs w:val="18"/>
        </w:rPr>
      </w:pPr>
    </w:p>
    <w:p w14:paraId="1130EA20" w14:textId="316B0C96" w:rsidR="009C5C9E" w:rsidRDefault="00675F33" w:rsidP="0065291F">
      <w:pPr>
        <w:ind w:firstLine="708"/>
        <w:jc w:val="both"/>
      </w:pPr>
      <w:r>
        <w:t>U</w:t>
      </w:r>
      <w:r w:rsidR="00B620C6">
        <w:t>ne version de composant</w:t>
      </w:r>
      <w:r w:rsidR="00853EAC">
        <w:t xml:space="preserve"> (</w:t>
      </w:r>
      <w:r w:rsidR="002C1EED">
        <w:t>package</w:t>
      </w:r>
      <w:r w:rsidR="00853EAC">
        <w:t xml:space="preserve">, </w:t>
      </w:r>
      <w:r w:rsidR="00F24890">
        <w:t>document, …</w:t>
      </w:r>
      <w:r w:rsidR="002C1EED">
        <w:t>)</w:t>
      </w:r>
      <w:r w:rsidR="00B620C6">
        <w:t xml:space="preserve"> utilisé </w:t>
      </w:r>
      <w:r>
        <w:t xml:space="preserve">(pas forcément livré) </w:t>
      </w:r>
      <w:r w:rsidR="00B620C6">
        <w:t xml:space="preserve">identiquement pour plusieurs versions applicatives doit </w:t>
      </w:r>
      <w:r>
        <w:t xml:space="preserve">être identifiée comme associé aux </w:t>
      </w:r>
      <w:r w:rsidR="00B620C6">
        <w:t>labels de ces versions</w:t>
      </w:r>
      <w:r>
        <w:t>. Cela est possible en cumulant les labels (Tag Git) sur ce même composant.</w:t>
      </w:r>
    </w:p>
    <w:p w14:paraId="632E6BB0" w14:textId="159B53F2" w:rsidR="001F1142" w:rsidRPr="00DC4DB6" w:rsidRDefault="009C5C9E" w:rsidP="00305D73">
      <w:pPr>
        <w:ind w:firstLine="708"/>
        <w:jc w:val="both"/>
      </w:pPr>
      <w:r>
        <w:t>Les gestionnair</w:t>
      </w:r>
      <w:r w:rsidR="00C64805">
        <w:t>e</w:t>
      </w:r>
      <w:r w:rsidR="00EB0C0A">
        <w:t>s</w:t>
      </w:r>
      <w:r>
        <w:t xml:space="preserve"> de configurations accostées (Documentation, Te</w:t>
      </w:r>
      <w:r w:rsidR="00C64805">
        <w:t>s</w:t>
      </w:r>
      <w:r>
        <w:t>ts, Environnement) doivent permettre de gérer la version applicative commune selon les mêmes occurrences.</w:t>
      </w:r>
      <w:r w:rsidR="00675F33">
        <w:t xml:space="preserve"> </w:t>
      </w:r>
      <w:r w:rsidR="001F1142" w:rsidRPr="00DC4DB6">
        <w:t>Politiques de Branches</w:t>
      </w:r>
    </w:p>
    <w:p w14:paraId="632E6BB1" w14:textId="77777777" w:rsidR="00780803" w:rsidRPr="00DC4DB6" w:rsidRDefault="00394AFF" w:rsidP="0005799B">
      <w:pPr>
        <w:pStyle w:val="Titre3"/>
      </w:pPr>
      <w:bookmarkStart w:id="80" w:name="_Toc526261868"/>
      <w:r w:rsidRPr="00DC4DB6">
        <w:t>Occurrences de création et d'u</w:t>
      </w:r>
      <w:r w:rsidR="00780803" w:rsidRPr="00DC4DB6">
        <w:t>tilisation</w:t>
      </w:r>
      <w:r w:rsidRPr="00DC4DB6">
        <w:t xml:space="preserve"> de branches</w:t>
      </w:r>
      <w:bookmarkEnd w:id="80"/>
    </w:p>
    <w:p w14:paraId="632E6BB2" w14:textId="77777777" w:rsidR="0079693C" w:rsidRDefault="00394AFF" w:rsidP="009C775A">
      <w:pPr>
        <w:ind w:firstLine="708"/>
        <w:jc w:val="both"/>
        <w:rPr>
          <w:rFonts w:ascii="Century Schoolbook" w:hAnsi="Century Schoolbook"/>
          <w:vanish/>
          <w:color w:val="C00000"/>
          <w:sz w:val="20"/>
          <w:szCs w:val="18"/>
        </w:rPr>
      </w:pPr>
      <w:r w:rsidRPr="0005799B">
        <w:rPr>
          <w:rFonts w:ascii="Century Schoolbook" w:hAnsi="Century Schoolbook"/>
          <w:vanish/>
          <w:color w:val="C00000"/>
          <w:sz w:val="20"/>
          <w:szCs w:val="18"/>
        </w:rPr>
        <w:t>Exposer comment a</w:t>
      </w:r>
      <w:r w:rsidR="00BE70FC" w:rsidRPr="0005799B">
        <w:rPr>
          <w:rFonts w:ascii="Century Schoolbook" w:hAnsi="Century Schoolbook"/>
          <w:vanish/>
          <w:color w:val="C00000"/>
          <w:sz w:val="20"/>
          <w:szCs w:val="18"/>
        </w:rPr>
        <w:t xml:space="preserve">ppliquer </w:t>
      </w:r>
      <w:r w:rsidRPr="0005799B">
        <w:rPr>
          <w:rFonts w:ascii="Century Schoolbook" w:hAnsi="Century Schoolbook"/>
          <w:vanish/>
          <w:color w:val="C00000"/>
          <w:sz w:val="20"/>
          <w:szCs w:val="18"/>
        </w:rPr>
        <w:t xml:space="preserve">des évolutions différentes et simultanées </w:t>
      </w:r>
      <w:r w:rsidR="00BE70FC" w:rsidRPr="0005799B">
        <w:rPr>
          <w:rFonts w:ascii="Century Schoolbook" w:hAnsi="Century Schoolbook"/>
          <w:vanish/>
          <w:color w:val="C00000"/>
          <w:sz w:val="20"/>
          <w:szCs w:val="18"/>
        </w:rPr>
        <w:t>à une configuration</w:t>
      </w:r>
      <w:r w:rsidRPr="0005799B">
        <w:rPr>
          <w:rFonts w:ascii="Century Schoolbook" w:hAnsi="Century Schoolbook"/>
          <w:vanish/>
          <w:color w:val="C00000"/>
          <w:sz w:val="20"/>
          <w:szCs w:val="18"/>
        </w:rPr>
        <w:t xml:space="preserve"> (tous types d'éléments sont concernés), nécessitant des modifications parallélisées s</w:t>
      </w:r>
      <w:r w:rsidR="00BE70FC" w:rsidRPr="0005799B">
        <w:rPr>
          <w:rFonts w:ascii="Century Schoolbook" w:hAnsi="Century Schoolbook"/>
          <w:vanish/>
          <w:color w:val="C00000"/>
          <w:sz w:val="20"/>
          <w:szCs w:val="18"/>
        </w:rPr>
        <w:t xml:space="preserve">ur des branches </w:t>
      </w:r>
      <w:r w:rsidRPr="0005799B">
        <w:rPr>
          <w:rFonts w:ascii="Century Schoolbook" w:hAnsi="Century Schoolbook"/>
          <w:vanish/>
          <w:color w:val="C00000"/>
          <w:sz w:val="20"/>
          <w:szCs w:val="18"/>
        </w:rPr>
        <w:t>divergentes.</w:t>
      </w:r>
    </w:p>
    <w:p w14:paraId="632E6BB3" w14:textId="77777777" w:rsidR="00BE70FC" w:rsidRDefault="0079693C" w:rsidP="009C775A">
      <w:pPr>
        <w:ind w:firstLine="708"/>
        <w:jc w:val="both"/>
        <w:rPr>
          <w:rFonts w:ascii="Century Schoolbook" w:hAnsi="Century Schoolbook"/>
          <w:vanish/>
          <w:color w:val="C00000"/>
          <w:sz w:val="20"/>
          <w:szCs w:val="18"/>
        </w:rPr>
      </w:pPr>
      <w:r w:rsidRPr="0005799B">
        <w:rPr>
          <w:rFonts w:ascii="Century Schoolbook" w:hAnsi="Century Schoolbook"/>
          <w:vanish/>
          <w:color w:val="C00000"/>
          <w:sz w:val="20"/>
          <w:szCs w:val="18"/>
        </w:rPr>
        <w:t>Lister ces</w:t>
      </w:r>
      <w:r w:rsidR="00BE70FC" w:rsidRPr="0005799B">
        <w:rPr>
          <w:rFonts w:ascii="Century Schoolbook" w:hAnsi="Century Schoolbook"/>
          <w:vanish/>
          <w:color w:val="C00000"/>
          <w:sz w:val="20"/>
          <w:szCs w:val="18"/>
        </w:rPr>
        <w:t xml:space="preserve"> besoin</w:t>
      </w:r>
      <w:r w:rsidRPr="0005799B">
        <w:rPr>
          <w:rFonts w:ascii="Century Schoolbook" w:hAnsi="Century Schoolbook"/>
          <w:vanish/>
          <w:color w:val="C00000"/>
          <w:sz w:val="20"/>
          <w:szCs w:val="18"/>
        </w:rPr>
        <w:t>s</w:t>
      </w:r>
      <w:r w:rsidR="00E47AFE" w:rsidRPr="0005799B">
        <w:rPr>
          <w:rFonts w:ascii="Century Schoolbook" w:hAnsi="Century Schoolbook"/>
          <w:vanish/>
          <w:color w:val="C00000"/>
          <w:sz w:val="20"/>
          <w:szCs w:val="18"/>
        </w:rPr>
        <w:t xml:space="preserve"> </w:t>
      </w:r>
      <w:r w:rsidR="00BE70FC" w:rsidRPr="0005799B">
        <w:rPr>
          <w:rFonts w:ascii="Century Schoolbook" w:hAnsi="Century Schoolbook"/>
          <w:vanish/>
          <w:color w:val="C00000"/>
          <w:sz w:val="20"/>
          <w:szCs w:val="18"/>
        </w:rPr>
        <w:t>(plusieurs modificateurs sur la même évolution, même modificateur sur plusieurs évolutions, …)</w:t>
      </w:r>
      <w:r w:rsidR="009A03A1" w:rsidRPr="0005799B">
        <w:rPr>
          <w:rFonts w:ascii="Century Schoolbook" w:hAnsi="Century Schoolbook"/>
          <w:vanish/>
          <w:color w:val="C00000"/>
          <w:sz w:val="20"/>
          <w:szCs w:val="18"/>
        </w:rPr>
        <w:t xml:space="preserve"> </w:t>
      </w:r>
      <w:r w:rsidR="00E47AFE" w:rsidRPr="0005799B">
        <w:rPr>
          <w:rFonts w:ascii="Century Schoolbook" w:hAnsi="Century Schoolbook"/>
          <w:vanish/>
          <w:color w:val="C00000"/>
          <w:sz w:val="20"/>
          <w:szCs w:val="18"/>
        </w:rPr>
        <w:t xml:space="preserve">par type d'éléments, préciser </w:t>
      </w:r>
      <w:r w:rsidR="009A03A1" w:rsidRPr="0005799B">
        <w:rPr>
          <w:rFonts w:ascii="Century Schoolbook" w:hAnsi="Century Schoolbook"/>
          <w:vanish/>
          <w:color w:val="C00000"/>
          <w:sz w:val="20"/>
          <w:szCs w:val="18"/>
        </w:rPr>
        <w:t xml:space="preserve">les </w:t>
      </w:r>
      <w:r w:rsidR="004834B6" w:rsidRPr="0005799B">
        <w:rPr>
          <w:rFonts w:ascii="Century Schoolbook" w:hAnsi="Century Schoolbook"/>
          <w:vanish/>
          <w:color w:val="C00000"/>
          <w:sz w:val="20"/>
          <w:szCs w:val="18"/>
        </w:rPr>
        <w:t>occurrences</w:t>
      </w:r>
      <w:r w:rsidR="00E47AFE" w:rsidRPr="0005799B">
        <w:rPr>
          <w:rFonts w:ascii="Century Schoolbook" w:hAnsi="Century Schoolbook"/>
          <w:vanish/>
          <w:color w:val="C00000"/>
          <w:sz w:val="20"/>
          <w:szCs w:val="18"/>
        </w:rPr>
        <w:t xml:space="preserve"> et les acteurs</w:t>
      </w:r>
      <w:r w:rsidR="00BE70FC" w:rsidRPr="0005799B">
        <w:rPr>
          <w:rFonts w:ascii="Century Schoolbook" w:hAnsi="Century Schoolbook"/>
          <w:vanish/>
          <w:color w:val="C00000"/>
          <w:sz w:val="20"/>
          <w:szCs w:val="18"/>
        </w:rPr>
        <w:t xml:space="preserve"> (créateur, utilisateur</w:t>
      </w:r>
      <w:r w:rsidR="00E06900" w:rsidRPr="0005799B">
        <w:rPr>
          <w:rFonts w:ascii="Century Schoolbook" w:hAnsi="Century Schoolbook"/>
          <w:vanish/>
          <w:color w:val="C00000"/>
          <w:sz w:val="20"/>
          <w:szCs w:val="18"/>
        </w:rPr>
        <w:t xml:space="preserve">. Cf. § </w:t>
      </w:r>
      <w:r w:rsidR="00384D68" w:rsidRPr="0005799B">
        <w:rPr>
          <w:rFonts w:ascii="Century Schoolbook" w:hAnsi="Century Schoolbook"/>
          <w:vanish/>
          <w:color w:val="C00000"/>
          <w:sz w:val="20"/>
          <w:szCs w:val="18"/>
        </w:rPr>
        <w:fldChar w:fldCharType="begin"/>
      </w:r>
      <w:r w:rsidR="00384D68" w:rsidRPr="0005799B">
        <w:rPr>
          <w:rFonts w:ascii="Century Schoolbook" w:hAnsi="Century Schoolbook"/>
          <w:vanish/>
          <w:color w:val="C00000"/>
          <w:sz w:val="20"/>
          <w:szCs w:val="18"/>
        </w:rPr>
        <w:instrText xml:space="preserve"> REF _Ref488415490 \r \h </w:instrText>
      </w:r>
      <w:r w:rsidR="00DC4DB6" w:rsidRPr="0005799B">
        <w:rPr>
          <w:rFonts w:ascii="Century Schoolbook" w:hAnsi="Century Schoolbook"/>
          <w:vanish/>
          <w:color w:val="C00000"/>
          <w:sz w:val="20"/>
          <w:szCs w:val="18"/>
        </w:rPr>
        <w:instrText xml:space="preserve"> \* MERGEFORMAT </w:instrText>
      </w:r>
      <w:r w:rsidR="00384D68" w:rsidRPr="0005799B">
        <w:rPr>
          <w:rFonts w:ascii="Century Schoolbook" w:hAnsi="Century Schoolbook"/>
          <w:vanish/>
          <w:color w:val="C00000"/>
          <w:sz w:val="20"/>
          <w:szCs w:val="18"/>
        </w:rPr>
      </w:r>
      <w:r w:rsidR="00384D68" w:rsidRPr="0005799B">
        <w:rPr>
          <w:rFonts w:ascii="Century Schoolbook" w:hAnsi="Century Schoolbook"/>
          <w:vanish/>
          <w:color w:val="C00000"/>
          <w:sz w:val="20"/>
          <w:szCs w:val="18"/>
        </w:rPr>
        <w:fldChar w:fldCharType="separate"/>
      </w:r>
      <w:r w:rsidR="000F545B">
        <w:rPr>
          <w:rFonts w:ascii="Century Schoolbook" w:hAnsi="Century Schoolbook"/>
          <w:vanish/>
          <w:color w:val="C00000"/>
          <w:sz w:val="20"/>
          <w:szCs w:val="18"/>
        </w:rPr>
        <w:t>III.A</w:t>
      </w:r>
      <w:r w:rsidR="00384D68" w:rsidRPr="0005799B">
        <w:rPr>
          <w:rFonts w:ascii="Century Schoolbook" w:hAnsi="Century Schoolbook"/>
          <w:vanish/>
          <w:color w:val="C00000"/>
          <w:sz w:val="20"/>
          <w:szCs w:val="18"/>
        </w:rPr>
        <w:fldChar w:fldCharType="end"/>
      </w:r>
      <w:r w:rsidR="00BE70FC" w:rsidRPr="0005799B">
        <w:rPr>
          <w:rFonts w:ascii="Century Schoolbook" w:hAnsi="Century Schoolbook"/>
          <w:vanish/>
          <w:color w:val="C00000"/>
          <w:sz w:val="20"/>
          <w:szCs w:val="18"/>
        </w:rPr>
        <w:t>)</w:t>
      </w:r>
    </w:p>
    <w:p w14:paraId="632E6BB4" w14:textId="77777777" w:rsidR="0065291F" w:rsidRDefault="0065291F" w:rsidP="00BC62A7">
      <w:pPr>
        <w:ind w:left="284" w:hanging="284"/>
        <w:jc w:val="both"/>
        <w:rPr>
          <w:rFonts w:ascii="Century Schoolbook" w:hAnsi="Century Schoolbook"/>
          <w:vanish/>
          <w:color w:val="C00000"/>
          <w:sz w:val="20"/>
          <w:szCs w:val="18"/>
        </w:rPr>
      </w:pPr>
    </w:p>
    <w:p w14:paraId="632E6BB5" w14:textId="77777777" w:rsidR="00627D15" w:rsidRPr="00997638" w:rsidRDefault="00627D15" w:rsidP="00800D8F">
      <w:pPr>
        <w:pStyle w:val="Paragraphedeliste"/>
        <w:numPr>
          <w:ilvl w:val="2"/>
          <w:numId w:val="13"/>
        </w:numPr>
        <w:tabs>
          <w:tab w:val="left" w:pos="993"/>
        </w:tabs>
        <w:ind w:left="284" w:hanging="284"/>
        <w:jc w:val="both"/>
        <w:rPr>
          <w:b/>
        </w:rPr>
      </w:pPr>
      <w:r w:rsidRPr="00997638">
        <w:rPr>
          <w:b/>
        </w:rPr>
        <w:t>Référentiels de développement</w:t>
      </w:r>
    </w:p>
    <w:p w14:paraId="632E6BB6" w14:textId="77777777" w:rsidR="00627D15" w:rsidRDefault="00627D15" w:rsidP="00800D8F">
      <w:pPr>
        <w:pStyle w:val="Paragraphedeliste"/>
        <w:numPr>
          <w:ilvl w:val="0"/>
          <w:numId w:val="14"/>
        </w:numPr>
        <w:ind w:left="709"/>
        <w:jc w:val="both"/>
      </w:pPr>
      <w:r w:rsidRPr="00722985">
        <w:rPr>
          <w:u w:val="single"/>
        </w:rPr>
        <w:t>Référentiels locaux</w:t>
      </w:r>
      <w:r>
        <w:t xml:space="preserve"> : chaque développeur développe ses sources dans un répertoire de travail géré en configuration par une base Git dite "locale" installée sur son disque local C:</w:t>
      </w:r>
    </w:p>
    <w:p w14:paraId="632E6BB7" w14:textId="77777777" w:rsidR="00627D15" w:rsidRDefault="00627D15" w:rsidP="00800D8F">
      <w:pPr>
        <w:pStyle w:val="Paragraphedeliste"/>
        <w:numPr>
          <w:ilvl w:val="0"/>
          <w:numId w:val="14"/>
        </w:numPr>
        <w:ind w:left="709"/>
        <w:jc w:val="both"/>
      </w:pPr>
      <w:r w:rsidRPr="00722985">
        <w:rPr>
          <w:u w:val="single"/>
        </w:rPr>
        <w:t>Référentiel absolu</w:t>
      </w:r>
      <w:r>
        <w:t xml:space="preserve"> : </w:t>
      </w:r>
      <w:r w:rsidR="007B691E">
        <w:t>c'est</w:t>
      </w:r>
      <w:r>
        <w:t xml:space="preserve"> une base Git dit</w:t>
      </w:r>
      <w:r w:rsidR="007B691E">
        <w:t>e</w:t>
      </w:r>
      <w:r w:rsidR="00D03FA6">
        <w:t xml:space="preserve"> « de référence »</w:t>
      </w:r>
      <w:r w:rsidR="007B691E">
        <w:t>, commune à toutes les applications et gérée par le référentiel GitLab</w:t>
      </w:r>
    </w:p>
    <w:p w14:paraId="632E6BB8" w14:textId="77777777" w:rsidR="00627D15" w:rsidRDefault="00627D15" w:rsidP="00800D8F">
      <w:pPr>
        <w:pStyle w:val="Paragraphedeliste"/>
        <w:numPr>
          <w:ilvl w:val="0"/>
          <w:numId w:val="14"/>
        </w:numPr>
        <w:ind w:left="709"/>
        <w:jc w:val="both"/>
      </w:pPr>
      <w:r w:rsidRPr="00722985">
        <w:rPr>
          <w:u w:val="single"/>
        </w:rPr>
        <w:t xml:space="preserve">Les bases Git </w:t>
      </w:r>
      <w:r w:rsidR="00D03FA6" w:rsidRPr="00722985">
        <w:rPr>
          <w:u w:val="single"/>
        </w:rPr>
        <w:t>« </w:t>
      </w:r>
      <w:r w:rsidRPr="00722985">
        <w:rPr>
          <w:u w:val="single"/>
        </w:rPr>
        <w:t>locale</w:t>
      </w:r>
      <w:r w:rsidR="00D03FA6" w:rsidRPr="00722985">
        <w:rPr>
          <w:u w:val="single"/>
        </w:rPr>
        <w:t> »</w:t>
      </w:r>
      <w:r>
        <w:t xml:space="preserve"> ne sont pas sauvegardées….</w:t>
      </w:r>
    </w:p>
    <w:p w14:paraId="632E6BB9" w14:textId="77777777" w:rsidR="00627D15" w:rsidRDefault="00627D15" w:rsidP="00800D8F">
      <w:pPr>
        <w:pStyle w:val="Paragraphedeliste"/>
        <w:numPr>
          <w:ilvl w:val="0"/>
          <w:numId w:val="14"/>
        </w:numPr>
        <w:ind w:left="709"/>
        <w:jc w:val="both"/>
      </w:pPr>
      <w:r w:rsidRPr="00722985">
        <w:rPr>
          <w:u w:val="single"/>
        </w:rPr>
        <w:t>La base Git "</w:t>
      </w:r>
      <w:r w:rsidR="00D03FA6" w:rsidRPr="00722985">
        <w:rPr>
          <w:u w:val="single"/>
        </w:rPr>
        <w:t xml:space="preserve">de </w:t>
      </w:r>
      <w:r w:rsidRPr="00722985">
        <w:rPr>
          <w:u w:val="single"/>
        </w:rPr>
        <w:t>référen</w:t>
      </w:r>
      <w:r w:rsidR="00D03FA6" w:rsidRPr="00722985">
        <w:rPr>
          <w:u w:val="single"/>
        </w:rPr>
        <w:t>ce</w:t>
      </w:r>
      <w:r w:rsidRPr="00722985">
        <w:rPr>
          <w:u w:val="single"/>
        </w:rPr>
        <w:t>"</w:t>
      </w:r>
      <w:r>
        <w:t xml:space="preserve"> est redondée et sauvegardée par IPS et BP2I (</w:t>
      </w:r>
      <w:r w:rsidR="00D03FA6">
        <w:t xml:space="preserve">sauvegarde </w:t>
      </w:r>
      <w:r>
        <w:t>journalière incrémentale)</w:t>
      </w:r>
    </w:p>
    <w:p w14:paraId="632E6BBA" w14:textId="77777777" w:rsidR="007B691E" w:rsidRDefault="007B691E" w:rsidP="007B691E">
      <w:pPr>
        <w:ind w:left="284" w:hanging="284"/>
        <w:jc w:val="both"/>
        <w:rPr>
          <w:rFonts w:ascii="Century Schoolbook" w:hAnsi="Century Schoolbook"/>
          <w:vanish/>
          <w:color w:val="C00000"/>
          <w:sz w:val="20"/>
          <w:szCs w:val="18"/>
        </w:rPr>
      </w:pPr>
    </w:p>
    <w:p w14:paraId="632E6BBB" w14:textId="77777777" w:rsidR="00627D15" w:rsidRDefault="007B691E" w:rsidP="009C775A">
      <w:pPr>
        <w:ind w:firstLine="708"/>
        <w:jc w:val="both"/>
        <w:rPr>
          <w:rFonts w:ascii="Century Schoolbook" w:hAnsi="Century Schoolbook"/>
          <w:vanish/>
          <w:color w:val="C00000"/>
          <w:sz w:val="20"/>
          <w:szCs w:val="18"/>
        </w:rPr>
      </w:pPr>
      <w:r>
        <w:rPr>
          <w:rFonts w:ascii="Century Schoolbook" w:hAnsi="Century Schoolbook"/>
          <w:vanish/>
          <w:color w:val="C00000"/>
          <w:sz w:val="20"/>
          <w:szCs w:val="18"/>
        </w:rPr>
        <w:t xml:space="preserve">Lister ici les types de branches utilisées, avec leurs occurrences de création, de fusion, de rebase, de suppression. : </w:t>
      </w:r>
      <w:r w:rsidRPr="007B691E">
        <w:rPr>
          <w:rFonts w:ascii="Century Schoolbook" w:hAnsi="Century Schoolbook"/>
          <w:vanish/>
          <w:color w:val="C00000"/>
          <w:sz w:val="20"/>
          <w:szCs w:val="18"/>
        </w:rPr>
        <w:t xml:space="preserve">Branches Développeur, Branches Projets, Branches HotFix, Branche Debug, </w:t>
      </w:r>
      <w:r w:rsidR="00627D15" w:rsidRPr="007B691E">
        <w:rPr>
          <w:rFonts w:ascii="Century Schoolbook" w:hAnsi="Century Schoolbook"/>
          <w:vanish/>
          <w:color w:val="C00000"/>
          <w:sz w:val="20"/>
          <w:szCs w:val="18"/>
        </w:rPr>
        <w:t>Branches de corrections avant/après MEP</w:t>
      </w:r>
    </w:p>
    <w:p w14:paraId="632E6BBC" w14:textId="77777777" w:rsidR="00BD4DE1" w:rsidRDefault="00BD4DE1" w:rsidP="009C775A">
      <w:pPr>
        <w:ind w:firstLine="708"/>
        <w:jc w:val="both"/>
        <w:rPr>
          <w:rFonts w:ascii="Century Schoolbook" w:hAnsi="Century Schoolbook"/>
          <w:vanish/>
          <w:color w:val="C00000"/>
          <w:sz w:val="20"/>
          <w:szCs w:val="18"/>
        </w:rPr>
      </w:pPr>
    </w:p>
    <w:p w14:paraId="632E6BBD" w14:textId="77777777" w:rsidR="00BD4DE1" w:rsidRDefault="00BD4DE1" w:rsidP="00800D8F">
      <w:pPr>
        <w:pStyle w:val="Paragraphedeliste"/>
        <w:numPr>
          <w:ilvl w:val="2"/>
          <w:numId w:val="13"/>
        </w:numPr>
        <w:tabs>
          <w:tab w:val="left" w:pos="993"/>
        </w:tabs>
        <w:ind w:left="284" w:hanging="284"/>
        <w:jc w:val="both"/>
        <w:rPr>
          <w:b/>
        </w:rPr>
      </w:pPr>
      <w:r>
        <w:rPr>
          <w:b/>
        </w:rPr>
        <w:t>Types de branches</w:t>
      </w:r>
    </w:p>
    <w:p w14:paraId="632E6BBE" w14:textId="77777777" w:rsidR="00BD4DE1" w:rsidRDefault="00BD4DE1" w:rsidP="00800D8F">
      <w:pPr>
        <w:pStyle w:val="Paragraphedeliste"/>
        <w:numPr>
          <w:ilvl w:val="0"/>
          <w:numId w:val="14"/>
        </w:numPr>
        <w:ind w:left="709"/>
        <w:jc w:val="both"/>
      </w:pPr>
      <w:r w:rsidRPr="00BD4DE1">
        <w:rPr>
          <w:u w:val="single"/>
        </w:rPr>
        <w:t>Branche Master</w:t>
      </w:r>
      <w:r>
        <w:t xml:space="preserve"> pour les versions de production</w:t>
      </w:r>
    </w:p>
    <w:p w14:paraId="632E6BBF" w14:textId="77777777" w:rsidR="00BD4DE1" w:rsidRDefault="00BD4DE1" w:rsidP="00800D8F">
      <w:pPr>
        <w:pStyle w:val="Paragraphedeliste"/>
        <w:numPr>
          <w:ilvl w:val="0"/>
          <w:numId w:val="14"/>
        </w:numPr>
        <w:ind w:left="709"/>
        <w:jc w:val="both"/>
      </w:pPr>
      <w:r w:rsidRPr="00BD4DE1">
        <w:rPr>
          <w:u w:val="single"/>
        </w:rPr>
        <w:t>Branche Projet</w:t>
      </w:r>
      <w:r>
        <w:t xml:space="preserve"> pour les développements dans le cadre d'un Projet (possiblement pour plusieurs Applications, mais la branche ne concerne que les développements gérés par un dépôt spécifique à chaque Application =&gt; identité de nommage de cette branche projet pour toutes les Applications concernées</w:t>
      </w:r>
    </w:p>
    <w:p w14:paraId="632E6BC0" w14:textId="77777777" w:rsidR="00BD4DE1" w:rsidRDefault="00BD4DE1" w:rsidP="00800D8F">
      <w:pPr>
        <w:pStyle w:val="Paragraphedeliste"/>
        <w:numPr>
          <w:ilvl w:val="0"/>
          <w:numId w:val="14"/>
        </w:numPr>
        <w:ind w:left="709"/>
        <w:jc w:val="both"/>
      </w:pPr>
      <w:r w:rsidRPr="00BD4DE1">
        <w:rPr>
          <w:u w:val="single"/>
        </w:rPr>
        <w:t>Branche Maintenance</w:t>
      </w:r>
      <w:r>
        <w:t xml:space="preserve"> : même logique</w:t>
      </w:r>
      <w:r w:rsidR="000D1156">
        <w:t xml:space="preserve"> que pour les branches Projets</w:t>
      </w:r>
    </w:p>
    <w:p w14:paraId="632E6BC1" w14:textId="06D89D0E" w:rsidR="00BD4DE1" w:rsidRDefault="00BD4DE1" w:rsidP="00800D8F">
      <w:pPr>
        <w:pStyle w:val="Paragraphedeliste"/>
        <w:numPr>
          <w:ilvl w:val="0"/>
          <w:numId w:val="14"/>
        </w:numPr>
        <w:ind w:left="709"/>
        <w:jc w:val="both"/>
      </w:pPr>
      <w:r w:rsidRPr="00BD4DE1">
        <w:rPr>
          <w:u w:val="single"/>
        </w:rPr>
        <w:t>Branche des contributeurs</w:t>
      </w:r>
      <w:r>
        <w:t xml:space="preserve"> d'un Projet ou d'une Maintenance, </w:t>
      </w:r>
      <w:r w:rsidR="0024205E">
        <w:t>distinguant</w:t>
      </w:r>
      <w:r>
        <w:t xml:space="preserve"> la participation de chacun des développeurs</w:t>
      </w:r>
      <w:r w:rsidR="00C60D04">
        <w:t>. Il est de la responsabilité du contributeur de récupérer de la branche Projet/Maintenance les fichiers nécessaires à ses développements (tout ou partie d'un des commits de la branche Projet/maintenance, sur sa branche personnelle</w:t>
      </w:r>
      <w:r w:rsidR="002B0642">
        <w:t xml:space="preserve"> pour le projet</w:t>
      </w:r>
      <w:r w:rsidR="00F24890">
        <w:t xml:space="preserve"> dans le Git</w:t>
      </w:r>
      <w:r w:rsidR="00C60D04">
        <w:t>Lab, puis ensuite sur sa branc</w:t>
      </w:r>
      <w:r w:rsidR="00D03FA6">
        <w:t>he équivalente de son Git Local</w:t>
      </w:r>
      <w:r w:rsidR="00C60D04">
        <w:t>)</w:t>
      </w:r>
      <w:r w:rsidR="00D03FA6">
        <w:t>.</w:t>
      </w:r>
    </w:p>
    <w:p w14:paraId="32BBB4CA" w14:textId="77777777" w:rsidR="003D4189" w:rsidRDefault="003D4189" w:rsidP="00123294">
      <w:pPr>
        <w:pStyle w:val="Paragraphedeliste"/>
        <w:ind w:left="426"/>
        <w:jc w:val="both"/>
      </w:pPr>
    </w:p>
    <w:p w14:paraId="632E6BC2" w14:textId="044DAB92" w:rsidR="00C60D04" w:rsidRDefault="00123294" w:rsidP="00123294">
      <w:pPr>
        <w:pStyle w:val="Paragraphedeliste"/>
        <w:ind w:left="426"/>
        <w:jc w:val="both"/>
        <w:rPr>
          <w:rFonts w:cstheme="minorHAnsi"/>
        </w:rPr>
      </w:pPr>
      <w:r w:rsidRPr="00E9374E">
        <w:t xml:space="preserve">Cette gestion des branches fait l'objet d'une règle générique </w:t>
      </w:r>
      <w:hyperlink r:id="rId33" w:history="1">
        <w:r w:rsidR="00EB0C0A">
          <w:rPr>
            <w:rStyle w:val="Lienhypertexte"/>
            <w:rFonts w:ascii="Century Schoolbook" w:hAnsi="Century Schoolbook"/>
            <w:vanish/>
            <w:sz w:val="20"/>
            <w:szCs w:val="18"/>
          </w:rPr>
          <w:t>[</w:t>
        </w:r>
        <w:r w:rsidR="0091481E" w:rsidRPr="00A548FD">
          <w:rPr>
            <w:rStyle w:val="Lienhypertexte"/>
            <w:rFonts w:ascii="Century Schoolbook" w:hAnsi="Century Schoolbook"/>
            <w:vanish/>
            <w:sz w:val="20"/>
            <w:szCs w:val="18"/>
          </w:rPr>
          <w:t>Cf. Règles GC sur le C'You GCL]</w:t>
        </w:r>
      </w:hyperlink>
    </w:p>
    <w:p w14:paraId="6249D510" w14:textId="0016BE35" w:rsidR="00AE6884" w:rsidRPr="00E9374E" w:rsidRDefault="00AE6884" w:rsidP="00123294">
      <w:pPr>
        <w:pStyle w:val="Paragraphedeliste"/>
        <w:ind w:left="426"/>
        <w:jc w:val="both"/>
      </w:pPr>
      <w:r w:rsidRPr="00AE6884">
        <w:t xml:space="preserve">D'autres branches peuvent </w:t>
      </w:r>
      <w:r w:rsidRPr="00FF0FB8">
        <w:t xml:space="preserve">être créées temporairement et localement </w:t>
      </w:r>
    </w:p>
    <w:p w14:paraId="632E6BC3" w14:textId="77777777" w:rsidR="00F66946" w:rsidRDefault="00F66946" w:rsidP="00F66946">
      <w:pPr>
        <w:pStyle w:val="Titre3"/>
      </w:pPr>
      <w:bookmarkStart w:id="81" w:name="_Toc526261869"/>
      <w:r>
        <w:t>Traitements des Fusions</w:t>
      </w:r>
      <w:bookmarkEnd w:id="81"/>
    </w:p>
    <w:p w14:paraId="632E6BC4" w14:textId="1000EF81" w:rsidR="0079693C" w:rsidRDefault="00394AFF" w:rsidP="0005799B">
      <w:pPr>
        <w:ind w:firstLine="708"/>
        <w:jc w:val="both"/>
        <w:rPr>
          <w:rFonts w:ascii="Century Schoolbook" w:hAnsi="Century Schoolbook"/>
          <w:vanish/>
          <w:color w:val="C00000"/>
          <w:sz w:val="20"/>
          <w:szCs w:val="18"/>
        </w:rPr>
      </w:pPr>
      <w:r w:rsidRPr="0005799B">
        <w:rPr>
          <w:rFonts w:ascii="Century Schoolbook" w:hAnsi="Century Schoolbook"/>
          <w:vanish/>
          <w:color w:val="C00000"/>
          <w:sz w:val="20"/>
          <w:szCs w:val="18"/>
        </w:rPr>
        <w:t>Selon les occurrences d</w:t>
      </w:r>
      <w:r w:rsidR="00F16BFD" w:rsidRPr="0005799B">
        <w:rPr>
          <w:rFonts w:ascii="Century Schoolbook" w:hAnsi="Century Schoolbook"/>
          <w:vanish/>
          <w:color w:val="C00000"/>
          <w:sz w:val="20"/>
          <w:szCs w:val="18"/>
        </w:rPr>
        <w:t>e choix d'</w:t>
      </w:r>
      <w:r w:rsidRPr="0005799B">
        <w:rPr>
          <w:rFonts w:ascii="Century Schoolbook" w:hAnsi="Century Schoolbook"/>
          <w:vanish/>
          <w:color w:val="C00000"/>
          <w:sz w:val="20"/>
          <w:szCs w:val="18"/>
        </w:rPr>
        <w:t>évolutions réalisée</w:t>
      </w:r>
      <w:r w:rsidR="00BE70FC" w:rsidRPr="0005799B">
        <w:rPr>
          <w:rFonts w:ascii="Century Schoolbook" w:hAnsi="Century Schoolbook"/>
          <w:vanish/>
          <w:color w:val="C00000"/>
          <w:sz w:val="20"/>
          <w:szCs w:val="18"/>
        </w:rPr>
        <w:t>s en parallè</w:t>
      </w:r>
      <w:r w:rsidRPr="0005799B">
        <w:rPr>
          <w:rFonts w:ascii="Century Schoolbook" w:hAnsi="Century Schoolbook"/>
          <w:vanish/>
          <w:color w:val="C00000"/>
          <w:sz w:val="20"/>
          <w:szCs w:val="18"/>
        </w:rPr>
        <w:t xml:space="preserve">le, présenter les </w:t>
      </w:r>
      <w:r w:rsidR="00BE70FC" w:rsidRPr="0005799B">
        <w:rPr>
          <w:rFonts w:ascii="Century Schoolbook" w:hAnsi="Century Schoolbook"/>
          <w:vanish/>
          <w:color w:val="C00000"/>
          <w:sz w:val="20"/>
          <w:szCs w:val="18"/>
        </w:rPr>
        <w:t>obligation</w:t>
      </w:r>
      <w:r w:rsidRPr="0005799B">
        <w:rPr>
          <w:rFonts w:ascii="Century Schoolbook" w:hAnsi="Century Schoolbook"/>
          <w:vanish/>
          <w:color w:val="C00000"/>
          <w:sz w:val="20"/>
          <w:szCs w:val="18"/>
        </w:rPr>
        <w:t xml:space="preserve">s et </w:t>
      </w:r>
      <w:r w:rsidR="00F24890" w:rsidRPr="0005799B">
        <w:rPr>
          <w:rFonts w:ascii="Century Schoolbook" w:hAnsi="Century Schoolbook"/>
          <w:vanish/>
          <w:color w:val="C00000"/>
          <w:sz w:val="20"/>
          <w:szCs w:val="18"/>
        </w:rPr>
        <w:t>circonstances de</w:t>
      </w:r>
      <w:r w:rsidRPr="0005799B">
        <w:rPr>
          <w:rFonts w:ascii="Century Schoolbook" w:hAnsi="Century Schoolbook"/>
          <w:vanish/>
          <w:color w:val="C00000"/>
          <w:sz w:val="20"/>
          <w:szCs w:val="18"/>
        </w:rPr>
        <w:t xml:space="preserve"> convergence </w:t>
      </w:r>
      <w:r w:rsidR="0079693C" w:rsidRPr="0005799B">
        <w:rPr>
          <w:rFonts w:ascii="Century Schoolbook" w:hAnsi="Century Schoolbook"/>
          <w:vanish/>
          <w:color w:val="C00000"/>
          <w:sz w:val="20"/>
          <w:szCs w:val="18"/>
        </w:rPr>
        <w:t>vers une solution commune</w:t>
      </w:r>
      <w:r w:rsidR="00F16BFD" w:rsidRPr="0005799B">
        <w:rPr>
          <w:rFonts w:ascii="Century Schoolbook" w:hAnsi="Century Schoolbook"/>
          <w:vanish/>
          <w:color w:val="C00000"/>
          <w:sz w:val="20"/>
          <w:szCs w:val="18"/>
        </w:rPr>
        <w:t xml:space="preserve"> (</w:t>
      </w:r>
      <w:r w:rsidR="00BE70FC" w:rsidRPr="0005799B">
        <w:rPr>
          <w:rFonts w:ascii="Century Schoolbook" w:hAnsi="Century Schoolbook"/>
          <w:vanish/>
          <w:color w:val="C00000"/>
          <w:sz w:val="20"/>
          <w:szCs w:val="18"/>
        </w:rPr>
        <w:t>fusion</w:t>
      </w:r>
      <w:r w:rsidR="00463E06" w:rsidRPr="0005799B">
        <w:rPr>
          <w:rFonts w:ascii="Century Schoolbook" w:hAnsi="Century Schoolbook"/>
          <w:vanish/>
          <w:color w:val="C00000"/>
          <w:sz w:val="20"/>
          <w:szCs w:val="18"/>
        </w:rPr>
        <w:t>s</w:t>
      </w:r>
      <w:r w:rsidR="00BE70FC" w:rsidRPr="0005799B">
        <w:rPr>
          <w:rFonts w:ascii="Century Schoolbook" w:hAnsi="Century Schoolbook"/>
          <w:vanish/>
          <w:color w:val="C00000"/>
          <w:sz w:val="20"/>
          <w:szCs w:val="18"/>
        </w:rPr>
        <w:t xml:space="preserve"> </w:t>
      </w:r>
      <w:r w:rsidR="00463E06" w:rsidRPr="0005799B">
        <w:rPr>
          <w:rFonts w:ascii="Century Schoolbook" w:hAnsi="Century Schoolbook"/>
          <w:vanish/>
          <w:color w:val="C00000"/>
          <w:sz w:val="20"/>
          <w:szCs w:val="18"/>
        </w:rPr>
        <w:t>au cas par cas</w:t>
      </w:r>
      <w:r w:rsidR="00F16BFD" w:rsidRPr="0005799B">
        <w:rPr>
          <w:rFonts w:ascii="Century Schoolbook" w:hAnsi="Century Schoolbook"/>
          <w:vanish/>
          <w:color w:val="C00000"/>
          <w:sz w:val="20"/>
          <w:szCs w:val="18"/>
        </w:rPr>
        <w:t>).</w:t>
      </w:r>
    </w:p>
    <w:p w14:paraId="632E6BC5" w14:textId="77777777" w:rsidR="00BE70FC" w:rsidRDefault="00394AFF" w:rsidP="0005799B">
      <w:pPr>
        <w:ind w:firstLine="708"/>
        <w:jc w:val="both"/>
        <w:rPr>
          <w:rFonts w:ascii="Century Schoolbook" w:hAnsi="Century Schoolbook"/>
          <w:vanish/>
          <w:color w:val="C00000"/>
          <w:sz w:val="20"/>
          <w:szCs w:val="18"/>
        </w:rPr>
      </w:pPr>
      <w:r w:rsidRPr="0005799B">
        <w:rPr>
          <w:rFonts w:ascii="Century Schoolbook" w:hAnsi="Century Schoolbook"/>
          <w:vanish/>
          <w:color w:val="C00000"/>
          <w:sz w:val="20"/>
          <w:szCs w:val="18"/>
        </w:rPr>
        <w:t>Présenter les types de fu</w:t>
      </w:r>
      <w:r w:rsidR="0079693C" w:rsidRPr="0005799B">
        <w:rPr>
          <w:rFonts w:ascii="Century Schoolbook" w:hAnsi="Century Schoolbook"/>
          <w:vanish/>
          <w:color w:val="C00000"/>
          <w:sz w:val="20"/>
          <w:szCs w:val="18"/>
        </w:rPr>
        <w:t>sion</w:t>
      </w:r>
      <w:r w:rsidRPr="0005799B">
        <w:rPr>
          <w:rFonts w:ascii="Century Schoolbook" w:hAnsi="Century Schoolbook"/>
          <w:vanish/>
          <w:color w:val="C00000"/>
          <w:sz w:val="20"/>
          <w:szCs w:val="18"/>
        </w:rPr>
        <w:t>s</w:t>
      </w:r>
      <w:r w:rsidR="00F16BFD" w:rsidRPr="0005799B">
        <w:rPr>
          <w:rFonts w:ascii="Century Schoolbook" w:hAnsi="Century Schoolbook"/>
          <w:vanish/>
          <w:color w:val="C00000"/>
          <w:sz w:val="20"/>
          <w:szCs w:val="18"/>
        </w:rPr>
        <w:t xml:space="preserve"> </w:t>
      </w:r>
      <w:r w:rsidRPr="0005799B">
        <w:rPr>
          <w:rFonts w:ascii="Century Schoolbook" w:hAnsi="Century Schoolbook"/>
          <w:vanish/>
          <w:color w:val="C00000"/>
          <w:sz w:val="20"/>
          <w:szCs w:val="18"/>
        </w:rPr>
        <w:t xml:space="preserve">et pour chacune, </w:t>
      </w:r>
      <w:r w:rsidR="0079693C" w:rsidRPr="0005799B">
        <w:rPr>
          <w:rFonts w:ascii="Century Schoolbook" w:hAnsi="Century Schoolbook"/>
          <w:vanish/>
          <w:color w:val="C00000"/>
          <w:sz w:val="20"/>
          <w:szCs w:val="18"/>
        </w:rPr>
        <w:t>expliquer</w:t>
      </w:r>
      <w:r w:rsidR="009A03A1" w:rsidRPr="0005799B">
        <w:rPr>
          <w:rFonts w:ascii="Century Schoolbook" w:hAnsi="Century Schoolbook"/>
          <w:vanish/>
          <w:color w:val="C00000"/>
          <w:sz w:val="20"/>
          <w:szCs w:val="18"/>
        </w:rPr>
        <w:t xml:space="preserve"> </w:t>
      </w:r>
      <w:r w:rsidR="009C468A" w:rsidRPr="0005799B">
        <w:rPr>
          <w:rFonts w:ascii="Century Schoolbook" w:hAnsi="Century Schoolbook"/>
          <w:vanish/>
          <w:color w:val="C00000"/>
          <w:sz w:val="20"/>
          <w:szCs w:val="18"/>
        </w:rPr>
        <w:t>s</w:t>
      </w:r>
      <w:r w:rsidR="0079693C" w:rsidRPr="0005799B">
        <w:rPr>
          <w:rFonts w:ascii="Century Schoolbook" w:hAnsi="Century Schoolbook"/>
          <w:vanish/>
          <w:color w:val="C00000"/>
          <w:sz w:val="20"/>
          <w:szCs w:val="18"/>
        </w:rPr>
        <w:t>es objectifs</w:t>
      </w:r>
      <w:r w:rsidR="00463E06" w:rsidRPr="0005799B">
        <w:rPr>
          <w:rFonts w:ascii="Century Schoolbook" w:hAnsi="Century Schoolbook"/>
          <w:vanish/>
          <w:color w:val="C00000"/>
          <w:sz w:val="20"/>
          <w:szCs w:val="18"/>
        </w:rPr>
        <w:t xml:space="preserve">, </w:t>
      </w:r>
      <w:r w:rsidR="009C468A" w:rsidRPr="0005799B">
        <w:rPr>
          <w:rFonts w:ascii="Century Schoolbook" w:hAnsi="Century Schoolbook"/>
          <w:vanish/>
          <w:color w:val="C00000"/>
          <w:sz w:val="20"/>
          <w:szCs w:val="18"/>
        </w:rPr>
        <w:t>s</w:t>
      </w:r>
      <w:r w:rsidR="00A57693" w:rsidRPr="0005799B">
        <w:rPr>
          <w:rFonts w:ascii="Century Schoolbook" w:hAnsi="Century Schoolbook"/>
          <w:vanish/>
          <w:color w:val="C00000"/>
          <w:sz w:val="20"/>
          <w:szCs w:val="18"/>
        </w:rPr>
        <w:t xml:space="preserve">es circonstances, </w:t>
      </w:r>
      <w:r w:rsidR="009A03A1" w:rsidRPr="0005799B">
        <w:rPr>
          <w:rFonts w:ascii="Century Schoolbook" w:hAnsi="Century Schoolbook"/>
          <w:vanish/>
          <w:color w:val="C00000"/>
          <w:sz w:val="20"/>
          <w:szCs w:val="18"/>
        </w:rPr>
        <w:t xml:space="preserve">l'aptitude de chaque branche à </w:t>
      </w:r>
      <w:r w:rsidR="00463E06" w:rsidRPr="0005799B">
        <w:rPr>
          <w:rFonts w:ascii="Century Schoolbook" w:hAnsi="Century Schoolbook"/>
          <w:vanish/>
          <w:color w:val="C00000"/>
          <w:sz w:val="20"/>
          <w:szCs w:val="18"/>
        </w:rPr>
        <w:t>y participer</w:t>
      </w:r>
      <w:r w:rsidR="009C468A" w:rsidRPr="0005799B">
        <w:rPr>
          <w:rFonts w:ascii="Century Schoolbook" w:hAnsi="Century Schoolbook"/>
          <w:vanish/>
          <w:color w:val="C00000"/>
          <w:sz w:val="20"/>
          <w:szCs w:val="18"/>
        </w:rPr>
        <w:t xml:space="preserve">, </w:t>
      </w:r>
      <w:r w:rsidR="007B691E">
        <w:rPr>
          <w:rFonts w:ascii="Century Schoolbook" w:hAnsi="Century Schoolbook"/>
          <w:vanish/>
          <w:color w:val="C00000"/>
          <w:sz w:val="20"/>
          <w:szCs w:val="18"/>
        </w:rPr>
        <w:t>sa localisation</w:t>
      </w:r>
      <w:r w:rsidR="00AA3358">
        <w:rPr>
          <w:rFonts w:ascii="Century Schoolbook" w:hAnsi="Century Schoolbook"/>
          <w:vanish/>
          <w:color w:val="C00000"/>
          <w:sz w:val="20"/>
          <w:szCs w:val="18"/>
        </w:rPr>
        <w:t xml:space="preserve"> (sur quelles branches de quel dépôt Git) </w:t>
      </w:r>
      <w:r w:rsidR="007B691E">
        <w:rPr>
          <w:rFonts w:ascii="Century Schoolbook" w:hAnsi="Century Schoolbook"/>
          <w:vanish/>
          <w:color w:val="C00000"/>
          <w:sz w:val="20"/>
          <w:szCs w:val="18"/>
        </w:rPr>
        <w:t xml:space="preserve">, </w:t>
      </w:r>
      <w:r w:rsidR="009C468A" w:rsidRPr="0005799B">
        <w:rPr>
          <w:rFonts w:ascii="Century Schoolbook" w:hAnsi="Century Schoolbook"/>
          <w:vanish/>
          <w:color w:val="C00000"/>
          <w:sz w:val="20"/>
          <w:szCs w:val="18"/>
        </w:rPr>
        <w:t>s</w:t>
      </w:r>
      <w:r w:rsidR="0071084C" w:rsidRPr="0005799B">
        <w:rPr>
          <w:rFonts w:ascii="Century Schoolbook" w:hAnsi="Century Schoolbook"/>
          <w:vanish/>
          <w:color w:val="C00000"/>
          <w:sz w:val="20"/>
          <w:szCs w:val="18"/>
        </w:rPr>
        <w:t>es</w:t>
      </w:r>
      <w:r w:rsidR="009A03A1" w:rsidRPr="0005799B">
        <w:rPr>
          <w:rFonts w:ascii="Century Schoolbook" w:hAnsi="Century Schoolbook"/>
          <w:vanish/>
          <w:color w:val="C00000"/>
          <w:sz w:val="20"/>
          <w:szCs w:val="18"/>
        </w:rPr>
        <w:t xml:space="preserve"> méth</w:t>
      </w:r>
      <w:r w:rsidR="00A675C9" w:rsidRPr="0005799B">
        <w:rPr>
          <w:rFonts w:ascii="Century Schoolbook" w:hAnsi="Century Schoolbook"/>
          <w:vanish/>
          <w:color w:val="C00000"/>
          <w:sz w:val="20"/>
          <w:szCs w:val="18"/>
        </w:rPr>
        <w:t>ode</w:t>
      </w:r>
      <w:r w:rsidR="0071084C" w:rsidRPr="0005799B">
        <w:rPr>
          <w:rFonts w:ascii="Century Schoolbook" w:hAnsi="Century Schoolbook"/>
          <w:vanish/>
          <w:color w:val="C00000"/>
          <w:sz w:val="20"/>
          <w:szCs w:val="18"/>
        </w:rPr>
        <w:t>s</w:t>
      </w:r>
      <w:r w:rsidR="00A675C9" w:rsidRPr="0005799B">
        <w:rPr>
          <w:rFonts w:ascii="Century Schoolbook" w:hAnsi="Century Schoolbook"/>
          <w:vanish/>
          <w:color w:val="C00000"/>
          <w:sz w:val="20"/>
          <w:szCs w:val="18"/>
        </w:rPr>
        <w:t xml:space="preserve"> (</w:t>
      </w:r>
      <w:r w:rsidR="00E77219" w:rsidRPr="0005799B">
        <w:rPr>
          <w:rFonts w:ascii="Century Schoolbook" w:hAnsi="Century Schoolbook"/>
          <w:vanish/>
          <w:color w:val="C00000"/>
          <w:sz w:val="20"/>
          <w:szCs w:val="18"/>
        </w:rPr>
        <w:t>1 à 1, Big B</w:t>
      </w:r>
      <w:r w:rsidR="0071084C" w:rsidRPr="0005799B">
        <w:rPr>
          <w:rFonts w:ascii="Century Schoolbook" w:hAnsi="Century Schoolbook"/>
          <w:vanish/>
          <w:color w:val="C00000"/>
          <w:sz w:val="20"/>
          <w:szCs w:val="18"/>
        </w:rPr>
        <w:t>ang</w:t>
      </w:r>
      <w:r w:rsidR="009A03A1" w:rsidRPr="0005799B">
        <w:rPr>
          <w:rFonts w:ascii="Century Schoolbook" w:hAnsi="Century Schoolbook"/>
          <w:vanish/>
          <w:color w:val="C00000"/>
          <w:sz w:val="20"/>
          <w:szCs w:val="18"/>
        </w:rPr>
        <w:t>, unilatérale</w:t>
      </w:r>
      <w:r w:rsidR="00A675C9" w:rsidRPr="0005799B">
        <w:rPr>
          <w:rFonts w:ascii="Century Schoolbook" w:hAnsi="Century Schoolbook"/>
          <w:vanish/>
          <w:color w:val="C00000"/>
          <w:sz w:val="20"/>
          <w:szCs w:val="18"/>
        </w:rPr>
        <w:t>, consensuelle</w:t>
      </w:r>
      <w:r w:rsidR="00463E06" w:rsidRPr="0005799B">
        <w:rPr>
          <w:rFonts w:ascii="Century Schoolbook" w:hAnsi="Century Schoolbook"/>
          <w:vanish/>
          <w:color w:val="C00000"/>
          <w:sz w:val="20"/>
          <w:szCs w:val="18"/>
        </w:rPr>
        <w:t>, discriminée, …</w:t>
      </w:r>
      <w:r w:rsidR="009A03A1" w:rsidRPr="0005799B">
        <w:rPr>
          <w:rFonts w:ascii="Century Schoolbook" w:hAnsi="Century Schoolbook"/>
          <w:vanish/>
          <w:color w:val="C00000"/>
          <w:sz w:val="20"/>
          <w:szCs w:val="18"/>
        </w:rPr>
        <w:t>), les actions</w:t>
      </w:r>
      <w:r w:rsidR="00A57693" w:rsidRPr="0005799B">
        <w:rPr>
          <w:rFonts w:ascii="Century Schoolbook" w:hAnsi="Century Schoolbook"/>
          <w:vanish/>
          <w:color w:val="C00000"/>
          <w:sz w:val="20"/>
          <w:szCs w:val="18"/>
        </w:rPr>
        <w:t>, les droits</w:t>
      </w:r>
      <w:r w:rsidR="009A03A1" w:rsidRPr="0005799B">
        <w:rPr>
          <w:rFonts w:ascii="Century Schoolbook" w:hAnsi="Century Schoolbook"/>
          <w:vanish/>
          <w:color w:val="C00000"/>
          <w:sz w:val="20"/>
          <w:szCs w:val="18"/>
        </w:rPr>
        <w:t xml:space="preserve"> et responsa</w:t>
      </w:r>
      <w:r w:rsidR="009C468A" w:rsidRPr="0005799B">
        <w:rPr>
          <w:rFonts w:ascii="Century Schoolbook" w:hAnsi="Century Schoolbook"/>
          <w:vanish/>
          <w:color w:val="C00000"/>
          <w:sz w:val="20"/>
          <w:szCs w:val="18"/>
        </w:rPr>
        <w:t xml:space="preserve">bilités de l'acteur réalisant </w:t>
      </w:r>
      <w:r w:rsidR="00AB4A89" w:rsidRPr="0005799B">
        <w:rPr>
          <w:rFonts w:ascii="Century Schoolbook" w:hAnsi="Century Schoolbook"/>
          <w:vanish/>
          <w:color w:val="C00000"/>
          <w:sz w:val="20"/>
          <w:szCs w:val="18"/>
        </w:rPr>
        <w:t xml:space="preserve"> l</w:t>
      </w:r>
      <w:r w:rsidR="009C468A" w:rsidRPr="0005799B">
        <w:rPr>
          <w:rFonts w:ascii="Century Schoolbook" w:hAnsi="Century Schoolbook"/>
          <w:vanish/>
          <w:color w:val="C00000"/>
          <w:sz w:val="20"/>
          <w:szCs w:val="18"/>
        </w:rPr>
        <w:t>e type de</w:t>
      </w:r>
      <w:r w:rsidR="009A03A1" w:rsidRPr="0005799B">
        <w:rPr>
          <w:rFonts w:ascii="Century Schoolbook" w:hAnsi="Century Schoolbook"/>
          <w:vanish/>
          <w:color w:val="C00000"/>
          <w:sz w:val="20"/>
          <w:szCs w:val="18"/>
        </w:rPr>
        <w:t xml:space="preserve"> fusion</w:t>
      </w:r>
      <w:r w:rsidR="00463E06" w:rsidRPr="0005799B">
        <w:rPr>
          <w:rFonts w:ascii="Century Schoolbook" w:hAnsi="Century Schoolbook"/>
          <w:vanish/>
          <w:color w:val="C00000"/>
          <w:sz w:val="20"/>
          <w:szCs w:val="18"/>
        </w:rPr>
        <w:t xml:space="preserve"> (Cf. § </w:t>
      </w:r>
      <w:r w:rsidR="00384D68" w:rsidRPr="0005799B">
        <w:rPr>
          <w:rFonts w:ascii="Century Schoolbook" w:hAnsi="Century Schoolbook"/>
          <w:vanish/>
          <w:color w:val="C00000"/>
          <w:sz w:val="20"/>
          <w:szCs w:val="18"/>
        </w:rPr>
        <w:fldChar w:fldCharType="begin"/>
      </w:r>
      <w:r w:rsidR="00384D68" w:rsidRPr="0005799B">
        <w:rPr>
          <w:rFonts w:ascii="Century Schoolbook" w:hAnsi="Century Schoolbook"/>
          <w:vanish/>
          <w:color w:val="C00000"/>
          <w:sz w:val="20"/>
          <w:szCs w:val="18"/>
        </w:rPr>
        <w:instrText xml:space="preserve"> REF _Ref488415490 \r \h </w:instrText>
      </w:r>
      <w:r w:rsidR="00DC4DB6" w:rsidRPr="0005799B">
        <w:rPr>
          <w:rFonts w:ascii="Century Schoolbook" w:hAnsi="Century Schoolbook"/>
          <w:vanish/>
          <w:color w:val="C00000"/>
          <w:sz w:val="20"/>
          <w:szCs w:val="18"/>
        </w:rPr>
        <w:instrText xml:space="preserve"> \* MERGEFORMAT </w:instrText>
      </w:r>
      <w:r w:rsidR="00384D68" w:rsidRPr="0005799B">
        <w:rPr>
          <w:rFonts w:ascii="Century Schoolbook" w:hAnsi="Century Schoolbook"/>
          <w:vanish/>
          <w:color w:val="C00000"/>
          <w:sz w:val="20"/>
          <w:szCs w:val="18"/>
        </w:rPr>
      </w:r>
      <w:r w:rsidR="00384D68" w:rsidRPr="0005799B">
        <w:rPr>
          <w:rFonts w:ascii="Century Schoolbook" w:hAnsi="Century Schoolbook"/>
          <w:vanish/>
          <w:color w:val="C00000"/>
          <w:sz w:val="20"/>
          <w:szCs w:val="18"/>
        </w:rPr>
        <w:fldChar w:fldCharType="separate"/>
      </w:r>
      <w:r w:rsidR="000F545B">
        <w:rPr>
          <w:rFonts w:ascii="Century Schoolbook" w:hAnsi="Century Schoolbook"/>
          <w:vanish/>
          <w:color w:val="C00000"/>
          <w:sz w:val="20"/>
          <w:szCs w:val="18"/>
        </w:rPr>
        <w:t>III.A</w:t>
      </w:r>
      <w:r w:rsidR="00384D68" w:rsidRPr="0005799B">
        <w:rPr>
          <w:rFonts w:ascii="Century Schoolbook" w:hAnsi="Century Schoolbook"/>
          <w:vanish/>
          <w:color w:val="C00000"/>
          <w:sz w:val="20"/>
          <w:szCs w:val="18"/>
        </w:rPr>
        <w:fldChar w:fldCharType="end"/>
      </w:r>
      <w:r w:rsidR="00463E06" w:rsidRPr="0005799B">
        <w:rPr>
          <w:rFonts w:ascii="Century Schoolbook" w:hAnsi="Century Schoolbook"/>
          <w:vanish/>
          <w:color w:val="C00000"/>
          <w:sz w:val="20"/>
          <w:szCs w:val="18"/>
        </w:rPr>
        <w:t>)</w:t>
      </w:r>
      <w:r w:rsidR="009A03A1" w:rsidRPr="0005799B">
        <w:rPr>
          <w:rFonts w:ascii="Century Schoolbook" w:hAnsi="Century Schoolbook"/>
          <w:vanish/>
          <w:color w:val="C00000"/>
          <w:sz w:val="20"/>
          <w:szCs w:val="18"/>
        </w:rPr>
        <w:t>.</w:t>
      </w:r>
      <w:r w:rsidR="00BE70FC" w:rsidRPr="0005799B">
        <w:rPr>
          <w:rFonts w:ascii="Century Schoolbook" w:hAnsi="Century Schoolbook"/>
          <w:vanish/>
          <w:color w:val="C00000"/>
          <w:sz w:val="20"/>
          <w:szCs w:val="18"/>
        </w:rPr>
        <w:t xml:space="preserve"> </w:t>
      </w:r>
    </w:p>
    <w:p w14:paraId="632E6BC6" w14:textId="4C958AFC" w:rsidR="0065291F" w:rsidRDefault="008968BD" w:rsidP="0005799B">
      <w:pPr>
        <w:ind w:firstLine="708"/>
        <w:jc w:val="both"/>
        <w:rPr>
          <w:rFonts w:ascii="Century Schoolbook" w:hAnsi="Century Schoolbook"/>
          <w:vanish/>
          <w:color w:val="C00000"/>
          <w:sz w:val="20"/>
          <w:szCs w:val="18"/>
        </w:rPr>
      </w:pPr>
      <w:r>
        <w:rPr>
          <w:rFonts w:ascii="Century Schoolbook" w:hAnsi="Century Schoolbook"/>
          <w:vanish/>
          <w:color w:val="C00000"/>
          <w:sz w:val="20"/>
          <w:szCs w:val="18"/>
        </w:rPr>
        <w:t>Les cas standards sont présentés ci-dessous :</w:t>
      </w:r>
    </w:p>
    <w:p w14:paraId="1AB53F2C" w14:textId="77777777" w:rsidR="008968BD" w:rsidRDefault="008968BD" w:rsidP="0005799B">
      <w:pPr>
        <w:ind w:firstLine="708"/>
        <w:jc w:val="both"/>
        <w:rPr>
          <w:rFonts w:ascii="Century Schoolbook" w:hAnsi="Century Schoolbook"/>
          <w:vanish/>
          <w:color w:val="C00000"/>
          <w:sz w:val="20"/>
          <w:szCs w:val="18"/>
        </w:rPr>
      </w:pPr>
    </w:p>
    <w:p w14:paraId="632E6BC7" w14:textId="77777777" w:rsidR="0026062A" w:rsidRPr="0026062A" w:rsidRDefault="00BC2BA2" w:rsidP="0026062A">
      <w:pPr>
        <w:jc w:val="both"/>
      </w:pPr>
      <w:r w:rsidRPr="0026062A">
        <w:t xml:space="preserve">La fusion </w:t>
      </w:r>
      <w:r w:rsidR="0026062A" w:rsidRPr="0026062A">
        <w:t>(appelée aussi "merge")</w:t>
      </w:r>
      <w:r w:rsidR="0026062A">
        <w:t xml:space="preserve"> est </w:t>
      </w:r>
      <w:r w:rsidR="0026062A" w:rsidRPr="0026062A">
        <w:t>réalisée par un Mergeur (cf. I.A.2, II.D.3, III.B)</w:t>
      </w:r>
      <w:r w:rsidR="0006109A">
        <w:t> :</w:t>
      </w:r>
    </w:p>
    <w:p w14:paraId="69A5EF2F" w14:textId="10475FBE" w:rsidR="0029662B" w:rsidRDefault="00F24890" w:rsidP="00800D8F">
      <w:pPr>
        <w:pStyle w:val="Paragraphedeliste"/>
        <w:numPr>
          <w:ilvl w:val="2"/>
          <w:numId w:val="13"/>
        </w:numPr>
        <w:ind w:left="851"/>
        <w:jc w:val="both"/>
      </w:pPr>
      <w:r w:rsidRPr="0024205E">
        <w:rPr>
          <w:u w:val="single"/>
        </w:rPr>
        <w:t>De</w:t>
      </w:r>
      <w:r w:rsidR="0026062A" w:rsidRPr="0024205E">
        <w:rPr>
          <w:u w:val="single"/>
        </w:rPr>
        <w:t xml:space="preserve"> la branche d'un contributeur </w:t>
      </w:r>
      <w:r w:rsidR="0024205E">
        <w:rPr>
          <w:u w:val="single"/>
        </w:rPr>
        <w:t>vers</w:t>
      </w:r>
      <w:r w:rsidR="0026062A" w:rsidRPr="0024205E">
        <w:rPr>
          <w:u w:val="single"/>
        </w:rPr>
        <w:t xml:space="preserve"> la branche Projet</w:t>
      </w:r>
      <w:r w:rsidR="0026062A" w:rsidRPr="0026062A">
        <w:t xml:space="preserve"> </w:t>
      </w:r>
      <w:r w:rsidR="0026062A" w:rsidRPr="005622BA">
        <w:rPr>
          <w:rFonts w:ascii="Century Schoolbook" w:hAnsi="Century Schoolbook"/>
          <w:vanish/>
          <w:color w:val="C00000"/>
          <w:sz w:val="20"/>
          <w:szCs w:val="18"/>
        </w:rPr>
        <w:t>(ou Maintenance)</w:t>
      </w:r>
      <w:r w:rsidR="0026062A" w:rsidRPr="0026062A">
        <w:t xml:space="preserve"> associée à son activité de développement, est initiée par le </w:t>
      </w:r>
      <w:r w:rsidR="009126B4">
        <w:t>contribut</w:t>
      </w:r>
      <w:r w:rsidR="0026062A" w:rsidRPr="0026062A">
        <w:t xml:space="preserve">eur et </w:t>
      </w:r>
      <w:r w:rsidR="0026062A">
        <w:t xml:space="preserve">se réalise sur la branche </w:t>
      </w:r>
      <w:r w:rsidR="0029662B">
        <w:t>du contributeur</w:t>
      </w:r>
    </w:p>
    <w:p w14:paraId="6DE3CA21" w14:textId="486259A2" w:rsidR="0029662B" w:rsidRDefault="0029662B" w:rsidP="0029662B">
      <w:pPr>
        <w:pStyle w:val="Paragraphedeliste"/>
        <w:numPr>
          <w:ilvl w:val="3"/>
          <w:numId w:val="13"/>
        </w:numPr>
        <w:ind w:left="1418" w:hanging="284"/>
        <w:jc w:val="both"/>
      </w:pPr>
      <w:r>
        <w:t xml:space="preserve">Récupération </w:t>
      </w:r>
      <w:r w:rsidR="009126B4">
        <w:t>dans l</w:t>
      </w:r>
      <w:r>
        <w:t xml:space="preserve">a WD </w:t>
      </w:r>
      <w:r w:rsidR="009126B4">
        <w:t xml:space="preserve">du contributeur </w:t>
      </w:r>
      <w:r>
        <w:t>de le dernière version de la branche Projet</w:t>
      </w:r>
      <w:r w:rsidR="005622BA" w:rsidRPr="005622BA">
        <w:rPr>
          <w:rFonts w:ascii="Century Schoolbook" w:hAnsi="Century Schoolbook"/>
          <w:vanish/>
          <w:color w:val="C00000"/>
          <w:sz w:val="20"/>
          <w:szCs w:val="18"/>
        </w:rPr>
        <w:t>(ou Maintenance)</w:t>
      </w:r>
    </w:p>
    <w:p w14:paraId="50DEE9E3" w14:textId="77777777" w:rsidR="0029662B" w:rsidRDefault="0029662B" w:rsidP="0029662B">
      <w:pPr>
        <w:pStyle w:val="Paragraphedeliste"/>
        <w:numPr>
          <w:ilvl w:val="3"/>
          <w:numId w:val="13"/>
        </w:numPr>
        <w:ind w:left="1418" w:hanging="284"/>
        <w:jc w:val="both"/>
      </w:pPr>
      <w:r>
        <w:t>Choix dans cette WD des fichiers fusionnés</w:t>
      </w:r>
    </w:p>
    <w:p w14:paraId="632E6BC8" w14:textId="5199E440" w:rsidR="0026062A" w:rsidRPr="0026062A" w:rsidRDefault="0029662B" w:rsidP="0029662B">
      <w:pPr>
        <w:pStyle w:val="Paragraphedeliste"/>
        <w:numPr>
          <w:ilvl w:val="3"/>
          <w:numId w:val="13"/>
        </w:numPr>
        <w:ind w:left="1418" w:hanging="284"/>
        <w:jc w:val="both"/>
      </w:pPr>
      <w:r>
        <w:t>Report</w:t>
      </w:r>
      <w:r w:rsidR="00AE6884">
        <w:t xml:space="preserve"> sur la branche </w:t>
      </w:r>
      <w:r w:rsidR="0026062A">
        <w:t>Projet</w:t>
      </w:r>
      <w:r w:rsidR="008F5A26" w:rsidRPr="005622BA">
        <w:rPr>
          <w:rFonts w:ascii="Century Schoolbook" w:hAnsi="Century Schoolbook"/>
          <w:vanish/>
          <w:color w:val="C00000"/>
          <w:sz w:val="20"/>
          <w:szCs w:val="18"/>
        </w:rPr>
        <w:t>(ou Maintenance)</w:t>
      </w:r>
      <w:r w:rsidR="008F5A26" w:rsidRPr="0026062A">
        <w:t xml:space="preserve"> </w:t>
      </w:r>
      <w:r>
        <w:t>de ces choix (fusion unilatérale)</w:t>
      </w:r>
    </w:p>
    <w:p w14:paraId="7B50FB3F" w14:textId="0400D1CF" w:rsidR="0029662B" w:rsidRDefault="00F24890" w:rsidP="00800D8F">
      <w:pPr>
        <w:pStyle w:val="Paragraphedeliste"/>
        <w:numPr>
          <w:ilvl w:val="2"/>
          <w:numId w:val="13"/>
        </w:numPr>
        <w:ind w:left="851"/>
        <w:jc w:val="both"/>
      </w:pPr>
      <w:r w:rsidRPr="0024205E">
        <w:rPr>
          <w:u w:val="single"/>
        </w:rPr>
        <w:t>D’une</w:t>
      </w:r>
      <w:r w:rsidR="0026062A" w:rsidRPr="0024205E">
        <w:rPr>
          <w:u w:val="single"/>
        </w:rPr>
        <w:t xml:space="preserve"> branche </w:t>
      </w:r>
      <w:r w:rsidR="0029662B">
        <w:rPr>
          <w:u w:val="single"/>
        </w:rPr>
        <w:t>P</w:t>
      </w:r>
      <w:r w:rsidR="0026062A" w:rsidRPr="0024205E">
        <w:rPr>
          <w:u w:val="single"/>
        </w:rPr>
        <w:t xml:space="preserve">rojet sur la branche </w:t>
      </w:r>
      <w:r w:rsidR="0029662B">
        <w:rPr>
          <w:u w:val="single"/>
        </w:rPr>
        <w:t>M</w:t>
      </w:r>
      <w:r w:rsidR="0026062A" w:rsidRPr="0024205E">
        <w:rPr>
          <w:u w:val="single"/>
        </w:rPr>
        <w:t>aster</w:t>
      </w:r>
      <w:r w:rsidR="009126B4">
        <w:t xml:space="preserve"> est initiée</w:t>
      </w:r>
      <w:r w:rsidR="0029662B">
        <w:t xml:space="preserve"> par le RTC, et</w:t>
      </w:r>
      <w:r w:rsidR="0026062A">
        <w:t xml:space="preserve"> </w:t>
      </w:r>
      <w:r w:rsidR="009126B4">
        <w:t>se réalise</w:t>
      </w:r>
      <w:r w:rsidR="0029662B">
        <w:t xml:space="preserve"> </w:t>
      </w:r>
      <w:r w:rsidR="00BC2BA2" w:rsidRPr="0026062A">
        <w:t xml:space="preserve">toujours </w:t>
      </w:r>
      <w:r w:rsidR="0029662B">
        <w:t>sur la branche Projet</w:t>
      </w:r>
      <w:r w:rsidR="008968BD">
        <w:t xml:space="preserve"> </w:t>
      </w:r>
    </w:p>
    <w:p w14:paraId="3F29597C" w14:textId="709CD0F5" w:rsidR="008968BD" w:rsidRDefault="008968BD" w:rsidP="0029662B">
      <w:pPr>
        <w:pStyle w:val="Paragraphedeliste"/>
        <w:numPr>
          <w:ilvl w:val="3"/>
          <w:numId w:val="13"/>
        </w:numPr>
        <w:ind w:left="1418" w:hanging="284"/>
        <w:jc w:val="both"/>
      </w:pPr>
      <w:r>
        <w:t>Chargement de la WD du RTC par la dernière version de la branche Projet</w:t>
      </w:r>
    </w:p>
    <w:p w14:paraId="78F7A808" w14:textId="21CC8C26" w:rsidR="0029662B" w:rsidRDefault="0029662B" w:rsidP="0029662B">
      <w:pPr>
        <w:pStyle w:val="Paragraphedeliste"/>
        <w:numPr>
          <w:ilvl w:val="3"/>
          <w:numId w:val="13"/>
        </w:numPr>
        <w:ind w:left="1418" w:hanging="284"/>
        <w:jc w:val="both"/>
      </w:pPr>
      <w:r>
        <w:t xml:space="preserve">Récupération sur la WD du RTC de le dernière version de la branche </w:t>
      </w:r>
      <w:r w:rsidR="009126B4">
        <w:t>M</w:t>
      </w:r>
      <w:r>
        <w:t>aster</w:t>
      </w:r>
    </w:p>
    <w:p w14:paraId="4FF63304" w14:textId="77777777" w:rsidR="0029662B" w:rsidRDefault="0029662B" w:rsidP="0029662B">
      <w:pPr>
        <w:pStyle w:val="Paragraphedeliste"/>
        <w:numPr>
          <w:ilvl w:val="3"/>
          <w:numId w:val="13"/>
        </w:numPr>
        <w:ind w:left="1418" w:hanging="284"/>
        <w:jc w:val="both"/>
      </w:pPr>
      <w:r>
        <w:t>Choix dans cette WD des fichiers fusionnés</w:t>
      </w:r>
    </w:p>
    <w:p w14:paraId="331000E3" w14:textId="26824BEE" w:rsidR="0029662B" w:rsidRPr="0026062A" w:rsidRDefault="0029662B" w:rsidP="0029662B">
      <w:pPr>
        <w:pStyle w:val="Paragraphedeliste"/>
        <w:numPr>
          <w:ilvl w:val="3"/>
          <w:numId w:val="13"/>
        </w:numPr>
        <w:ind w:left="1418" w:hanging="284"/>
        <w:jc w:val="both"/>
      </w:pPr>
      <w:r>
        <w:t xml:space="preserve">Report sur la branche </w:t>
      </w:r>
      <w:r w:rsidR="009126B4">
        <w:t>M</w:t>
      </w:r>
      <w:r>
        <w:t xml:space="preserve">aster de ces choix (fusion </w:t>
      </w:r>
      <w:r w:rsidRPr="0026062A">
        <w:t xml:space="preserve">"simple" </w:t>
      </w:r>
      <w:r>
        <w:t>unilatérale)</w:t>
      </w:r>
    </w:p>
    <w:p w14:paraId="44450703" w14:textId="37F83D25" w:rsidR="0029662B" w:rsidRDefault="0029662B" w:rsidP="0029662B">
      <w:pPr>
        <w:pStyle w:val="Paragraphedeliste"/>
        <w:numPr>
          <w:ilvl w:val="2"/>
          <w:numId w:val="13"/>
        </w:numPr>
        <w:ind w:left="851"/>
        <w:jc w:val="both"/>
      </w:pPr>
      <w:r w:rsidRPr="0024205E">
        <w:rPr>
          <w:u w:val="single"/>
        </w:rPr>
        <w:t>D’une</w:t>
      </w:r>
      <w:r w:rsidR="009126B4">
        <w:rPr>
          <w:u w:val="single"/>
        </w:rPr>
        <w:t xml:space="preserve"> </w:t>
      </w:r>
      <w:r w:rsidR="009126B4" w:rsidRPr="008968BD">
        <w:rPr>
          <w:rFonts w:ascii="Century Schoolbook" w:hAnsi="Century Schoolbook"/>
          <w:vanish/>
          <w:color w:val="C00000"/>
          <w:sz w:val="20"/>
          <w:szCs w:val="18"/>
          <w:u w:val="single"/>
        </w:rPr>
        <w:t>(de la)</w:t>
      </w:r>
      <w:r w:rsidR="009126B4">
        <w:rPr>
          <w:u w:val="single"/>
        </w:rPr>
        <w:t xml:space="preserve"> </w:t>
      </w:r>
      <w:r w:rsidRPr="0024205E">
        <w:rPr>
          <w:u w:val="single"/>
        </w:rPr>
        <w:t xml:space="preserve">branche </w:t>
      </w:r>
      <w:r w:rsidR="009126B4">
        <w:rPr>
          <w:u w:val="single"/>
        </w:rPr>
        <w:t>Maintenance</w:t>
      </w:r>
      <w:r w:rsidRPr="0024205E">
        <w:rPr>
          <w:u w:val="single"/>
        </w:rPr>
        <w:t xml:space="preserve"> sur la branche </w:t>
      </w:r>
      <w:r>
        <w:rPr>
          <w:u w:val="single"/>
        </w:rPr>
        <w:t>M</w:t>
      </w:r>
      <w:r w:rsidRPr="0024205E">
        <w:rPr>
          <w:u w:val="single"/>
        </w:rPr>
        <w:t>aster</w:t>
      </w:r>
      <w:r w:rsidR="009126B4">
        <w:t xml:space="preserve"> </w:t>
      </w:r>
      <w:r>
        <w:t>est ini</w:t>
      </w:r>
      <w:r w:rsidR="009126B4">
        <w:t>tiée par le RTC, et se réalise</w:t>
      </w:r>
      <w:r>
        <w:t xml:space="preserve"> </w:t>
      </w:r>
      <w:r w:rsidRPr="0026062A">
        <w:t xml:space="preserve">toujours </w:t>
      </w:r>
      <w:r w:rsidR="008968BD">
        <w:t>sur s</w:t>
      </w:r>
      <w:r>
        <w:t xml:space="preserve">a branche </w:t>
      </w:r>
      <w:r w:rsidR="009126B4">
        <w:t>Maintenance</w:t>
      </w:r>
    </w:p>
    <w:p w14:paraId="4985F925" w14:textId="1EFB1E27" w:rsidR="008968BD" w:rsidRDefault="008968BD" w:rsidP="008968BD">
      <w:pPr>
        <w:pStyle w:val="Paragraphedeliste"/>
        <w:numPr>
          <w:ilvl w:val="3"/>
          <w:numId w:val="13"/>
        </w:numPr>
        <w:ind w:left="1418" w:hanging="284"/>
        <w:jc w:val="both"/>
      </w:pPr>
      <w:r>
        <w:lastRenderedPageBreak/>
        <w:t>Chargement de la WD du RTC par la d</w:t>
      </w:r>
      <w:r w:rsidR="009B2E89">
        <w:t>ernière version de la branche Maintenance</w:t>
      </w:r>
    </w:p>
    <w:p w14:paraId="272AE412" w14:textId="39A202A2" w:rsidR="0029662B" w:rsidRDefault="0029662B" w:rsidP="0029662B">
      <w:pPr>
        <w:pStyle w:val="Paragraphedeliste"/>
        <w:numPr>
          <w:ilvl w:val="3"/>
          <w:numId w:val="13"/>
        </w:numPr>
        <w:ind w:left="1418" w:hanging="284"/>
        <w:jc w:val="both"/>
      </w:pPr>
      <w:r>
        <w:t>Réc</w:t>
      </w:r>
      <w:r w:rsidR="00B32532">
        <w:t>upération sur la WD du RTC de la</w:t>
      </w:r>
      <w:r>
        <w:t xml:space="preserve"> dernière version de la branche </w:t>
      </w:r>
      <w:r w:rsidR="009126B4">
        <w:t>M</w:t>
      </w:r>
      <w:r>
        <w:t>aster</w:t>
      </w:r>
    </w:p>
    <w:p w14:paraId="337C422F" w14:textId="77777777" w:rsidR="0029662B" w:rsidRDefault="0029662B" w:rsidP="0029662B">
      <w:pPr>
        <w:pStyle w:val="Paragraphedeliste"/>
        <w:numPr>
          <w:ilvl w:val="3"/>
          <w:numId w:val="13"/>
        </w:numPr>
        <w:ind w:left="1418" w:hanging="284"/>
        <w:jc w:val="both"/>
      </w:pPr>
      <w:r>
        <w:t>Choix dans cette WD des fichiers fusionnés</w:t>
      </w:r>
    </w:p>
    <w:p w14:paraId="4103CF07" w14:textId="33F5EE05" w:rsidR="0029662B" w:rsidRPr="0026062A" w:rsidRDefault="0029662B" w:rsidP="0029662B">
      <w:pPr>
        <w:pStyle w:val="Paragraphedeliste"/>
        <w:numPr>
          <w:ilvl w:val="3"/>
          <w:numId w:val="13"/>
        </w:numPr>
        <w:ind w:left="1418" w:hanging="284"/>
        <w:jc w:val="both"/>
      </w:pPr>
      <w:r>
        <w:t xml:space="preserve">Report sur la branche </w:t>
      </w:r>
      <w:r w:rsidR="009126B4">
        <w:t>M</w:t>
      </w:r>
      <w:r>
        <w:t xml:space="preserve">aster de ces choix (fusion </w:t>
      </w:r>
      <w:r w:rsidRPr="0026062A">
        <w:t xml:space="preserve">"simple" </w:t>
      </w:r>
      <w:r>
        <w:t>unilatérale)</w:t>
      </w:r>
    </w:p>
    <w:p w14:paraId="32535E0C" w14:textId="77777777" w:rsidR="009126B4" w:rsidRDefault="009126B4" w:rsidP="00123294">
      <w:pPr>
        <w:pStyle w:val="Paragraphedeliste"/>
        <w:ind w:left="426"/>
        <w:jc w:val="both"/>
      </w:pPr>
    </w:p>
    <w:p w14:paraId="632E6BCA" w14:textId="219A2A3E" w:rsidR="00123294" w:rsidRPr="00E9374E" w:rsidRDefault="00123294" w:rsidP="00123294">
      <w:pPr>
        <w:pStyle w:val="Paragraphedeliste"/>
        <w:ind w:left="426"/>
        <w:jc w:val="both"/>
      </w:pPr>
      <w:r w:rsidRPr="00E9374E">
        <w:t xml:space="preserve">Cette gestion des fusions fait l'objet d'une règle générique </w:t>
      </w:r>
      <w:hyperlink r:id="rId34" w:history="1">
        <w:r w:rsidR="00EB0C0A">
          <w:rPr>
            <w:rStyle w:val="Lienhypertexte"/>
            <w:rFonts w:ascii="Century Schoolbook" w:hAnsi="Century Schoolbook"/>
            <w:vanish/>
            <w:sz w:val="20"/>
            <w:szCs w:val="18"/>
          </w:rPr>
          <w:t>[</w:t>
        </w:r>
        <w:r w:rsidR="0091481E" w:rsidRPr="00A548FD">
          <w:rPr>
            <w:rStyle w:val="Lienhypertexte"/>
            <w:rFonts w:ascii="Century Schoolbook" w:hAnsi="Century Schoolbook"/>
            <w:vanish/>
            <w:sz w:val="20"/>
            <w:szCs w:val="18"/>
          </w:rPr>
          <w:t>Cf. Règles GC sur le C'You GCL]</w:t>
        </w:r>
      </w:hyperlink>
    </w:p>
    <w:p w14:paraId="632E6BCB" w14:textId="77777777" w:rsidR="001F1142" w:rsidRPr="00DC4DB6" w:rsidRDefault="001F1142" w:rsidP="009A4203">
      <w:pPr>
        <w:pStyle w:val="Titre2"/>
      </w:pPr>
      <w:bookmarkStart w:id="82" w:name="_Toc526261870"/>
      <w:r w:rsidRPr="00DC4DB6">
        <w:t>Exploitation des éléments</w:t>
      </w:r>
      <w:bookmarkEnd w:id="82"/>
    </w:p>
    <w:p w14:paraId="632E6BCC" w14:textId="77777777" w:rsidR="00C93A6F" w:rsidRPr="00DC4DB6" w:rsidRDefault="00C93A6F" w:rsidP="0005799B">
      <w:pPr>
        <w:pStyle w:val="Titre3"/>
      </w:pPr>
      <w:bookmarkStart w:id="83" w:name="_Toc526261871"/>
      <w:r w:rsidRPr="00DC4DB6">
        <w:t>Cohérences Projets &amp; Applications</w:t>
      </w:r>
      <w:bookmarkEnd w:id="83"/>
    </w:p>
    <w:p w14:paraId="632E6BCD" w14:textId="413FC261" w:rsidR="009A03A1" w:rsidRDefault="009A03A1" w:rsidP="0005799B">
      <w:pPr>
        <w:ind w:firstLine="708"/>
        <w:jc w:val="both"/>
        <w:rPr>
          <w:rFonts w:ascii="Century Schoolbook" w:hAnsi="Century Schoolbook"/>
          <w:vanish/>
          <w:color w:val="C00000"/>
          <w:sz w:val="20"/>
          <w:szCs w:val="18"/>
        </w:rPr>
      </w:pPr>
      <w:r w:rsidRPr="0005799B">
        <w:rPr>
          <w:rFonts w:ascii="Century Schoolbook" w:hAnsi="Century Schoolbook"/>
          <w:vanish/>
          <w:color w:val="C00000"/>
          <w:sz w:val="20"/>
          <w:szCs w:val="18"/>
        </w:rPr>
        <w:t>La validation</w:t>
      </w:r>
      <w:r w:rsidR="004834B6" w:rsidRPr="0005799B">
        <w:rPr>
          <w:rFonts w:ascii="Century Schoolbook" w:hAnsi="Century Schoolbook"/>
          <w:vanish/>
          <w:color w:val="C00000"/>
          <w:sz w:val="20"/>
          <w:szCs w:val="18"/>
        </w:rPr>
        <w:t xml:space="preserve"> d'une version</w:t>
      </w:r>
      <w:r w:rsidRPr="0005799B">
        <w:rPr>
          <w:rFonts w:ascii="Century Schoolbook" w:hAnsi="Century Schoolbook"/>
          <w:vanish/>
          <w:color w:val="C00000"/>
          <w:sz w:val="20"/>
          <w:szCs w:val="18"/>
        </w:rPr>
        <w:t xml:space="preserve"> d'une configuration </w:t>
      </w:r>
      <w:r w:rsidR="00D91564" w:rsidRPr="0005799B">
        <w:rPr>
          <w:rFonts w:ascii="Century Schoolbook" w:hAnsi="Century Schoolbook"/>
          <w:vanish/>
          <w:color w:val="C00000"/>
          <w:sz w:val="20"/>
          <w:szCs w:val="18"/>
        </w:rPr>
        <w:t>(Cf</w:t>
      </w:r>
      <w:r w:rsidR="004834B6" w:rsidRPr="0005799B">
        <w:rPr>
          <w:rFonts w:ascii="Century Schoolbook" w:hAnsi="Century Schoolbook"/>
          <w:vanish/>
          <w:color w:val="C00000"/>
          <w:sz w:val="20"/>
          <w:szCs w:val="18"/>
        </w:rPr>
        <w:t xml:space="preserve">. § </w:t>
      </w:r>
      <w:r w:rsidR="00384D68" w:rsidRPr="0005799B">
        <w:rPr>
          <w:rFonts w:ascii="Century Schoolbook" w:hAnsi="Century Schoolbook"/>
          <w:vanish/>
          <w:color w:val="C00000"/>
          <w:sz w:val="20"/>
          <w:szCs w:val="18"/>
        </w:rPr>
        <w:fldChar w:fldCharType="begin"/>
      </w:r>
      <w:r w:rsidR="00384D68" w:rsidRPr="0005799B">
        <w:rPr>
          <w:rFonts w:ascii="Century Schoolbook" w:hAnsi="Century Schoolbook"/>
          <w:vanish/>
          <w:color w:val="C00000"/>
          <w:sz w:val="20"/>
          <w:szCs w:val="18"/>
        </w:rPr>
        <w:instrText xml:space="preserve"> REF _Ref488415671 \r \h </w:instrText>
      </w:r>
      <w:r w:rsidR="00DC4DB6" w:rsidRPr="0005799B">
        <w:rPr>
          <w:rFonts w:ascii="Century Schoolbook" w:hAnsi="Century Schoolbook"/>
          <w:vanish/>
          <w:color w:val="C00000"/>
          <w:sz w:val="20"/>
          <w:szCs w:val="18"/>
        </w:rPr>
        <w:instrText xml:space="preserve"> \* MERGEFORMAT </w:instrText>
      </w:r>
      <w:r w:rsidR="00384D68" w:rsidRPr="0005799B">
        <w:rPr>
          <w:rFonts w:ascii="Century Schoolbook" w:hAnsi="Century Schoolbook"/>
          <w:vanish/>
          <w:color w:val="C00000"/>
          <w:sz w:val="20"/>
          <w:szCs w:val="18"/>
        </w:rPr>
      </w:r>
      <w:r w:rsidR="00384D68" w:rsidRPr="0005799B">
        <w:rPr>
          <w:rFonts w:ascii="Century Schoolbook" w:hAnsi="Century Schoolbook"/>
          <w:vanish/>
          <w:color w:val="C00000"/>
          <w:sz w:val="20"/>
          <w:szCs w:val="18"/>
        </w:rPr>
        <w:fldChar w:fldCharType="separate"/>
      </w:r>
      <w:r w:rsidR="000F545B">
        <w:rPr>
          <w:rFonts w:ascii="Century Schoolbook" w:hAnsi="Century Schoolbook"/>
          <w:vanish/>
          <w:color w:val="C00000"/>
          <w:sz w:val="20"/>
          <w:szCs w:val="18"/>
        </w:rPr>
        <w:t>B.2</w:t>
      </w:r>
      <w:r w:rsidR="00384D68" w:rsidRPr="0005799B">
        <w:rPr>
          <w:rFonts w:ascii="Century Schoolbook" w:hAnsi="Century Schoolbook"/>
          <w:vanish/>
          <w:color w:val="C00000"/>
          <w:sz w:val="20"/>
          <w:szCs w:val="18"/>
        </w:rPr>
        <w:fldChar w:fldCharType="end"/>
      </w:r>
      <w:r w:rsidR="004834B6" w:rsidRPr="0005799B">
        <w:rPr>
          <w:rFonts w:ascii="Century Schoolbook" w:hAnsi="Century Schoolbook"/>
          <w:vanish/>
          <w:color w:val="C00000"/>
          <w:sz w:val="20"/>
          <w:szCs w:val="18"/>
        </w:rPr>
        <w:t xml:space="preserve">) </w:t>
      </w:r>
      <w:r w:rsidR="0071084C" w:rsidRPr="0005799B">
        <w:rPr>
          <w:rFonts w:ascii="Century Schoolbook" w:hAnsi="Century Schoolbook"/>
          <w:vanish/>
          <w:color w:val="C00000"/>
          <w:sz w:val="20"/>
          <w:szCs w:val="18"/>
        </w:rPr>
        <w:t>intervient</w:t>
      </w:r>
      <w:r w:rsidR="004834B6" w:rsidRPr="0005799B">
        <w:rPr>
          <w:rFonts w:ascii="Century Schoolbook" w:hAnsi="Century Schoolbook"/>
          <w:vanish/>
          <w:color w:val="C00000"/>
          <w:sz w:val="20"/>
          <w:szCs w:val="18"/>
        </w:rPr>
        <w:t xml:space="preserve"> suite à son utilisation fructueuse dans le cadre d'un projet</w:t>
      </w:r>
      <w:r w:rsidR="007A4B7A">
        <w:rPr>
          <w:rFonts w:ascii="Century Schoolbook" w:hAnsi="Century Schoolbook"/>
          <w:vanish/>
          <w:color w:val="C00000"/>
          <w:sz w:val="20"/>
          <w:szCs w:val="18"/>
        </w:rPr>
        <w:t xml:space="preserve"> ou </w:t>
      </w:r>
      <w:r w:rsidR="00AA3358">
        <w:rPr>
          <w:rFonts w:ascii="Century Schoolbook" w:hAnsi="Century Schoolbook"/>
          <w:vanish/>
          <w:color w:val="C00000"/>
          <w:sz w:val="20"/>
          <w:szCs w:val="18"/>
        </w:rPr>
        <w:t>d'</w:t>
      </w:r>
      <w:r w:rsidR="00B90E33">
        <w:rPr>
          <w:rFonts w:ascii="Century Schoolbook" w:hAnsi="Century Schoolbook"/>
          <w:vanish/>
          <w:color w:val="C00000"/>
          <w:sz w:val="20"/>
          <w:szCs w:val="18"/>
        </w:rPr>
        <w:t>u</w:t>
      </w:r>
      <w:r w:rsidR="00AA3358">
        <w:rPr>
          <w:rFonts w:ascii="Century Schoolbook" w:hAnsi="Century Schoolbook"/>
          <w:vanish/>
          <w:color w:val="C00000"/>
          <w:sz w:val="20"/>
          <w:szCs w:val="18"/>
        </w:rPr>
        <w:t>ne maintenance</w:t>
      </w:r>
      <w:r w:rsidR="004834B6" w:rsidRPr="0005799B">
        <w:rPr>
          <w:rFonts w:ascii="Century Schoolbook" w:hAnsi="Century Schoolbook"/>
          <w:vanish/>
          <w:color w:val="C00000"/>
          <w:sz w:val="20"/>
          <w:szCs w:val="18"/>
        </w:rPr>
        <w:t>.</w:t>
      </w:r>
      <w:r w:rsidR="00AC5C33" w:rsidRPr="0005799B">
        <w:rPr>
          <w:rFonts w:ascii="Century Schoolbook" w:hAnsi="Century Schoolbook"/>
          <w:vanish/>
          <w:color w:val="C00000"/>
          <w:sz w:val="20"/>
          <w:szCs w:val="18"/>
        </w:rPr>
        <w:t xml:space="preserve"> Lister les phases d'exploitation des configurations d'éléments au niveau du Projet</w:t>
      </w:r>
      <w:r w:rsidR="00AA3358">
        <w:rPr>
          <w:rFonts w:ascii="Century Schoolbook" w:hAnsi="Century Schoolbook"/>
          <w:vanish/>
          <w:color w:val="C00000"/>
          <w:sz w:val="20"/>
          <w:szCs w:val="18"/>
        </w:rPr>
        <w:t xml:space="preserve">, </w:t>
      </w:r>
      <w:r w:rsidR="007A4B7A">
        <w:rPr>
          <w:rFonts w:ascii="Century Schoolbook" w:hAnsi="Century Schoolbook"/>
          <w:vanish/>
          <w:color w:val="C00000"/>
          <w:sz w:val="20"/>
          <w:szCs w:val="18"/>
        </w:rPr>
        <w:t xml:space="preserve">et </w:t>
      </w:r>
      <w:r w:rsidR="00AA3358">
        <w:rPr>
          <w:rFonts w:ascii="Century Schoolbook" w:hAnsi="Century Schoolbook"/>
          <w:vanish/>
          <w:color w:val="C00000"/>
          <w:sz w:val="20"/>
          <w:szCs w:val="18"/>
        </w:rPr>
        <w:t xml:space="preserve">de ses </w:t>
      </w:r>
      <w:r w:rsidR="00F24890">
        <w:rPr>
          <w:rFonts w:ascii="Century Schoolbook" w:hAnsi="Century Schoolbook"/>
          <w:vanish/>
          <w:color w:val="C00000"/>
          <w:sz w:val="20"/>
          <w:szCs w:val="18"/>
        </w:rPr>
        <w:t xml:space="preserve">maintenances, </w:t>
      </w:r>
      <w:r w:rsidR="00F24890" w:rsidRPr="0005799B">
        <w:rPr>
          <w:rFonts w:ascii="Century Schoolbook" w:hAnsi="Century Schoolbook"/>
          <w:vanish/>
          <w:color w:val="C00000"/>
          <w:sz w:val="20"/>
          <w:szCs w:val="18"/>
        </w:rPr>
        <w:t>puis</w:t>
      </w:r>
      <w:r w:rsidR="0071084C" w:rsidRPr="0005799B">
        <w:rPr>
          <w:rFonts w:ascii="Century Schoolbook" w:hAnsi="Century Schoolbook"/>
          <w:vanish/>
          <w:color w:val="C00000"/>
          <w:sz w:val="20"/>
          <w:szCs w:val="18"/>
        </w:rPr>
        <w:t xml:space="preserve"> de l'Application, avec les </w:t>
      </w:r>
      <w:r w:rsidR="00B43E30" w:rsidRPr="0005799B">
        <w:rPr>
          <w:rFonts w:ascii="Century Schoolbook" w:hAnsi="Century Schoolbook"/>
          <w:vanish/>
          <w:color w:val="C00000"/>
          <w:sz w:val="20"/>
          <w:szCs w:val="18"/>
        </w:rPr>
        <w:t xml:space="preserve">validations </w:t>
      </w:r>
      <w:r w:rsidR="00AC5C33" w:rsidRPr="0005799B">
        <w:rPr>
          <w:rFonts w:ascii="Century Schoolbook" w:hAnsi="Century Schoolbook"/>
          <w:vanish/>
          <w:color w:val="C00000"/>
          <w:sz w:val="20"/>
          <w:szCs w:val="18"/>
        </w:rPr>
        <w:t xml:space="preserve">successives des </w:t>
      </w:r>
      <w:r w:rsidR="00B43E30" w:rsidRPr="0005799B">
        <w:rPr>
          <w:rFonts w:ascii="Century Schoolbook" w:hAnsi="Century Schoolbook"/>
          <w:vanish/>
          <w:color w:val="C00000"/>
          <w:sz w:val="20"/>
          <w:szCs w:val="18"/>
        </w:rPr>
        <w:t>complétudes et cohérences dans chaque phase</w:t>
      </w:r>
      <w:r w:rsidR="0071084C" w:rsidRPr="0005799B">
        <w:rPr>
          <w:rFonts w:ascii="Century Schoolbook" w:hAnsi="Century Schoolbook"/>
          <w:vanish/>
          <w:color w:val="C00000"/>
          <w:sz w:val="20"/>
          <w:szCs w:val="18"/>
        </w:rPr>
        <w:t>.</w:t>
      </w:r>
    </w:p>
    <w:p w14:paraId="632E6BCE" w14:textId="77777777" w:rsidR="0065291F" w:rsidRDefault="00AA3358" w:rsidP="0005799B">
      <w:pPr>
        <w:ind w:firstLine="708"/>
        <w:jc w:val="both"/>
        <w:rPr>
          <w:rFonts w:ascii="Century Schoolbook" w:hAnsi="Century Schoolbook"/>
          <w:vanish/>
          <w:color w:val="C00000"/>
          <w:sz w:val="20"/>
          <w:szCs w:val="18"/>
        </w:rPr>
      </w:pPr>
      <w:r>
        <w:rPr>
          <w:rFonts w:ascii="Century Schoolbook" w:hAnsi="Century Schoolbook"/>
          <w:vanish/>
          <w:color w:val="C00000"/>
          <w:sz w:val="20"/>
          <w:szCs w:val="18"/>
        </w:rPr>
        <w:t xml:space="preserve">En cas de projet multi-technologique, expliquer les cohérences locales prouvées, les éventuelles livraisons partielles, </w:t>
      </w:r>
      <w:r w:rsidR="00C93F3D">
        <w:rPr>
          <w:rFonts w:ascii="Century Schoolbook" w:hAnsi="Century Schoolbook"/>
          <w:vanish/>
          <w:color w:val="C00000"/>
          <w:sz w:val="20"/>
          <w:szCs w:val="18"/>
        </w:rPr>
        <w:t>l'utilisation des labels inter-technologies</w:t>
      </w:r>
      <w:r w:rsidR="007A4B7A">
        <w:rPr>
          <w:rFonts w:ascii="Century Schoolbook" w:hAnsi="Century Schoolbook"/>
          <w:vanish/>
          <w:color w:val="C00000"/>
          <w:sz w:val="20"/>
          <w:szCs w:val="18"/>
        </w:rPr>
        <w:t>.</w:t>
      </w:r>
    </w:p>
    <w:p w14:paraId="632E6BCF" w14:textId="77777777" w:rsidR="00CC1363" w:rsidRDefault="00CC1363" w:rsidP="0005799B">
      <w:pPr>
        <w:ind w:firstLine="708"/>
        <w:jc w:val="both"/>
        <w:rPr>
          <w:rFonts w:ascii="Century Schoolbook" w:hAnsi="Century Schoolbook"/>
          <w:vanish/>
          <w:color w:val="C00000"/>
          <w:sz w:val="20"/>
          <w:szCs w:val="18"/>
        </w:rPr>
      </w:pPr>
    </w:p>
    <w:p w14:paraId="632E6BD0" w14:textId="77777777" w:rsidR="00CC1363" w:rsidRDefault="00CC1363" w:rsidP="0005799B">
      <w:pPr>
        <w:ind w:firstLine="708"/>
        <w:jc w:val="both"/>
        <w:rPr>
          <w:rFonts w:ascii="Century Schoolbook" w:hAnsi="Century Schoolbook"/>
          <w:vanish/>
          <w:color w:val="C00000"/>
          <w:sz w:val="20"/>
          <w:szCs w:val="18"/>
        </w:rPr>
      </w:pPr>
      <w:r>
        <w:rPr>
          <w:rFonts w:ascii="Century Schoolbook" w:hAnsi="Century Schoolbook"/>
          <w:vanish/>
          <w:color w:val="C00000"/>
          <w:sz w:val="20"/>
          <w:szCs w:val="18"/>
        </w:rPr>
        <w:t>Dans le cas d'un Projet concernant plusieurs Application</w:t>
      </w:r>
      <w:r w:rsidR="00C34D25">
        <w:rPr>
          <w:rFonts w:ascii="Century Schoolbook" w:hAnsi="Century Schoolbook"/>
          <w:vanish/>
          <w:color w:val="C00000"/>
          <w:sz w:val="20"/>
          <w:szCs w:val="18"/>
        </w:rPr>
        <w:t>s</w:t>
      </w:r>
      <w:r>
        <w:rPr>
          <w:rFonts w:ascii="Century Schoolbook" w:hAnsi="Century Schoolbook"/>
          <w:vanish/>
          <w:color w:val="C00000"/>
          <w:sz w:val="20"/>
          <w:szCs w:val="18"/>
        </w:rPr>
        <w:t xml:space="preserve"> devant converger vers un objectif fonctionnel commun, expliquer comment, au moment de la phase d'intégration</w:t>
      </w:r>
      <w:r w:rsidR="00FF221E">
        <w:rPr>
          <w:rFonts w:ascii="Century Schoolbook" w:hAnsi="Century Schoolbook"/>
          <w:vanish/>
          <w:color w:val="C00000"/>
          <w:sz w:val="20"/>
          <w:szCs w:val="18"/>
        </w:rPr>
        <w:t>s</w:t>
      </w:r>
      <w:r>
        <w:rPr>
          <w:rFonts w:ascii="Century Schoolbook" w:hAnsi="Century Schoolbook"/>
          <w:vanish/>
          <w:color w:val="C00000"/>
          <w:sz w:val="20"/>
          <w:szCs w:val="18"/>
        </w:rPr>
        <w:t xml:space="preserve"> inter-applicat</w:t>
      </w:r>
      <w:r w:rsidR="00FF221E">
        <w:rPr>
          <w:rFonts w:ascii="Century Schoolbook" w:hAnsi="Century Schoolbook"/>
          <w:vanish/>
          <w:color w:val="C00000"/>
          <w:sz w:val="20"/>
          <w:szCs w:val="18"/>
        </w:rPr>
        <w:t>ions</w:t>
      </w:r>
      <w:r>
        <w:rPr>
          <w:rFonts w:ascii="Century Schoolbook" w:hAnsi="Century Schoolbook"/>
          <w:vanish/>
          <w:color w:val="C00000"/>
          <w:sz w:val="20"/>
          <w:szCs w:val="18"/>
        </w:rPr>
        <w:t>, on associe les versions de ces applications. Par exemple</w:t>
      </w:r>
      <w:r w:rsidR="00FF221E">
        <w:rPr>
          <w:rFonts w:ascii="Century Schoolbook" w:hAnsi="Century Schoolbook"/>
          <w:vanish/>
          <w:color w:val="C00000"/>
          <w:sz w:val="20"/>
          <w:szCs w:val="18"/>
        </w:rPr>
        <w:t xml:space="preserve"> :</w:t>
      </w:r>
    </w:p>
    <w:p w14:paraId="632E6BD1" w14:textId="66F9590C" w:rsidR="00CC1363" w:rsidRDefault="00F24890" w:rsidP="00CC4F26">
      <w:pPr>
        <w:pStyle w:val="Paragraphedeliste"/>
        <w:numPr>
          <w:ilvl w:val="0"/>
          <w:numId w:val="27"/>
        </w:numPr>
        <w:ind w:left="851" w:hanging="283"/>
        <w:jc w:val="both"/>
        <w:rPr>
          <w:rFonts w:ascii="Century Schoolbook" w:hAnsi="Century Schoolbook"/>
          <w:vanish/>
          <w:color w:val="C00000"/>
          <w:sz w:val="20"/>
          <w:szCs w:val="18"/>
        </w:rPr>
      </w:pPr>
      <w:r w:rsidRPr="00CC1363">
        <w:rPr>
          <w:rFonts w:ascii="Century Schoolbook" w:hAnsi="Century Schoolbook"/>
          <w:vanish/>
          <w:color w:val="C00000"/>
          <w:sz w:val="20"/>
          <w:szCs w:val="18"/>
        </w:rPr>
        <w:t>Un</w:t>
      </w:r>
      <w:r w:rsidR="00CC1363" w:rsidRPr="00CC1363">
        <w:rPr>
          <w:rFonts w:ascii="Century Schoolbook" w:hAnsi="Century Schoolbook"/>
          <w:vanish/>
          <w:color w:val="C00000"/>
          <w:sz w:val="20"/>
          <w:szCs w:val="18"/>
        </w:rPr>
        <w:t xml:space="preserve"> tableau avec une colonne par application, une ligne par campagne de tests inter applications et à l'intersection, le numéro de version de chaque application</w:t>
      </w:r>
    </w:p>
    <w:p w14:paraId="632E6BD2" w14:textId="5020AB87" w:rsidR="00CC1363" w:rsidRDefault="00F24890" w:rsidP="00CC4F26">
      <w:pPr>
        <w:pStyle w:val="Paragraphedeliste"/>
        <w:numPr>
          <w:ilvl w:val="0"/>
          <w:numId w:val="27"/>
        </w:numPr>
        <w:ind w:left="851" w:hanging="283"/>
        <w:jc w:val="both"/>
        <w:rPr>
          <w:rFonts w:ascii="Century Schoolbook" w:hAnsi="Century Schoolbook"/>
          <w:vanish/>
          <w:color w:val="C00000"/>
          <w:sz w:val="20"/>
          <w:szCs w:val="18"/>
        </w:rPr>
      </w:pPr>
      <w:r w:rsidRPr="00CC1363">
        <w:rPr>
          <w:rFonts w:ascii="Century Schoolbook" w:hAnsi="Century Schoolbook"/>
          <w:vanish/>
          <w:color w:val="C00000"/>
          <w:sz w:val="20"/>
          <w:szCs w:val="18"/>
        </w:rPr>
        <w:t>Si</w:t>
      </w:r>
      <w:r w:rsidR="00CC1363" w:rsidRPr="00CC1363">
        <w:rPr>
          <w:rFonts w:ascii="Century Schoolbook" w:hAnsi="Century Schoolbook"/>
          <w:vanish/>
          <w:color w:val="C00000"/>
          <w:sz w:val="20"/>
          <w:szCs w:val="18"/>
        </w:rPr>
        <w:t xml:space="preserve"> toutes les applications sont sous Git, un tag commun de version de Projet, sur la branche du Projet sur chaque </w:t>
      </w:r>
      <w:r w:rsidRPr="00CC1363">
        <w:rPr>
          <w:rFonts w:ascii="Century Schoolbook" w:hAnsi="Century Schoolbook"/>
          <w:vanish/>
          <w:color w:val="C00000"/>
          <w:sz w:val="20"/>
          <w:szCs w:val="18"/>
        </w:rPr>
        <w:t>dépôt</w:t>
      </w:r>
      <w:r w:rsidR="00CC1363" w:rsidRPr="00CC1363">
        <w:rPr>
          <w:rFonts w:ascii="Century Schoolbook" w:hAnsi="Century Schoolbook"/>
          <w:vanish/>
          <w:color w:val="C00000"/>
          <w:sz w:val="20"/>
          <w:szCs w:val="18"/>
        </w:rPr>
        <w:t xml:space="preserve"> des Applications.</w:t>
      </w:r>
    </w:p>
    <w:p w14:paraId="632E6BD3" w14:textId="77777777" w:rsidR="00CC1363" w:rsidRPr="00CC1363" w:rsidRDefault="00CC1363" w:rsidP="00CC1363">
      <w:pPr>
        <w:pStyle w:val="Paragraphedeliste"/>
        <w:ind w:left="851"/>
        <w:jc w:val="both"/>
        <w:rPr>
          <w:rFonts w:ascii="Century Schoolbook" w:hAnsi="Century Schoolbook"/>
          <w:vanish/>
          <w:color w:val="C00000"/>
          <w:sz w:val="20"/>
          <w:szCs w:val="18"/>
        </w:rPr>
      </w:pPr>
    </w:p>
    <w:p w14:paraId="632E6BD4" w14:textId="00A0C5F6" w:rsidR="007A4B7A" w:rsidRDefault="007A4B7A" w:rsidP="00123294">
      <w:pPr>
        <w:ind w:firstLine="284"/>
        <w:jc w:val="both"/>
      </w:pPr>
      <w:r>
        <w:t xml:space="preserve">Types d'enchainements </w:t>
      </w:r>
      <w:r w:rsidR="00123294">
        <w:t xml:space="preserve">possibles </w:t>
      </w:r>
      <w:r>
        <w:t>de phases d'exploitation des éléments :</w:t>
      </w:r>
    </w:p>
    <w:p w14:paraId="32D721D8" w14:textId="77777777" w:rsidR="00722985" w:rsidRDefault="00722985" w:rsidP="00123294">
      <w:pPr>
        <w:ind w:firstLine="284"/>
        <w:jc w:val="both"/>
      </w:pPr>
    </w:p>
    <w:p w14:paraId="632E6BD5" w14:textId="7AF9F9CF" w:rsidR="007A4B7A" w:rsidRPr="00697DA5" w:rsidRDefault="009C5C9E" w:rsidP="00CC4F26">
      <w:pPr>
        <w:pStyle w:val="Paragraphedeliste"/>
        <w:numPr>
          <w:ilvl w:val="0"/>
          <w:numId w:val="23"/>
        </w:numPr>
        <w:ind w:left="851"/>
        <w:jc w:val="both"/>
        <w:rPr>
          <w:b/>
          <w:u w:val="single"/>
        </w:rPr>
      </w:pPr>
      <w:r>
        <w:rPr>
          <w:b/>
          <w:u w:val="single"/>
        </w:rPr>
        <w:t xml:space="preserve"> Assemblage </w:t>
      </w:r>
      <w:r w:rsidR="007A4B7A" w:rsidRPr="00697DA5">
        <w:rPr>
          <w:b/>
          <w:u w:val="single"/>
        </w:rPr>
        <w:t>puis packaging, puis livraison</w:t>
      </w:r>
    </w:p>
    <w:p w14:paraId="632E6BD6" w14:textId="758CE2FD" w:rsidR="00EF0BF3" w:rsidRDefault="008968BD" w:rsidP="00CC4F26">
      <w:pPr>
        <w:pStyle w:val="Paragraphedeliste"/>
        <w:numPr>
          <w:ilvl w:val="1"/>
          <w:numId w:val="23"/>
        </w:numPr>
        <w:ind w:left="1134"/>
        <w:jc w:val="both"/>
      </w:pPr>
      <w:r>
        <w:t xml:space="preserve">La </w:t>
      </w:r>
      <w:r w:rsidR="007D039A">
        <w:t>CLC</w:t>
      </w:r>
      <w:r w:rsidR="007D039A" w:rsidRPr="00443D5D">
        <w:rPr>
          <w:rFonts w:ascii="Century Schoolbook" w:hAnsi="Century Schoolbook"/>
          <w:vanish/>
          <w:color w:val="C00000"/>
          <w:sz w:val="20"/>
          <w:szCs w:val="18"/>
        </w:rPr>
        <w:t>/TCG</w:t>
      </w:r>
      <w:r w:rsidR="007D039A">
        <w:t xml:space="preserve"> </w:t>
      </w:r>
      <w:r w:rsidR="007D039A" w:rsidRPr="00000589">
        <w:rPr>
          <w:rFonts w:ascii="Century Schoolbook" w:hAnsi="Century Schoolbook"/>
          <w:vanish/>
          <w:color w:val="C00000"/>
          <w:sz w:val="20"/>
          <w:szCs w:val="18"/>
        </w:rPr>
        <w:t>&lt;l’une ou l’autre</w:t>
      </w:r>
      <w:r w:rsidR="00F24890">
        <w:rPr>
          <w:rFonts w:ascii="Century Schoolbook" w:hAnsi="Century Schoolbook"/>
          <w:vanish/>
          <w:color w:val="C00000"/>
          <w:sz w:val="20"/>
          <w:szCs w:val="18"/>
        </w:rPr>
        <w:t>&gt;</w:t>
      </w:r>
      <w:r w:rsidR="00F24890">
        <w:t xml:space="preserve"> est</w:t>
      </w:r>
      <w:r w:rsidR="00EF0BF3">
        <w:t xml:space="preserve"> utilisée </w:t>
      </w:r>
      <w:r w:rsidR="00EF0BF3" w:rsidRPr="00EF0BF3">
        <w:rPr>
          <w:rFonts w:ascii="Century Schoolbook" w:hAnsi="Century Schoolbook"/>
          <w:vanish/>
          <w:color w:val="C00000"/>
          <w:sz w:val="20"/>
          <w:szCs w:val="18"/>
        </w:rPr>
        <w:t>&lt;option&gt;</w:t>
      </w:r>
    </w:p>
    <w:p w14:paraId="632E6BD7" w14:textId="461DD621" w:rsidR="007A4B7A" w:rsidRPr="00722985" w:rsidRDefault="00EF0BF3" w:rsidP="00CC4F26">
      <w:pPr>
        <w:pStyle w:val="Paragraphedeliste"/>
        <w:numPr>
          <w:ilvl w:val="1"/>
          <w:numId w:val="23"/>
        </w:numPr>
        <w:ind w:left="1134"/>
        <w:jc w:val="both"/>
      </w:pPr>
      <w:r>
        <w:t xml:space="preserve">Le projet </w:t>
      </w:r>
      <w:r w:rsidR="007A4B7A">
        <w:t>sous-traite la production de packages Java, cependant livrés en cohérence av</w:t>
      </w:r>
      <w:r>
        <w:t xml:space="preserve">ec des packages créés par le projet </w:t>
      </w:r>
      <w:r w:rsidR="007A4B7A">
        <w:t>sans construction</w:t>
      </w:r>
      <w:r>
        <w:t xml:space="preserve"> </w:t>
      </w:r>
      <w:r w:rsidRPr="00EF0BF3">
        <w:rPr>
          <w:rFonts w:ascii="Century Schoolbook" w:hAnsi="Century Schoolbook"/>
          <w:vanish/>
          <w:color w:val="C00000"/>
          <w:sz w:val="20"/>
          <w:szCs w:val="18"/>
        </w:rPr>
        <w:t>&lt;option complémentaire&gt;</w:t>
      </w:r>
    </w:p>
    <w:p w14:paraId="01AC8B8E" w14:textId="77777777" w:rsidR="00722985" w:rsidRDefault="00722985" w:rsidP="00722985">
      <w:pPr>
        <w:ind w:firstLine="284"/>
        <w:jc w:val="both"/>
      </w:pPr>
    </w:p>
    <w:p w14:paraId="632E6BD8" w14:textId="6E97A87C" w:rsidR="007A4B7A" w:rsidRPr="00697DA5" w:rsidRDefault="007A4B7A" w:rsidP="00CC4F26">
      <w:pPr>
        <w:pStyle w:val="Paragraphedeliste"/>
        <w:numPr>
          <w:ilvl w:val="0"/>
          <w:numId w:val="23"/>
        </w:numPr>
        <w:ind w:left="851"/>
        <w:jc w:val="both"/>
        <w:rPr>
          <w:b/>
          <w:u w:val="single"/>
        </w:rPr>
      </w:pPr>
      <w:r w:rsidRPr="00697DA5">
        <w:rPr>
          <w:b/>
          <w:u w:val="single"/>
        </w:rPr>
        <w:t>Packaging, puis livraison</w:t>
      </w:r>
      <w:r w:rsidR="00EF0BF3">
        <w:rPr>
          <w:b/>
          <w:u w:val="single"/>
        </w:rPr>
        <w:t xml:space="preserve"> </w:t>
      </w:r>
      <w:r w:rsidR="00EF0BF3" w:rsidRPr="00EF0BF3">
        <w:rPr>
          <w:rFonts w:ascii="Century Schoolbook" w:hAnsi="Century Schoolbook"/>
          <w:vanish/>
          <w:color w:val="C00000"/>
          <w:sz w:val="20"/>
          <w:szCs w:val="18"/>
        </w:rPr>
        <w:t>&lt;</w:t>
      </w:r>
      <w:r w:rsidR="00F24890" w:rsidRPr="00EF0BF3">
        <w:rPr>
          <w:rFonts w:ascii="Century Schoolbook" w:hAnsi="Century Schoolbook"/>
          <w:vanish/>
          <w:color w:val="C00000"/>
          <w:sz w:val="20"/>
          <w:szCs w:val="18"/>
        </w:rPr>
        <w:t>option à</w:t>
      </w:r>
      <w:r w:rsidR="00EF0BF3" w:rsidRPr="00EF0BF3">
        <w:rPr>
          <w:rFonts w:ascii="Century Schoolbook" w:hAnsi="Century Schoolbook"/>
          <w:vanish/>
          <w:color w:val="C00000"/>
          <w:sz w:val="20"/>
          <w:szCs w:val="18"/>
        </w:rPr>
        <w:t xml:space="preserve"> adapter&gt;</w:t>
      </w:r>
    </w:p>
    <w:p w14:paraId="5A3BABF6" w14:textId="63FA5E49" w:rsidR="009C5C9E" w:rsidRDefault="006151C6" w:rsidP="00CC4F26">
      <w:pPr>
        <w:pStyle w:val="Paragraphedeliste"/>
        <w:numPr>
          <w:ilvl w:val="1"/>
          <w:numId w:val="23"/>
        </w:numPr>
        <w:ind w:left="1134"/>
        <w:jc w:val="both"/>
      </w:pPr>
      <w:r>
        <w:t xml:space="preserve">Le </w:t>
      </w:r>
      <w:r w:rsidR="00EF0BF3">
        <w:t>projet</w:t>
      </w:r>
      <w:r>
        <w:t xml:space="preserve"> package des composants Unix </w:t>
      </w:r>
      <w:r w:rsidR="004D3151">
        <w:t>(.ksh, .sql, .txt, .cfg, .xml). C</w:t>
      </w:r>
      <w:r>
        <w:t xml:space="preserve">es packages </w:t>
      </w:r>
      <w:r w:rsidR="009C5C9E">
        <w:t xml:space="preserve">ont t </w:t>
      </w:r>
      <w:r>
        <w:t>qu'une vie transitoire jusqu'à la livraison</w:t>
      </w:r>
      <w:r w:rsidR="006E593A">
        <w:t xml:space="preserve"> finale en Production. </w:t>
      </w:r>
      <w:r w:rsidR="009C5C9E">
        <w:t>En conséquence</w:t>
      </w:r>
    </w:p>
    <w:p w14:paraId="5C5493A9" w14:textId="63E68D4F" w:rsidR="009C5C9E" w:rsidRDefault="00F24890" w:rsidP="00CC4F26">
      <w:pPr>
        <w:pStyle w:val="Paragraphedeliste"/>
        <w:numPr>
          <w:ilvl w:val="2"/>
          <w:numId w:val="23"/>
        </w:numPr>
        <w:ind w:left="1985"/>
        <w:jc w:val="both"/>
      </w:pPr>
      <w:r>
        <w:t>Il</w:t>
      </w:r>
      <w:r w:rsidR="009C5C9E">
        <w:t xml:space="preserve"> n'y a </w:t>
      </w:r>
      <w:r w:rsidR="006E593A" w:rsidRPr="00123294">
        <w:t xml:space="preserve">pas de conservation de packages de versions précédentes, </w:t>
      </w:r>
    </w:p>
    <w:p w14:paraId="2586A954" w14:textId="1DCEC925" w:rsidR="009C5C9E" w:rsidRDefault="00F24890" w:rsidP="00CC4F26">
      <w:pPr>
        <w:pStyle w:val="Paragraphedeliste"/>
        <w:numPr>
          <w:ilvl w:val="2"/>
          <w:numId w:val="23"/>
        </w:numPr>
        <w:ind w:left="1985"/>
        <w:jc w:val="both"/>
      </w:pPr>
      <w:r w:rsidRPr="00123294">
        <w:t>Pas</w:t>
      </w:r>
      <w:r w:rsidR="006E593A" w:rsidRPr="00123294">
        <w:t xml:space="preserve"> de versionnement de ces packages, </w:t>
      </w:r>
    </w:p>
    <w:p w14:paraId="2E4A85D7" w14:textId="1901049D" w:rsidR="009C5C9E" w:rsidRDefault="00F24890" w:rsidP="00CC4F26">
      <w:pPr>
        <w:pStyle w:val="Paragraphedeliste"/>
        <w:numPr>
          <w:ilvl w:val="2"/>
          <w:numId w:val="23"/>
        </w:numPr>
        <w:ind w:left="1985"/>
        <w:jc w:val="both"/>
      </w:pPr>
      <w:r>
        <w:t>Pas</w:t>
      </w:r>
      <w:r w:rsidR="006E593A" w:rsidRPr="00123294">
        <w:t xml:space="preserve"> capacité à les gérer en configuration, excepté l'unique qui sert au déploiement</w:t>
      </w:r>
      <w:r w:rsidR="006E593A">
        <w:t>.</w:t>
      </w:r>
      <w:r w:rsidR="004D3151">
        <w:t xml:space="preserve"> </w:t>
      </w:r>
    </w:p>
    <w:p w14:paraId="632E6BD9" w14:textId="4F6288DE" w:rsidR="006E593A" w:rsidRDefault="009C5C9E" w:rsidP="00CC4F26">
      <w:pPr>
        <w:pStyle w:val="Paragraphedeliste"/>
        <w:numPr>
          <w:ilvl w:val="1"/>
          <w:numId w:val="23"/>
        </w:numPr>
        <w:ind w:left="1134"/>
        <w:jc w:val="both"/>
      </w:pPr>
      <w:r>
        <w:t>C</w:t>
      </w:r>
      <w:r w:rsidR="004D3151">
        <w:t>epe</w:t>
      </w:r>
      <w:r w:rsidR="009748D2">
        <w:t>ndant, dans la nécessité de livrer à nouveau un package, son stockage versionné dans Nexus est utile</w:t>
      </w:r>
    </w:p>
    <w:p w14:paraId="632E6BDA" w14:textId="77777777" w:rsidR="006E593A" w:rsidRPr="00123294" w:rsidRDefault="006E593A" w:rsidP="00CC4F26">
      <w:pPr>
        <w:pStyle w:val="Paragraphedeliste"/>
        <w:numPr>
          <w:ilvl w:val="1"/>
          <w:numId w:val="23"/>
        </w:numPr>
        <w:ind w:left="1134"/>
        <w:jc w:val="both"/>
      </w:pPr>
      <w:r w:rsidRPr="00123294">
        <w:t>NB: cette politique de la version unique non identifiée d'un package applicatif repose sur la reproductibilité de ce package ainsi que la rapidité de cette reconstruction (ces deux critères étant réunis par l'automatisation)</w:t>
      </w:r>
    </w:p>
    <w:p w14:paraId="632E6BDB" w14:textId="77777777" w:rsidR="00351CFD" w:rsidRDefault="00351CFD" w:rsidP="00CC4F26">
      <w:pPr>
        <w:pStyle w:val="Paragraphedeliste"/>
        <w:numPr>
          <w:ilvl w:val="1"/>
          <w:numId w:val="23"/>
        </w:numPr>
        <w:ind w:left="1134"/>
        <w:jc w:val="both"/>
      </w:pPr>
      <w:r>
        <w:t>Ce principe est à vérifier pour les packages ETL (temps d'extraction – nombre de dossiers à explorer - pouvant être long avant la capacité de construire le package)</w:t>
      </w:r>
    </w:p>
    <w:p w14:paraId="632E6BDC" w14:textId="77777777" w:rsidR="00351CFD" w:rsidRDefault="00351CFD" w:rsidP="00CC4F26">
      <w:pPr>
        <w:pStyle w:val="Paragraphedeliste"/>
        <w:numPr>
          <w:ilvl w:val="1"/>
          <w:numId w:val="23"/>
        </w:numPr>
        <w:ind w:left="1134"/>
        <w:jc w:val="both"/>
      </w:pPr>
      <w:r>
        <w:t>L'objectif est d'appliquer un même n° de version applicative sur tous les package participant à la livraison</w:t>
      </w:r>
    </w:p>
    <w:p w14:paraId="13B37B7B" w14:textId="77777777" w:rsidR="009C5C9E" w:rsidRDefault="00891433" w:rsidP="00CC4F26">
      <w:pPr>
        <w:pStyle w:val="Paragraphedeliste"/>
        <w:numPr>
          <w:ilvl w:val="1"/>
          <w:numId w:val="23"/>
        </w:numPr>
        <w:ind w:left="1134"/>
        <w:jc w:val="both"/>
      </w:pPr>
      <w:r>
        <w:t>Pour BO, comme le packaging est manuel (automatisation non opérationnel</w:t>
      </w:r>
      <w:r w:rsidR="003128E4">
        <w:t>le</w:t>
      </w:r>
      <w:r>
        <w:t>)</w:t>
      </w:r>
    </w:p>
    <w:p w14:paraId="632E6BDD" w14:textId="2B4BAAED" w:rsidR="002410F4" w:rsidRDefault="00424E40" w:rsidP="00305D73">
      <w:pPr>
        <w:ind w:left="1134"/>
        <w:jc w:val="both"/>
      </w:pPr>
      <w:r>
        <w:rPr>
          <w:rFonts w:ascii="Century Schoolbook" w:hAnsi="Century Schoolbook"/>
          <w:vanish/>
          <w:color w:val="C00000"/>
          <w:sz w:val="20"/>
          <w:szCs w:val="18"/>
        </w:rPr>
        <w:t>L</w:t>
      </w:r>
      <w:r w:rsidR="00891433" w:rsidRPr="00305D73">
        <w:rPr>
          <w:rFonts w:ascii="Century Schoolbook" w:hAnsi="Century Schoolbook"/>
          <w:vanish/>
          <w:color w:val="C00000"/>
          <w:sz w:val="20"/>
          <w:szCs w:val="18"/>
        </w:rPr>
        <w:t xml:space="preserve">a capacité à reconstruire à l'identique un package réussi précédemment est hypothétique. </w:t>
      </w:r>
      <w:r>
        <w:rPr>
          <w:rFonts w:ascii="Century Schoolbook" w:hAnsi="Century Schoolbook"/>
          <w:vanish/>
          <w:color w:val="C00000"/>
          <w:sz w:val="20"/>
          <w:szCs w:val="18"/>
        </w:rPr>
        <w:t>L</w:t>
      </w:r>
      <w:r w:rsidR="00891433" w:rsidRPr="00305D73">
        <w:rPr>
          <w:rFonts w:ascii="Century Schoolbook" w:hAnsi="Century Schoolbook"/>
          <w:vanish/>
          <w:color w:val="C00000"/>
          <w:sz w:val="20"/>
          <w:szCs w:val="18"/>
        </w:rPr>
        <w:t>a conservation de package</w:t>
      </w:r>
      <w:r w:rsidR="003128E4" w:rsidRPr="00305D73">
        <w:rPr>
          <w:rFonts w:ascii="Century Schoolbook" w:hAnsi="Century Schoolbook"/>
          <w:vanish/>
          <w:color w:val="C00000"/>
          <w:sz w:val="20"/>
          <w:szCs w:val="18"/>
        </w:rPr>
        <w:t>s</w:t>
      </w:r>
      <w:r w:rsidR="00891433" w:rsidRPr="00305D73">
        <w:rPr>
          <w:rFonts w:ascii="Century Schoolbook" w:hAnsi="Century Schoolbook"/>
          <w:vanish/>
          <w:color w:val="C00000"/>
          <w:sz w:val="20"/>
          <w:szCs w:val="18"/>
        </w:rPr>
        <w:t xml:space="preserve"> reste indispensable</w:t>
      </w:r>
      <w:r>
        <w:rPr>
          <w:rFonts w:ascii="Century Schoolbook" w:hAnsi="Century Schoolbook"/>
          <w:vanish/>
          <w:color w:val="C00000"/>
          <w:sz w:val="20"/>
          <w:szCs w:val="18"/>
        </w:rPr>
        <w:t>, d</w:t>
      </w:r>
      <w:r w:rsidR="003128E4" w:rsidRPr="00305D73">
        <w:rPr>
          <w:rFonts w:ascii="Century Schoolbook" w:hAnsi="Century Schoolbook"/>
          <w:vanish/>
          <w:color w:val="C00000"/>
          <w:sz w:val="20"/>
          <w:szCs w:val="18"/>
        </w:rPr>
        <w:t>ans une logique versionné</w:t>
      </w:r>
      <w:r w:rsidR="00B33E7E" w:rsidRPr="00305D73">
        <w:rPr>
          <w:rFonts w:ascii="Century Schoolbook" w:hAnsi="Century Schoolbook"/>
          <w:vanish/>
          <w:color w:val="C00000"/>
          <w:sz w:val="20"/>
          <w:szCs w:val="18"/>
        </w:rPr>
        <w:t>e</w:t>
      </w:r>
      <w:r w:rsidR="003128E4" w:rsidRPr="00305D73">
        <w:rPr>
          <w:rFonts w:ascii="Century Schoolbook" w:hAnsi="Century Schoolbook"/>
          <w:vanish/>
          <w:color w:val="C00000"/>
          <w:sz w:val="20"/>
          <w:szCs w:val="18"/>
        </w:rPr>
        <w:t xml:space="preserve"> et gérée en configuration, car il est possible qu'une livraison comporte plusieurs packages BO</w:t>
      </w:r>
      <w:r w:rsidR="00B33E7E" w:rsidRPr="00305D73">
        <w:rPr>
          <w:rFonts w:ascii="Century Schoolbook" w:hAnsi="Century Schoolbook"/>
          <w:vanish/>
          <w:color w:val="C00000"/>
          <w:sz w:val="20"/>
          <w:szCs w:val="18"/>
        </w:rPr>
        <w:t xml:space="preserve"> (</w:t>
      </w:r>
      <w:r w:rsidR="003128E4" w:rsidRPr="00305D73">
        <w:rPr>
          <w:rFonts w:ascii="Century Schoolbook" w:hAnsi="Century Schoolbook"/>
          <w:vanish/>
          <w:color w:val="C00000"/>
          <w:sz w:val="20"/>
          <w:szCs w:val="18"/>
        </w:rPr>
        <w:t>fichiers BIAR</w:t>
      </w:r>
      <w:r w:rsidR="00B33E7E" w:rsidRPr="00305D73">
        <w:rPr>
          <w:rFonts w:ascii="Century Schoolbook" w:hAnsi="Century Schoolbook"/>
          <w:vanish/>
          <w:color w:val="C00000"/>
          <w:sz w:val="20"/>
          <w:szCs w:val="18"/>
        </w:rPr>
        <w:t>)</w:t>
      </w:r>
      <w:r w:rsidR="003128E4" w:rsidRPr="00305D73">
        <w:rPr>
          <w:rFonts w:ascii="Century Schoolbook" w:hAnsi="Century Schoolbook"/>
          <w:vanish/>
          <w:color w:val="C00000"/>
          <w:sz w:val="20"/>
          <w:szCs w:val="18"/>
        </w:rPr>
        <w:t xml:space="preserve"> associés</w:t>
      </w:r>
      <w:r w:rsidR="003128E4">
        <w:t>. Les composants de ces BIARs ne sont pas gérés par Git. Git doit gérer les BIAR de sauvegardes des dossiers BO spécifiques à l'Application (BIA</w:t>
      </w:r>
      <w:r w:rsidR="00B33E7E">
        <w:t>R</w:t>
      </w:r>
      <w:r w:rsidR="003128E4">
        <w:t xml:space="preserve"> global ou BIAR de contenu + BIAR de structure) et les BIAR de livraison, éléments gérés en configurations</w:t>
      </w:r>
    </w:p>
    <w:p w14:paraId="632E6BDE" w14:textId="77777777" w:rsidR="00335AEA" w:rsidRPr="00123294" w:rsidRDefault="00335AEA" w:rsidP="00CC4F26">
      <w:pPr>
        <w:pStyle w:val="Paragraphedeliste"/>
        <w:numPr>
          <w:ilvl w:val="1"/>
          <w:numId w:val="23"/>
        </w:numPr>
        <w:ind w:left="1134"/>
        <w:jc w:val="both"/>
      </w:pPr>
      <w:r w:rsidRPr="00123294">
        <w:t xml:space="preserve">Pour SAS </w:t>
      </w:r>
      <w:r w:rsidRPr="00EF0BF3">
        <w:rPr>
          <w:rFonts w:ascii="Century Schoolbook" w:hAnsi="Century Schoolbook"/>
          <w:vanish/>
          <w:color w:val="C00000"/>
          <w:sz w:val="20"/>
          <w:szCs w:val="18"/>
        </w:rPr>
        <w:t>&lt;</w:t>
      </w:r>
      <w:r w:rsidR="00EF0BF3" w:rsidRPr="00EF0BF3">
        <w:rPr>
          <w:rFonts w:ascii="Century Schoolbook" w:hAnsi="Century Schoolbook"/>
          <w:vanish/>
          <w:color w:val="C00000"/>
          <w:sz w:val="20"/>
          <w:szCs w:val="18"/>
        </w:rPr>
        <w:t xml:space="preserve">proposer une solution qui </w:t>
      </w:r>
      <w:r w:rsidR="00EF0BF3">
        <w:rPr>
          <w:rFonts w:ascii="Century Schoolbook" w:hAnsi="Century Schoolbook"/>
          <w:vanish/>
          <w:color w:val="C00000"/>
          <w:sz w:val="20"/>
          <w:szCs w:val="18"/>
        </w:rPr>
        <w:t>peut devenir</w:t>
      </w:r>
      <w:r w:rsidR="00EF0BF3" w:rsidRPr="00EF0BF3">
        <w:rPr>
          <w:rFonts w:ascii="Century Schoolbook" w:hAnsi="Century Schoolbook"/>
          <w:vanish/>
          <w:color w:val="C00000"/>
          <w:sz w:val="20"/>
          <w:szCs w:val="18"/>
        </w:rPr>
        <w:t xml:space="preserve"> une règle générique !</w:t>
      </w:r>
      <w:r w:rsidRPr="00EF0BF3">
        <w:rPr>
          <w:rFonts w:ascii="Century Schoolbook" w:hAnsi="Century Schoolbook"/>
          <w:vanish/>
          <w:color w:val="C00000"/>
          <w:sz w:val="20"/>
          <w:szCs w:val="18"/>
        </w:rPr>
        <w:t>&gt;</w:t>
      </w:r>
    </w:p>
    <w:p w14:paraId="632E6BDF" w14:textId="77777777" w:rsidR="00335AEA" w:rsidRPr="00EF0BF3" w:rsidRDefault="00EF0BF3" w:rsidP="00CC4F26">
      <w:pPr>
        <w:pStyle w:val="Paragraphedeliste"/>
        <w:numPr>
          <w:ilvl w:val="1"/>
          <w:numId w:val="23"/>
        </w:numPr>
        <w:ind w:left="1134"/>
        <w:jc w:val="both"/>
      </w:pPr>
      <w:r>
        <w:t>Control</w:t>
      </w:r>
      <w:r w:rsidR="00335AEA" w:rsidRPr="00123294">
        <w:t xml:space="preserve">M </w:t>
      </w:r>
      <w:r w:rsidRPr="00EF0BF3">
        <w:rPr>
          <w:rFonts w:ascii="Century Schoolbook" w:hAnsi="Century Schoolbook"/>
          <w:vanish/>
          <w:color w:val="C00000"/>
          <w:sz w:val="20"/>
          <w:szCs w:val="18"/>
        </w:rPr>
        <w:t xml:space="preserve">&lt;proposer une solution qui </w:t>
      </w:r>
      <w:r>
        <w:rPr>
          <w:rFonts w:ascii="Century Schoolbook" w:hAnsi="Century Schoolbook"/>
          <w:vanish/>
          <w:color w:val="C00000"/>
          <w:sz w:val="20"/>
          <w:szCs w:val="18"/>
        </w:rPr>
        <w:t>peut devenir une règle</w:t>
      </w:r>
      <w:r w:rsidRPr="00EF0BF3">
        <w:rPr>
          <w:rFonts w:ascii="Century Schoolbook" w:hAnsi="Century Schoolbook"/>
          <w:vanish/>
          <w:color w:val="C00000"/>
          <w:sz w:val="20"/>
          <w:szCs w:val="18"/>
        </w:rPr>
        <w:t xml:space="preserve"> !&gt;</w:t>
      </w:r>
    </w:p>
    <w:p w14:paraId="5F98FD67" w14:textId="77777777" w:rsidR="00722985" w:rsidRPr="00EF0BF3" w:rsidRDefault="00722985" w:rsidP="00722985">
      <w:pPr>
        <w:pStyle w:val="Paragraphedeliste"/>
        <w:numPr>
          <w:ilvl w:val="1"/>
          <w:numId w:val="23"/>
        </w:numPr>
        <w:ind w:left="1134"/>
        <w:jc w:val="both"/>
      </w:pPr>
      <w:r w:rsidRPr="00EF0BF3">
        <w:t xml:space="preserve">JAVA </w:t>
      </w:r>
      <w:r w:rsidRPr="008C0CDC">
        <w:rPr>
          <w:rFonts w:ascii="Century Schoolbook" w:hAnsi="Century Schoolbook"/>
          <w:vanish/>
          <w:color w:val="C00000"/>
          <w:sz w:val="20"/>
          <w:szCs w:val="18"/>
        </w:rPr>
        <w:t>&lt;dans le cas où la CLC</w:t>
      </w:r>
      <w:r>
        <w:rPr>
          <w:rFonts w:ascii="Century Schoolbook" w:hAnsi="Century Schoolbook"/>
          <w:vanish/>
          <w:color w:val="C00000"/>
          <w:sz w:val="20"/>
          <w:szCs w:val="18"/>
        </w:rPr>
        <w:t xml:space="preserve">/TCG &lt;l’une ou l’autre&gt; </w:t>
      </w:r>
      <w:r w:rsidRPr="008C0CDC">
        <w:rPr>
          <w:rFonts w:ascii="Century Schoolbook" w:hAnsi="Century Schoolbook"/>
          <w:vanish/>
          <w:color w:val="C00000"/>
          <w:sz w:val="20"/>
          <w:szCs w:val="18"/>
        </w:rPr>
        <w:t>n'est pas utilisée&gt;.</w:t>
      </w:r>
    </w:p>
    <w:p w14:paraId="65E79514" w14:textId="77777777" w:rsidR="00722985" w:rsidRDefault="00722985" w:rsidP="00EF0BF3">
      <w:pPr>
        <w:ind w:left="1200"/>
        <w:jc w:val="both"/>
      </w:pPr>
    </w:p>
    <w:p w14:paraId="632E6BE0" w14:textId="3689F778" w:rsidR="00335AEA" w:rsidRPr="00EF0BF3" w:rsidRDefault="00335AEA" w:rsidP="00722985">
      <w:pPr>
        <w:ind w:left="1701"/>
        <w:jc w:val="both"/>
      </w:pPr>
      <w:r w:rsidRPr="00EF0BF3">
        <w:t>L'objectif est d'avoir une cohé</w:t>
      </w:r>
      <w:r w:rsidR="00EF0BF3">
        <w:t xml:space="preserve">rence inter-technologique pour </w:t>
      </w:r>
      <w:r w:rsidRPr="00EF0BF3">
        <w:t>des raisons d'adhérences foncti</w:t>
      </w:r>
      <w:r w:rsidR="00EF0BF3" w:rsidRPr="00EF0BF3">
        <w:t>onnelles entre des composants Control</w:t>
      </w:r>
      <w:r w:rsidRPr="00EF0BF3">
        <w:t>M, BO, ksh, etc.</w:t>
      </w:r>
      <w:r w:rsidR="00EF0BF3">
        <w:t xml:space="preserve"> </w:t>
      </w:r>
      <w:r w:rsidRPr="00EF0BF3">
        <w:t>Donc livrer par le même processus tracé permet de vérifier la complétude d'une version multi-technologique : version identique, complétude des packages livrés</w:t>
      </w:r>
      <w:r w:rsidR="00EF0BF3">
        <w:t xml:space="preserve">. </w:t>
      </w:r>
      <w:r w:rsidRPr="00EF0BF3">
        <w:t>Ce qui peut être fixé est :</w:t>
      </w:r>
    </w:p>
    <w:p w14:paraId="632E6BE1" w14:textId="6355E95E" w:rsidR="00335AEA" w:rsidRPr="0016115D" w:rsidRDefault="00335AEA" w:rsidP="00722985">
      <w:pPr>
        <w:pStyle w:val="Paragraphedeliste"/>
        <w:numPr>
          <w:ilvl w:val="3"/>
          <w:numId w:val="23"/>
        </w:numPr>
        <w:ind w:left="1701"/>
        <w:jc w:val="both"/>
      </w:pPr>
      <w:r w:rsidRPr="0016115D">
        <w:t xml:space="preserve">Le stockage sous Git des </w:t>
      </w:r>
      <w:r w:rsidR="00F24890" w:rsidRPr="0016115D">
        <w:t>Draft</w:t>
      </w:r>
      <w:r w:rsidRPr="0016115D">
        <w:t xml:space="preserve"> Ctrl</w:t>
      </w:r>
      <w:r w:rsidR="001C4812">
        <w:t>-</w:t>
      </w:r>
      <w:r w:rsidRPr="0016115D">
        <w:t xml:space="preserve">M applicatifs, associés </w:t>
      </w:r>
      <w:r w:rsidR="00F24890" w:rsidRPr="0016115D">
        <w:t>éventuellement (</w:t>
      </w:r>
      <w:r w:rsidRPr="0016115D">
        <w:t xml:space="preserve">à confirmer) à </w:t>
      </w:r>
      <w:r w:rsidR="00F24890" w:rsidRPr="0016115D">
        <w:t>leurs paramètres</w:t>
      </w:r>
      <w:r w:rsidRPr="0016115D">
        <w:t xml:space="preserve"> de promotion</w:t>
      </w:r>
    </w:p>
    <w:p w14:paraId="632E6BE2" w14:textId="41BBB71D" w:rsidR="00335AEA" w:rsidRPr="0016115D" w:rsidRDefault="00335AEA" w:rsidP="00722985">
      <w:pPr>
        <w:pStyle w:val="Paragraphedeliste"/>
        <w:numPr>
          <w:ilvl w:val="3"/>
          <w:numId w:val="23"/>
        </w:numPr>
        <w:ind w:left="1701"/>
        <w:jc w:val="both"/>
      </w:pPr>
      <w:r w:rsidRPr="0016115D">
        <w:t>La prise en compte par la CLC</w:t>
      </w:r>
      <w:r w:rsidR="007D039A" w:rsidRPr="00443D5D">
        <w:rPr>
          <w:rFonts w:ascii="Century Schoolbook" w:hAnsi="Century Schoolbook"/>
          <w:vanish/>
          <w:color w:val="C00000"/>
          <w:sz w:val="20"/>
          <w:szCs w:val="18"/>
        </w:rPr>
        <w:t>/TCG</w:t>
      </w:r>
      <w:r w:rsidR="007D039A">
        <w:t xml:space="preserve"> </w:t>
      </w:r>
      <w:r w:rsidR="007D039A" w:rsidRPr="00000589">
        <w:rPr>
          <w:rFonts w:ascii="Century Schoolbook" w:hAnsi="Century Schoolbook"/>
          <w:vanish/>
          <w:color w:val="C00000"/>
          <w:sz w:val="20"/>
          <w:szCs w:val="18"/>
        </w:rPr>
        <w:t>&lt;l’une ou l’autre</w:t>
      </w:r>
      <w:r w:rsidR="007D039A">
        <w:rPr>
          <w:rFonts w:ascii="Century Schoolbook" w:hAnsi="Century Schoolbook"/>
          <w:vanish/>
          <w:color w:val="C00000"/>
          <w:sz w:val="20"/>
          <w:szCs w:val="18"/>
        </w:rPr>
        <w:t>&gt;</w:t>
      </w:r>
      <w:r w:rsidR="007D039A">
        <w:t xml:space="preserve"> </w:t>
      </w:r>
      <w:r w:rsidRPr="0016115D">
        <w:t>pour les transférer sur Nexus puis les livrer à la demande (via DM &amp; ARA)</w:t>
      </w:r>
      <w:r w:rsidR="007D039A">
        <w:t xml:space="preserve"> </w:t>
      </w:r>
      <w:r w:rsidR="007D039A" w:rsidRPr="007D039A">
        <w:rPr>
          <w:rFonts w:ascii="Century Schoolbook" w:hAnsi="Century Schoolbook"/>
          <w:vanish/>
          <w:color w:val="C00000"/>
          <w:sz w:val="20"/>
          <w:szCs w:val="18"/>
        </w:rPr>
        <w:t>&lt;phrase optionnelle&gt;</w:t>
      </w:r>
    </w:p>
    <w:p w14:paraId="632E6BE3" w14:textId="5DEA6AF0" w:rsidR="00335AEA" w:rsidRPr="0016115D" w:rsidRDefault="00335AEA" w:rsidP="00722985">
      <w:pPr>
        <w:pStyle w:val="Paragraphedeliste"/>
        <w:numPr>
          <w:ilvl w:val="3"/>
          <w:numId w:val="23"/>
        </w:numPr>
        <w:ind w:left="1701"/>
        <w:jc w:val="both"/>
      </w:pPr>
      <w:r w:rsidRPr="0016115D">
        <w:lastRenderedPageBreak/>
        <w:t>La logique de promotions Ctrl</w:t>
      </w:r>
      <w:r w:rsidR="001C4812">
        <w:t>-</w:t>
      </w:r>
      <w:r w:rsidRPr="0016115D">
        <w:t xml:space="preserve">M est appliquée lors de la livraison : draft générique livré accompagné par des scripts spécifiques associé à un paramétrage spécifique à l'environnement (paramètres de promotion déjà présents dans l'environnement : </w:t>
      </w:r>
    </w:p>
    <w:p w14:paraId="632E6BE4" w14:textId="5AAF2077" w:rsidR="00335AEA" w:rsidRPr="0016115D" w:rsidRDefault="00F24890" w:rsidP="00722985">
      <w:pPr>
        <w:pStyle w:val="Paragraphedeliste"/>
        <w:numPr>
          <w:ilvl w:val="4"/>
          <w:numId w:val="23"/>
        </w:numPr>
        <w:ind w:left="2127"/>
        <w:jc w:val="both"/>
      </w:pPr>
      <w:r w:rsidRPr="0016115D">
        <w:t>Soit</w:t>
      </w:r>
      <w:r w:rsidR="00335AEA" w:rsidRPr="0016115D">
        <w:t xml:space="preserve"> déployés par la CLC</w:t>
      </w:r>
      <w:r w:rsidR="007D039A" w:rsidRPr="00722985">
        <w:t>/TCG</w:t>
      </w:r>
      <w:r w:rsidR="007D039A" w:rsidRPr="00722985">
        <w:rPr>
          <w:rFonts w:ascii="Century Schoolbook" w:hAnsi="Century Schoolbook"/>
          <w:vanish/>
          <w:color w:val="C00000"/>
          <w:sz w:val="20"/>
          <w:szCs w:val="18"/>
        </w:rPr>
        <w:t xml:space="preserve"> &lt;l’une ou l’autre&gt;</w:t>
      </w:r>
      <w:r w:rsidR="00335AEA" w:rsidRPr="0016115D">
        <w:t xml:space="preserve"> depuis Git, les paramètres appliqués dans l'environnement cible en tant que simple exécution demandée par le DM (associer Draft et paramètre pour un environnement)</w:t>
      </w:r>
      <w:r w:rsidR="007D039A" w:rsidRPr="00722985">
        <w:t xml:space="preserve"> &lt;phrase optionnelle&gt;</w:t>
      </w:r>
    </w:p>
    <w:p w14:paraId="632E6BE5" w14:textId="6080CB25" w:rsidR="00335AEA" w:rsidRPr="0016115D" w:rsidRDefault="00F24890" w:rsidP="00722985">
      <w:pPr>
        <w:pStyle w:val="Paragraphedeliste"/>
        <w:numPr>
          <w:ilvl w:val="4"/>
          <w:numId w:val="23"/>
        </w:numPr>
        <w:ind w:left="2127"/>
        <w:jc w:val="both"/>
      </w:pPr>
      <w:r w:rsidRPr="0016115D">
        <w:t>Soit</w:t>
      </w:r>
      <w:r w:rsidR="00335AEA" w:rsidRPr="0016115D">
        <w:t xml:space="preserve"> en tant que paramètres saisis dans le DM</w:t>
      </w:r>
      <w:r w:rsidR="007D039A">
        <w:t xml:space="preserve"> </w:t>
      </w:r>
      <w:r w:rsidR="007D039A" w:rsidRPr="00722985">
        <w:rPr>
          <w:rFonts w:ascii="Century Schoolbook" w:hAnsi="Century Schoolbook"/>
          <w:vanish/>
          <w:color w:val="C00000"/>
          <w:sz w:val="20"/>
          <w:szCs w:val="18"/>
        </w:rPr>
        <w:t>&lt;dans le cas de la CLC, sinon autre interface pour la TCG&gt;</w:t>
      </w:r>
      <w:r w:rsidR="00335AEA" w:rsidRPr="00722985">
        <w:rPr>
          <w:rFonts w:ascii="Century Schoolbook" w:hAnsi="Century Schoolbook"/>
          <w:vanish/>
          <w:color w:val="C00000"/>
          <w:sz w:val="20"/>
          <w:szCs w:val="18"/>
        </w:rPr>
        <w:t xml:space="preserve"> </w:t>
      </w:r>
      <w:r w:rsidR="00335AEA" w:rsidRPr="0016115D">
        <w:t>et gérés puis appliqués par lui</w:t>
      </w:r>
      <w:r w:rsidR="007D039A" w:rsidRPr="00722985">
        <w:t>&lt;phrase optionnelle&gt;</w:t>
      </w:r>
    </w:p>
    <w:p w14:paraId="632E6BE6" w14:textId="3F5F4790" w:rsidR="00335AEA" w:rsidRPr="0016115D" w:rsidRDefault="00F24890" w:rsidP="00722985">
      <w:pPr>
        <w:pStyle w:val="Paragraphedeliste"/>
        <w:numPr>
          <w:ilvl w:val="4"/>
          <w:numId w:val="23"/>
        </w:numPr>
        <w:ind w:left="2127"/>
        <w:jc w:val="both"/>
      </w:pPr>
      <w:r w:rsidRPr="0016115D">
        <w:t>Soit</w:t>
      </w:r>
      <w:r w:rsidR="00335AEA" w:rsidRPr="0016115D">
        <w:t xml:space="preserve"> utiliser une IHM sur le serveur de déploiement pour appliquer les paramètres et les mettre au point</w:t>
      </w:r>
    </w:p>
    <w:p w14:paraId="632E6BE7" w14:textId="0B071541" w:rsidR="00335AEA" w:rsidRDefault="00335AEA" w:rsidP="00722985">
      <w:pPr>
        <w:pStyle w:val="Paragraphedeliste"/>
        <w:numPr>
          <w:ilvl w:val="3"/>
          <w:numId w:val="23"/>
        </w:numPr>
        <w:ind w:left="1701"/>
        <w:jc w:val="both"/>
      </w:pPr>
      <w:r w:rsidRPr="0016115D">
        <w:t>Le relevé des livraisons par technologies (connaissance de l'état des livraisons pour une même version sur le même environnement cible</w:t>
      </w:r>
    </w:p>
    <w:p w14:paraId="29C70F18" w14:textId="789D4A70" w:rsidR="00722985" w:rsidRPr="0016115D" w:rsidRDefault="00722985" w:rsidP="00722985">
      <w:pPr>
        <w:ind w:left="708"/>
        <w:jc w:val="both"/>
      </w:pPr>
    </w:p>
    <w:p w14:paraId="632E6BE9" w14:textId="77777777" w:rsidR="00697DA5" w:rsidRDefault="00697DA5" w:rsidP="00CC4F26">
      <w:pPr>
        <w:pStyle w:val="Paragraphedeliste"/>
        <w:numPr>
          <w:ilvl w:val="0"/>
          <w:numId w:val="23"/>
        </w:numPr>
        <w:ind w:left="851"/>
        <w:jc w:val="both"/>
        <w:rPr>
          <w:b/>
          <w:u w:val="single"/>
        </w:rPr>
      </w:pPr>
      <w:bookmarkStart w:id="84" w:name="_Ref488415722"/>
      <w:r w:rsidRPr="00697DA5">
        <w:rPr>
          <w:b/>
          <w:u w:val="single"/>
        </w:rPr>
        <w:t xml:space="preserve">Livraison directe (ni construction, ni packaging) </w:t>
      </w:r>
    </w:p>
    <w:p w14:paraId="632E6BEA" w14:textId="77777777" w:rsidR="00697DA5" w:rsidRPr="008C0CDC" w:rsidRDefault="001A1747" w:rsidP="00CC4F26">
      <w:pPr>
        <w:pStyle w:val="Paragraphedeliste"/>
        <w:numPr>
          <w:ilvl w:val="1"/>
          <w:numId w:val="23"/>
        </w:numPr>
        <w:ind w:left="1134"/>
        <w:jc w:val="both"/>
      </w:pPr>
      <w:r>
        <w:t>A priori aucun</w:t>
      </w:r>
      <w:r w:rsidR="008C0CDC">
        <w:t xml:space="preserve"> </w:t>
      </w:r>
      <w:r w:rsidR="008C0CDC" w:rsidRPr="009C22D9">
        <w:rPr>
          <w:rFonts w:ascii="Century Schoolbook" w:hAnsi="Century Schoolbook"/>
          <w:vanish/>
          <w:color w:val="C00000"/>
          <w:sz w:val="20"/>
          <w:szCs w:val="18"/>
        </w:rPr>
        <w:t>&lt;et surtout pas recommandé car demande un contrôle manuel de complétudes et de cohérences, à travers des manifestes à établir avant livraison et à vérifier après livraison&gt;</w:t>
      </w:r>
    </w:p>
    <w:p w14:paraId="632E6BEB" w14:textId="77777777" w:rsidR="00DC5E32" w:rsidRPr="00DC4DB6" w:rsidRDefault="00DC5E32" w:rsidP="0005799B">
      <w:pPr>
        <w:pStyle w:val="Titre3"/>
      </w:pPr>
      <w:bookmarkStart w:id="85" w:name="_Toc526261872"/>
      <w:r w:rsidRPr="00DC4DB6">
        <w:t>Gouvern</w:t>
      </w:r>
      <w:r w:rsidRPr="00891433">
        <w:rPr>
          <w:b w:val="0"/>
        </w:rPr>
        <w:t>a</w:t>
      </w:r>
      <w:r w:rsidRPr="00DC4DB6">
        <w:t>nce</w:t>
      </w:r>
      <w:bookmarkEnd w:id="84"/>
      <w:bookmarkEnd w:id="85"/>
    </w:p>
    <w:p w14:paraId="632E6BEC" w14:textId="77777777" w:rsidR="00AA764D" w:rsidRDefault="00DC5E32" w:rsidP="001330D1">
      <w:pPr>
        <w:ind w:firstLine="708"/>
        <w:jc w:val="both"/>
        <w:rPr>
          <w:rFonts w:ascii="Century Schoolbook" w:hAnsi="Century Schoolbook"/>
          <w:vanish/>
          <w:color w:val="C00000"/>
          <w:sz w:val="20"/>
          <w:szCs w:val="18"/>
        </w:rPr>
      </w:pPr>
      <w:r w:rsidRPr="0005799B">
        <w:rPr>
          <w:rFonts w:ascii="Century Schoolbook" w:hAnsi="Century Schoolbook"/>
          <w:vanish/>
          <w:color w:val="C00000"/>
          <w:sz w:val="20"/>
          <w:szCs w:val="18"/>
        </w:rPr>
        <w:t xml:space="preserve">Préciser l'ensemble des mesures, des règles, des organes de décision, d'information et de surveillance qui permettent </w:t>
      </w:r>
      <w:r w:rsidRPr="001A1747">
        <w:rPr>
          <w:rFonts w:ascii="Century Schoolbook" w:hAnsi="Century Schoolbook"/>
          <w:b/>
          <w:vanish/>
          <w:color w:val="C00000"/>
          <w:sz w:val="20"/>
          <w:szCs w:val="18"/>
        </w:rPr>
        <w:t>d'assurer le bon fonctionnement et le contrôle du dispositif</w:t>
      </w:r>
      <w:r w:rsidRPr="0005799B">
        <w:rPr>
          <w:rFonts w:ascii="Century Schoolbook" w:hAnsi="Century Schoolbook"/>
          <w:vanish/>
          <w:color w:val="C00000"/>
          <w:sz w:val="20"/>
          <w:szCs w:val="18"/>
        </w:rPr>
        <w:t xml:space="preserve"> de gestion de configuration</w:t>
      </w:r>
      <w:r w:rsidR="00E2798D">
        <w:rPr>
          <w:rFonts w:ascii="Century Schoolbook" w:hAnsi="Century Schoolbook"/>
          <w:vanish/>
          <w:color w:val="C00000"/>
          <w:sz w:val="20"/>
          <w:szCs w:val="18"/>
        </w:rPr>
        <w:t xml:space="preserve">, en vérifiant les points listés dans le § I.C.1.f Constats de </w:t>
      </w:r>
      <w:r w:rsidR="00EF1CBE">
        <w:rPr>
          <w:rFonts w:ascii="Century Schoolbook" w:hAnsi="Century Schoolbook"/>
          <w:vanish/>
          <w:color w:val="C00000"/>
          <w:sz w:val="20"/>
          <w:szCs w:val="18"/>
        </w:rPr>
        <w:t>progrès</w:t>
      </w:r>
    </w:p>
    <w:p w14:paraId="632E6BED" w14:textId="77777777" w:rsidR="0065291F" w:rsidRDefault="0065291F" w:rsidP="001330D1">
      <w:pPr>
        <w:ind w:firstLine="708"/>
        <w:jc w:val="both"/>
        <w:rPr>
          <w:rFonts w:ascii="Century Schoolbook" w:hAnsi="Century Schoolbook"/>
          <w:vanish/>
          <w:color w:val="C00000"/>
          <w:sz w:val="20"/>
          <w:szCs w:val="18"/>
        </w:rPr>
      </w:pPr>
    </w:p>
    <w:p w14:paraId="632E6BEE" w14:textId="77777777" w:rsidR="00EF1CBE" w:rsidRDefault="00EF1CBE" w:rsidP="003362FB">
      <w:pPr>
        <w:ind w:firstLine="708"/>
        <w:jc w:val="both"/>
      </w:pPr>
      <w:r>
        <w:t>La Gouvernance s'attachera à</w:t>
      </w:r>
    </w:p>
    <w:p w14:paraId="5593EB7F" w14:textId="77777777" w:rsidR="00722985" w:rsidRDefault="00EF1CBE" w:rsidP="00CC4F26">
      <w:pPr>
        <w:pStyle w:val="Paragraphedeliste"/>
        <w:numPr>
          <w:ilvl w:val="0"/>
          <w:numId w:val="31"/>
        </w:numPr>
        <w:jc w:val="both"/>
      </w:pPr>
      <w:r>
        <w:t>Mener des revues formelles sur les moyens et méthodes définies dans ce PGC</w:t>
      </w:r>
      <w:r w:rsidR="00722985">
        <w:t>.</w:t>
      </w:r>
    </w:p>
    <w:p w14:paraId="632E6BEF" w14:textId="1FAD4745" w:rsidR="00EF1CBE" w:rsidRDefault="00C64805" w:rsidP="00722985">
      <w:pPr>
        <w:ind w:left="1418"/>
        <w:jc w:val="both"/>
      </w:pPr>
      <w:r>
        <w:t xml:space="preserve">Ces </w:t>
      </w:r>
      <w:r w:rsidR="00D445B7">
        <w:t>revues n'</w:t>
      </w:r>
      <w:r w:rsidR="00677456">
        <w:t>intègrent</w:t>
      </w:r>
      <w:r w:rsidR="00D445B7">
        <w:t xml:space="preserve"> pas l'analyse</w:t>
      </w:r>
      <w:r>
        <w:t xml:space="preserve"> des </w:t>
      </w:r>
      <w:r w:rsidR="00677456">
        <w:t>éléments</w:t>
      </w:r>
      <w:r w:rsidR="00D445B7">
        <w:t xml:space="preserve"> gérés</w:t>
      </w:r>
      <w:r>
        <w:t xml:space="preserve"> en configuration, leur complétude et cohérences</w:t>
      </w:r>
      <w:r w:rsidR="00D445B7">
        <w:t xml:space="preserve"> étant assurées par l'outillage Git et ses règles de gestion techniques.</w:t>
      </w:r>
    </w:p>
    <w:p w14:paraId="632E6BF0" w14:textId="77777777" w:rsidR="00EF1CBE" w:rsidRDefault="00EF1CBE" w:rsidP="00CC4F26">
      <w:pPr>
        <w:pStyle w:val="Paragraphedeliste"/>
        <w:numPr>
          <w:ilvl w:val="0"/>
          <w:numId w:val="31"/>
        </w:numPr>
        <w:jc w:val="both"/>
      </w:pPr>
      <w:r>
        <w:t xml:space="preserve">Mener des revues techniques </w:t>
      </w:r>
      <w:r w:rsidR="008B439C">
        <w:t>sur l'état technique</w:t>
      </w:r>
      <w:r>
        <w:t xml:space="preserve"> des configurations</w:t>
      </w:r>
      <w:r w:rsidR="008B439C">
        <w:t xml:space="preserve"> gérées</w:t>
      </w:r>
    </w:p>
    <w:p w14:paraId="632E6BF1" w14:textId="77777777" w:rsidR="00EF1CBE" w:rsidRDefault="00EF1CBE" w:rsidP="00CC4F26">
      <w:pPr>
        <w:pStyle w:val="Paragraphedeliste"/>
        <w:numPr>
          <w:ilvl w:val="0"/>
          <w:numId w:val="31"/>
        </w:numPr>
        <w:jc w:val="both"/>
      </w:pPr>
      <w:r>
        <w:t xml:space="preserve">Analyser globalement l'organisation du dispositif </w:t>
      </w:r>
      <w:r w:rsidR="008B439C">
        <w:t>de décisions</w:t>
      </w:r>
      <w:r>
        <w:t>, d'information et de surveillance des activités de GC</w:t>
      </w:r>
    </w:p>
    <w:p w14:paraId="632E6BF2" w14:textId="77777777" w:rsidR="003362FB" w:rsidRDefault="008B439C" w:rsidP="00CC4F26">
      <w:pPr>
        <w:pStyle w:val="Paragraphedeliste"/>
        <w:numPr>
          <w:ilvl w:val="0"/>
          <w:numId w:val="31"/>
        </w:numPr>
        <w:jc w:val="both"/>
      </w:pPr>
      <w:r>
        <w:t>Si nécessaire, m</w:t>
      </w:r>
      <w:r w:rsidR="00EF1CBE">
        <w:t xml:space="preserve">ettre en œuvre les moyens assurant </w:t>
      </w:r>
      <w:r>
        <w:t>le bon fonctionnement et le contrôle de ce dispositif</w:t>
      </w:r>
    </w:p>
    <w:p w14:paraId="632E6BF3" w14:textId="7B424D02" w:rsidR="00563D4B" w:rsidRDefault="00563D4B" w:rsidP="00563D4B">
      <w:pPr>
        <w:ind w:left="708"/>
        <w:jc w:val="both"/>
      </w:pPr>
      <w:r>
        <w:t>Les organes de Gouvernance peuvent impliquer le RA</w:t>
      </w:r>
      <w:r w:rsidR="00D445B7">
        <w:t>, le RGC, le RTC</w:t>
      </w:r>
      <w:r>
        <w:t xml:space="preserve"> et le RGCT</w:t>
      </w:r>
    </w:p>
    <w:p w14:paraId="0F338988" w14:textId="0C7F8E8D" w:rsidR="007F1C5E" w:rsidRDefault="00D34CAA" w:rsidP="007F1C5E">
      <w:pPr>
        <w:ind w:left="708"/>
        <w:jc w:val="both"/>
      </w:pPr>
      <w:r>
        <w:t xml:space="preserve">Une proposition </w:t>
      </w:r>
      <w:r w:rsidR="007F1C5E">
        <w:t>de points de contrôles est disponible sur le site C’You GCL :</w:t>
      </w:r>
    </w:p>
    <w:p w14:paraId="472FD2EA" w14:textId="77777777" w:rsidR="007F1C5E" w:rsidRDefault="001456C2" w:rsidP="007F1C5E">
      <w:pPr>
        <w:ind w:left="708"/>
        <w:jc w:val="both"/>
      </w:pPr>
      <w:hyperlink r:id="rId35" w:history="1">
        <w:r w:rsidR="007F1C5E" w:rsidRPr="005C42F7">
          <w:rPr>
            <w:rStyle w:val="Lienhypertexte"/>
          </w:rPr>
          <w:t>https://cyou-cardif-assurance.is.echonet/communities/GlobalConfigurationLeague/Pages/Uses-Cases-GCL-Git.aspx</w:t>
        </w:r>
      </w:hyperlink>
    </w:p>
    <w:p w14:paraId="39913778" w14:textId="77777777" w:rsidR="007F1C5E" w:rsidRDefault="007F1C5E" w:rsidP="00563D4B">
      <w:pPr>
        <w:ind w:left="708"/>
        <w:jc w:val="both"/>
      </w:pPr>
    </w:p>
    <w:p w14:paraId="632E6BF4" w14:textId="77777777" w:rsidR="007008ED" w:rsidRDefault="007008ED">
      <w:pPr>
        <w:rPr>
          <w:rFonts w:asciiTheme="majorHAnsi" w:eastAsiaTheme="majorEastAsia" w:hAnsiTheme="majorHAnsi" w:cstheme="majorBidi"/>
          <w:b/>
          <w:bCs/>
          <w:color w:val="4F81BD" w:themeColor="accent1"/>
        </w:rPr>
      </w:pPr>
      <w:r>
        <w:br w:type="page"/>
      </w:r>
    </w:p>
    <w:p w14:paraId="632E6BF5" w14:textId="77777777" w:rsidR="001F1142" w:rsidRPr="00DC4DB6" w:rsidRDefault="00B43E30" w:rsidP="0005799B">
      <w:pPr>
        <w:pStyle w:val="Titre3"/>
      </w:pPr>
      <w:bookmarkStart w:id="86" w:name="_Toc526261873"/>
      <w:r w:rsidRPr="00DC4DB6">
        <w:lastRenderedPageBreak/>
        <w:t>Activités, Actions</w:t>
      </w:r>
      <w:r w:rsidR="001F1142" w:rsidRPr="00DC4DB6">
        <w:t xml:space="preserve"> et Acteurs</w:t>
      </w:r>
      <w:bookmarkEnd w:id="86"/>
    </w:p>
    <w:p w14:paraId="632E6BF6" w14:textId="77777777" w:rsidR="00E51F24" w:rsidRDefault="00AC5C33" w:rsidP="009C775A">
      <w:pPr>
        <w:ind w:firstLine="708"/>
        <w:jc w:val="both"/>
        <w:rPr>
          <w:rFonts w:ascii="Century Schoolbook" w:hAnsi="Century Schoolbook"/>
          <w:vanish/>
          <w:color w:val="C00000"/>
          <w:sz w:val="20"/>
          <w:szCs w:val="18"/>
        </w:rPr>
      </w:pPr>
      <w:r w:rsidRPr="0005799B">
        <w:rPr>
          <w:rFonts w:ascii="Century Schoolbook" w:hAnsi="Century Schoolbook"/>
          <w:vanish/>
          <w:color w:val="C00000"/>
          <w:sz w:val="20"/>
          <w:szCs w:val="18"/>
        </w:rPr>
        <w:t xml:space="preserve">Lister les activités de gestion et d'utilisation des configurations, </w:t>
      </w:r>
      <w:r w:rsidR="00B43E30" w:rsidRPr="0005799B">
        <w:rPr>
          <w:rFonts w:ascii="Century Schoolbook" w:hAnsi="Century Schoolbook"/>
          <w:vanish/>
          <w:color w:val="C00000"/>
          <w:sz w:val="20"/>
          <w:szCs w:val="18"/>
        </w:rPr>
        <w:t>avec</w:t>
      </w:r>
      <w:r w:rsidRPr="0005799B">
        <w:rPr>
          <w:rFonts w:ascii="Century Schoolbook" w:hAnsi="Century Schoolbook"/>
          <w:vanish/>
          <w:color w:val="C00000"/>
          <w:sz w:val="20"/>
          <w:szCs w:val="18"/>
        </w:rPr>
        <w:t xml:space="preserve"> les actions des a</w:t>
      </w:r>
      <w:r w:rsidR="00B43E30" w:rsidRPr="0005799B">
        <w:rPr>
          <w:rFonts w:ascii="Century Schoolbook" w:hAnsi="Century Schoolbook"/>
          <w:vanish/>
          <w:color w:val="C00000"/>
          <w:sz w:val="20"/>
          <w:szCs w:val="18"/>
        </w:rPr>
        <w:t xml:space="preserve">cteurs </w:t>
      </w:r>
      <w:r w:rsidR="00A675C9" w:rsidRPr="0005799B">
        <w:rPr>
          <w:rFonts w:ascii="Century Schoolbook" w:hAnsi="Century Schoolbook"/>
          <w:vanish/>
          <w:color w:val="C00000"/>
          <w:sz w:val="20"/>
          <w:szCs w:val="18"/>
        </w:rPr>
        <w:t xml:space="preserve">(Cf. § </w:t>
      </w:r>
      <w:r w:rsidR="00E51F24">
        <w:rPr>
          <w:rFonts w:ascii="Century Schoolbook" w:hAnsi="Century Schoolbook"/>
          <w:vanish/>
          <w:color w:val="C00000"/>
          <w:sz w:val="20"/>
          <w:szCs w:val="18"/>
        </w:rPr>
        <w:t>I.A.2</w:t>
      </w:r>
      <w:r w:rsidR="00A675C9" w:rsidRPr="0005799B">
        <w:rPr>
          <w:rFonts w:ascii="Century Schoolbook" w:hAnsi="Century Schoolbook"/>
          <w:vanish/>
          <w:color w:val="C00000"/>
          <w:sz w:val="20"/>
          <w:szCs w:val="18"/>
        </w:rPr>
        <w:t xml:space="preserve">) </w:t>
      </w:r>
      <w:r w:rsidR="00B43E30" w:rsidRPr="0005799B">
        <w:rPr>
          <w:rFonts w:ascii="Century Schoolbook" w:hAnsi="Century Schoolbook"/>
          <w:vanish/>
          <w:color w:val="C00000"/>
          <w:sz w:val="20"/>
          <w:szCs w:val="18"/>
        </w:rPr>
        <w:t xml:space="preserve">au sein de ces activités </w:t>
      </w:r>
      <w:r w:rsidR="00E51F24">
        <w:rPr>
          <w:rFonts w:ascii="Century Schoolbook" w:hAnsi="Century Schoolbook"/>
          <w:vanish/>
          <w:color w:val="C00000"/>
          <w:sz w:val="20"/>
          <w:szCs w:val="18"/>
        </w:rPr>
        <w:t xml:space="preserve">: </w:t>
      </w:r>
    </w:p>
    <w:p w14:paraId="632E6BF7" w14:textId="77777777" w:rsidR="00E51F24" w:rsidRPr="003317D7" w:rsidRDefault="00E51F24" w:rsidP="00800D8F">
      <w:pPr>
        <w:pStyle w:val="Paragraphedeliste"/>
        <w:numPr>
          <w:ilvl w:val="0"/>
          <w:numId w:val="11"/>
        </w:numPr>
        <w:rPr>
          <w:rFonts w:ascii="Century Schoolbook" w:hAnsi="Century Schoolbook"/>
          <w:vanish/>
          <w:color w:val="C00000"/>
          <w:sz w:val="20"/>
          <w:szCs w:val="18"/>
        </w:rPr>
      </w:pPr>
      <w:r w:rsidRPr="003317D7">
        <w:rPr>
          <w:rFonts w:ascii="Century Schoolbook" w:hAnsi="Century Schoolbook"/>
          <w:vanish/>
          <w:color w:val="C00000"/>
          <w:sz w:val="20"/>
          <w:szCs w:val="18"/>
        </w:rPr>
        <w:t>Phases,</w:t>
      </w:r>
    </w:p>
    <w:p w14:paraId="632E6BF8" w14:textId="77777777" w:rsidR="00E51F24" w:rsidRPr="003317D7" w:rsidRDefault="00E51F24" w:rsidP="00800D8F">
      <w:pPr>
        <w:pStyle w:val="Paragraphedeliste"/>
        <w:numPr>
          <w:ilvl w:val="0"/>
          <w:numId w:val="11"/>
        </w:numPr>
        <w:rPr>
          <w:rFonts w:ascii="Century Schoolbook" w:hAnsi="Century Schoolbook"/>
          <w:vanish/>
          <w:color w:val="C00000"/>
          <w:sz w:val="20"/>
          <w:szCs w:val="18"/>
        </w:rPr>
      </w:pPr>
      <w:r w:rsidRPr="003317D7">
        <w:rPr>
          <w:rFonts w:ascii="Century Schoolbook" w:hAnsi="Century Schoolbook"/>
          <w:vanish/>
          <w:color w:val="C00000"/>
          <w:sz w:val="20"/>
          <w:szCs w:val="18"/>
        </w:rPr>
        <w:t>Activités,</w:t>
      </w:r>
    </w:p>
    <w:p w14:paraId="632E6BF9" w14:textId="77777777" w:rsidR="00E51F24" w:rsidRPr="003317D7" w:rsidRDefault="00E51F24" w:rsidP="00800D8F">
      <w:pPr>
        <w:pStyle w:val="Paragraphedeliste"/>
        <w:numPr>
          <w:ilvl w:val="0"/>
          <w:numId w:val="11"/>
        </w:numPr>
        <w:rPr>
          <w:rFonts w:ascii="Century Schoolbook" w:hAnsi="Century Schoolbook"/>
          <w:vanish/>
          <w:color w:val="C00000"/>
          <w:sz w:val="20"/>
          <w:szCs w:val="18"/>
        </w:rPr>
      </w:pPr>
      <w:r w:rsidRPr="003317D7">
        <w:rPr>
          <w:rFonts w:ascii="Century Schoolbook" w:hAnsi="Century Schoolbook"/>
          <w:vanish/>
          <w:color w:val="C00000"/>
          <w:sz w:val="20"/>
          <w:szCs w:val="18"/>
        </w:rPr>
        <w:t>Acteurs,</w:t>
      </w:r>
    </w:p>
    <w:p w14:paraId="632E6BFA" w14:textId="77777777" w:rsidR="00E51F24" w:rsidRPr="003317D7" w:rsidRDefault="00E51F24" w:rsidP="00800D8F">
      <w:pPr>
        <w:pStyle w:val="Paragraphedeliste"/>
        <w:numPr>
          <w:ilvl w:val="0"/>
          <w:numId w:val="11"/>
        </w:numPr>
        <w:rPr>
          <w:rFonts w:ascii="Century Schoolbook" w:hAnsi="Century Schoolbook"/>
          <w:vanish/>
          <w:color w:val="C00000"/>
          <w:sz w:val="20"/>
          <w:szCs w:val="18"/>
        </w:rPr>
      </w:pPr>
      <w:r w:rsidRPr="003317D7">
        <w:rPr>
          <w:rFonts w:ascii="Century Schoolbook" w:hAnsi="Century Schoolbook"/>
          <w:vanish/>
          <w:color w:val="C00000"/>
          <w:sz w:val="20"/>
          <w:szCs w:val="18"/>
        </w:rPr>
        <w:t>Actions de Gestion de Configurations:</w:t>
      </w:r>
    </w:p>
    <w:p w14:paraId="632E6BFB" w14:textId="77777777" w:rsidR="00E51F24" w:rsidRPr="003317D7" w:rsidRDefault="00E51F24" w:rsidP="00800D8F">
      <w:pPr>
        <w:pStyle w:val="Paragraphedeliste"/>
        <w:numPr>
          <w:ilvl w:val="1"/>
          <w:numId w:val="11"/>
        </w:numPr>
        <w:ind w:left="1134"/>
        <w:rPr>
          <w:rFonts w:ascii="Century Schoolbook" w:hAnsi="Century Schoolbook"/>
          <w:vanish/>
          <w:color w:val="C00000"/>
          <w:sz w:val="20"/>
          <w:szCs w:val="18"/>
        </w:rPr>
      </w:pPr>
      <w:r w:rsidRPr="003317D7">
        <w:rPr>
          <w:rFonts w:ascii="Century Schoolbook" w:hAnsi="Century Schoolbook"/>
          <w:vanish/>
          <w:color w:val="C00000"/>
          <w:sz w:val="20"/>
          <w:szCs w:val="18"/>
        </w:rPr>
        <w:t>Instanciation d'une Configuration,</w:t>
      </w:r>
    </w:p>
    <w:p w14:paraId="632E6BFC" w14:textId="77777777" w:rsidR="00E51F24" w:rsidRPr="003317D7" w:rsidRDefault="00E51F24" w:rsidP="00800D8F">
      <w:pPr>
        <w:pStyle w:val="Paragraphedeliste"/>
        <w:numPr>
          <w:ilvl w:val="1"/>
          <w:numId w:val="11"/>
        </w:numPr>
        <w:ind w:left="1134"/>
        <w:rPr>
          <w:rFonts w:ascii="Century Schoolbook" w:hAnsi="Century Schoolbook"/>
          <w:vanish/>
          <w:color w:val="C00000"/>
          <w:sz w:val="20"/>
          <w:szCs w:val="18"/>
        </w:rPr>
      </w:pPr>
      <w:r w:rsidRPr="003317D7">
        <w:rPr>
          <w:rFonts w:ascii="Century Schoolbook" w:hAnsi="Century Schoolbook"/>
          <w:vanish/>
          <w:color w:val="C00000"/>
          <w:sz w:val="20"/>
          <w:szCs w:val="18"/>
        </w:rPr>
        <w:t>Versionnement d'Elément,</w:t>
      </w:r>
    </w:p>
    <w:p w14:paraId="632E6BFD" w14:textId="77777777" w:rsidR="00E51F24" w:rsidRPr="003317D7" w:rsidRDefault="00E51F24" w:rsidP="00800D8F">
      <w:pPr>
        <w:pStyle w:val="Paragraphedeliste"/>
        <w:numPr>
          <w:ilvl w:val="1"/>
          <w:numId w:val="11"/>
        </w:numPr>
        <w:ind w:left="1134"/>
        <w:rPr>
          <w:rFonts w:ascii="Century Schoolbook" w:hAnsi="Century Schoolbook"/>
          <w:vanish/>
          <w:color w:val="C00000"/>
          <w:sz w:val="20"/>
          <w:szCs w:val="18"/>
        </w:rPr>
      </w:pPr>
      <w:r w:rsidRPr="003317D7">
        <w:rPr>
          <w:rFonts w:ascii="Century Schoolbook" w:hAnsi="Century Schoolbook"/>
          <w:vanish/>
          <w:color w:val="C00000"/>
          <w:sz w:val="20"/>
          <w:szCs w:val="18"/>
        </w:rPr>
        <w:t>Identification de la Configuration,</w:t>
      </w:r>
    </w:p>
    <w:p w14:paraId="632E6BFE" w14:textId="77777777" w:rsidR="00E51F24" w:rsidRPr="003317D7" w:rsidRDefault="00E51F24" w:rsidP="00800D8F">
      <w:pPr>
        <w:pStyle w:val="Paragraphedeliste"/>
        <w:numPr>
          <w:ilvl w:val="1"/>
          <w:numId w:val="11"/>
        </w:numPr>
        <w:ind w:left="1134"/>
        <w:rPr>
          <w:rFonts w:ascii="Century Schoolbook" w:hAnsi="Century Schoolbook"/>
          <w:vanish/>
          <w:color w:val="C00000"/>
          <w:sz w:val="20"/>
          <w:szCs w:val="18"/>
        </w:rPr>
      </w:pPr>
      <w:r w:rsidRPr="003317D7">
        <w:rPr>
          <w:rFonts w:ascii="Century Schoolbook" w:hAnsi="Century Schoolbook"/>
          <w:vanish/>
          <w:color w:val="C00000"/>
          <w:sz w:val="20"/>
          <w:szCs w:val="18"/>
        </w:rPr>
        <w:t>Complétude et de cohérence de la Configuration,</w:t>
      </w:r>
    </w:p>
    <w:p w14:paraId="632E6BFF" w14:textId="77777777" w:rsidR="00E51F24" w:rsidRPr="003317D7" w:rsidRDefault="00E51F24" w:rsidP="00800D8F">
      <w:pPr>
        <w:pStyle w:val="Paragraphedeliste"/>
        <w:numPr>
          <w:ilvl w:val="1"/>
          <w:numId w:val="11"/>
        </w:numPr>
        <w:ind w:left="1134"/>
        <w:rPr>
          <w:rFonts w:ascii="Century Schoolbook" w:hAnsi="Century Schoolbook"/>
          <w:vanish/>
          <w:color w:val="C00000"/>
          <w:sz w:val="20"/>
          <w:szCs w:val="18"/>
        </w:rPr>
      </w:pPr>
      <w:r w:rsidRPr="003317D7">
        <w:rPr>
          <w:rFonts w:ascii="Century Schoolbook" w:hAnsi="Century Schoolbook"/>
          <w:vanish/>
          <w:color w:val="C00000"/>
          <w:sz w:val="20"/>
          <w:szCs w:val="18"/>
        </w:rPr>
        <w:t>Versionnement de la Configuration,</w:t>
      </w:r>
    </w:p>
    <w:p w14:paraId="632E6C00" w14:textId="77777777" w:rsidR="00E51F24" w:rsidRPr="003317D7" w:rsidRDefault="00E51F24" w:rsidP="00800D8F">
      <w:pPr>
        <w:pStyle w:val="Paragraphedeliste"/>
        <w:numPr>
          <w:ilvl w:val="1"/>
          <w:numId w:val="11"/>
        </w:numPr>
        <w:ind w:left="1134"/>
        <w:rPr>
          <w:rFonts w:ascii="Century Schoolbook" w:hAnsi="Century Schoolbook"/>
          <w:vanish/>
          <w:color w:val="C00000"/>
          <w:sz w:val="20"/>
          <w:szCs w:val="18"/>
        </w:rPr>
      </w:pPr>
      <w:r w:rsidRPr="003317D7">
        <w:rPr>
          <w:rFonts w:ascii="Century Schoolbook" w:hAnsi="Century Schoolbook"/>
          <w:vanish/>
          <w:color w:val="C00000"/>
          <w:sz w:val="20"/>
          <w:szCs w:val="18"/>
        </w:rPr>
        <w:t xml:space="preserve">Traçabilité des configurations. </w:t>
      </w:r>
    </w:p>
    <w:p w14:paraId="632E6C01" w14:textId="77777777" w:rsidR="00E51F24" w:rsidRDefault="00E51F24" w:rsidP="0005799B">
      <w:pPr>
        <w:ind w:firstLine="708"/>
        <w:jc w:val="both"/>
        <w:rPr>
          <w:rFonts w:ascii="Century Schoolbook" w:hAnsi="Century Schoolbook"/>
          <w:vanish/>
          <w:color w:val="C00000"/>
          <w:sz w:val="20"/>
          <w:szCs w:val="18"/>
        </w:rPr>
      </w:pPr>
      <w:r>
        <w:rPr>
          <w:rFonts w:ascii="Century Schoolbook" w:hAnsi="Century Schoolbook"/>
          <w:vanish/>
          <w:color w:val="C00000"/>
          <w:sz w:val="20"/>
          <w:szCs w:val="18"/>
        </w:rPr>
        <w:t>Préciser pour chaque action si l'opération est automatique (donc réalisée par l'outillage) ou bien manuelle</w:t>
      </w:r>
    </w:p>
    <w:p w14:paraId="632E6C02" w14:textId="5F2D629A" w:rsidR="00907C5C" w:rsidRPr="005327E4" w:rsidRDefault="00907C5C" w:rsidP="005A05B9">
      <w:pPr>
        <w:rPr>
          <w:u w:val="single"/>
        </w:rPr>
      </w:pPr>
      <w:r w:rsidRPr="005327E4">
        <w:rPr>
          <w:u w:val="single"/>
        </w:rPr>
        <w:t>Action de Gestion de configuration</w:t>
      </w:r>
      <w:r w:rsidR="00096C4E">
        <w:rPr>
          <w:u w:val="single"/>
        </w:rPr>
        <w:t xml:space="preserve"> Logicielle</w:t>
      </w:r>
      <w:r w:rsidR="00722985">
        <w:rPr>
          <w:u w:val="single"/>
        </w:rPr>
        <w:t xml:space="preserve"> </w:t>
      </w:r>
      <w:r w:rsidR="00722985" w:rsidRPr="00722985">
        <w:rPr>
          <w:rFonts w:ascii="Century Schoolbook" w:hAnsi="Century Schoolbook"/>
          <w:vanish/>
          <w:color w:val="C00000"/>
          <w:sz w:val="20"/>
          <w:szCs w:val="18"/>
        </w:rPr>
        <w:t>&lt;découvrir toute ou partie du c</w:t>
      </w:r>
      <w:r w:rsidR="00722985">
        <w:rPr>
          <w:rFonts w:ascii="Century Schoolbook" w:hAnsi="Century Schoolbook"/>
          <w:vanish/>
          <w:color w:val="C00000"/>
          <w:sz w:val="20"/>
          <w:szCs w:val="18"/>
        </w:rPr>
        <w:t>o</w:t>
      </w:r>
      <w:r w:rsidR="00722985" w:rsidRPr="00722985">
        <w:rPr>
          <w:rFonts w:ascii="Century Schoolbook" w:hAnsi="Century Schoolbook"/>
          <w:vanish/>
          <w:color w:val="C00000"/>
          <w:sz w:val="20"/>
          <w:szCs w:val="18"/>
        </w:rPr>
        <w:t>ntenu des paragraphes&gt;</w:t>
      </w:r>
    </w:p>
    <w:p w14:paraId="632E6C03" w14:textId="77777777" w:rsidR="007008ED" w:rsidRPr="005327E4" w:rsidRDefault="00907C5C" w:rsidP="00800D8F">
      <w:pPr>
        <w:pStyle w:val="Paragraphedeliste"/>
        <w:numPr>
          <w:ilvl w:val="0"/>
          <w:numId w:val="12"/>
        </w:numPr>
        <w:spacing w:line="192" w:lineRule="auto"/>
        <w:ind w:left="714" w:hanging="357"/>
      </w:pPr>
      <w:r w:rsidRPr="005327E4">
        <w:t>Instanciation d'une Configuration</w:t>
      </w:r>
      <w:r w:rsidR="008C434D" w:rsidRPr="005327E4">
        <w:t xml:space="preserve"> </w:t>
      </w:r>
    </w:p>
    <w:p w14:paraId="632E6C04" w14:textId="77777777" w:rsidR="00907C5C" w:rsidRDefault="007008ED" w:rsidP="00232A6D">
      <w:pPr>
        <w:pStyle w:val="Paragraphedeliste"/>
        <w:spacing w:line="192" w:lineRule="auto"/>
        <w:ind w:left="714"/>
        <w:jc w:val="both"/>
        <w:rPr>
          <w:rFonts w:ascii="Century Schoolbook" w:hAnsi="Century Schoolbook"/>
          <w:vanish/>
          <w:color w:val="C00000"/>
          <w:sz w:val="20"/>
          <w:szCs w:val="18"/>
        </w:rPr>
      </w:pPr>
      <w:r w:rsidRPr="008C434D">
        <w:rPr>
          <w:rFonts w:ascii="Century Schoolbook" w:hAnsi="Century Schoolbook"/>
          <w:vanish/>
          <w:color w:val="C00000"/>
          <w:sz w:val="20"/>
          <w:szCs w:val="18"/>
        </w:rPr>
        <w:t>Création</w:t>
      </w:r>
      <w:r w:rsidR="008C434D" w:rsidRPr="008C434D">
        <w:rPr>
          <w:rFonts w:ascii="Century Schoolbook" w:hAnsi="Century Schoolbook"/>
          <w:vanish/>
          <w:color w:val="C00000"/>
          <w:sz w:val="20"/>
          <w:szCs w:val="18"/>
        </w:rPr>
        <w:t xml:space="preserve"> d'une structure d'accueil pour des éléments en GC</w:t>
      </w:r>
      <w:r w:rsidR="008A38D9">
        <w:rPr>
          <w:rFonts w:ascii="Century Schoolbook" w:hAnsi="Century Schoolbook"/>
          <w:vanish/>
          <w:color w:val="C00000"/>
          <w:sz w:val="20"/>
          <w:szCs w:val="18"/>
        </w:rPr>
        <w:t>. Pour Git, ce sont les dépôts à créer et à peupler à partir d'un existant. Dépôts Application à l'initialisation de l'application sous Git, dépôts Projet à partir d'une des versions du dépôt Application</w:t>
      </w:r>
    </w:p>
    <w:p w14:paraId="632E6C05" w14:textId="77777777" w:rsidR="007008ED" w:rsidRPr="005327E4" w:rsidRDefault="00907C5C" w:rsidP="00800D8F">
      <w:pPr>
        <w:pStyle w:val="Paragraphedeliste"/>
        <w:numPr>
          <w:ilvl w:val="0"/>
          <w:numId w:val="12"/>
        </w:numPr>
        <w:spacing w:line="192" w:lineRule="auto"/>
        <w:ind w:left="714" w:hanging="357"/>
      </w:pPr>
      <w:r w:rsidRPr="005327E4">
        <w:t>Versionnement d'Elément</w:t>
      </w:r>
    </w:p>
    <w:p w14:paraId="632E6C06" w14:textId="5C9D8336" w:rsidR="00907C5C" w:rsidRDefault="007008ED" w:rsidP="00232A6D">
      <w:pPr>
        <w:pStyle w:val="Paragraphedeliste"/>
        <w:spacing w:line="192" w:lineRule="auto"/>
        <w:ind w:left="714"/>
        <w:jc w:val="both"/>
        <w:rPr>
          <w:rFonts w:ascii="Century Schoolbook" w:hAnsi="Century Schoolbook"/>
          <w:vanish/>
          <w:color w:val="C00000"/>
          <w:sz w:val="20"/>
          <w:szCs w:val="18"/>
        </w:rPr>
      </w:pPr>
      <w:r>
        <w:rPr>
          <w:rFonts w:ascii="Century Schoolbook" w:hAnsi="Century Schoolbook"/>
          <w:vanish/>
          <w:color w:val="C00000"/>
          <w:sz w:val="20"/>
          <w:szCs w:val="18"/>
        </w:rPr>
        <w:t>N</w:t>
      </w:r>
      <w:r w:rsidR="008C434D" w:rsidRPr="008C434D">
        <w:rPr>
          <w:rFonts w:ascii="Century Schoolbook" w:hAnsi="Century Schoolbook"/>
          <w:vanish/>
          <w:color w:val="C00000"/>
          <w:sz w:val="20"/>
          <w:szCs w:val="18"/>
        </w:rPr>
        <w:t>ormalement inutile avec Git qui versionne que des ensembles d'éléments</w:t>
      </w:r>
      <w:r w:rsidR="00AA1CD8">
        <w:rPr>
          <w:rFonts w:ascii="Century Schoolbook" w:hAnsi="Century Schoolbook"/>
          <w:vanish/>
          <w:color w:val="C00000"/>
          <w:sz w:val="20"/>
          <w:szCs w:val="18"/>
        </w:rPr>
        <w:t xml:space="preserve"> (ceux contenu dans la </w:t>
      </w:r>
      <w:r w:rsidR="00F24890">
        <w:rPr>
          <w:rFonts w:ascii="Century Schoolbook" w:hAnsi="Century Schoolbook"/>
          <w:vanish/>
          <w:color w:val="C00000"/>
          <w:sz w:val="20"/>
          <w:szCs w:val="18"/>
        </w:rPr>
        <w:t>Working</w:t>
      </w:r>
      <w:r w:rsidR="00AA1CD8">
        <w:rPr>
          <w:rFonts w:ascii="Century Schoolbook" w:hAnsi="Century Schoolbook"/>
          <w:vanish/>
          <w:color w:val="C00000"/>
          <w:sz w:val="20"/>
          <w:szCs w:val="18"/>
        </w:rPr>
        <w:t xml:space="preserve"> </w:t>
      </w:r>
      <w:r w:rsidR="00F24890">
        <w:rPr>
          <w:rFonts w:ascii="Century Schoolbook" w:hAnsi="Century Schoolbook"/>
          <w:vanish/>
          <w:color w:val="C00000"/>
          <w:sz w:val="20"/>
          <w:szCs w:val="18"/>
        </w:rPr>
        <w:t xml:space="preserve">directory) </w:t>
      </w:r>
      <w:r w:rsidR="00F24890" w:rsidRPr="008C434D">
        <w:rPr>
          <w:rFonts w:ascii="Century Schoolbook" w:hAnsi="Century Schoolbook"/>
          <w:vanish/>
          <w:color w:val="C00000"/>
          <w:sz w:val="20"/>
          <w:szCs w:val="18"/>
        </w:rPr>
        <w:t>au</w:t>
      </w:r>
      <w:r w:rsidR="008C434D" w:rsidRPr="008C434D">
        <w:rPr>
          <w:rFonts w:ascii="Century Schoolbook" w:hAnsi="Century Schoolbook"/>
          <w:vanish/>
          <w:color w:val="C00000"/>
          <w:sz w:val="20"/>
          <w:szCs w:val="18"/>
        </w:rPr>
        <w:t xml:space="preserve"> moment d'un commit</w:t>
      </w:r>
    </w:p>
    <w:p w14:paraId="632E6C07" w14:textId="77777777" w:rsidR="007008ED" w:rsidRPr="005327E4" w:rsidRDefault="00907C5C" w:rsidP="00800D8F">
      <w:pPr>
        <w:pStyle w:val="Paragraphedeliste"/>
        <w:numPr>
          <w:ilvl w:val="0"/>
          <w:numId w:val="12"/>
        </w:numPr>
        <w:spacing w:line="192" w:lineRule="auto"/>
        <w:ind w:left="714" w:hanging="357"/>
      </w:pPr>
      <w:r w:rsidRPr="005327E4">
        <w:t>Identification de la Configuration</w:t>
      </w:r>
    </w:p>
    <w:p w14:paraId="632E6C08" w14:textId="77777777" w:rsidR="008A38D9" w:rsidRDefault="007008ED" w:rsidP="00232A6D">
      <w:pPr>
        <w:pStyle w:val="Paragraphedeliste"/>
        <w:spacing w:line="192" w:lineRule="auto"/>
        <w:ind w:left="714"/>
        <w:jc w:val="both"/>
        <w:rPr>
          <w:rFonts w:ascii="Century Schoolbook" w:hAnsi="Century Schoolbook"/>
          <w:vanish/>
          <w:color w:val="C00000"/>
          <w:sz w:val="20"/>
          <w:szCs w:val="18"/>
        </w:rPr>
      </w:pPr>
      <w:r>
        <w:rPr>
          <w:rFonts w:ascii="Century Schoolbook" w:hAnsi="Century Schoolbook"/>
          <w:vanish/>
          <w:color w:val="C00000"/>
          <w:sz w:val="20"/>
          <w:szCs w:val="18"/>
        </w:rPr>
        <w:t>A</w:t>
      </w:r>
      <w:r w:rsidR="008C434D" w:rsidRPr="008C434D">
        <w:rPr>
          <w:rFonts w:ascii="Century Schoolbook" w:hAnsi="Century Schoolbook"/>
          <w:vanish/>
          <w:color w:val="C00000"/>
          <w:sz w:val="20"/>
          <w:szCs w:val="18"/>
        </w:rPr>
        <w:t xml:space="preserve">ssociée aux dépôts unitaires – repository Git - et à l'ensemble des dépôts collaborant à la livraison applicative (même racine des </w:t>
      </w:r>
      <w:r w:rsidRPr="008C434D">
        <w:rPr>
          <w:rFonts w:ascii="Century Schoolbook" w:hAnsi="Century Schoolbook"/>
          <w:vanish/>
          <w:color w:val="C00000"/>
          <w:sz w:val="20"/>
          <w:szCs w:val="18"/>
        </w:rPr>
        <w:t>dépôts</w:t>
      </w:r>
      <w:r w:rsidR="008C434D" w:rsidRPr="008C434D">
        <w:rPr>
          <w:rFonts w:ascii="Century Schoolbook" w:hAnsi="Century Schoolbook"/>
          <w:vanish/>
          <w:color w:val="C00000"/>
          <w:sz w:val="20"/>
          <w:szCs w:val="18"/>
        </w:rPr>
        <w:t xml:space="preserve"> de l'Application) et aux livraisons applicatives des Applications collaborant au résultat d'un Proje</w:t>
      </w:r>
      <w:r w:rsidR="008A38D9">
        <w:rPr>
          <w:rFonts w:ascii="Century Schoolbook" w:hAnsi="Century Schoolbook"/>
          <w:vanish/>
          <w:color w:val="C00000"/>
          <w:sz w:val="20"/>
          <w:szCs w:val="18"/>
        </w:rPr>
        <w:t>t</w:t>
      </w:r>
    </w:p>
    <w:p w14:paraId="632E6C09" w14:textId="77777777" w:rsidR="007008ED" w:rsidRPr="005327E4" w:rsidRDefault="00907C5C" w:rsidP="00800D8F">
      <w:pPr>
        <w:pStyle w:val="Paragraphedeliste"/>
        <w:numPr>
          <w:ilvl w:val="0"/>
          <w:numId w:val="12"/>
        </w:numPr>
        <w:spacing w:line="192" w:lineRule="auto"/>
        <w:ind w:left="714" w:hanging="357"/>
      </w:pPr>
      <w:r w:rsidRPr="005327E4">
        <w:t>Complétude et cohérence de la Configuration</w:t>
      </w:r>
    </w:p>
    <w:p w14:paraId="632E6C0A" w14:textId="1AA879B5" w:rsidR="008A38D9" w:rsidRDefault="00F24890" w:rsidP="00232A6D">
      <w:pPr>
        <w:pStyle w:val="Paragraphedeliste"/>
        <w:spacing w:line="192" w:lineRule="auto"/>
        <w:ind w:left="714"/>
        <w:jc w:val="both"/>
        <w:rPr>
          <w:rFonts w:ascii="Century Schoolbook" w:hAnsi="Century Schoolbook"/>
          <w:vanish/>
          <w:color w:val="C00000"/>
          <w:sz w:val="20"/>
          <w:szCs w:val="18"/>
        </w:rPr>
      </w:pPr>
      <w:r>
        <w:rPr>
          <w:rFonts w:ascii="Century Schoolbook" w:hAnsi="Century Schoolbook"/>
          <w:vanish/>
          <w:color w:val="C00000"/>
          <w:sz w:val="20"/>
          <w:szCs w:val="18"/>
        </w:rPr>
        <w:t>T</w:t>
      </w:r>
      <w:r w:rsidRPr="008C434D">
        <w:rPr>
          <w:rFonts w:ascii="Century Schoolbook" w:hAnsi="Century Schoolbook"/>
          <w:vanish/>
          <w:color w:val="C00000"/>
          <w:sz w:val="20"/>
          <w:szCs w:val="18"/>
        </w:rPr>
        <w:t>out ce</w:t>
      </w:r>
      <w:r w:rsidR="008C434D" w:rsidRPr="008C434D">
        <w:rPr>
          <w:rFonts w:ascii="Century Schoolbook" w:hAnsi="Century Schoolbook"/>
          <w:vanish/>
          <w:color w:val="C00000"/>
          <w:sz w:val="20"/>
          <w:szCs w:val="18"/>
        </w:rPr>
        <w:t xml:space="preserve"> qui permet de pérenniser une complétude et une cohérence initiale</w:t>
      </w:r>
    </w:p>
    <w:p w14:paraId="632E6C0B" w14:textId="77777777" w:rsidR="007008ED" w:rsidRPr="005327E4" w:rsidRDefault="00907C5C" w:rsidP="00800D8F">
      <w:pPr>
        <w:pStyle w:val="Paragraphedeliste"/>
        <w:numPr>
          <w:ilvl w:val="0"/>
          <w:numId w:val="12"/>
        </w:numPr>
        <w:spacing w:line="192" w:lineRule="auto"/>
        <w:ind w:left="714" w:hanging="357"/>
      </w:pPr>
      <w:r w:rsidRPr="005327E4">
        <w:t>Versionnement de la Configuration</w:t>
      </w:r>
    </w:p>
    <w:p w14:paraId="632E6C0C" w14:textId="722E8403" w:rsidR="008A38D9" w:rsidRDefault="007008ED" w:rsidP="00232A6D">
      <w:pPr>
        <w:pStyle w:val="Paragraphedeliste"/>
        <w:spacing w:line="192" w:lineRule="auto"/>
        <w:ind w:left="714"/>
        <w:jc w:val="both"/>
        <w:rPr>
          <w:rFonts w:ascii="Century Schoolbook" w:hAnsi="Century Schoolbook"/>
          <w:vanish/>
          <w:color w:val="C00000"/>
          <w:sz w:val="20"/>
          <w:szCs w:val="18"/>
        </w:rPr>
      </w:pPr>
      <w:r w:rsidRPr="007008ED">
        <w:rPr>
          <w:rFonts w:ascii="Century Schoolbook" w:hAnsi="Century Schoolbook"/>
          <w:vanish/>
          <w:color w:val="C00000"/>
          <w:sz w:val="20"/>
          <w:szCs w:val="18"/>
        </w:rPr>
        <w:t>A</w:t>
      </w:r>
      <w:r w:rsidR="008C434D" w:rsidRPr="008C434D">
        <w:rPr>
          <w:rFonts w:ascii="Century Schoolbook" w:hAnsi="Century Schoolbook"/>
          <w:vanish/>
          <w:color w:val="C00000"/>
          <w:sz w:val="20"/>
          <w:szCs w:val="18"/>
        </w:rPr>
        <w:t>ttention ce n'est pas l'attribution d'une étiquette de</w:t>
      </w:r>
      <w:r w:rsidR="00F24890">
        <w:rPr>
          <w:rFonts w:ascii="Century Schoolbook" w:hAnsi="Century Schoolbook"/>
          <w:vanish/>
          <w:color w:val="C00000"/>
          <w:sz w:val="20"/>
          <w:szCs w:val="18"/>
        </w:rPr>
        <w:t xml:space="preserve"> version, chaque commit Git créant</w:t>
      </w:r>
      <w:r w:rsidR="008C434D" w:rsidRPr="008C434D">
        <w:rPr>
          <w:rFonts w:ascii="Century Schoolbook" w:hAnsi="Century Schoolbook"/>
          <w:vanish/>
          <w:color w:val="C00000"/>
          <w:sz w:val="20"/>
          <w:szCs w:val="18"/>
        </w:rPr>
        <w:t xml:space="preserve"> une versio</w:t>
      </w:r>
      <w:r w:rsidR="008A38D9">
        <w:rPr>
          <w:rFonts w:ascii="Century Schoolbook" w:hAnsi="Century Schoolbook"/>
          <w:vanish/>
          <w:color w:val="C00000"/>
          <w:sz w:val="20"/>
          <w:szCs w:val="18"/>
        </w:rPr>
        <w:t>n</w:t>
      </w:r>
      <w:r w:rsidR="00F24890">
        <w:rPr>
          <w:rFonts w:ascii="Century Schoolbook" w:hAnsi="Century Schoolbook"/>
          <w:vanish/>
          <w:color w:val="C00000"/>
          <w:sz w:val="20"/>
          <w:szCs w:val="18"/>
        </w:rPr>
        <w:t>. C’est un label appliqué à un des commit de chaque dépôt participant à une configuration</w:t>
      </w:r>
    </w:p>
    <w:p w14:paraId="632E6C0D" w14:textId="77777777" w:rsidR="00907C5C" w:rsidRPr="005327E4" w:rsidRDefault="00907C5C" w:rsidP="00800D8F">
      <w:pPr>
        <w:pStyle w:val="Paragraphedeliste"/>
        <w:numPr>
          <w:ilvl w:val="0"/>
          <w:numId w:val="12"/>
        </w:numPr>
        <w:spacing w:line="192" w:lineRule="auto"/>
        <w:ind w:left="714" w:hanging="357"/>
      </w:pPr>
      <w:r w:rsidRPr="005327E4">
        <w:t>Traçabilité des configurations</w:t>
      </w:r>
    </w:p>
    <w:p w14:paraId="632E6C0E" w14:textId="77777777" w:rsidR="007008ED" w:rsidRPr="00FD73D1" w:rsidRDefault="007008ED" w:rsidP="00232A6D">
      <w:pPr>
        <w:pStyle w:val="Paragraphedeliste"/>
        <w:spacing w:line="192" w:lineRule="auto"/>
        <w:ind w:left="714"/>
        <w:jc w:val="both"/>
        <w:rPr>
          <w:rFonts w:ascii="Century Schoolbook" w:hAnsi="Century Schoolbook"/>
          <w:vanish/>
          <w:color w:val="C00000"/>
          <w:sz w:val="20"/>
          <w:szCs w:val="18"/>
        </w:rPr>
      </w:pPr>
      <w:r w:rsidRPr="00FD73D1">
        <w:rPr>
          <w:rFonts w:ascii="Century Schoolbook" w:hAnsi="Century Schoolbook"/>
          <w:vanish/>
          <w:color w:val="C00000"/>
          <w:sz w:val="20"/>
          <w:szCs w:val="18"/>
        </w:rPr>
        <w:t xml:space="preserve">La traçabilité est assurée par les outils assurant le maintien de la cohérence initiale établie à l'entrée de l'outil, avec des fonctions d'historisations entre les différentes étapes de transformations jusqu'à la livraison. C'est l'idéal </w:t>
      </w:r>
      <w:r w:rsidR="00087337" w:rsidRPr="00FD73D1">
        <w:rPr>
          <w:rFonts w:ascii="Century Schoolbook" w:hAnsi="Century Schoolbook"/>
          <w:vanish/>
          <w:color w:val="C00000"/>
          <w:sz w:val="20"/>
          <w:szCs w:val="18"/>
        </w:rPr>
        <w:t>DevOps</w:t>
      </w:r>
      <w:r w:rsidR="00087337">
        <w:rPr>
          <w:rFonts w:ascii="Century Schoolbook" w:hAnsi="Century Schoolbook"/>
          <w:vanish/>
          <w:color w:val="C00000"/>
          <w:sz w:val="20"/>
          <w:szCs w:val="18"/>
        </w:rPr>
        <w:t>, fortement outillé</w:t>
      </w:r>
    </w:p>
    <w:p w14:paraId="632E6C0F" w14:textId="77777777" w:rsidR="007008ED" w:rsidRPr="00FD73D1" w:rsidRDefault="007008ED" w:rsidP="00232A6D">
      <w:pPr>
        <w:pStyle w:val="Paragraphedeliste"/>
        <w:spacing w:line="192" w:lineRule="auto"/>
        <w:ind w:left="714"/>
        <w:jc w:val="both"/>
        <w:rPr>
          <w:rFonts w:ascii="Century Schoolbook" w:hAnsi="Century Schoolbook"/>
          <w:vanish/>
          <w:color w:val="C00000"/>
          <w:sz w:val="20"/>
          <w:szCs w:val="18"/>
        </w:rPr>
      </w:pPr>
      <w:r w:rsidRPr="00FD73D1">
        <w:rPr>
          <w:rFonts w:ascii="Century Schoolbook" w:hAnsi="Century Schoolbook"/>
          <w:vanish/>
          <w:color w:val="C00000"/>
          <w:sz w:val="20"/>
          <w:szCs w:val="18"/>
        </w:rPr>
        <w:t xml:space="preserve">Les parties non outillées doivent passer par de la gestion de déclaratif </w:t>
      </w:r>
      <w:r w:rsidR="005327E4">
        <w:rPr>
          <w:rFonts w:ascii="Century Schoolbook" w:hAnsi="Century Schoolbook"/>
          <w:vanish/>
          <w:color w:val="C00000"/>
          <w:sz w:val="20"/>
          <w:szCs w:val="18"/>
        </w:rPr>
        <w:t>à travers des</w:t>
      </w:r>
      <w:r w:rsidRPr="00FD73D1">
        <w:rPr>
          <w:rFonts w:ascii="Century Schoolbook" w:hAnsi="Century Schoolbook"/>
          <w:vanish/>
          <w:color w:val="C00000"/>
          <w:sz w:val="20"/>
          <w:szCs w:val="18"/>
        </w:rPr>
        <w:t xml:space="preserve"> manifestes listant tout ce qui entre et sort d'une étape</w:t>
      </w:r>
      <w:r w:rsidR="00FD73D1" w:rsidRPr="00FD73D1">
        <w:rPr>
          <w:rFonts w:ascii="Century Schoolbook" w:hAnsi="Century Schoolbook"/>
          <w:vanish/>
          <w:color w:val="C00000"/>
          <w:sz w:val="20"/>
          <w:szCs w:val="18"/>
        </w:rPr>
        <w:t xml:space="preserve">. Et chaque étape doit valider (checker) </w:t>
      </w:r>
      <w:r w:rsidR="005327E4">
        <w:rPr>
          <w:rFonts w:ascii="Century Schoolbook" w:hAnsi="Century Schoolbook"/>
          <w:vanish/>
          <w:color w:val="C00000"/>
          <w:sz w:val="20"/>
          <w:szCs w:val="18"/>
        </w:rPr>
        <w:t xml:space="preserve">ces manifestes au moment de </w:t>
      </w:r>
      <w:r w:rsidR="00FD73D1" w:rsidRPr="00FD73D1">
        <w:rPr>
          <w:rFonts w:ascii="Century Schoolbook" w:hAnsi="Century Schoolbook"/>
          <w:vanish/>
          <w:color w:val="C00000"/>
          <w:sz w:val="20"/>
          <w:szCs w:val="18"/>
        </w:rPr>
        <w:t xml:space="preserve">ses réceptions et </w:t>
      </w:r>
      <w:r w:rsidR="005327E4">
        <w:rPr>
          <w:rFonts w:ascii="Century Schoolbook" w:hAnsi="Century Schoolbook"/>
          <w:vanish/>
          <w:color w:val="C00000"/>
          <w:sz w:val="20"/>
          <w:szCs w:val="18"/>
        </w:rPr>
        <w:t xml:space="preserve">de ses </w:t>
      </w:r>
      <w:r w:rsidR="00FD73D1" w:rsidRPr="00FD73D1">
        <w:rPr>
          <w:rFonts w:ascii="Century Schoolbook" w:hAnsi="Century Schoolbook"/>
          <w:vanish/>
          <w:color w:val="C00000"/>
          <w:sz w:val="20"/>
          <w:szCs w:val="18"/>
        </w:rPr>
        <w:t>livraisons vis-à-vis de ses partenaires amont et aval</w:t>
      </w:r>
    </w:p>
    <w:p w14:paraId="632E6C10" w14:textId="77777777" w:rsidR="00907C5C" w:rsidRDefault="00907C5C" w:rsidP="005A05B9"/>
    <w:p w14:paraId="632E6C11" w14:textId="77777777" w:rsidR="00F352B0" w:rsidRDefault="00716ACE" w:rsidP="005A05B9">
      <w:r>
        <w:t>Ces Action</w:t>
      </w:r>
      <w:r w:rsidR="00232A6D">
        <w:t>s sont replacées</w:t>
      </w:r>
      <w:r>
        <w:t xml:space="preserve"> au sein d'Activités décrites par Phases dans le tableau ci-dessous :</w:t>
      </w:r>
    </w:p>
    <w:tbl>
      <w:tblPr>
        <w:tblStyle w:val="Grilledutableau"/>
        <w:tblW w:w="9281" w:type="dxa"/>
        <w:tblInd w:w="108" w:type="dxa"/>
        <w:tblLayout w:type="fixed"/>
        <w:tblLook w:val="04A0" w:firstRow="1" w:lastRow="0" w:firstColumn="1" w:lastColumn="0" w:noHBand="0" w:noVBand="1"/>
      </w:tblPr>
      <w:tblGrid>
        <w:gridCol w:w="1260"/>
        <w:gridCol w:w="2568"/>
        <w:gridCol w:w="1134"/>
        <w:gridCol w:w="3402"/>
        <w:gridCol w:w="917"/>
      </w:tblGrid>
      <w:tr w:rsidR="00907C5C" w:rsidRPr="000107D2" w14:paraId="632E6C17" w14:textId="77777777" w:rsidTr="00305D73">
        <w:trPr>
          <w:trHeight w:val="307"/>
          <w:tblHeader/>
        </w:trPr>
        <w:tc>
          <w:tcPr>
            <w:tcW w:w="1260" w:type="dxa"/>
            <w:shd w:val="clear" w:color="auto" w:fill="D9D9D9" w:themeFill="background1" w:themeFillShade="D9"/>
            <w:vAlign w:val="center"/>
          </w:tcPr>
          <w:p w14:paraId="632E6C12" w14:textId="77777777" w:rsidR="00907C5C" w:rsidRPr="000107D2" w:rsidRDefault="00907C5C" w:rsidP="000107D2">
            <w:pPr>
              <w:jc w:val="center"/>
              <w:rPr>
                <w:rFonts w:cstheme="minorHAnsi"/>
                <w:sz w:val="16"/>
                <w:szCs w:val="16"/>
              </w:rPr>
            </w:pPr>
            <w:r w:rsidRPr="000107D2">
              <w:rPr>
                <w:rFonts w:cstheme="minorHAnsi"/>
                <w:sz w:val="16"/>
                <w:szCs w:val="16"/>
              </w:rPr>
              <w:t>Phase</w:t>
            </w:r>
            <w:r>
              <w:rPr>
                <w:rFonts w:cstheme="minorHAnsi"/>
                <w:sz w:val="16"/>
                <w:szCs w:val="16"/>
              </w:rPr>
              <w:t>s</w:t>
            </w:r>
          </w:p>
        </w:tc>
        <w:tc>
          <w:tcPr>
            <w:tcW w:w="2568" w:type="dxa"/>
            <w:shd w:val="clear" w:color="auto" w:fill="D9D9D9" w:themeFill="background1" w:themeFillShade="D9"/>
            <w:vAlign w:val="center"/>
          </w:tcPr>
          <w:p w14:paraId="632E6C13" w14:textId="77777777" w:rsidR="00907C5C" w:rsidRPr="000107D2" w:rsidRDefault="00907C5C" w:rsidP="000107D2">
            <w:pPr>
              <w:jc w:val="center"/>
              <w:rPr>
                <w:rFonts w:cstheme="minorHAnsi"/>
                <w:sz w:val="16"/>
                <w:szCs w:val="16"/>
              </w:rPr>
            </w:pPr>
            <w:r w:rsidRPr="000107D2">
              <w:rPr>
                <w:rFonts w:cstheme="minorHAnsi"/>
                <w:sz w:val="16"/>
                <w:szCs w:val="16"/>
              </w:rPr>
              <w:t>Act</w:t>
            </w:r>
            <w:r>
              <w:rPr>
                <w:rFonts w:cstheme="minorHAnsi"/>
                <w:sz w:val="16"/>
                <w:szCs w:val="16"/>
              </w:rPr>
              <w:t>ivités</w:t>
            </w:r>
          </w:p>
        </w:tc>
        <w:tc>
          <w:tcPr>
            <w:tcW w:w="1134" w:type="dxa"/>
            <w:shd w:val="clear" w:color="auto" w:fill="D9D9D9" w:themeFill="background1" w:themeFillShade="D9"/>
            <w:vAlign w:val="center"/>
          </w:tcPr>
          <w:p w14:paraId="632E6C14" w14:textId="77777777" w:rsidR="00907C5C" w:rsidRPr="000107D2" w:rsidRDefault="00907C5C" w:rsidP="000107D2">
            <w:pPr>
              <w:jc w:val="center"/>
              <w:rPr>
                <w:rFonts w:cstheme="minorHAnsi"/>
                <w:sz w:val="16"/>
                <w:szCs w:val="16"/>
              </w:rPr>
            </w:pPr>
            <w:r w:rsidRPr="000107D2">
              <w:rPr>
                <w:rFonts w:cstheme="minorHAnsi"/>
                <w:sz w:val="16"/>
                <w:szCs w:val="16"/>
              </w:rPr>
              <w:t>Acteur</w:t>
            </w:r>
            <w:r>
              <w:rPr>
                <w:rFonts w:cstheme="minorHAnsi"/>
                <w:sz w:val="16"/>
                <w:szCs w:val="16"/>
              </w:rPr>
              <w:t>s</w:t>
            </w:r>
          </w:p>
        </w:tc>
        <w:tc>
          <w:tcPr>
            <w:tcW w:w="3402" w:type="dxa"/>
            <w:shd w:val="clear" w:color="auto" w:fill="D9D9D9" w:themeFill="background1" w:themeFillShade="D9"/>
            <w:vAlign w:val="center"/>
          </w:tcPr>
          <w:p w14:paraId="632E6C15" w14:textId="77777777" w:rsidR="00907C5C" w:rsidRPr="000107D2" w:rsidRDefault="00907C5C" w:rsidP="00CF19C4">
            <w:pPr>
              <w:ind w:left="137"/>
              <w:rPr>
                <w:rFonts w:cstheme="minorHAnsi"/>
                <w:sz w:val="16"/>
                <w:szCs w:val="16"/>
              </w:rPr>
            </w:pPr>
            <w:r>
              <w:rPr>
                <w:rFonts w:cstheme="minorHAnsi"/>
                <w:sz w:val="16"/>
                <w:szCs w:val="16"/>
              </w:rPr>
              <w:t>Acti</w:t>
            </w:r>
            <w:r w:rsidR="0078164F">
              <w:rPr>
                <w:rFonts w:cstheme="minorHAnsi"/>
                <w:sz w:val="16"/>
                <w:szCs w:val="16"/>
              </w:rPr>
              <w:t>ons de Gestion de Configurations</w:t>
            </w:r>
          </w:p>
        </w:tc>
        <w:tc>
          <w:tcPr>
            <w:tcW w:w="917" w:type="dxa"/>
            <w:shd w:val="clear" w:color="auto" w:fill="D9D9D9" w:themeFill="background1" w:themeFillShade="D9"/>
            <w:vAlign w:val="center"/>
          </w:tcPr>
          <w:p w14:paraId="632E6C16" w14:textId="77777777" w:rsidR="00907C5C" w:rsidRPr="000107D2" w:rsidRDefault="00907C5C" w:rsidP="0005799B">
            <w:pPr>
              <w:jc w:val="center"/>
              <w:rPr>
                <w:rFonts w:cstheme="minorHAnsi"/>
                <w:sz w:val="16"/>
                <w:szCs w:val="16"/>
              </w:rPr>
            </w:pPr>
            <w:r w:rsidRPr="000107D2">
              <w:rPr>
                <w:rFonts w:cstheme="minorHAnsi"/>
                <w:sz w:val="16"/>
                <w:szCs w:val="16"/>
              </w:rPr>
              <w:t xml:space="preserve">Auto </w:t>
            </w:r>
            <w:r>
              <w:rPr>
                <w:rFonts w:cstheme="minorHAnsi"/>
                <w:sz w:val="16"/>
                <w:szCs w:val="16"/>
              </w:rPr>
              <w:t xml:space="preserve">et </w:t>
            </w:r>
            <w:r w:rsidRPr="000107D2">
              <w:rPr>
                <w:rFonts w:cstheme="minorHAnsi"/>
                <w:sz w:val="16"/>
                <w:szCs w:val="16"/>
              </w:rPr>
              <w:t>ou Man</w:t>
            </w:r>
            <w:r w:rsidR="00E430EC">
              <w:rPr>
                <w:rFonts w:cstheme="minorHAnsi"/>
                <w:sz w:val="16"/>
                <w:szCs w:val="16"/>
              </w:rPr>
              <w:t>uel</w:t>
            </w:r>
          </w:p>
        </w:tc>
      </w:tr>
      <w:tr w:rsidR="008500D2" w:rsidRPr="000107D2" w14:paraId="632E6C1D" w14:textId="77777777" w:rsidTr="00305D73">
        <w:tc>
          <w:tcPr>
            <w:tcW w:w="1260" w:type="dxa"/>
            <w:vMerge w:val="restart"/>
            <w:vAlign w:val="center"/>
          </w:tcPr>
          <w:p w14:paraId="6EADF3A7" w14:textId="5A304F38" w:rsidR="008500D2" w:rsidRPr="000107D2" w:rsidRDefault="008500D2" w:rsidP="005B4AA7">
            <w:pPr>
              <w:jc w:val="center"/>
              <w:rPr>
                <w:rFonts w:cstheme="minorHAnsi"/>
                <w:sz w:val="16"/>
                <w:szCs w:val="16"/>
              </w:rPr>
            </w:pPr>
            <w:r w:rsidRPr="000107D2">
              <w:rPr>
                <w:rFonts w:cstheme="minorHAnsi"/>
                <w:sz w:val="16"/>
                <w:szCs w:val="16"/>
              </w:rPr>
              <w:t>Développement</w:t>
            </w:r>
          </w:p>
          <w:p w14:paraId="632E6C18" w14:textId="226932AC" w:rsidR="008500D2" w:rsidRPr="000107D2" w:rsidRDefault="008500D2" w:rsidP="005B4AA7">
            <w:pPr>
              <w:jc w:val="center"/>
              <w:rPr>
                <w:rFonts w:cstheme="minorHAnsi"/>
                <w:sz w:val="16"/>
                <w:szCs w:val="16"/>
              </w:rPr>
            </w:pPr>
            <w:r>
              <w:rPr>
                <w:rFonts w:cstheme="minorHAnsi"/>
                <w:sz w:val="16"/>
                <w:szCs w:val="16"/>
              </w:rPr>
              <w:t>Construction</w:t>
            </w:r>
          </w:p>
        </w:tc>
        <w:tc>
          <w:tcPr>
            <w:tcW w:w="2568" w:type="dxa"/>
          </w:tcPr>
          <w:p w14:paraId="632E6C19" w14:textId="0A5C0F28" w:rsidR="008500D2" w:rsidRDefault="008500D2" w:rsidP="009459D4">
            <w:pPr>
              <w:rPr>
                <w:rFonts w:cstheme="minorHAnsi"/>
                <w:sz w:val="16"/>
                <w:szCs w:val="16"/>
              </w:rPr>
            </w:pPr>
            <w:r>
              <w:rPr>
                <w:rFonts w:cstheme="minorHAnsi"/>
                <w:sz w:val="16"/>
                <w:szCs w:val="16"/>
              </w:rPr>
              <w:t>Choix version de départ du Projet</w:t>
            </w:r>
          </w:p>
        </w:tc>
        <w:tc>
          <w:tcPr>
            <w:tcW w:w="1134" w:type="dxa"/>
          </w:tcPr>
          <w:p w14:paraId="632E6C1A" w14:textId="08BE3605" w:rsidR="008500D2" w:rsidRDefault="008500D2" w:rsidP="009459D4">
            <w:pPr>
              <w:rPr>
                <w:rFonts w:cstheme="minorHAnsi"/>
                <w:sz w:val="16"/>
                <w:szCs w:val="16"/>
              </w:rPr>
            </w:pPr>
            <w:r>
              <w:rPr>
                <w:rFonts w:cstheme="minorHAnsi"/>
                <w:sz w:val="16"/>
                <w:szCs w:val="16"/>
              </w:rPr>
              <w:t xml:space="preserve">RA, </w:t>
            </w:r>
            <w:r w:rsidRPr="000107D2">
              <w:rPr>
                <w:rFonts w:cstheme="minorHAnsi"/>
                <w:sz w:val="16"/>
                <w:szCs w:val="16"/>
              </w:rPr>
              <w:t>RGC</w:t>
            </w:r>
          </w:p>
        </w:tc>
        <w:tc>
          <w:tcPr>
            <w:tcW w:w="3402" w:type="dxa"/>
            <w:tcBorders>
              <w:bottom w:val="single" w:sz="4" w:space="0" w:color="auto"/>
            </w:tcBorders>
          </w:tcPr>
          <w:p w14:paraId="632E6C1B" w14:textId="042B120C" w:rsidR="008500D2" w:rsidRPr="006511CC" w:rsidRDefault="008500D2" w:rsidP="00800D8F">
            <w:pPr>
              <w:pStyle w:val="Paragraphedeliste"/>
              <w:numPr>
                <w:ilvl w:val="0"/>
                <w:numId w:val="9"/>
              </w:numPr>
              <w:ind w:left="137" w:hanging="157"/>
              <w:rPr>
                <w:rFonts w:cstheme="minorHAnsi"/>
                <w:sz w:val="16"/>
                <w:szCs w:val="16"/>
              </w:rPr>
            </w:pPr>
            <w:r>
              <w:rPr>
                <w:rFonts w:cstheme="minorHAnsi"/>
                <w:sz w:val="16"/>
                <w:szCs w:val="16"/>
              </w:rPr>
              <w:t>Création de la branche Projet depuis la version choisie sur de la branche Application</w:t>
            </w:r>
          </w:p>
        </w:tc>
        <w:tc>
          <w:tcPr>
            <w:tcW w:w="917" w:type="dxa"/>
          </w:tcPr>
          <w:p w14:paraId="632E6C1C" w14:textId="4B12F3E9" w:rsidR="008500D2" w:rsidRDefault="008500D2" w:rsidP="0005799B">
            <w:pPr>
              <w:jc w:val="center"/>
              <w:rPr>
                <w:rFonts w:cstheme="minorHAnsi"/>
                <w:sz w:val="16"/>
                <w:szCs w:val="16"/>
              </w:rPr>
            </w:pPr>
            <w:r>
              <w:rPr>
                <w:rFonts w:cstheme="minorHAnsi"/>
                <w:sz w:val="16"/>
                <w:szCs w:val="16"/>
              </w:rPr>
              <w:t>M</w:t>
            </w:r>
          </w:p>
        </w:tc>
      </w:tr>
      <w:tr w:rsidR="008500D2" w:rsidRPr="000107D2" w14:paraId="632E6C23" w14:textId="77777777" w:rsidTr="00305D73">
        <w:tc>
          <w:tcPr>
            <w:tcW w:w="1260" w:type="dxa"/>
            <w:vMerge/>
            <w:vAlign w:val="center"/>
          </w:tcPr>
          <w:p w14:paraId="632E6C1E" w14:textId="77777777" w:rsidR="008500D2" w:rsidRDefault="008500D2" w:rsidP="005B4AA7">
            <w:pPr>
              <w:jc w:val="center"/>
              <w:rPr>
                <w:rFonts w:cstheme="minorHAnsi"/>
                <w:sz w:val="16"/>
                <w:szCs w:val="16"/>
              </w:rPr>
            </w:pPr>
          </w:p>
        </w:tc>
        <w:tc>
          <w:tcPr>
            <w:tcW w:w="2568" w:type="dxa"/>
          </w:tcPr>
          <w:p w14:paraId="632E6C1F" w14:textId="141EA2AC" w:rsidR="008500D2" w:rsidRDefault="008500D2" w:rsidP="009459D4">
            <w:pPr>
              <w:rPr>
                <w:rFonts w:cstheme="minorHAnsi"/>
                <w:sz w:val="16"/>
                <w:szCs w:val="16"/>
              </w:rPr>
            </w:pPr>
            <w:r w:rsidRPr="000107D2">
              <w:rPr>
                <w:rFonts w:cstheme="minorHAnsi"/>
                <w:sz w:val="16"/>
                <w:szCs w:val="16"/>
              </w:rPr>
              <w:t>Instanciation du projet</w:t>
            </w:r>
          </w:p>
        </w:tc>
        <w:tc>
          <w:tcPr>
            <w:tcW w:w="1134" w:type="dxa"/>
          </w:tcPr>
          <w:p w14:paraId="632E6C20" w14:textId="76534C17" w:rsidR="008500D2" w:rsidRDefault="008500D2" w:rsidP="009459D4">
            <w:pPr>
              <w:rPr>
                <w:rFonts w:cstheme="minorHAnsi"/>
                <w:sz w:val="16"/>
                <w:szCs w:val="16"/>
              </w:rPr>
            </w:pPr>
            <w:r w:rsidRPr="000107D2">
              <w:rPr>
                <w:rFonts w:cstheme="minorHAnsi"/>
                <w:sz w:val="16"/>
                <w:szCs w:val="16"/>
              </w:rPr>
              <w:t>RGC</w:t>
            </w:r>
          </w:p>
        </w:tc>
        <w:tc>
          <w:tcPr>
            <w:tcW w:w="3402" w:type="dxa"/>
            <w:tcBorders>
              <w:bottom w:val="nil"/>
            </w:tcBorders>
          </w:tcPr>
          <w:p w14:paraId="5E1D6319" w14:textId="77777777" w:rsidR="008500D2" w:rsidRDefault="008500D2" w:rsidP="00800D8F">
            <w:pPr>
              <w:pStyle w:val="Paragraphedeliste"/>
              <w:numPr>
                <w:ilvl w:val="0"/>
                <w:numId w:val="9"/>
              </w:numPr>
              <w:ind w:left="137" w:hanging="157"/>
              <w:rPr>
                <w:rFonts w:cstheme="minorHAnsi"/>
                <w:sz w:val="16"/>
                <w:szCs w:val="16"/>
              </w:rPr>
            </w:pPr>
            <w:r w:rsidRPr="006511CC">
              <w:rPr>
                <w:rFonts w:cstheme="minorHAnsi"/>
                <w:sz w:val="16"/>
                <w:szCs w:val="16"/>
              </w:rPr>
              <w:t xml:space="preserve">Instanciation de la configuration Projet </w:t>
            </w:r>
            <w:r>
              <w:rPr>
                <w:rFonts w:cstheme="minorHAnsi"/>
                <w:sz w:val="16"/>
                <w:szCs w:val="16"/>
              </w:rPr>
              <w:t>pour chaque contributeur</w:t>
            </w:r>
          </w:p>
          <w:p w14:paraId="632E6C21" w14:textId="749B039E" w:rsidR="008500D2" w:rsidRPr="006511CC" w:rsidRDefault="008500D2" w:rsidP="00800D8F">
            <w:pPr>
              <w:pStyle w:val="Paragraphedeliste"/>
              <w:numPr>
                <w:ilvl w:val="0"/>
                <w:numId w:val="9"/>
              </w:numPr>
              <w:ind w:left="137" w:hanging="157"/>
              <w:rPr>
                <w:rFonts w:cstheme="minorHAnsi"/>
                <w:sz w:val="16"/>
                <w:szCs w:val="16"/>
              </w:rPr>
            </w:pPr>
            <w:r>
              <w:rPr>
                <w:rFonts w:cstheme="minorHAnsi"/>
                <w:sz w:val="16"/>
                <w:szCs w:val="16"/>
              </w:rPr>
              <w:t>Pose de label initial de la version projetée</w:t>
            </w:r>
          </w:p>
        </w:tc>
        <w:tc>
          <w:tcPr>
            <w:tcW w:w="917" w:type="dxa"/>
          </w:tcPr>
          <w:p w14:paraId="632E6C22" w14:textId="5F385122" w:rsidR="008500D2" w:rsidRDefault="008500D2" w:rsidP="0005799B">
            <w:pPr>
              <w:jc w:val="center"/>
              <w:rPr>
                <w:rFonts w:cstheme="minorHAnsi"/>
                <w:sz w:val="16"/>
                <w:szCs w:val="16"/>
              </w:rPr>
            </w:pPr>
            <w:r>
              <w:rPr>
                <w:rFonts w:cstheme="minorHAnsi"/>
                <w:sz w:val="16"/>
                <w:szCs w:val="16"/>
              </w:rPr>
              <w:t>M</w:t>
            </w:r>
          </w:p>
        </w:tc>
      </w:tr>
      <w:tr w:rsidR="008500D2" w:rsidRPr="000107D2" w14:paraId="632E6C29" w14:textId="77777777" w:rsidTr="00305D73">
        <w:tc>
          <w:tcPr>
            <w:tcW w:w="1260" w:type="dxa"/>
            <w:vMerge/>
            <w:vAlign w:val="center"/>
          </w:tcPr>
          <w:p w14:paraId="632E6C24" w14:textId="77777777" w:rsidR="008500D2" w:rsidRDefault="008500D2" w:rsidP="005B4AA7">
            <w:pPr>
              <w:jc w:val="center"/>
              <w:rPr>
                <w:rFonts w:cstheme="minorHAnsi"/>
                <w:sz w:val="16"/>
                <w:szCs w:val="16"/>
              </w:rPr>
            </w:pPr>
          </w:p>
        </w:tc>
        <w:tc>
          <w:tcPr>
            <w:tcW w:w="2568" w:type="dxa"/>
          </w:tcPr>
          <w:p w14:paraId="632E6C25" w14:textId="79E6A893" w:rsidR="008500D2" w:rsidRDefault="008500D2" w:rsidP="009459D4">
            <w:pPr>
              <w:rPr>
                <w:rFonts w:cstheme="minorHAnsi"/>
                <w:sz w:val="16"/>
                <w:szCs w:val="16"/>
              </w:rPr>
            </w:pPr>
            <w:r w:rsidRPr="000107D2">
              <w:rPr>
                <w:rFonts w:cstheme="minorHAnsi"/>
                <w:sz w:val="16"/>
                <w:szCs w:val="16"/>
              </w:rPr>
              <w:t>Modification des sources</w:t>
            </w:r>
          </w:p>
        </w:tc>
        <w:tc>
          <w:tcPr>
            <w:tcW w:w="1134" w:type="dxa"/>
          </w:tcPr>
          <w:p w14:paraId="632E6C26" w14:textId="20DE0A10" w:rsidR="008500D2" w:rsidRPr="00E430EC" w:rsidRDefault="008500D2" w:rsidP="009459D4">
            <w:pPr>
              <w:rPr>
                <w:rFonts w:cstheme="minorHAnsi"/>
                <w:sz w:val="16"/>
                <w:szCs w:val="16"/>
                <w:highlight w:val="yellow"/>
              </w:rPr>
            </w:pPr>
            <w:r w:rsidRPr="000107D2">
              <w:rPr>
                <w:rFonts w:cstheme="minorHAnsi"/>
                <w:sz w:val="16"/>
                <w:szCs w:val="16"/>
              </w:rPr>
              <w:t>Développeur</w:t>
            </w:r>
          </w:p>
        </w:tc>
        <w:tc>
          <w:tcPr>
            <w:tcW w:w="3402" w:type="dxa"/>
            <w:tcBorders>
              <w:top w:val="nil"/>
            </w:tcBorders>
          </w:tcPr>
          <w:p w14:paraId="632E6C27" w14:textId="0134C8A1" w:rsidR="008500D2" w:rsidRPr="006511CC" w:rsidRDefault="008500D2" w:rsidP="00800D8F">
            <w:pPr>
              <w:pStyle w:val="Paragraphedeliste"/>
              <w:numPr>
                <w:ilvl w:val="0"/>
                <w:numId w:val="9"/>
              </w:numPr>
              <w:ind w:left="137" w:hanging="157"/>
              <w:rPr>
                <w:rFonts w:cstheme="minorHAnsi"/>
                <w:sz w:val="16"/>
                <w:szCs w:val="16"/>
              </w:rPr>
            </w:pPr>
            <w:r>
              <w:rPr>
                <w:rFonts w:cstheme="minorHAnsi"/>
                <w:sz w:val="16"/>
                <w:szCs w:val="16"/>
              </w:rPr>
              <w:t>Versionnement automatique des éléments modifiés de la configuration projet</w:t>
            </w:r>
          </w:p>
        </w:tc>
        <w:tc>
          <w:tcPr>
            <w:tcW w:w="917" w:type="dxa"/>
          </w:tcPr>
          <w:p w14:paraId="632E6C28" w14:textId="38EF15D8" w:rsidR="008500D2" w:rsidRDefault="008500D2" w:rsidP="0005799B">
            <w:pPr>
              <w:jc w:val="center"/>
              <w:rPr>
                <w:rFonts w:cstheme="minorHAnsi"/>
                <w:sz w:val="16"/>
                <w:szCs w:val="16"/>
              </w:rPr>
            </w:pPr>
            <w:r>
              <w:rPr>
                <w:rFonts w:cstheme="minorHAnsi"/>
                <w:sz w:val="16"/>
                <w:szCs w:val="16"/>
              </w:rPr>
              <w:t>M, A</w:t>
            </w:r>
          </w:p>
        </w:tc>
      </w:tr>
      <w:tr w:rsidR="008500D2" w:rsidRPr="000107D2" w14:paraId="632E6C2F" w14:textId="77777777" w:rsidTr="00305D73">
        <w:tc>
          <w:tcPr>
            <w:tcW w:w="1260" w:type="dxa"/>
            <w:vMerge/>
            <w:vAlign w:val="center"/>
          </w:tcPr>
          <w:p w14:paraId="632E6C2A" w14:textId="77777777" w:rsidR="008500D2" w:rsidRDefault="008500D2" w:rsidP="005B4AA7">
            <w:pPr>
              <w:jc w:val="center"/>
              <w:rPr>
                <w:rFonts w:cstheme="minorHAnsi"/>
                <w:sz w:val="16"/>
                <w:szCs w:val="16"/>
              </w:rPr>
            </w:pPr>
          </w:p>
        </w:tc>
        <w:tc>
          <w:tcPr>
            <w:tcW w:w="2568" w:type="dxa"/>
          </w:tcPr>
          <w:p w14:paraId="632E6C2B" w14:textId="61018088" w:rsidR="008500D2" w:rsidRDefault="008500D2" w:rsidP="00F34737">
            <w:pPr>
              <w:rPr>
                <w:rFonts w:cstheme="minorHAnsi"/>
                <w:sz w:val="16"/>
                <w:szCs w:val="16"/>
              </w:rPr>
            </w:pPr>
            <w:r>
              <w:rPr>
                <w:rFonts w:cstheme="minorHAnsi"/>
                <w:sz w:val="16"/>
                <w:szCs w:val="16"/>
              </w:rPr>
              <w:t>Référencement des sources</w:t>
            </w:r>
          </w:p>
        </w:tc>
        <w:tc>
          <w:tcPr>
            <w:tcW w:w="1134" w:type="dxa"/>
          </w:tcPr>
          <w:p w14:paraId="632E6C2C" w14:textId="11ACDC85" w:rsidR="008500D2" w:rsidRPr="00E430EC" w:rsidRDefault="008500D2" w:rsidP="009459D4">
            <w:pPr>
              <w:rPr>
                <w:rFonts w:cstheme="minorHAnsi"/>
                <w:sz w:val="16"/>
                <w:szCs w:val="16"/>
                <w:highlight w:val="yellow"/>
              </w:rPr>
            </w:pPr>
            <w:r w:rsidRPr="000107D2">
              <w:rPr>
                <w:rFonts w:cstheme="minorHAnsi"/>
                <w:sz w:val="16"/>
                <w:szCs w:val="16"/>
              </w:rPr>
              <w:t>Développeur</w:t>
            </w:r>
          </w:p>
        </w:tc>
        <w:tc>
          <w:tcPr>
            <w:tcW w:w="3402" w:type="dxa"/>
          </w:tcPr>
          <w:p w14:paraId="4B37D2B6" w14:textId="77777777" w:rsidR="008500D2" w:rsidRDefault="008500D2" w:rsidP="00800D8F">
            <w:pPr>
              <w:pStyle w:val="Paragraphedeliste"/>
              <w:numPr>
                <w:ilvl w:val="0"/>
                <w:numId w:val="9"/>
              </w:numPr>
              <w:ind w:left="137" w:hanging="157"/>
              <w:rPr>
                <w:rFonts w:cstheme="minorHAnsi"/>
                <w:sz w:val="16"/>
                <w:szCs w:val="16"/>
              </w:rPr>
            </w:pPr>
            <w:r>
              <w:rPr>
                <w:rFonts w:cstheme="minorHAnsi"/>
                <w:sz w:val="16"/>
                <w:szCs w:val="16"/>
              </w:rPr>
              <w:t xml:space="preserve">Contrôle de la complétude et de la cohérence des fichiers sources, </w:t>
            </w:r>
            <w:r w:rsidRPr="006511CC">
              <w:rPr>
                <w:rFonts w:cstheme="minorHAnsi"/>
                <w:sz w:val="16"/>
                <w:szCs w:val="16"/>
              </w:rPr>
              <w:t>aptes à la construction</w:t>
            </w:r>
          </w:p>
          <w:p w14:paraId="632E6C2D" w14:textId="2F94839A" w:rsidR="008500D2" w:rsidRPr="006511CC" w:rsidRDefault="008500D2" w:rsidP="00800D8F">
            <w:pPr>
              <w:pStyle w:val="Paragraphedeliste"/>
              <w:numPr>
                <w:ilvl w:val="0"/>
                <w:numId w:val="9"/>
              </w:numPr>
              <w:ind w:left="137" w:hanging="157"/>
              <w:rPr>
                <w:rFonts w:cstheme="minorHAnsi"/>
                <w:sz w:val="16"/>
                <w:szCs w:val="16"/>
              </w:rPr>
            </w:pPr>
            <w:r>
              <w:rPr>
                <w:rFonts w:cstheme="minorHAnsi"/>
                <w:sz w:val="16"/>
                <w:szCs w:val="16"/>
              </w:rPr>
              <w:t>Versionnement manuel de la configuration de fichiers sources candidats à la construction</w:t>
            </w:r>
          </w:p>
        </w:tc>
        <w:tc>
          <w:tcPr>
            <w:tcW w:w="917" w:type="dxa"/>
          </w:tcPr>
          <w:p w14:paraId="632E6C2E" w14:textId="5E2EA557" w:rsidR="008500D2" w:rsidRDefault="008500D2" w:rsidP="0005799B">
            <w:pPr>
              <w:jc w:val="center"/>
              <w:rPr>
                <w:rFonts w:cstheme="minorHAnsi"/>
                <w:sz w:val="16"/>
                <w:szCs w:val="16"/>
              </w:rPr>
            </w:pPr>
            <w:r>
              <w:rPr>
                <w:rFonts w:cstheme="minorHAnsi"/>
                <w:sz w:val="16"/>
                <w:szCs w:val="16"/>
              </w:rPr>
              <w:t>A</w:t>
            </w:r>
          </w:p>
        </w:tc>
      </w:tr>
      <w:tr w:rsidR="008500D2" w:rsidRPr="000107D2" w14:paraId="632E6C35" w14:textId="77777777" w:rsidTr="00305D73">
        <w:tc>
          <w:tcPr>
            <w:tcW w:w="1260" w:type="dxa"/>
            <w:vMerge/>
            <w:vAlign w:val="center"/>
          </w:tcPr>
          <w:p w14:paraId="632E6C30" w14:textId="77777777" w:rsidR="008500D2" w:rsidRDefault="008500D2" w:rsidP="005B4AA7">
            <w:pPr>
              <w:jc w:val="center"/>
              <w:rPr>
                <w:rFonts w:cstheme="minorHAnsi"/>
                <w:sz w:val="16"/>
                <w:szCs w:val="16"/>
              </w:rPr>
            </w:pPr>
          </w:p>
        </w:tc>
        <w:tc>
          <w:tcPr>
            <w:tcW w:w="2568" w:type="dxa"/>
          </w:tcPr>
          <w:p w14:paraId="632E6C31" w14:textId="6F898801" w:rsidR="008500D2" w:rsidRDefault="008500D2" w:rsidP="009459D4">
            <w:pPr>
              <w:rPr>
                <w:rFonts w:cstheme="minorHAnsi"/>
                <w:sz w:val="16"/>
                <w:szCs w:val="16"/>
              </w:rPr>
            </w:pPr>
            <w:r>
              <w:rPr>
                <w:rFonts w:cstheme="minorHAnsi"/>
                <w:sz w:val="16"/>
                <w:szCs w:val="16"/>
              </w:rPr>
              <w:t>Fusion des s</w:t>
            </w:r>
            <w:r w:rsidRPr="000107D2">
              <w:rPr>
                <w:rFonts w:cstheme="minorHAnsi"/>
                <w:sz w:val="16"/>
                <w:szCs w:val="16"/>
              </w:rPr>
              <w:t>ources</w:t>
            </w:r>
          </w:p>
        </w:tc>
        <w:tc>
          <w:tcPr>
            <w:tcW w:w="1134" w:type="dxa"/>
          </w:tcPr>
          <w:p w14:paraId="632E6C32" w14:textId="3E85B0FF" w:rsidR="008500D2" w:rsidRDefault="008500D2" w:rsidP="00620B00">
            <w:pPr>
              <w:rPr>
                <w:rFonts w:cstheme="minorHAnsi"/>
                <w:sz w:val="16"/>
                <w:szCs w:val="16"/>
              </w:rPr>
            </w:pPr>
            <w:r>
              <w:rPr>
                <w:rFonts w:cstheme="minorHAnsi"/>
                <w:sz w:val="16"/>
                <w:szCs w:val="16"/>
              </w:rPr>
              <w:t>RT</w:t>
            </w:r>
            <w:r w:rsidR="00620B00">
              <w:rPr>
                <w:rFonts w:cstheme="minorHAnsi"/>
                <w:sz w:val="16"/>
                <w:szCs w:val="16"/>
              </w:rPr>
              <w:t>C</w:t>
            </w:r>
            <w:r>
              <w:rPr>
                <w:rFonts w:cstheme="minorHAnsi"/>
                <w:sz w:val="16"/>
                <w:szCs w:val="16"/>
              </w:rPr>
              <w:t xml:space="preserve"> </w:t>
            </w:r>
            <w:r w:rsidRPr="000107D2" w:rsidDel="00D445B7">
              <w:rPr>
                <w:rFonts w:cstheme="minorHAnsi"/>
                <w:sz w:val="16"/>
                <w:szCs w:val="16"/>
              </w:rPr>
              <w:t>Mergeur</w:t>
            </w:r>
          </w:p>
        </w:tc>
        <w:tc>
          <w:tcPr>
            <w:tcW w:w="3402" w:type="dxa"/>
          </w:tcPr>
          <w:p w14:paraId="632E6C33" w14:textId="0A337F22" w:rsidR="008500D2" w:rsidRPr="00B56490" w:rsidRDefault="008500D2" w:rsidP="00800D8F">
            <w:pPr>
              <w:pStyle w:val="Paragraphedeliste"/>
              <w:numPr>
                <w:ilvl w:val="0"/>
                <w:numId w:val="9"/>
              </w:numPr>
              <w:ind w:left="137" w:hanging="157"/>
              <w:rPr>
                <w:rFonts w:cstheme="minorHAnsi"/>
                <w:sz w:val="16"/>
                <w:szCs w:val="16"/>
              </w:rPr>
            </w:pPr>
            <w:r>
              <w:rPr>
                <w:rFonts w:cstheme="minorHAnsi"/>
                <w:sz w:val="16"/>
                <w:szCs w:val="16"/>
              </w:rPr>
              <w:t>Source résultant cohérent</w:t>
            </w:r>
            <w:r w:rsidRPr="006511CC">
              <w:rPr>
                <w:rFonts w:cstheme="minorHAnsi"/>
                <w:sz w:val="16"/>
                <w:szCs w:val="16"/>
              </w:rPr>
              <w:t xml:space="preserve"> avec les objectifs cumulés des différents contributeurs</w:t>
            </w:r>
          </w:p>
        </w:tc>
        <w:tc>
          <w:tcPr>
            <w:tcW w:w="917" w:type="dxa"/>
          </w:tcPr>
          <w:p w14:paraId="632E6C34" w14:textId="727924F1" w:rsidR="008500D2" w:rsidRDefault="008500D2" w:rsidP="0005799B">
            <w:pPr>
              <w:jc w:val="center"/>
              <w:rPr>
                <w:rFonts w:cstheme="minorHAnsi"/>
                <w:sz w:val="16"/>
                <w:szCs w:val="16"/>
              </w:rPr>
            </w:pPr>
            <w:r>
              <w:rPr>
                <w:rFonts w:cstheme="minorHAnsi"/>
                <w:sz w:val="16"/>
                <w:szCs w:val="16"/>
              </w:rPr>
              <w:t>M</w:t>
            </w:r>
          </w:p>
        </w:tc>
      </w:tr>
      <w:tr w:rsidR="008500D2" w:rsidRPr="000107D2" w14:paraId="632E6C3B" w14:textId="77777777" w:rsidTr="00305D73">
        <w:tc>
          <w:tcPr>
            <w:tcW w:w="1260" w:type="dxa"/>
            <w:vMerge/>
            <w:vAlign w:val="center"/>
          </w:tcPr>
          <w:p w14:paraId="632E6C36" w14:textId="77777777" w:rsidR="008500D2" w:rsidRDefault="008500D2" w:rsidP="005B4AA7">
            <w:pPr>
              <w:jc w:val="center"/>
              <w:rPr>
                <w:rFonts w:cstheme="minorHAnsi"/>
                <w:sz w:val="16"/>
                <w:szCs w:val="16"/>
              </w:rPr>
            </w:pPr>
          </w:p>
        </w:tc>
        <w:tc>
          <w:tcPr>
            <w:tcW w:w="2568" w:type="dxa"/>
          </w:tcPr>
          <w:p w14:paraId="632E6C37" w14:textId="74A0FD10" w:rsidR="008500D2" w:rsidRDefault="008500D2" w:rsidP="009459D4">
            <w:pPr>
              <w:rPr>
                <w:rFonts w:cstheme="minorHAnsi"/>
                <w:sz w:val="16"/>
                <w:szCs w:val="16"/>
              </w:rPr>
            </w:pPr>
            <w:r>
              <w:rPr>
                <w:rFonts w:cstheme="minorHAnsi"/>
                <w:sz w:val="16"/>
                <w:szCs w:val="16"/>
              </w:rPr>
              <w:t>Prise en compte des fichiers sources</w:t>
            </w:r>
          </w:p>
        </w:tc>
        <w:tc>
          <w:tcPr>
            <w:tcW w:w="1134" w:type="dxa"/>
          </w:tcPr>
          <w:p w14:paraId="632E6C38" w14:textId="36D3B000" w:rsidR="008500D2" w:rsidRDefault="009836E2" w:rsidP="009836E2">
            <w:pPr>
              <w:rPr>
                <w:rFonts w:cstheme="minorHAnsi"/>
                <w:sz w:val="16"/>
                <w:szCs w:val="16"/>
              </w:rPr>
            </w:pPr>
            <w:r>
              <w:rPr>
                <w:rFonts w:cstheme="minorHAnsi"/>
                <w:sz w:val="16"/>
                <w:szCs w:val="16"/>
              </w:rPr>
              <w:t>Constructeur</w:t>
            </w:r>
          </w:p>
        </w:tc>
        <w:tc>
          <w:tcPr>
            <w:tcW w:w="3402" w:type="dxa"/>
          </w:tcPr>
          <w:p w14:paraId="2F892DA7" w14:textId="77777777" w:rsidR="008500D2" w:rsidRDefault="008500D2" w:rsidP="00800D8F">
            <w:pPr>
              <w:pStyle w:val="Paragraphedeliste"/>
              <w:numPr>
                <w:ilvl w:val="0"/>
                <w:numId w:val="9"/>
              </w:numPr>
              <w:ind w:left="137" w:hanging="157"/>
              <w:rPr>
                <w:rFonts w:cstheme="minorHAnsi"/>
                <w:sz w:val="16"/>
                <w:szCs w:val="16"/>
              </w:rPr>
            </w:pPr>
            <w:r>
              <w:rPr>
                <w:rFonts w:cstheme="minorHAnsi"/>
                <w:sz w:val="16"/>
                <w:szCs w:val="16"/>
              </w:rPr>
              <w:t xml:space="preserve">Choix des fichiers sources </w:t>
            </w:r>
          </w:p>
          <w:p w14:paraId="632E6C39" w14:textId="64F12C8D" w:rsidR="008500D2" w:rsidRPr="006511CC" w:rsidRDefault="008500D2" w:rsidP="00800D8F">
            <w:pPr>
              <w:pStyle w:val="Paragraphedeliste"/>
              <w:numPr>
                <w:ilvl w:val="0"/>
                <w:numId w:val="9"/>
              </w:numPr>
              <w:ind w:left="137" w:hanging="157"/>
              <w:rPr>
                <w:rFonts w:cstheme="minorHAnsi"/>
                <w:sz w:val="16"/>
                <w:szCs w:val="16"/>
              </w:rPr>
            </w:pPr>
            <w:r>
              <w:rPr>
                <w:rFonts w:cstheme="minorHAnsi"/>
                <w:sz w:val="16"/>
                <w:szCs w:val="16"/>
              </w:rPr>
              <w:t xml:space="preserve">Sélection de la dernière version des sources </w:t>
            </w:r>
          </w:p>
        </w:tc>
        <w:tc>
          <w:tcPr>
            <w:tcW w:w="917" w:type="dxa"/>
          </w:tcPr>
          <w:p w14:paraId="632E6C3A" w14:textId="6C0DBA2C" w:rsidR="008500D2" w:rsidRDefault="008500D2" w:rsidP="0005799B">
            <w:pPr>
              <w:jc w:val="center"/>
              <w:rPr>
                <w:rFonts w:cstheme="minorHAnsi"/>
                <w:sz w:val="16"/>
                <w:szCs w:val="16"/>
              </w:rPr>
            </w:pPr>
            <w:r>
              <w:rPr>
                <w:rFonts w:cstheme="minorHAnsi"/>
                <w:sz w:val="16"/>
                <w:szCs w:val="16"/>
              </w:rPr>
              <w:t>M, A</w:t>
            </w:r>
          </w:p>
        </w:tc>
      </w:tr>
      <w:tr w:rsidR="008500D2" w:rsidRPr="000107D2" w14:paraId="632E6C41" w14:textId="77777777" w:rsidTr="00305D73">
        <w:tc>
          <w:tcPr>
            <w:tcW w:w="1260" w:type="dxa"/>
            <w:vMerge/>
            <w:vAlign w:val="center"/>
          </w:tcPr>
          <w:p w14:paraId="632E6C3C" w14:textId="77777777" w:rsidR="008500D2" w:rsidRDefault="008500D2" w:rsidP="005B4AA7">
            <w:pPr>
              <w:jc w:val="center"/>
              <w:rPr>
                <w:rFonts w:cstheme="minorHAnsi"/>
                <w:sz w:val="16"/>
                <w:szCs w:val="16"/>
              </w:rPr>
            </w:pPr>
          </w:p>
        </w:tc>
        <w:tc>
          <w:tcPr>
            <w:tcW w:w="2568" w:type="dxa"/>
          </w:tcPr>
          <w:p w14:paraId="632E6C3D" w14:textId="13470C45" w:rsidR="008500D2" w:rsidRDefault="008500D2" w:rsidP="009459D4">
            <w:pPr>
              <w:rPr>
                <w:rFonts w:cstheme="minorHAnsi"/>
                <w:sz w:val="16"/>
                <w:szCs w:val="16"/>
              </w:rPr>
            </w:pPr>
            <w:r>
              <w:rPr>
                <w:rFonts w:cstheme="minorHAnsi"/>
                <w:sz w:val="16"/>
                <w:szCs w:val="16"/>
              </w:rPr>
              <w:t xml:space="preserve">Compilations des sources </w:t>
            </w:r>
          </w:p>
        </w:tc>
        <w:tc>
          <w:tcPr>
            <w:tcW w:w="1134" w:type="dxa"/>
          </w:tcPr>
          <w:p w14:paraId="632E6C3E" w14:textId="1633970D" w:rsidR="008500D2" w:rsidRDefault="009836E2" w:rsidP="009836E2">
            <w:pPr>
              <w:rPr>
                <w:rFonts w:cstheme="minorHAnsi"/>
                <w:sz w:val="16"/>
                <w:szCs w:val="16"/>
              </w:rPr>
            </w:pPr>
            <w:r>
              <w:rPr>
                <w:rFonts w:cstheme="minorHAnsi"/>
                <w:sz w:val="16"/>
                <w:szCs w:val="16"/>
              </w:rPr>
              <w:t>Constructeur</w:t>
            </w:r>
          </w:p>
        </w:tc>
        <w:tc>
          <w:tcPr>
            <w:tcW w:w="3402" w:type="dxa"/>
          </w:tcPr>
          <w:p w14:paraId="632E6C3F" w14:textId="69BA677E" w:rsidR="008500D2" w:rsidRPr="00B56490" w:rsidRDefault="008500D2" w:rsidP="00800D8F">
            <w:pPr>
              <w:pStyle w:val="Paragraphedeliste"/>
              <w:numPr>
                <w:ilvl w:val="0"/>
                <w:numId w:val="9"/>
              </w:numPr>
              <w:ind w:left="137" w:hanging="157"/>
              <w:rPr>
                <w:rFonts w:cstheme="minorHAnsi"/>
                <w:sz w:val="16"/>
                <w:szCs w:val="16"/>
              </w:rPr>
            </w:pPr>
            <w:r>
              <w:rPr>
                <w:rFonts w:cstheme="minorHAnsi"/>
                <w:sz w:val="16"/>
                <w:szCs w:val="16"/>
              </w:rPr>
              <w:t>Nommage du binaire créé</w:t>
            </w:r>
          </w:p>
        </w:tc>
        <w:tc>
          <w:tcPr>
            <w:tcW w:w="917" w:type="dxa"/>
          </w:tcPr>
          <w:p w14:paraId="632E6C40" w14:textId="65AC14D5" w:rsidR="008500D2" w:rsidRDefault="008500D2" w:rsidP="0005799B">
            <w:pPr>
              <w:jc w:val="center"/>
              <w:rPr>
                <w:rFonts w:cstheme="minorHAnsi"/>
                <w:sz w:val="16"/>
                <w:szCs w:val="16"/>
              </w:rPr>
            </w:pPr>
            <w:r>
              <w:rPr>
                <w:rFonts w:cstheme="minorHAnsi"/>
                <w:sz w:val="16"/>
                <w:szCs w:val="16"/>
              </w:rPr>
              <w:t>M, A</w:t>
            </w:r>
          </w:p>
        </w:tc>
      </w:tr>
      <w:tr w:rsidR="008500D2" w:rsidRPr="000107D2" w14:paraId="632E6C47" w14:textId="77777777" w:rsidTr="00305D73">
        <w:tc>
          <w:tcPr>
            <w:tcW w:w="1260" w:type="dxa"/>
            <w:vMerge w:val="restart"/>
            <w:vAlign w:val="center"/>
          </w:tcPr>
          <w:p w14:paraId="53F41D2B" w14:textId="77777777" w:rsidR="008500D2" w:rsidRPr="000107D2" w:rsidRDefault="008500D2" w:rsidP="005B4AA7">
            <w:pPr>
              <w:jc w:val="center"/>
              <w:rPr>
                <w:rFonts w:cstheme="minorHAnsi"/>
                <w:sz w:val="16"/>
                <w:szCs w:val="16"/>
              </w:rPr>
            </w:pPr>
            <w:r w:rsidRPr="000107D2">
              <w:rPr>
                <w:rFonts w:cstheme="minorHAnsi"/>
                <w:sz w:val="16"/>
                <w:szCs w:val="16"/>
              </w:rPr>
              <w:t>Développement</w:t>
            </w:r>
          </w:p>
          <w:p w14:paraId="632E6C42" w14:textId="570FD9DB" w:rsidR="008500D2" w:rsidRPr="000107D2" w:rsidRDefault="008500D2" w:rsidP="005B4AA7">
            <w:pPr>
              <w:jc w:val="center"/>
              <w:rPr>
                <w:rFonts w:cstheme="minorHAnsi"/>
                <w:sz w:val="16"/>
                <w:szCs w:val="16"/>
              </w:rPr>
            </w:pPr>
            <w:r>
              <w:rPr>
                <w:rFonts w:cstheme="minorHAnsi"/>
                <w:sz w:val="16"/>
                <w:szCs w:val="16"/>
              </w:rPr>
              <w:t>Release</w:t>
            </w:r>
          </w:p>
        </w:tc>
        <w:tc>
          <w:tcPr>
            <w:tcW w:w="2568" w:type="dxa"/>
          </w:tcPr>
          <w:p w14:paraId="632E6C43" w14:textId="1E0E8CDB" w:rsidR="008500D2" w:rsidRPr="000107D2" w:rsidRDefault="008500D2" w:rsidP="0005799B">
            <w:pPr>
              <w:rPr>
                <w:rFonts w:cstheme="minorHAnsi"/>
                <w:sz w:val="16"/>
                <w:szCs w:val="16"/>
              </w:rPr>
            </w:pPr>
            <w:r>
              <w:rPr>
                <w:rFonts w:cstheme="minorHAnsi"/>
                <w:sz w:val="16"/>
                <w:szCs w:val="16"/>
              </w:rPr>
              <w:t>Versionne</w:t>
            </w:r>
            <w:r w:rsidR="00620B00">
              <w:rPr>
                <w:rFonts w:cstheme="minorHAnsi"/>
                <w:sz w:val="16"/>
                <w:szCs w:val="16"/>
              </w:rPr>
              <w:t>ment du binaires (et librairies</w:t>
            </w:r>
          </w:p>
        </w:tc>
        <w:tc>
          <w:tcPr>
            <w:tcW w:w="1134" w:type="dxa"/>
          </w:tcPr>
          <w:p w14:paraId="632E6C44" w14:textId="1528AE9F" w:rsidR="008500D2" w:rsidRPr="000107D2" w:rsidRDefault="009836E2" w:rsidP="009836E2">
            <w:pPr>
              <w:rPr>
                <w:rFonts w:cstheme="minorHAnsi"/>
                <w:sz w:val="16"/>
                <w:szCs w:val="16"/>
              </w:rPr>
            </w:pPr>
            <w:r>
              <w:rPr>
                <w:rFonts w:cstheme="minorHAnsi"/>
                <w:sz w:val="16"/>
                <w:szCs w:val="16"/>
              </w:rPr>
              <w:t>Constructeur</w:t>
            </w:r>
          </w:p>
        </w:tc>
        <w:tc>
          <w:tcPr>
            <w:tcW w:w="3402" w:type="dxa"/>
          </w:tcPr>
          <w:p w14:paraId="3F08B5CF" w14:textId="77777777" w:rsidR="008500D2" w:rsidRDefault="008500D2" w:rsidP="00800D8F">
            <w:pPr>
              <w:pStyle w:val="Paragraphedeliste"/>
              <w:numPr>
                <w:ilvl w:val="0"/>
                <w:numId w:val="9"/>
              </w:numPr>
              <w:ind w:left="137" w:hanging="157"/>
              <w:rPr>
                <w:rFonts w:cstheme="minorHAnsi"/>
                <w:sz w:val="16"/>
                <w:szCs w:val="16"/>
              </w:rPr>
            </w:pPr>
            <w:r>
              <w:rPr>
                <w:rFonts w:cstheme="minorHAnsi"/>
                <w:sz w:val="16"/>
                <w:szCs w:val="16"/>
              </w:rPr>
              <w:t xml:space="preserve">Incrémentation du label de version attribué </w:t>
            </w:r>
          </w:p>
          <w:p w14:paraId="632E6C45" w14:textId="61BE9485" w:rsidR="008500D2" w:rsidRPr="006511CC" w:rsidRDefault="008500D2" w:rsidP="00800D8F">
            <w:pPr>
              <w:pStyle w:val="Paragraphedeliste"/>
              <w:numPr>
                <w:ilvl w:val="0"/>
                <w:numId w:val="9"/>
              </w:numPr>
              <w:ind w:left="137" w:hanging="157"/>
              <w:rPr>
                <w:rFonts w:cstheme="minorHAnsi"/>
                <w:sz w:val="16"/>
                <w:szCs w:val="16"/>
              </w:rPr>
            </w:pPr>
            <w:r>
              <w:rPr>
                <w:rFonts w:cstheme="minorHAnsi"/>
                <w:sz w:val="16"/>
                <w:szCs w:val="16"/>
              </w:rPr>
              <w:t>Pose du label de version sur le binaire créé</w:t>
            </w:r>
          </w:p>
        </w:tc>
        <w:tc>
          <w:tcPr>
            <w:tcW w:w="917" w:type="dxa"/>
          </w:tcPr>
          <w:p w14:paraId="60FA96B9" w14:textId="77777777" w:rsidR="008500D2" w:rsidRDefault="008500D2" w:rsidP="0005799B">
            <w:pPr>
              <w:jc w:val="center"/>
              <w:rPr>
                <w:rFonts w:cstheme="minorHAnsi"/>
                <w:sz w:val="16"/>
                <w:szCs w:val="16"/>
              </w:rPr>
            </w:pPr>
            <w:r>
              <w:rPr>
                <w:rFonts w:cstheme="minorHAnsi"/>
                <w:sz w:val="16"/>
                <w:szCs w:val="16"/>
              </w:rPr>
              <w:t>A</w:t>
            </w:r>
          </w:p>
          <w:p w14:paraId="632E6C46" w14:textId="67548AF4" w:rsidR="008500D2" w:rsidRPr="000107D2" w:rsidRDefault="008500D2" w:rsidP="0005799B">
            <w:pPr>
              <w:jc w:val="center"/>
              <w:rPr>
                <w:rFonts w:cstheme="minorHAnsi"/>
                <w:sz w:val="16"/>
                <w:szCs w:val="16"/>
              </w:rPr>
            </w:pPr>
            <w:r>
              <w:rPr>
                <w:rFonts w:cstheme="minorHAnsi"/>
                <w:sz w:val="16"/>
                <w:szCs w:val="16"/>
              </w:rPr>
              <w:t>A</w:t>
            </w:r>
          </w:p>
        </w:tc>
      </w:tr>
      <w:tr w:rsidR="008500D2" w:rsidRPr="000107D2" w14:paraId="632E6C54" w14:textId="77777777" w:rsidTr="00305D73">
        <w:tc>
          <w:tcPr>
            <w:tcW w:w="1260" w:type="dxa"/>
            <w:vMerge/>
            <w:vAlign w:val="center"/>
          </w:tcPr>
          <w:p w14:paraId="632E6C4F" w14:textId="77777777" w:rsidR="008500D2" w:rsidRPr="000107D2" w:rsidRDefault="008500D2" w:rsidP="005B4AA7">
            <w:pPr>
              <w:jc w:val="center"/>
              <w:rPr>
                <w:rFonts w:cstheme="minorHAnsi"/>
                <w:sz w:val="16"/>
                <w:szCs w:val="16"/>
              </w:rPr>
            </w:pPr>
          </w:p>
        </w:tc>
        <w:tc>
          <w:tcPr>
            <w:tcW w:w="2568" w:type="dxa"/>
          </w:tcPr>
          <w:p w14:paraId="632E6C50" w14:textId="3163AE46" w:rsidR="008500D2" w:rsidRPr="000107D2" w:rsidRDefault="008500D2" w:rsidP="0005799B">
            <w:pPr>
              <w:rPr>
                <w:rFonts w:cstheme="minorHAnsi"/>
                <w:sz w:val="16"/>
                <w:szCs w:val="16"/>
              </w:rPr>
            </w:pPr>
            <w:r>
              <w:rPr>
                <w:rFonts w:cstheme="minorHAnsi"/>
                <w:sz w:val="16"/>
                <w:szCs w:val="16"/>
              </w:rPr>
              <w:t>Reconnaissance des sources de référence</w:t>
            </w:r>
          </w:p>
        </w:tc>
        <w:tc>
          <w:tcPr>
            <w:tcW w:w="1134" w:type="dxa"/>
          </w:tcPr>
          <w:p w14:paraId="632E6C51" w14:textId="58218207" w:rsidR="008500D2" w:rsidRPr="000107D2" w:rsidRDefault="008500D2" w:rsidP="0005799B">
            <w:pPr>
              <w:rPr>
                <w:rFonts w:cstheme="minorHAnsi"/>
                <w:sz w:val="16"/>
                <w:szCs w:val="16"/>
              </w:rPr>
            </w:pPr>
            <w:r>
              <w:rPr>
                <w:rFonts w:cstheme="minorHAnsi"/>
                <w:sz w:val="16"/>
                <w:szCs w:val="16"/>
              </w:rPr>
              <w:t>RGC</w:t>
            </w:r>
          </w:p>
        </w:tc>
        <w:tc>
          <w:tcPr>
            <w:tcW w:w="3402" w:type="dxa"/>
          </w:tcPr>
          <w:p w14:paraId="632E6C52" w14:textId="18863524" w:rsidR="008500D2" w:rsidRPr="006511CC" w:rsidRDefault="008500D2" w:rsidP="00800D8F">
            <w:pPr>
              <w:pStyle w:val="Paragraphedeliste"/>
              <w:numPr>
                <w:ilvl w:val="0"/>
                <w:numId w:val="9"/>
              </w:numPr>
              <w:ind w:left="137" w:hanging="157"/>
              <w:rPr>
                <w:rFonts w:cstheme="minorHAnsi"/>
                <w:sz w:val="16"/>
                <w:szCs w:val="16"/>
              </w:rPr>
            </w:pPr>
            <w:r>
              <w:rPr>
                <w:rFonts w:cstheme="minorHAnsi"/>
                <w:sz w:val="16"/>
                <w:szCs w:val="16"/>
              </w:rPr>
              <w:t>Versionnement de la configuration constructible sur le référentiel central par incrément manuel du n° de version de l'application</w:t>
            </w:r>
          </w:p>
        </w:tc>
        <w:tc>
          <w:tcPr>
            <w:tcW w:w="917" w:type="dxa"/>
          </w:tcPr>
          <w:p w14:paraId="632E6C53" w14:textId="6FB15D73" w:rsidR="008500D2" w:rsidRPr="000107D2" w:rsidRDefault="008500D2" w:rsidP="0005799B">
            <w:pPr>
              <w:jc w:val="center"/>
              <w:rPr>
                <w:rFonts w:cstheme="minorHAnsi"/>
                <w:sz w:val="16"/>
                <w:szCs w:val="16"/>
              </w:rPr>
            </w:pPr>
            <w:r>
              <w:rPr>
                <w:rFonts w:cstheme="minorHAnsi"/>
                <w:sz w:val="16"/>
                <w:szCs w:val="16"/>
              </w:rPr>
              <w:t>M</w:t>
            </w:r>
          </w:p>
        </w:tc>
      </w:tr>
      <w:tr w:rsidR="008500D2" w:rsidRPr="000107D2" w14:paraId="632E6C5B" w14:textId="77777777" w:rsidTr="00305D73">
        <w:tc>
          <w:tcPr>
            <w:tcW w:w="1260" w:type="dxa"/>
            <w:vMerge/>
            <w:vAlign w:val="center"/>
          </w:tcPr>
          <w:p w14:paraId="632E6C55" w14:textId="77777777" w:rsidR="008500D2" w:rsidRPr="000107D2" w:rsidRDefault="008500D2" w:rsidP="005B4AA7">
            <w:pPr>
              <w:jc w:val="center"/>
              <w:rPr>
                <w:rFonts w:cstheme="minorHAnsi"/>
                <w:sz w:val="16"/>
                <w:szCs w:val="16"/>
              </w:rPr>
            </w:pPr>
          </w:p>
        </w:tc>
        <w:tc>
          <w:tcPr>
            <w:tcW w:w="2568" w:type="dxa"/>
          </w:tcPr>
          <w:p w14:paraId="632E6C56" w14:textId="025AE789" w:rsidR="008500D2" w:rsidRPr="000107D2" w:rsidRDefault="008500D2" w:rsidP="0005799B">
            <w:pPr>
              <w:rPr>
                <w:rFonts w:cstheme="minorHAnsi"/>
                <w:sz w:val="16"/>
                <w:szCs w:val="16"/>
              </w:rPr>
            </w:pPr>
            <w:r>
              <w:rPr>
                <w:rFonts w:cstheme="minorHAnsi"/>
                <w:sz w:val="16"/>
                <w:szCs w:val="16"/>
              </w:rPr>
              <w:t>Reconnaissance des sources Locaux</w:t>
            </w:r>
          </w:p>
        </w:tc>
        <w:tc>
          <w:tcPr>
            <w:tcW w:w="1134" w:type="dxa"/>
          </w:tcPr>
          <w:p w14:paraId="632E6C57" w14:textId="747135D4" w:rsidR="008500D2" w:rsidRPr="000107D2" w:rsidRDefault="008500D2" w:rsidP="0005799B">
            <w:pPr>
              <w:rPr>
                <w:rFonts w:cstheme="minorHAnsi"/>
                <w:sz w:val="16"/>
                <w:szCs w:val="16"/>
              </w:rPr>
            </w:pPr>
            <w:r w:rsidRPr="000107D2">
              <w:rPr>
                <w:rFonts w:cstheme="minorHAnsi"/>
                <w:sz w:val="16"/>
                <w:szCs w:val="16"/>
              </w:rPr>
              <w:t>Développeur</w:t>
            </w:r>
          </w:p>
        </w:tc>
        <w:tc>
          <w:tcPr>
            <w:tcW w:w="3402" w:type="dxa"/>
          </w:tcPr>
          <w:p w14:paraId="632E6C59" w14:textId="0AEB7C53" w:rsidR="008500D2" w:rsidRPr="006511CC" w:rsidRDefault="008500D2" w:rsidP="00800D8F">
            <w:pPr>
              <w:pStyle w:val="Paragraphedeliste"/>
              <w:numPr>
                <w:ilvl w:val="0"/>
                <w:numId w:val="9"/>
              </w:numPr>
              <w:ind w:left="137" w:hanging="157"/>
              <w:rPr>
                <w:rFonts w:cstheme="minorHAnsi"/>
                <w:sz w:val="16"/>
                <w:szCs w:val="16"/>
              </w:rPr>
            </w:pPr>
            <w:r>
              <w:rPr>
                <w:rFonts w:cstheme="minorHAnsi"/>
                <w:sz w:val="16"/>
                <w:szCs w:val="16"/>
              </w:rPr>
              <w:t>Report du n° de versions des sources de référence sur son équivalent local au contributeur</w:t>
            </w:r>
          </w:p>
        </w:tc>
        <w:tc>
          <w:tcPr>
            <w:tcW w:w="917" w:type="dxa"/>
          </w:tcPr>
          <w:p w14:paraId="632E6C5A" w14:textId="070D322E" w:rsidR="008500D2" w:rsidRPr="000107D2" w:rsidRDefault="008500D2" w:rsidP="0005799B">
            <w:pPr>
              <w:jc w:val="center"/>
              <w:rPr>
                <w:rFonts w:cstheme="minorHAnsi"/>
                <w:sz w:val="16"/>
                <w:szCs w:val="16"/>
              </w:rPr>
            </w:pPr>
            <w:r>
              <w:rPr>
                <w:rFonts w:cstheme="minorHAnsi"/>
                <w:sz w:val="16"/>
                <w:szCs w:val="16"/>
              </w:rPr>
              <w:t>M</w:t>
            </w:r>
          </w:p>
        </w:tc>
      </w:tr>
      <w:tr w:rsidR="008500D2" w:rsidRPr="000107D2" w14:paraId="632E6C61" w14:textId="77777777" w:rsidTr="00305D73">
        <w:tc>
          <w:tcPr>
            <w:tcW w:w="1260" w:type="dxa"/>
            <w:vMerge/>
            <w:vAlign w:val="center"/>
          </w:tcPr>
          <w:p w14:paraId="632E6C5C" w14:textId="77777777" w:rsidR="008500D2" w:rsidRPr="000107D2" w:rsidRDefault="008500D2" w:rsidP="005B4AA7">
            <w:pPr>
              <w:jc w:val="center"/>
              <w:rPr>
                <w:rFonts w:cstheme="minorHAnsi"/>
                <w:sz w:val="16"/>
                <w:szCs w:val="16"/>
              </w:rPr>
            </w:pPr>
          </w:p>
        </w:tc>
        <w:tc>
          <w:tcPr>
            <w:tcW w:w="2568" w:type="dxa"/>
          </w:tcPr>
          <w:p w14:paraId="632E6C5D" w14:textId="6ED1DF90" w:rsidR="008500D2" w:rsidRPr="000107D2" w:rsidRDefault="008500D2" w:rsidP="0005799B">
            <w:pPr>
              <w:rPr>
                <w:rFonts w:cstheme="minorHAnsi"/>
                <w:sz w:val="16"/>
                <w:szCs w:val="16"/>
              </w:rPr>
            </w:pPr>
            <w:r>
              <w:rPr>
                <w:rFonts w:cstheme="minorHAnsi"/>
                <w:sz w:val="16"/>
                <w:szCs w:val="16"/>
              </w:rPr>
              <w:t>Création/sélection de la FMEO</w:t>
            </w:r>
          </w:p>
        </w:tc>
        <w:tc>
          <w:tcPr>
            <w:tcW w:w="1134" w:type="dxa"/>
          </w:tcPr>
          <w:p w14:paraId="632E6C5E" w14:textId="047A98A5" w:rsidR="008500D2" w:rsidRPr="000107D2" w:rsidRDefault="008500D2" w:rsidP="0005799B">
            <w:pPr>
              <w:rPr>
                <w:rFonts w:cstheme="minorHAnsi"/>
                <w:sz w:val="16"/>
                <w:szCs w:val="16"/>
              </w:rPr>
            </w:pPr>
          </w:p>
        </w:tc>
        <w:tc>
          <w:tcPr>
            <w:tcW w:w="3402" w:type="dxa"/>
          </w:tcPr>
          <w:p w14:paraId="0C7C1171" w14:textId="77777777" w:rsidR="008500D2" w:rsidRDefault="008500D2" w:rsidP="00800D8F">
            <w:pPr>
              <w:pStyle w:val="Paragraphedeliste"/>
              <w:numPr>
                <w:ilvl w:val="0"/>
                <w:numId w:val="9"/>
              </w:numPr>
              <w:ind w:left="137" w:hanging="157"/>
              <w:rPr>
                <w:rFonts w:cstheme="minorHAnsi"/>
                <w:sz w:val="16"/>
                <w:szCs w:val="16"/>
              </w:rPr>
            </w:pPr>
            <w:r>
              <w:rPr>
                <w:rFonts w:cstheme="minorHAnsi"/>
                <w:sz w:val="16"/>
                <w:szCs w:val="16"/>
              </w:rPr>
              <w:t>Traçabilité de la FMEO</w:t>
            </w:r>
          </w:p>
          <w:p w14:paraId="0EB5E449" w14:textId="77777777" w:rsidR="008500D2" w:rsidRDefault="008500D2" w:rsidP="00C47A77">
            <w:pPr>
              <w:pStyle w:val="Paragraphedeliste"/>
              <w:numPr>
                <w:ilvl w:val="2"/>
                <w:numId w:val="4"/>
              </w:numPr>
              <w:ind w:left="318" w:hanging="141"/>
              <w:rPr>
                <w:rFonts w:cstheme="minorHAnsi"/>
                <w:sz w:val="16"/>
                <w:szCs w:val="16"/>
              </w:rPr>
            </w:pPr>
            <w:r>
              <w:rPr>
                <w:rFonts w:cstheme="minorHAnsi"/>
                <w:sz w:val="16"/>
                <w:szCs w:val="16"/>
              </w:rPr>
              <w:t>Règles de nommage/renommages</w:t>
            </w:r>
          </w:p>
          <w:p w14:paraId="73037BE4" w14:textId="77777777" w:rsidR="008500D2" w:rsidRDefault="008500D2" w:rsidP="00C47A77">
            <w:pPr>
              <w:pStyle w:val="Paragraphedeliste"/>
              <w:numPr>
                <w:ilvl w:val="2"/>
                <w:numId w:val="4"/>
              </w:numPr>
              <w:ind w:left="318" w:hanging="141"/>
              <w:rPr>
                <w:rFonts w:cstheme="minorHAnsi"/>
                <w:sz w:val="16"/>
                <w:szCs w:val="16"/>
              </w:rPr>
            </w:pPr>
            <w:r>
              <w:rPr>
                <w:rFonts w:cstheme="minorHAnsi"/>
                <w:sz w:val="16"/>
                <w:szCs w:val="16"/>
              </w:rPr>
              <w:t>Unicité des noms</w:t>
            </w:r>
          </w:p>
          <w:p w14:paraId="632E6C5F" w14:textId="7193EB9D" w:rsidR="008500D2" w:rsidRPr="006511CC" w:rsidRDefault="008500D2" w:rsidP="00800D8F">
            <w:pPr>
              <w:pStyle w:val="Paragraphedeliste"/>
              <w:numPr>
                <w:ilvl w:val="0"/>
                <w:numId w:val="9"/>
              </w:numPr>
              <w:ind w:left="137" w:hanging="157"/>
              <w:rPr>
                <w:rFonts w:cstheme="minorHAnsi"/>
                <w:sz w:val="16"/>
                <w:szCs w:val="16"/>
              </w:rPr>
            </w:pPr>
            <w:r>
              <w:rPr>
                <w:rFonts w:cstheme="minorHAnsi"/>
                <w:sz w:val="16"/>
                <w:szCs w:val="16"/>
              </w:rPr>
              <w:t>Filtrages de sélection limités</w:t>
            </w:r>
          </w:p>
        </w:tc>
        <w:tc>
          <w:tcPr>
            <w:tcW w:w="917" w:type="dxa"/>
          </w:tcPr>
          <w:p w14:paraId="632E6C60" w14:textId="52C2D826" w:rsidR="008500D2" w:rsidRPr="000107D2" w:rsidRDefault="008500D2" w:rsidP="0005799B">
            <w:pPr>
              <w:jc w:val="center"/>
              <w:rPr>
                <w:rFonts w:cstheme="minorHAnsi"/>
                <w:sz w:val="16"/>
                <w:szCs w:val="16"/>
              </w:rPr>
            </w:pPr>
            <w:r>
              <w:rPr>
                <w:rFonts w:cstheme="minorHAnsi"/>
                <w:sz w:val="16"/>
                <w:szCs w:val="16"/>
              </w:rPr>
              <w:t>M</w:t>
            </w:r>
          </w:p>
        </w:tc>
      </w:tr>
      <w:tr w:rsidR="008500D2" w:rsidRPr="000107D2" w14:paraId="632E6C68" w14:textId="77777777" w:rsidTr="00305D73">
        <w:tc>
          <w:tcPr>
            <w:tcW w:w="1260" w:type="dxa"/>
            <w:vMerge w:val="restart"/>
            <w:vAlign w:val="center"/>
          </w:tcPr>
          <w:p w14:paraId="47329D68" w14:textId="77777777" w:rsidR="008500D2" w:rsidRDefault="008500D2" w:rsidP="005B4AA7">
            <w:pPr>
              <w:jc w:val="center"/>
              <w:rPr>
                <w:rFonts w:cstheme="minorHAnsi"/>
                <w:sz w:val="16"/>
                <w:szCs w:val="16"/>
              </w:rPr>
            </w:pPr>
            <w:r>
              <w:rPr>
                <w:rFonts w:cstheme="minorHAnsi"/>
                <w:sz w:val="16"/>
                <w:szCs w:val="16"/>
              </w:rPr>
              <w:t>Construction</w:t>
            </w:r>
          </w:p>
          <w:p w14:paraId="603085A5" w14:textId="77777777" w:rsidR="008500D2" w:rsidRDefault="008500D2" w:rsidP="005B4AA7">
            <w:pPr>
              <w:jc w:val="center"/>
              <w:rPr>
                <w:rFonts w:cstheme="minorHAnsi"/>
                <w:sz w:val="16"/>
                <w:szCs w:val="16"/>
              </w:rPr>
            </w:pPr>
            <w:r>
              <w:rPr>
                <w:rFonts w:cstheme="minorHAnsi"/>
                <w:sz w:val="16"/>
                <w:szCs w:val="16"/>
              </w:rPr>
              <w:t>Déploiement</w:t>
            </w:r>
          </w:p>
          <w:p w14:paraId="632E6C62" w14:textId="4083E96D" w:rsidR="008500D2" w:rsidRDefault="008500D2" w:rsidP="005B4AA7">
            <w:pPr>
              <w:jc w:val="center"/>
              <w:rPr>
                <w:rFonts w:cstheme="minorHAnsi"/>
                <w:sz w:val="16"/>
                <w:szCs w:val="16"/>
              </w:rPr>
            </w:pPr>
            <w:r>
              <w:rPr>
                <w:rFonts w:cstheme="minorHAnsi"/>
                <w:sz w:val="16"/>
                <w:szCs w:val="16"/>
              </w:rPr>
              <w:t>Audit</w:t>
            </w:r>
          </w:p>
        </w:tc>
        <w:tc>
          <w:tcPr>
            <w:tcW w:w="2568" w:type="dxa"/>
          </w:tcPr>
          <w:p w14:paraId="632E6C63" w14:textId="17EB1C39" w:rsidR="008500D2" w:rsidRPr="000107D2" w:rsidRDefault="008500D2" w:rsidP="009459D4">
            <w:pPr>
              <w:rPr>
                <w:rFonts w:cstheme="minorHAnsi"/>
                <w:sz w:val="16"/>
                <w:szCs w:val="16"/>
              </w:rPr>
            </w:pPr>
            <w:r>
              <w:rPr>
                <w:rFonts w:cstheme="minorHAnsi"/>
                <w:sz w:val="16"/>
                <w:szCs w:val="16"/>
              </w:rPr>
              <w:t>Renseignement d'une FMEO</w:t>
            </w:r>
          </w:p>
        </w:tc>
        <w:tc>
          <w:tcPr>
            <w:tcW w:w="1134" w:type="dxa"/>
          </w:tcPr>
          <w:p w14:paraId="632E6C64" w14:textId="77777777" w:rsidR="008500D2" w:rsidRPr="000107D2" w:rsidRDefault="008500D2" w:rsidP="009459D4">
            <w:pPr>
              <w:rPr>
                <w:rFonts w:cstheme="minorHAnsi"/>
                <w:sz w:val="16"/>
                <w:szCs w:val="16"/>
              </w:rPr>
            </w:pPr>
          </w:p>
        </w:tc>
        <w:tc>
          <w:tcPr>
            <w:tcW w:w="3402" w:type="dxa"/>
          </w:tcPr>
          <w:p w14:paraId="214FA0A6" w14:textId="77777777" w:rsidR="008500D2" w:rsidRDefault="008500D2" w:rsidP="00800D8F">
            <w:pPr>
              <w:pStyle w:val="Paragraphedeliste"/>
              <w:numPr>
                <w:ilvl w:val="0"/>
                <w:numId w:val="9"/>
              </w:numPr>
              <w:ind w:left="137" w:hanging="157"/>
              <w:rPr>
                <w:rFonts w:cstheme="minorHAnsi"/>
                <w:sz w:val="16"/>
                <w:szCs w:val="16"/>
              </w:rPr>
            </w:pPr>
            <w:r>
              <w:rPr>
                <w:rFonts w:cstheme="minorHAnsi"/>
                <w:sz w:val="16"/>
                <w:szCs w:val="16"/>
              </w:rPr>
              <w:t>Complétude et cohérence des saisies</w:t>
            </w:r>
          </w:p>
          <w:p w14:paraId="06D2D68D" w14:textId="40765E50" w:rsidR="008500D2" w:rsidRPr="009836E2" w:rsidRDefault="008500D2" w:rsidP="00C47A77">
            <w:pPr>
              <w:pStyle w:val="Paragraphedeliste"/>
              <w:numPr>
                <w:ilvl w:val="2"/>
                <w:numId w:val="4"/>
              </w:numPr>
              <w:ind w:left="318" w:hanging="141"/>
              <w:rPr>
                <w:rFonts w:ascii="Century Schoolbook" w:hAnsi="Century Schoolbook"/>
                <w:vanish/>
                <w:color w:val="C00000"/>
                <w:sz w:val="16"/>
                <w:szCs w:val="18"/>
              </w:rPr>
            </w:pPr>
            <w:r w:rsidRPr="009836E2">
              <w:rPr>
                <w:rFonts w:ascii="Century Schoolbook" w:hAnsi="Century Schoolbook"/>
                <w:vanish/>
                <w:color w:val="C00000"/>
                <w:sz w:val="16"/>
                <w:szCs w:val="18"/>
              </w:rPr>
              <w:t xml:space="preserve">Saisies libres, </w:t>
            </w:r>
            <w:r w:rsidR="00F24890" w:rsidRPr="009836E2">
              <w:rPr>
                <w:rFonts w:ascii="Century Schoolbook" w:hAnsi="Century Schoolbook"/>
                <w:vanish/>
                <w:color w:val="C00000"/>
                <w:sz w:val="16"/>
                <w:szCs w:val="18"/>
              </w:rPr>
              <w:t>cohérences à</w:t>
            </w:r>
            <w:r w:rsidRPr="009836E2">
              <w:rPr>
                <w:rFonts w:ascii="Century Schoolbook" w:hAnsi="Century Schoolbook"/>
                <w:vanish/>
                <w:color w:val="C00000"/>
                <w:sz w:val="16"/>
                <w:szCs w:val="18"/>
              </w:rPr>
              <w:t xml:space="preserve"> postériori</w:t>
            </w:r>
          </w:p>
          <w:p w14:paraId="617D9552" w14:textId="77777777" w:rsidR="008500D2" w:rsidRPr="009836E2" w:rsidRDefault="008500D2" w:rsidP="00C47A77">
            <w:pPr>
              <w:pStyle w:val="Paragraphedeliste"/>
              <w:numPr>
                <w:ilvl w:val="2"/>
                <w:numId w:val="4"/>
              </w:numPr>
              <w:ind w:left="318" w:hanging="141"/>
              <w:rPr>
                <w:rFonts w:ascii="Century Schoolbook" w:hAnsi="Century Schoolbook"/>
                <w:vanish/>
                <w:color w:val="C00000"/>
                <w:sz w:val="16"/>
                <w:szCs w:val="18"/>
              </w:rPr>
            </w:pPr>
            <w:r w:rsidRPr="009836E2">
              <w:rPr>
                <w:rFonts w:ascii="Century Schoolbook" w:hAnsi="Century Schoolbook"/>
                <w:vanish/>
                <w:color w:val="C00000"/>
                <w:sz w:val="16"/>
                <w:szCs w:val="18"/>
              </w:rPr>
              <w:t>Transmission des infos du développeur</w:t>
            </w:r>
          </w:p>
          <w:p w14:paraId="29D64A2D" w14:textId="77777777" w:rsidR="008500D2" w:rsidRPr="009836E2" w:rsidRDefault="008500D2" w:rsidP="00C47A77">
            <w:pPr>
              <w:pStyle w:val="Paragraphedeliste"/>
              <w:numPr>
                <w:ilvl w:val="2"/>
                <w:numId w:val="4"/>
              </w:numPr>
              <w:ind w:left="318" w:hanging="141"/>
              <w:rPr>
                <w:rFonts w:ascii="Century Schoolbook" w:hAnsi="Century Schoolbook"/>
                <w:vanish/>
                <w:color w:val="C00000"/>
                <w:sz w:val="16"/>
                <w:szCs w:val="18"/>
              </w:rPr>
            </w:pPr>
            <w:r w:rsidRPr="009836E2">
              <w:rPr>
                <w:rFonts w:ascii="Century Schoolbook" w:hAnsi="Century Schoolbook"/>
                <w:vanish/>
                <w:color w:val="C00000"/>
                <w:sz w:val="16"/>
                <w:szCs w:val="18"/>
              </w:rPr>
              <w:t>Pas d'état d'utilisabilité (que l'état obsolète)</w:t>
            </w:r>
          </w:p>
          <w:p w14:paraId="19F1C805" w14:textId="77777777" w:rsidR="008500D2" w:rsidRPr="009836E2" w:rsidRDefault="008500D2" w:rsidP="00305D73">
            <w:pPr>
              <w:pStyle w:val="Paragraphedeliste"/>
              <w:numPr>
                <w:ilvl w:val="2"/>
                <w:numId w:val="4"/>
              </w:numPr>
              <w:ind w:left="318" w:hanging="141"/>
              <w:rPr>
                <w:rFonts w:ascii="Century Schoolbook" w:hAnsi="Century Schoolbook"/>
                <w:vanish/>
                <w:color w:val="C00000"/>
                <w:sz w:val="16"/>
                <w:szCs w:val="18"/>
              </w:rPr>
            </w:pPr>
            <w:r w:rsidRPr="009836E2">
              <w:rPr>
                <w:rFonts w:ascii="Century Schoolbook" w:hAnsi="Century Schoolbook"/>
                <w:vanish/>
                <w:color w:val="C00000"/>
                <w:sz w:val="16"/>
                <w:szCs w:val="18"/>
              </w:rPr>
              <w:t>Notion de FMEO déployée</w:t>
            </w:r>
          </w:p>
          <w:p w14:paraId="406CEAA2" w14:textId="77777777" w:rsidR="00D53253" w:rsidRPr="009836E2" w:rsidRDefault="008500D2" w:rsidP="00305D73">
            <w:pPr>
              <w:pStyle w:val="Paragraphedeliste"/>
              <w:numPr>
                <w:ilvl w:val="2"/>
                <w:numId w:val="4"/>
              </w:numPr>
              <w:ind w:left="318" w:hanging="141"/>
              <w:rPr>
                <w:rFonts w:ascii="Century Schoolbook" w:hAnsi="Century Schoolbook"/>
                <w:vanish/>
                <w:color w:val="C00000"/>
                <w:sz w:val="16"/>
                <w:szCs w:val="18"/>
              </w:rPr>
            </w:pPr>
            <w:r w:rsidRPr="009836E2">
              <w:rPr>
                <w:rFonts w:ascii="Century Schoolbook" w:hAnsi="Century Schoolbook"/>
                <w:vanish/>
                <w:color w:val="C00000"/>
                <w:sz w:val="16"/>
                <w:szCs w:val="18"/>
              </w:rPr>
              <w:t>Informations complémentaires (Certificats Sesame, Getlog, …) pour la création de SA ou sa mise à jour</w:t>
            </w:r>
          </w:p>
          <w:p w14:paraId="632E6C66" w14:textId="5F62F854" w:rsidR="008500D2" w:rsidRPr="00FF7BA7" w:rsidRDefault="008500D2" w:rsidP="00305D73">
            <w:pPr>
              <w:rPr>
                <w:rFonts w:cstheme="minorHAnsi"/>
                <w:sz w:val="16"/>
                <w:szCs w:val="16"/>
                <w:lang w:val="en-US"/>
              </w:rPr>
            </w:pPr>
            <w:r w:rsidRPr="009836E2">
              <w:rPr>
                <w:rFonts w:ascii="Century Schoolbook" w:hAnsi="Century Schoolbook"/>
                <w:vanish/>
                <w:color w:val="C00000"/>
                <w:sz w:val="16"/>
                <w:szCs w:val="18"/>
                <w:lang w:val="en-US"/>
              </w:rPr>
              <w:t>Cf. the Delivery Manager'</w:t>
            </w:r>
            <w:r w:rsidR="00D53253" w:rsidRPr="009836E2">
              <w:rPr>
                <w:rFonts w:ascii="Century Schoolbook" w:hAnsi="Century Schoolbook"/>
                <w:vanish/>
                <w:color w:val="C00000"/>
                <w:sz w:val="16"/>
                <w:szCs w:val="18"/>
                <w:lang w:val="en-US"/>
              </w:rPr>
              <w:t xml:space="preserve"> manual</w:t>
            </w:r>
            <w:r w:rsidRPr="009836E2">
              <w:rPr>
                <w:rFonts w:ascii="Century Schoolbook" w:hAnsi="Century Schoolbook"/>
                <w:vanish/>
                <w:color w:val="C00000"/>
                <w:sz w:val="16"/>
                <w:szCs w:val="18"/>
                <w:lang w:val="en-US"/>
              </w:rPr>
              <w:t xml:space="preserve"> </w:t>
            </w:r>
          </w:p>
        </w:tc>
        <w:tc>
          <w:tcPr>
            <w:tcW w:w="917" w:type="dxa"/>
          </w:tcPr>
          <w:p w14:paraId="632E6C67" w14:textId="671D1121" w:rsidR="008500D2" w:rsidRPr="000107D2" w:rsidRDefault="008500D2" w:rsidP="0005799B">
            <w:pPr>
              <w:jc w:val="center"/>
              <w:rPr>
                <w:rFonts w:cstheme="minorHAnsi"/>
                <w:sz w:val="16"/>
                <w:szCs w:val="16"/>
              </w:rPr>
            </w:pPr>
            <w:r>
              <w:rPr>
                <w:rFonts w:cstheme="minorHAnsi"/>
                <w:sz w:val="16"/>
                <w:szCs w:val="16"/>
              </w:rPr>
              <w:t>M</w:t>
            </w:r>
          </w:p>
        </w:tc>
      </w:tr>
      <w:tr w:rsidR="008500D2" w:rsidRPr="00C343FC" w14:paraId="632E6C76" w14:textId="77777777" w:rsidTr="00305D73">
        <w:tc>
          <w:tcPr>
            <w:tcW w:w="1260" w:type="dxa"/>
            <w:vMerge/>
            <w:vAlign w:val="center"/>
          </w:tcPr>
          <w:p w14:paraId="632E6C6F" w14:textId="03559A1D" w:rsidR="008500D2" w:rsidRDefault="008500D2" w:rsidP="005B4AA7">
            <w:pPr>
              <w:jc w:val="center"/>
              <w:rPr>
                <w:rFonts w:cstheme="minorHAnsi"/>
                <w:sz w:val="16"/>
                <w:szCs w:val="16"/>
              </w:rPr>
            </w:pPr>
          </w:p>
        </w:tc>
        <w:tc>
          <w:tcPr>
            <w:tcW w:w="2568" w:type="dxa"/>
          </w:tcPr>
          <w:p w14:paraId="632E6C70" w14:textId="72DD9C6F" w:rsidR="008500D2" w:rsidRPr="000107D2" w:rsidRDefault="008500D2" w:rsidP="009459D4">
            <w:pPr>
              <w:rPr>
                <w:rFonts w:cstheme="minorHAnsi"/>
                <w:sz w:val="16"/>
                <w:szCs w:val="16"/>
              </w:rPr>
            </w:pPr>
            <w:r>
              <w:rPr>
                <w:rFonts w:cstheme="minorHAnsi"/>
                <w:sz w:val="16"/>
                <w:szCs w:val="16"/>
              </w:rPr>
              <w:t>Gestion de configuration du DM</w:t>
            </w:r>
          </w:p>
        </w:tc>
        <w:tc>
          <w:tcPr>
            <w:tcW w:w="1134" w:type="dxa"/>
          </w:tcPr>
          <w:p w14:paraId="632E6C71" w14:textId="77777777" w:rsidR="008500D2" w:rsidRPr="000107D2" w:rsidRDefault="008500D2" w:rsidP="009459D4">
            <w:pPr>
              <w:rPr>
                <w:rFonts w:cstheme="minorHAnsi"/>
                <w:sz w:val="16"/>
                <w:szCs w:val="16"/>
              </w:rPr>
            </w:pPr>
          </w:p>
        </w:tc>
        <w:tc>
          <w:tcPr>
            <w:tcW w:w="3402" w:type="dxa"/>
          </w:tcPr>
          <w:p w14:paraId="3FECB347" w14:textId="77777777" w:rsidR="008500D2" w:rsidRDefault="008500D2" w:rsidP="00800D8F">
            <w:pPr>
              <w:pStyle w:val="Paragraphedeliste"/>
              <w:numPr>
                <w:ilvl w:val="0"/>
                <w:numId w:val="9"/>
              </w:numPr>
              <w:ind w:left="137" w:hanging="157"/>
              <w:rPr>
                <w:rFonts w:cstheme="minorHAnsi"/>
                <w:sz w:val="16"/>
                <w:szCs w:val="16"/>
              </w:rPr>
            </w:pPr>
            <w:r>
              <w:rPr>
                <w:rFonts w:cstheme="minorHAnsi"/>
                <w:sz w:val="16"/>
                <w:szCs w:val="16"/>
              </w:rPr>
              <w:t>Complétude et cohérence de la FMEO</w:t>
            </w:r>
          </w:p>
          <w:p w14:paraId="76A67F89" w14:textId="55A5128D" w:rsidR="008500D2" w:rsidRPr="009836E2" w:rsidRDefault="008500D2" w:rsidP="00C47A77">
            <w:pPr>
              <w:pStyle w:val="Paragraphedeliste"/>
              <w:numPr>
                <w:ilvl w:val="2"/>
                <w:numId w:val="4"/>
              </w:numPr>
              <w:ind w:left="318" w:hanging="141"/>
              <w:rPr>
                <w:rFonts w:ascii="Century Schoolbook" w:hAnsi="Century Schoolbook"/>
                <w:vanish/>
                <w:color w:val="C00000"/>
                <w:sz w:val="16"/>
                <w:szCs w:val="18"/>
              </w:rPr>
            </w:pPr>
            <w:r w:rsidRPr="009836E2">
              <w:rPr>
                <w:rFonts w:ascii="Century Schoolbook" w:hAnsi="Century Schoolbook"/>
                <w:vanish/>
                <w:color w:val="C00000"/>
                <w:sz w:val="16"/>
                <w:szCs w:val="18"/>
              </w:rPr>
              <w:t xml:space="preserve">Saisies libres, </w:t>
            </w:r>
            <w:r w:rsidR="00F24890" w:rsidRPr="009836E2">
              <w:rPr>
                <w:rFonts w:ascii="Century Schoolbook" w:hAnsi="Century Schoolbook"/>
                <w:vanish/>
                <w:color w:val="C00000"/>
                <w:sz w:val="16"/>
                <w:szCs w:val="18"/>
              </w:rPr>
              <w:t>cohérences à</w:t>
            </w:r>
            <w:r w:rsidRPr="009836E2">
              <w:rPr>
                <w:rFonts w:ascii="Century Schoolbook" w:hAnsi="Century Schoolbook"/>
                <w:vanish/>
                <w:color w:val="C00000"/>
                <w:sz w:val="16"/>
                <w:szCs w:val="18"/>
              </w:rPr>
              <w:t xml:space="preserve"> postériori</w:t>
            </w:r>
          </w:p>
          <w:p w14:paraId="6C779551" w14:textId="77777777" w:rsidR="008500D2" w:rsidRPr="009836E2" w:rsidRDefault="008500D2" w:rsidP="00C47A77">
            <w:pPr>
              <w:pStyle w:val="Paragraphedeliste"/>
              <w:numPr>
                <w:ilvl w:val="2"/>
                <w:numId w:val="4"/>
              </w:numPr>
              <w:ind w:left="318" w:hanging="141"/>
              <w:rPr>
                <w:rFonts w:ascii="Century Schoolbook" w:hAnsi="Century Schoolbook"/>
                <w:vanish/>
                <w:color w:val="C00000"/>
                <w:sz w:val="16"/>
                <w:szCs w:val="18"/>
              </w:rPr>
            </w:pPr>
            <w:r w:rsidRPr="009836E2">
              <w:rPr>
                <w:rFonts w:ascii="Century Schoolbook" w:hAnsi="Century Schoolbook"/>
                <w:vanish/>
                <w:color w:val="C00000"/>
                <w:sz w:val="16"/>
                <w:szCs w:val="18"/>
              </w:rPr>
              <w:t>Sauf choix SA existant de l'Application</w:t>
            </w:r>
          </w:p>
          <w:p w14:paraId="632E6C73" w14:textId="41F2B376" w:rsidR="008500D2" w:rsidRPr="00F6299F" w:rsidRDefault="008500D2" w:rsidP="00305D73">
            <w:r w:rsidRPr="00F6299F">
              <w:rPr>
                <w:rFonts w:ascii="Century Schoolbook" w:hAnsi="Century Schoolbook"/>
                <w:vanish/>
                <w:color w:val="C00000"/>
                <w:sz w:val="16"/>
                <w:szCs w:val="18"/>
              </w:rPr>
              <w:t>Cf. the Delivery Manager' manual</w:t>
            </w:r>
          </w:p>
        </w:tc>
        <w:tc>
          <w:tcPr>
            <w:tcW w:w="917" w:type="dxa"/>
          </w:tcPr>
          <w:p w14:paraId="632E6C75" w14:textId="7F16B094" w:rsidR="008500D2" w:rsidRPr="00F6299F" w:rsidRDefault="008500D2" w:rsidP="0005799B">
            <w:pPr>
              <w:jc w:val="center"/>
              <w:rPr>
                <w:rFonts w:cstheme="minorHAnsi"/>
                <w:sz w:val="16"/>
                <w:szCs w:val="16"/>
              </w:rPr>
            </w:pPr>
          </w:p>
        </w:tc>
      </w:tr>
      <w:tr w:rsidR="008500D2" w:rsidRPr="000107D2" w14:paraId="632E6C7C" w14:textId="77777777" w:rsidTr="00305D73">
        <w:tc>
          <w:tcPr>
            <w:tcW w:w="1260" w:type="dxa"/>
            <w:vMerge/>
            <w:vAlign w:val="center"/>
          </w:tcPr>
          <w:p w14:paraId="632E6C77" w14:textId="77777777" w:rsidR="008500D2" w:rsidRPr="00F6299F" w:rsidRDefault="008500D2" w:rsidP="005B4AA7">
            <w:pPr>
              <w:jc w:val="center"/>
              <w:rPr>
                <w:rFonts w:cstheme="minorHAnsi"/>
                <w:sz w:val="16"/>
                <w:szCs w:val="16"/>
              </w:rPr>
            </w:pPr>
          </w:p>
        </w:tc>
        <w:tc>
          <w:tcPr>
            <w:tcW w:w="2568" w:type="dxa"/>
          </w:tcPr>
          <w:p w14:paraId="632E6C78" w14:textId="24812144" w:rsidR="008500D2" w:rsidRPr="000107D2" w:rsidRDefault="008500D2" w:rsidP="009459D4">
            <w:pPr>
              <w:rPr>
                <w:rFonts w:cstheme="minorHAnsi"/>
                <w:sz w:val="16"/>
                <w:szCs w:val="16"/>
              </w:rPr>
            </w:pPr>
            <w:r>
              <w:rPr>
                <w:rFonts w:cstheme="minorHAnsi"/>
                <w:sz w:val="16"/>
                <w:szCs w:val="16"/>
              </w:rPr>
              <w:t>Contrôle qualité du DM</w:t>
            </w:r>
          </w:p>
        </w:tc>
        <w:tc>
          <w:tcPr>
            <w:tcW w:w="1134" w:type="dxa"/>
          </w:tcPr>
          <w:p w14:paraId="632E6C79" w14:textId="77777777" w:rsidR="008500D2" w:rsidRPr="000107D2" w:rsidRDefault="008500D2" w:rsidP="009459D4">
            <w:pPr>
              <w:rPr>
                <w:rFonts w:cstheme="minorHAnsi"/>
                <w:sz w:val="16"/>
                <w:szCs w:val="16"/>
              </w:rPr>
            </w:pPr>
          </w:p>
        </w:tc>
        <w:tc>
          <w:tcPr>
            <w:tcW w:w="3402" w:type="dxa"/>
          </w:tcPr>
          <w:p w14:paraId="632E6C7A" w14:textId="77777777" w:rsidR="008500D2" w:rsidRPr="006511CC" w:rsidRDefault="008500D2" w:rsidP="00800D8F">
            <w:pPr>
              <w:pStyle w:val="Paragraphedeliste"/>
              <w:numPr>
                <w:ilvl w:val="0"/>
                <w:numId w:val="9"/>
              </w:numPr>
              <w:ind w:left="137" w:hanging="157"/>
              <w:rPr>
                <w:rFonts w:cstheme="minorHAnsi"/>
                <w:sz w:val="16"/>
                <w:szCs w:val="16"/>
              </w:rPr>
            </w:pPr>
          </w:p>
        </w:tc>
        <w:tc>
          <w:tcPr>
            <w:tcW w:w="917" w:type="dxa"/>
          </w:tcPr>
          <w:p w14:paraId="632E6C7B" w14:textId="77777777" w:rsidR="008500D2" w:rsidRPr="000107D2" w:rsidRDefault="008500D2" w:rsidP="0005799B">
            <w:pPr>
              <w:jc w:val="center"/>
              <w:rPr>
                <w:rFonts w:cstheme="minorHAnsi"/>
                <w:sz w:val="16"/>
                <w:szCs w:val="16"/>
              </w:rPr>
            </w:pPr>
          </w:p>
        </w:tc>
      </w:tr>
      <w:tr w:rsidR="008500D2" w:rsidRPr="000107D2" w14:paraId="632E6C82" w14:textId="77777777" w:rsidTr="00305D73">
        <w:tc>
          <w:tcPr>
            <w:tcW w:w="1260" w:type="dxa"/>
            <w:vMerge/>
            <w:vAlign w:val="center"/>
          </w:tcPr>
          <w:p w14:paraId="632E6C7D" w14:textId="77777777" w:rsidR="008500D2" w:rsidRPr="000107D2" w:rsidRDefault="008500D2" w:rsidP="005B4AA7">
            <w:pPr>
              <w:jc w:val="center"/>
              <w:rPr>
                <w:rFonts w:cstheme="minorHAnsi"/>
                <w:sz w:val="16"/>
                <w:szCs w:val="16"/>
              </w:rPr>
            </w:pPr>
          </w:p>
        </w:tc>
        <w:tc>
          <w:tcPr>
            <w:tcW w:w="2568" w:type="dxa"/>
          </w:tcPr>
          <w:p w14:paraId="632E6C7E" w14:textId="08E5FF27" w:rsidR="008500D2" w:rsidRPr="000107D2" w:rsidRDefault="008500D2" w:rsidP="0005799B">
            <w:pPr>
              <w:rPr>
                <w:rFonts w:cstheme="minorHAnsi"/>
                <w:sz w:val="16"/>
                <w:szCs w:val="16"/>
              </w:rPr>
            </w:pPr>
            <w:r>
              <w:rPr>
                <w:rFonts w:cstheme="minorHAnsi"/>
                <w:sz w:val="16"/>
                <w:szCs w:val="16"/>
              </w:rPr>
              <w:t>Exploitation des données du DM et de Nexus</w:t>
            </w:r>
          </w:p>
        </w:tc>
        <w:tc>
          <w:tcPr>
            <w:tcW w:w="1134" w:type="dxa"/>
          </w:tcPr>
          <w:p w14:paraId="632E6C7F" w14:textId="1159B75F" w:rsidR="008500D2" w:rsidRPr="000107D2" w:rsidRDefault="00046DBF" w:rsidP="0005799B">
            <w:pPr>
              <w:rPr>
                <w:rFonts w:cstheme="minorHAnsi"/>
                <w:sz w:val="16"/>
                <w:szCs w:val="16"/>
              </w:rPr>
            </w:pPr>
            <w:r>
              <w:rPr>
                <w:rFonts w:cstheme="minorHAnsi"/>
                <w:sz w:val="16"/>
                <w:szCs w:val="16"/>
              </w:rPr>
              <w:t>Responsable des déploiements</w:t>
            </w:r>
          </w:p>
        </w:tc>
        <w:tc>
          <w:tcPr>
            <w:tcW w:w="3402" w:type="dxa"/>
          </w:tcPr>
          <w:p w14:paraId="473F8D26" w14:textId="77777777" w:rsidR="008500D2" w:rsidRDefault="008500D2" w:rsidP="00800D8F">
            <w:pPr>
              <w:pStyle w:val="Paragraphedeliste"/>
              <w:numPr>
                <w:ilvl w:val="0"/>
                <w:numId w:val="9"/>
              </w:numPr>
              <w:ind w:left="137" w:hanging="157"/>
              <w:rPr>
                <w:rFonts w:cstheme="minorHAnsi"/>
                <w:sz w:val="16"/>
                <w:szCs w:val="16"/>
              </w:rPr>
            </w:pPr>
            <w:r>
              <w:rPr>
                <w:rFonts w:cstheme="minorHAnsi"/>
                <w:sz w:val="16"/>
                <w:szCs w:val="16"/>
              </w:rPr>
              <w:t>Référencement unique et centralisé des configurations de déploiement</w:t>
            </w:r>
          </w:p>
          <w:p w14:paraId="6C16C1DE" w14:textId="77777777" w:rsidR="008500D2" w:rsidRDefault="008500D2" w:rsidP="00800D8F">
            <w:pPr>
              <w:pStyle w:val="Paragraphedeliste"/>
              <w:numPr>
                <w:ilvl w:val="0"/>
                <w:numId w:val="9"/>
              </w:numPr>
              <w:ind w:left="137" w:hanging="157"/>
              <w:rPr>
                <w:rFonts w:cstheme="minorHAnsi"/>
                <w:sz w:val="16"/>
                <w:szCs w:val="16"/>
              </w:rPr>
            </w:pPr>
            <w:r>
              <w:rPr>
                <w:rFonts w:cstheme="minorHAnsi"/>
                <w:sz w:val="16"/>
                <w:szCs w:val="16"/>
              </w:rPr>
              <w:t>Complétude et cohérence de la DL</w:t>
            </w:r>
          </w:p>
          <w:p w14:paraId="40186466" w14:textId="77777777" w:rsidR="008500D2" w:rsidRDefault="008500D2" w:rsidP="00C47A77">
            <w:pPr>
              <w:pStyle w:val="Paragraphedeliste"/>
              <w:numPr>
                <w:ilvl w:val="2"/>
                <w:numId w:val="4"/>
              </w:numPr>
              <w:ind w:left="318" w:hanging="141"/>
              <w:rPr>
                <w:rFonts w:cstheme="minorHAnsi"/>
                <w:sz w:val="16"/>
                <w:szCs w:val="16"/>
              </w:rPr>
            </w:pPr>
            <w:r>
              <w:rPr>
                <w:rFonts w:cstheme="minorHAnsi"/>
                <w:sz w:val="16"/>
                <w:szCs w:val="16"/>
              </w:rPr>
              <w:t>C'est le déploiement réussi qui le prouve</w:t>
            </w:r>
          </w:p>
          <w:p w14:paraId="632E6C80" w14:textId="02BDE2AF" w:rsidR="008500D2" w:rsidRPr="006511CC" w:rsidRDefault="006F4F13" w:rsidP="00800D8F">
            <w:pPr>
              <w:pStyle w:val="Paragraphedeliste"/>
              <w:numPr>
                <w:ilvl w:val="0"/>
                <w:numId w:val="9"/>
              </w:numPr>
              <w:ind w:left="137" w:hanging="157"/>
              <w:rPr>
                <w:rFonts w:cstheme="minorHAnsi"/>
                <w:sz w:val="16"/>
                <w:szCs w:val="16"/>
              </w:rPr>
            </w:pPr>
            <w:r>
              <w:rPr>
                <w:rFonts w:cstheme="minorHAnsi"/>
                <w:sz w:val="16"/>
                <w:szCs w:val="16"/>
              </w:rPr>
              <w:t>Capitalisation sur les demandes de déploiement</w:t>
            </w:r>
            <w:r w:rsidR="008500D2">
              <w:rPr>
                <w:rFonts w:cstheme="minorHAnsi"/>
                <w:sz w:val="16"/>
                <w:szCs w:val="16"/>
              </w:rPr>
              <w:t xml:space="preserve"> suivantes ?</w:t>
            </w:r>
          </w:p>
        </w:tc>
        <w:tc>
          <w:tcPr>
            <w:tcW w:w="917" w:type="dxa"/>
          </w:tcPr>
          <w:p w14:paraId="632E6C81" w14:textId="77777777" w:rsidR="008500D2" w:rsidRPr="000107D2" w:rsidRDefault="008500D2" w:rsidP="0005799B">
            <w:pPr>
              <w:jc w:val="center"/>
              <w:rPr>
                <w:rFonts w:cstheme="minorHAnsi"/>
                <w:sz w:val="16"/>
                <w:szCs w:val="16"/>
              </w:rPr>
            </w:pPr>
          </w:p>
        </w:tc>
      </w:tr>
      <w:tr w:rsidR="008500D2" w:rsidRPr="000107D2" w14:paraId="632E6C88" w14:textId="77777777" w:rsidTr="00305D73">
        <w:tc>
          <w:tcPr>
            <w:tcW w:w="1260" w:type="dxa"/>
            <w:vMerge/>
            <w:vAlign w:val="center"/>
          </w:tcPr>
          <w:p w14:paraId="632E6C83" w14:textId="77777777" w:rsidR="008500D2" w:rsidRPr="000107D2" w:rsidRDefault="008500D2" w:rsidP="005B4AA7">
            <w:pPr>
              <w:jc w:val="center"/>
              <w:rPr>
                <w:rFonts w:cstheme="minorHAnsi"/>
                <w:sz w:val="16"/>
                <w:szCs w:val="16"/>
              </w:rPr>
            </w:pPr>
          </w:p>
        </w:tc>
        <w:tc>
          <w:tcPr>
            <w:tcW w:w="2568" w:type="dxa"/>
          </w:tcPr>
          <w:p w14:paraId="632E6C84" w14:textId="49AE0AB9" w:rsidR="008500D2" w:rsidRPr="000107D2" w:rsidRDefault="008500D2" w:rsidP="0005799B">
            <w:pPr>
              <w:rPr>
                <w:rFonts w:cstheme="minorHAnsi"/>
                <w:sz w:val="16"/>
                <w:szCs w:val="16"/>
              </w:rPr>
            </w:pPr>
            <w:r>
              <w:rPr>
                <w:rFonts w:cstheme="minorHAnsi"/>
                <w:sz w:val="16"/>
                <w:szCs w:val="16"/>
              </w:rPr>
              <w:t xml:space="preserve">Référencie les modèles qualités associés à leurs résultats de mesures, selon les versions qualifiées du Projet </w:t>
            </w:r>
          </w:p>
        </w:tc>
        <w:tc>
          <w:tcPr>
            <w:tcW w:w="1134" w:type="dxa"/>
          </w:tcPr>
          <w:p w14:paraId="632E6C85" w14:textId="34DE2910" w:rsidR="008500D2" w:rsidRPr="000107D2" w:rsidRDefault="008500D2" w:rsidP="0005799B">
            <w:pPr>
              <w:rPr>
                <w:rFonts w:cstheme="minorHAnsi"/>
                <w:sz w:val="16"/>
                <w:szCs w:val="16"/>
              </w:rPr>
            </w:pPr>
            <w:r>
              <w:rPr>
                <w:rFonts w:cstheme="minorHAnsi"/>
                <w:sz w:val="16"/>
                <w:szCs w:val="16"/>
              </w:rPr>
              <w:t>Auditeur</w:t>
            </w:r>
          </w:p>
        </w:tc>
        <w:tc>
          <w:tcPr>
            <w:tcW w:w="3402" w:type="dxa"/>
          </w:tcPr>
          <w:p w14:paraId="2D85695B" w14:textId="77777777" w:rsidR="008500D2" w:rsidRPr="006511CC" w:rsidRDefault="008500D2" w:rsidP="00800D8F">
            <w:pPr>
              <w:pStyle w:val="Paragraphedeliste"/>
              <w:numPr>
                <w:ilvl w:val="0"/>
                <w:numId w:val="9"/>
              </w:numPr>
              <w:ind w:left="137" w:hanging="157"/>
              <w:rPr>
                <w:rFonts w:cstheme="minorHAnsi"/>
                <w:sz w:val="16"/>
                <w:szCs w:val="16"/>
              </w:rPr>
            </w:pPr>
            <w:r w:rsidRPr="006511CC">
              <w:rPr>
                <w:rFonts w:cstheme="minorHAnsi"/>
                <w:sz w:val="16"/>
                <w:szCs w:val="16"/>
              </w:rPr>
              <w:t>Vérifie que tous les résultats sont associés à leur modèle</w:t>
            </w:r>
          </w:p>
          <w:p w14:paraId="632E6C86" w14:textId="49DA0ABA" w:rsidR="008500D2" w:rsidRPr="006511CC" w:rsidRDefault="008500D2" w:rsidP="00800D8F">
            <w:pPr>
              <w:pStyle w:val="Paragraphedeliste"/>
              <w:numPr>
                <w:ilvl w:val="0"/>
                <w:numId w:val="9"/>
              </w:numPr>
              <w:ind w:left="137" w:hanging="157"/>
              <w:rPr>
                <w:rFonts w:cstheme="minorHAnsi"/>
                <w:sz w:val="16"/>
                <w:szCs w:val="16"/>
              </w:rPr>
            </w:pPr>
            <w:r w:rsidRPr="006511CC">
              <w:rPr>
                <w:rFonts w:cstheme="minorHAnsi"/>
                <w:sz w:val="16"/>
                <w:szCs w:val="16"/>
              </w:rPr>
              <w:t xml:space="preserve">Vérifie que les sauvegardes  de deux versions ne supportent pas les mêmes résultats </w:t>
            </w:r>
          </w:p>
        </w:tc>
        <w:tc>
          <w:tcPr>
            <w:tcW w:w="917" w:type="dxa"/>
          </w:tcPr>
          <w:p w14:paraId="632E6C87" w14:textId="720E0DAB" w:rsidR="008500D2" w:rsidRPr="000107D2" w:rsidRDefault="008500D2" w:rsidP="0005799B">
            <w:pPr>
              <w:jc w:val="center"/>
              <w:rPr>
                <w:rFonts w:cstheme="minorHAnsi"/>
                <w:sz w:val="16"/>
                <w:szCs w:val="16"/>
              </w:rPr>
            </w:pPr>
            <w:r>
              <w:rPr>
                <w:rFonts w:cstheme="minorHAnsi"/>
                <w:sz w:val="16"/>
                <w:szCs w:val="16"/>
              </w:rPr>
              <w:t>A</w:t>
            </w:r>
          </w:p>
        </w:tc>
      </w:tr>
    </w:tbl>
    <w:p w14:paraId="632E6CE1" w14:textId="77777777" w:rsidR="00A675C9" w:rsidRPr="00DC4DB6" w:rsidRDefault="004D5440" w:rsidP="004D5440">
      <w:pPr>
        <w:pStyle w:val="Titre1"/>
      </w:pPr>
      <w:bookmarkStart w:id="87" w:name="_Toc526261874"/>
      <w:r w:rsidRPr="00DC4DB6">
        <w:t>Annexe</w:t>
      </w:r>
      <w:r w:rsidR="00A675C9" w:rsidRPr="00DC4DB6">
        <w:t>s</w:t>
      </w:r>
      <w:bookmarkEnd w:id="87"/>
      <w:r w:rsidR="00A675C9" w:rsidRPr="00DC4DB6">
        <w:t xml:space="preserve"> </w:t>
      </w:r>
    </w:p>
    <w:p w14:paraId="632E6CE2" w14:textId="77777777" w:rsidR="00EC53F5" w:rsidRDefault="00EC53F5" w:rsidP="0088161B">
      <w:pPr>
        <w:pStyle w:val="Titre2"/>
      </w:pPr>
      <w:bookmarkStart w:id="88" w:name="_Toc526261875"/>
      <w:bookmarkStart w:id="89" w:name="_Ref488415490"/>
      <w:r w:rsidRPr="00DC4DB6">
        <w:t>Abréviations</w:t>
      </w:r>
      <w:bookmarkEnd w:id="88"/>
    </w:p>
    <w:p w14:paraId="632E6CE3" w14:textId="77777777" w:rsidR="009C701E" w:rsidRPr="0005799B" w:rsidRDefault="009C701E" w:rsidP="0005799B">
      <w:pPr>
        <w:tabs>
          <w:tab w:val="left" w:pos="709"/>
        </w:tabs>
        <w:ind w:left="66"/>
        <w:rPr>
          <w:rFonts w:ascii="Century Schoolbook" w:hAnsi="Century Schoolbook"/>
          <w:vanish/>
          <w:color w:val="C00000"/>
          <w:sz w:val="20"/>
          <w:szCs w:val="18"/>
        </w:rPr>
      </w:pPr>
      <w:r w:rsidRPr="0005799B">
        <w:rPr>
          <w:rFonts w:ascii="Century Schoolbook" w:hAnsi="Century Schoolbook"/>
          <w:vanish/>
          <w:color w:val="C00000"/>
          <w:sz w:val="20"/>
          <w:szCs w:val="18"/>
        </w:rPr>
        <w:t>NB: les abréviations utilisées pour les rôles en gestion de configuration ne correspondent pas à des fonctions RH</w:t>
      </w:r>
    </w:p>
    <w:tbl>
      <w:tblPr>
        <w:tblStyle w:val="Grilledutableau"/>
        <w:tblW w:w="0" w:type="auto"/>
        <w:tblInd w:w="108" w:type="dxa"/>
        <w:tblLook w:val="04A0" w:firstRow="1" w:lastRow="0" w:firstColumn="1" w:lastColumn="0" w:noHBand="0" w:noVBand="1"/>
      </w:tblPr>
      <w:tblGrid>
        <w:gridCol w:w="1432"/>
        <w:gridCol w:w="7718"/>
      </w:tblGrid>
      <w:tr w:rsidR="00005744" w:rsidRPr="00005744" w14:paraId="632E6CE6" w14:textId="77777777" w:rsidTr="00874CB0">
        <w:trPr>
          <w:cantSplit/>
          <w:tblHeader/>
        </w:trPr>
        <w:tc>
          <w:tcPr>
            <w:tcW w:w="1437" w:type="dxa"/>
            <w:shd w:val="clear" w:color="auto" w:fill="D9D9D9" w:themeFill="background1" w:themeFillShade="D9"/>
          </w:tcPr>
          <w:p w14:paraId="632E6CE4" w14:textId="77777777" w:rsidR="00005744" w:rsidRPr="00005744" w:rsidRDefault="00005744" w:rsidP="008E3536">
            <w:pPr>
              <w:jc w:val="center"/>
              <w:rPr>
                <w:b/>
                <w:sz w:val="20"/>
                <w:szCs w:val="20"/>
              </w:rPr>
            </w:pPr>
            <w:r w:rsidRPr="00005744">
              <w:rPr>
                <w:b/>
                <w:sz w:val="20"/>
                <w:szCs w:val="20"/>
              </w:rPr>
              <w:t>Abréviation</w:t>
            </w:r>
          </w:p>
        </w:tc>
        <w:tc>
          <w:tcPr>
            <w:tcW w:w="7858" w:type="dxa"/>
            <w:shd w:val="clear" w:color="auto" w:fill="D9D9D9" w:themeFill="background1" w:themeFillShade="D9"/>
          </w:tcPr>
          <w:p w14:paraId="632E6CE5" w14:textId="77777777" w:rsidR="00005744" w:rsidRPr="00005744" w:rsidRDefault="00005744" w:rsidP="008E3536">
            <w:pPr>
              <w:jc w:val="center"/>
              <w:rPr>
                <w:b/>
                <w:sz w:val="20"/>
                <w:szCs w:val="20"/>
              </w:rPr>
            </w:pPr>
            <w:r w:rsidRPr="00005744">
              <w:rPr>
                <w:b/>
                <w:sz w:val="20"/>
                <w:szCs w:val="20"/>
              </w:rPr>
              <w:t>Signification</w:t>
            </w:r>
          </w:p>
        </w:tc>
      </w:tr>
      <w:tr w:rsidR="00DE29C4" w:rsidRPr="00C343FC" w14:paraId="632E6CEA" w14:textId="77777777" w:rsidTr="00874CB0">
        <w:trPr>
          <w:cantSplit/>
        </w:trPr>
        <w:tc>
          <w:tcPr>
            <w:tcW w:w="1437" w:type="dxa"/>
          </w:tcPr>
          <w:p w14:paraId="632E6CE7" w14:textId="77777777" w:rsidR="00DE29C4" w:rsidRPr="00005744" w:rsidRDefault="00DE29C4" w:rsidP="008E3536">
            <w:pPr>
              <w:rPr>
                <w:sz w:val="20"/>
                <w:szCs w:val="20"/>
              </w:rPr>
            </w:pPr>
            <w:r>
              <w:rPr>
                <w:sz w:val="20"/>
                <w:szCs w:val="20"/>
              </w:rPr>
              <w:t>ARA</w:t>
            </w:r>
          </w:p>
        </w:tc>
        <w:tc>
          <w:tcPr>
            <w:tcW w:w="7858" w:type="dxa"/>
          </w:tcPr>
          <w:p w14:paraId="632E6CE8" w14:textId="77777777" w:rsidR="00232A6D" w:rsidRPr="00E212FA" w:rsidRDefault="00DE29C4" w:rsidP="008E3536">
            <w:pPr>
              <w:rPr>
                <w:rFonts w:ascii="Century Schoolbook" w:hAnsi="Century Schoolbook"/>
                <w:vanish/>
                <w:color w:val="C00000"/>
                <w:sz w:val="20"/>
                <w:szCs w:val="18"/>
                <w:lang w:val="en-GB"/>
              </w:rPr>
            </w:pPr>
            <w:r w:rsidRPr="00E212FA">
              <w:rPr>
                <w:sz w:val="20"/>
                <w:szCs w:val="20"/>
                <w:lang w:val="en-GB"/>
              </w:rPr>
              <w:t>Automic Release Automation</w:t>
            </w:r>
            <w:r w:rsidR="007008ED" w:rsidRPr="00E212FA">
              <w:rPr>
                <w:sz w:val="20"/>
                <w:szCs w:val="20"/>
                <w:lang w:val="en-GB"/>
              </w:rPr>
              <w:t xml:space="preserve"> </w:t>
            </w:r>
          </w:p>
          <w:p w14:paraId="632E6CE9" w14:textId="77777777" w:rsidR="00DE29C4" w:rsidRPr="00E212FA" w:rsidRDefault="007008ED" w:rsidP="008E3536">
            <w:pPr>
              <w:rPr>
                <w:sz w:val="20"/>
                <w:szCs w:val="20"/>
                <w:lang w:val="en-GB"/>
              </w:rPr>
            </w:pPr>
            <w:r w:rsidRPr="00E212FA">
              <w:rPr>
                <w:rFonts w:ascii="Century Schoolbook" w:hAnsi="Century Schoolbook"/>
                <w:vanish/>
                <w:color w:val="C00000"/>
                <w:sz w:val="20"/>
                <w:szCs w:val="18"/>
                <w:lang w:val="en-GB"/>
              </w:rPr>
              <w:t xml:space="preserve"> https://automic.com/fr/products/automic-release-automation)</w:t>
            </w:r>
          </w:p>
        </w:tc>
      </w:tr>
      <w:tr w:rsidR="00DE29C4" w:rsidRPr="00005744" w14:paraId="632E6CED" w14:textId="77777777" w:rsidTr="00874CB0">
        <w:trPr>
          <w:cantSplit/>
          <w:hidden/>
        </w:trPr>
        <w:tc>
          <w:tcPr>
            <w:tcW w:w="1437" w:type="dxa"/>
          </w:tcPr>
          <w:p w14:paraId="632E6CEB" w14:textId="77777777" w:rsidR="00DE29C4" w:rsidRPr="007D039A" w:rsidRDefault="0022739A" w:rsidP="008E3536">
            <w:pPr>
              <w:rPr>
                <w:rFonts w:ascii="Century Schoolbook" w:hAnsi="Century Schoolbook"/>
                <w:vanish/>
                <w:color w:val="C00000"/>
                <w:sz w:val="20"/>
                <w:szCs w:val="18"/>
                <w:lang w:val="en-GB"/>
              </w:rPr>
            </w:pPr>
            <w:r w:rsidRPr="007D039A">
              <w:rPr>
                <w:rFonts w:ascii="Century Schoolbook" w:hAnsi="Century Schoolbook"/>
                <w:vanish/>
                <w:color w:val="C00000"/>
                <w:sz w:val="20"/>
                <w:szCs w:val="18"/>
                <w:lang w:val="en-GB"/>
              </w:rPr>
              <w:t>CLC</w:t>
            </w:r>
          </w:p>
        </w:tc>
        <w:tc>
          <w:tcPr>
            <w:tcW w:w="7858" w:type="dxa"/>
          </w:tcPr>
          <w:p w14:paraId="632E6CEC" w14:textId="77777777" w:rsidR="00DE29C4" w:rsidRPr="007D039A" w:rsidRDefault="00DE29C4" w:rsidP="0022739A">
            <w:pPr>
              <w:rPr>
                <w:rFonts w:ascii="Century Schoolbook" w:hAnsi="Century Schoolbook"/>
                <w:vanish/>
                <w:color w:val="C00000"/>
                <w:sz w:val="20"/>
                <w:szCs w:val="18"/>
                <w:lang w:val="en-GB"/>
              </w:rPr>
            </w:pPr>
            <w:r w:rsidRPr="007D039A">
              <w:rPr>
                <w:rFonts w:ascii="Century Schoolbook" w:hAnsi="Century Schoolbook"/>
                <w:vanish/>
                <w:color w:val="C00000"/>
                <w:sz w:val="20"/>
                <w:szCs w:val="18"/>
                <w:lang w:val="en-GB"/>
              </w:rPr>
              <w:t xml:space="preserve">Chaine de Livraison </w:t>
            </w:r>
            <w:r w:rsidR="0022739A" w:rsidRPr="007D039A">
              <w:rPr>
                <w:rFonts w:ascii="Century Schoolbook" w:hAnsi="Century Schoolbook"/>
                <w:vanish/>
                <w:color w:val="C00000"/>
                <w:sz w:val="20"/>
                <w:szCs w:val="18"/>
                <w:lang w:val="en-GB"/>
              </w:rPr>
              <w:t>Cardif</w:t>
            </w:r>
          </w:p>
        </w:tc>
      </w:tr>
      <w:tr w:rsidR="007D039A" w:rsidRPr="00005744" w14:paraId="12C78CD6" w14:textId="77777777" w:rsidTr="00874CB0">
        <w:trPr>
          <w:cantSplit/>
          <w:hidden/>
        </w:trPr>
        <w:tc>
          <w:tcPr>
            <w:tcW w:w="1437" w:type="dxa"/>
          </w:tcPr>
          <w:p w14:paraId="220775A6" w14:textId="00640ED8" w:rsidR="007D039A" w:rsidRPr="007D039A" w:rsidRDefault="007D039A" w:rsidP="008E3536">
            <w:pPr>
              <w:rPr>
                <w:rFonts w:ascii="Century Schoolbook" w:hAnsi="Century Schoolbook"/>
                <w:vanish/>
                <w:color w:val="C00000"/>
                <w:sz w:val="20"/>
                <w:szCs w:val="18"/>
                <w:lang w:val="en-GB"/>
              </w:rPr>
            </w:pPr>
            <w:r w:rsidRPr="007D039A">
              <w:rPr>
                <w:rFonts w:ascii="Century Schoolbook" w:hAnsi="Century Schoolbook"/>
                <w:vanish/>
                <w:color w:val="C00000"/>
                <w:sz w:val="20"/>
                <w:szCs w:val="18"/>
                <w:lang w:val="en-GB"/>
              </w:rPr>
              <w:t>TCG</w:t>
            </w:r>
          </w:p>
        </w:tc>
        <w:tc>
          <w:tcPr>
            <w:tcW w:w="7858" w:type="dxa"/>
          </w:tcPr>
          <w:p w14:paraId="13392831" w14:textId="4C9881E6" w:rsidR="007D039A" w:rsidRPr="007D039A" w:rsidRDefault="007D039A" w:rsidP="008E3536">
            <w:pPr>
              <w:rPr>
                <w:rFonts w:ascii="Century Schoolbook" w:hAnsi="Century Schoolbook"/>
                <w:vanish/>
                <w:color w:val="C00000"/>
                <w:sz w:val="20"/>
                <w:szCs w:val="18"/>
                <w:lang w:val="en-GB"/>
              </w:rPr>
            </w:pPr>
            <w:r w:rsidRPr="007D039A">
              <w:rPr>
                <w:rFonts w:ascii="Century Schoolbook" w:hAnsi="Century Schoolbook"/>
                <w:vanish/>
                <w:color w:val="C00000"/>
                <w:sz w:val="20"/>
                <w:szCs w:val="18"/>
                <w:lang w:val="en-GB"/>
              </w:rPr>
              <w:t>Toolchain Group</w:t>
            </w:r>
          </w:p>
        </w:tc>
      </w:tr>
      <w:tr w:rsidR="00005744" w:rsidRPr="00005744" w14:paraId="632E6CF0" w14:textId="77777777" w:rsidTr="00874CB0">
        <w:trPr>
          <w:cantSplit/>
        </w:trPr>
        <w:tc>
          <w:tcPr>
            <w:tcW w:w="1437" w:type="dxa"/>
          </w:tcPr>
          <w:p w14:paraId="632E6CEE" w14:textId="77777777" w:rsidR="00005744" w:rsidRPr="00005744" w:rsidRDefault="00005744" w:rsidP="008E3536">
            <w:pPr>
              <w:rPr>
                <w:sz w:val="20"/>
                <w:szCs w:val="20"/>
              </w:rPr>
            </w:pPr>
            <w:r w:rsidRPr="00005744">
              <w:rPr>
                <w:sz w:val="20"/>
                <w:szCs w:val="20"/>
              </w:rPr>
              <w:lastRenderedPageBreak/>
              <w:t>GC</w:t>
            </w:r>
          </w:p>
        </w:tc>
        <w:tc>
          <w:tcPr>
            <w:tcW w:w="7858" w:type="dxa"/>
          </w:tcPr>
          <w:p w14:paraId="632E6CEF" w14:textId="77777777" w:rsidR="00005744" w:rsidRPr="00005744" w:rsidRDefault="00005744" w:rsidP="008E3536">
            <w:pPr>
              <w:rPr>
                <w:sz w:val="20"/>
                <w:szCs w:val="20"/>
              </w:rPr>
            </w:pPr>
            <w:r w:rsidRPr="00005744">
              <w:rPr>
                <w:sz w:val="20"/>
                <w:szCs w:val="20"/>
              </w:rPr>
              <w:t>Gestion de Configurations</w:t>
            </w:r>
          </w:p>
        </w:tc>
      </w:tr>
      <w:tr w:rsidR="00005744" w:rsidRPr="00005744" w14:paraId="632E6CF3" w14:textId="77777777" w:rsidTr="00874CB0">
        <w:trPr>
          <w:cantSplit/>
        </w:trPr>
        <w:tc>
          <w:tcPr>
            <w:tcW w:w="1437" w:type="dxa"/>
          </w:tcPr>
          <w:p w14:paraId="632E6CF1" w14:textId="77777777" w:rsidR="00005744" w:rsidRPr="00005744" w:rsidRDefault="00005744" w:rsidP="008E3536">
            <w:pPr>
              <w:rPr>
                <w:sz w:val="20"/>
                <w:szCs w:val="20"/>
              </w:rPr>
            </w:pPr>
            <w:r w:rsidRPr="00005744">
              <w:rPr>
                <w:sz w:val="20"/>
                <w:szCs w:val="20"/>
              </w:rPr>
              <w:t>GCE</w:t>
            </w:r>
          </w:p>
        </w:tc>
        <w:tc>
          <w:tcPr>
            <w:tcW w:w="7858" w:type="dxa"/>
          </w:tcPr>
          <w:p w14:paraId="632E6CF2" w14:textId="77777777" w:rsidR="00005744" w:rsidRPr="00005744" w:rsidRDefault="00005744" w:rsidP="008E3536">
            <w:pPr>
              <w:rPr>
                <w:sz w:val="20"/>
                <w:szCs w:val="20"/>
              </w:rPr>
            </w:pPr>
            <w:r w:rsidRPr="00005744">
              <w:rPr>
                <w:sz w:val="20"/>
                <w:szCs w:val="20"/>
              </w:rPr>
              <w:t>Gestion de Configuration des Environnements</w:t>
            </w:r>
          </w:p>
        </w:tc>
      </w:tr>
      <w:tr w:rsidR="00005744" w:rsidRPr="00005744" w14:paraId="632E6CF6" w14:textId="77777777" w:rsidTr="00874CB0">
        <w:trPr>
          <w:cantSplit/>
        </w:trPr>
        <w:tc>
          <w:tcPr>
            <w:tcW w:w="1437" w:type="dxa"/>
          </w:tcPr>
          <w:p w14:paraId="632E6CF4" w14:textId="77777777" w:rsidR="00005744" w:rsidRPr="00005744" w:rsidRDefault="00005744" w:rsidP="008E3536">
            <w:pPr>
              <w:rPr>
                <w:sz w:val="20"/>
                <w:szCs w:val="20"/>
              </w:rPr>
            </w:pPr>
            <w:r w:rsidRPr="00005744">
              <w:rPr>
                <w:sz w:val="20"/>
                <w:szCs w:val="20"/>
              </w:rPr>
              <w:t>PGC</w:t>
            </w:r>
          </w:p>
        </w:tc>
        <w:tc>
          <w:tcPr>
            <w:tcW w:w="7858" w:type="dxa"/>
          </w:tcPr>
          <w:p w14:paraId="632E6CF5" w14:textId="77777777" w:rsidR="00005744" w:rsidRPr="00005744" w:rsidRDefault="00005744" w:rsidP="008E3536">
            <w:pPr>
              <w:rPr>
                <w:sz w:val="20"/>
                <w:szCs w:val="20"/>
              </w:rPr>
            </w:pPr>
            <w:r w:rsidRPr="00005744">
              <w:rPr>
                <w:sz w:val="20"/>
                <w:szCs w:val="20"/>
              </w:rPr>
              <w:t>Plan de Gestion de Configuration (Projet et/ou Application)</w:t>
            </w:r>
          </w:p>
        </w:tc>
      </w:tr>
      <w:tr w:rsidR="00005744" w:rsidRPr="00005744" w14:paraId="632E6CF9" w14:textId="77777777" w:rsidTr="00874CB0">
        <w:trPr>
          <w:cantSplit/>
        </w:trPr>
        <w:tc>
          <w:tcPr>
            <w:tcW w:w="1437" w:type="dxa"/>
          </w:tcPr>
          <w:p w14:paraId="632E6CF7" w14:textId="77777777" w:rsidR="00005744" w:rsidRPr="00005744" w:rsidRDefault="00005744" w:rsidP="008E3536">
            <w:pPr>
              <w:rPr>
                <w:sz w:val="20"/>
                <w:szCs w:val="20"/>
              </w:rPr>
            </w:pPr>
            <w:r w:rsidRPr="00005744">
              <w:rPr>
                <w:sz w:val="20"/>
                <w:szCs w:val="20"/>
              </w:rPr>
              <w:t>PGCL</w:t>
            </w:r>
          </w:p>
        </w:tc>
        <w:tc>
          <w:tcPr>
            <w:tcW w:w="7858" w:type="dxa"/>
          </w:tcPr>
          <w:p w14:paraId="632E6CF8" w14:textId="77777777" w:rsidR="00005744" w:rsidRPr="00005744" w:rsidRDefault="00005744" w:rsidP="008E3536">
            <w:pPr>
              <w:rPr>
                <w:sz w:val="20"/>
                <w:szCs w:val="20"/>
              </w:rPr>
            </w:pPr>
            <w:r w:rsidRPr="00005744">
              <w:rPr>
                <w:sz w:val="20"/>
                <w:szCs w:val="20"/>
              </w:rPr>
              <w:t>Plan de Gestion de Configuration Logicielle (hors GCE)</w:t>
            </w:r>
          </w:p>
        </w:tc>
      </w:tr>
      <w:tr w:rsidR="00005744" w:rsidRPr="00005744" w14:paraId="632E6CFC" w14:textId="77777777" w:rsidTr="00874CB0">
        <w:trPr>
          <w:cantSplit/>
        </w:trPr>
        <w:tc>
          <w:tcPr>
            <w:tcW w:w="1437" w:type="dxa"/>
          </w:tcPr>
          <w:p w14:paraId="632E6CFA" w14:textId="77777777" w:rsidR="00005744" w:rsidRPr="00005744" w:rsidRDefault="00005744" w:rsidP="008E3536">
            <w:pPr>
              <w:rPr>
                <w:sz w:val="20"/>
                <w:szCs w:val="20"/>
              </w:rPr>
            </w:pPr>
            <w:r w:rsidRPr="00005744">
              <w:rPr>
                <w:sz w:val="20"/>
                <w:szCs w:val="20"/>
              </w:rPr>
              <w:t xml:space="preserve">RACI </w:t>
            </w:r>
          </w:p>
        </w:tc>
        <w:tc>
          <w:tcPr>
            <w:tcW w:w="7858" w:type="dxa"/>
          </w:tcPr>
          <w:p w14:paraId="632E6CFB" w14:textId="77777777" w:rsidR="00005744" w:rsidRPr="00005744" w:rsidRDefault="00005744" w:rsidP="008E3536">
            <w:pPr>
              <w:rPr>
                <w:sz w:val="20"/>
                <w:szCs w:val="20"/>
              </w:rPr>
            </w:pPr>
            <w:r w:rsidRPr="00005744">
              <w:rPr>
                <w:sz w:val="20"/>
                <w:szCs w:val="20"/>
              </w:rPr>
              <w:t>Réalise - Autorité - Consulté - Informé</w:t>
            </w:r>
          </w:p>
        </w:tc>
      </w:tr>
      <w:tr w:rsidR="00005744" w:rsidRPr="00005744" w14:paraId="632E6CFF" w14:textId="77777777" w:rsidTr="00874CB0">
        <w:trPr>
          <w:cantSplit/>
        </w:trPr>
        <w:tc>
          <w:tcPr>
            <w:tcW w:w="1437" w:type="dxa"/>
          </w:tcPr>
          <w:p w14:paraId="632E6CFD" w14:textId="77777777" w:rsidR="00005744" w:rsidRPr="00005744" w:rsidRDefault="00005744" w:rsidP="008E3536">
            <w:pPr>
              <w:rPr>
                <w:sz w:val="20"/>
                <w:szCs w:val="20"/>
              </w:rPr>
            </w:pPr>
            <w:r w:rsidRPr="00005744">
              <w:rPr>
                <w:sz w:val="20"/>
                <w:szCs w:val="20"/>
              </w:rPr>
              <w:t>RefGC-Central</w:t>
            </w:r>
          </w:p>
        </w:tc>
        <w:tc>
          <w:tcPr>
            <w:tcW w:w="7858" w:type="dxa"/>
          </w:tcPr>
          <w:p w14:paraId="632E6CFE" w14:textId="77777777" w:rsidR="00005744" w:rsidRPr="00005744" w:rsidRDefault="00005744" w:rsidP="008E3536">
            <w:pPr>
              <w:rPr>
                <w:sz w:val="20"/>
                <w:szCs w:val="20"/>
              </w:rPr>
            </w:pPr>
            <w:r w:rsidRPr="00005744">
              <w:rPr>
                <w:sz w:val="20"/>
                <w:szCs w:val="20"/>
              </w:rPr>
              <w:t>Référentiel Central de Gestion de Configurations</w:t>
            </w:r>
          </w:p>
        </w:tc>
      </w:tr>
      <w:tr w:rsidR="00005744" w:rsidRPr="00005744" w14:paraId="632E6D02" w14:textId="77777777" w:rsidTr="00874CB0">
        <w:trPr>
          <w:cantSplit/>
        </w:trPr>
        <w:tc>
          <w:tcPr>
            <w:tcW w:w="1437" w:type="dxa"/>
          </w:tcPr>
          <w:p w14:paraId="632E6D00" w14:textId="77777777" w:rsidR="00005744" w:rsidRPr="00005744" w:rsidRDefault="00005744" w:rsidP="008E3536">
            <w:pPr>
              <w:rPr>
                <w:sz w:val="20"/>
                <w:szCs w:val="20"/>
              </w:rPr>
            </w:pPr>
            <w:r w:rsidRPr="00005744">
              <w:rPr>
                <w:sz w:val="20"/>
                <w:szCs w:val="20"/>
              </w:rPr>
              <w:t>RefGC-Local</w:t>
            </w:r>
          </w:p>
        </w:tc>
        <w:tc>
          <w:tcPr>
            <w:tcW w:w="7858" w:type="dxa"/>
          </w:tcPr>
          <w:p w14:paraId="632E6D01" w14:textId="77777777" w:rsidR="00005744" w:rsidRPr="00005744" w:rsidRDefault="00005744" w:rsidP="008E3536">
            <w:pPr>
              <w:rPr>
                <w:sz w:val="20"/>
                <w:szCs w:val="20"/>
              </w:rPr>
            </w:pPr>
            <w:r w:rsidRPr="00005744">
              <w:rPr>
                <w:sz w:val="20"/>
                <w:szCs w:val="20"/>
              </w:rPr>
              <w:t>Référentiel Local de Gestion de Configurations</w:t>
            </w:r>
          </w:p>
        </w:tc>
      </w:tr>
      <w:tr w:rsidR="00005744" w:rsidRPr="00005744" w14:paraId="632E6D05" w14:textId="77777777" w:rsidTr="00874CB0">
        <w:trPr>
          <w:cantSplit/>
        </w:trPr>
        <w:tc>
          <w:tcPr>
            <w:tcW w:w="1437" w:type="dxa"/>
          </w:tcPr>
          <w:p w14:paraId="632E6D03" w14:textId="77777777" w:rsidR="00005744" w:rsidRPr="00005744" w:rsidRDefault="00005744" w:rsidP="008E3536">
            <w:pPr>
              <w:rPr>
                <w:sz w:val="20"/>
                <w:szCs w:val="20"/>
              </w:rPr>
            </w:pPr>
            <w:r w:rsidRPr="00005744">
              <w:rPr>
                <w:sz w:val="20"/>
                <w:szCs w:val="20"/>
              </w:rPr>
              <w:t>RFA</w:t>
            </w:r>
          </w:p>
        </w:tc>
        <w:tc>
          <w:tcPr>
            <w:tcW w:w="7858" w:type="dxa"/>
          </w:tcPr>
          <w:p w14:paraId="632E6D04" w14:textId="77777777" w:rsidR="00005744" w:rsidRPr="00005744" w:rsidRDefault="00AB6165" w:rsidP="008E3536">
            <w:pPr>
              <w:rPr>
                <w:sz w:val="20"/>
                <w:szCs w:val="20"/>
              </w:rPr>
            </w:pPr>
            <w:r w:rsidRPr="00005744">
              <w:rPr>
                <w:sz w:val="20"/>
                <w:szCs w:val="20"/>
              </w:rPr>
              <w:t>Responsab</w:t>
            </w:r>
            <w:r>
              <w:rPr>
                <w:sz w:val="20"/>
                <w:szCs w:val="20"/>
              </w:rPr>
              <w:t>i</w:t>
            </w:r>
            <w:r w:rsidRPr="00005744">
              <w:rPr>
                <w:sz w:val="20"/>
                <w:szCs w:val="20"/>
              </w:rPr>
              <w:t>l</w:t>
            </w:r>
            <w:r>
              <w:rPr>
                <w:sz w:val="20"/>
                <w:szCs w:val="20"/>
              </w:rPr>
              <w:t>it</w:t>
            </w:r>
            <w:r w:rsidRPr="00005744">
              <w:rPr>
                <w:sz w:val="20"/>
                <w:szCs w:val="20"/>
              </w:rPr>
              <w:t>é</w:t>
            </w:r>
            <w:r w:rsidR="00005744" w:rsidRPr="00005744">
              <w:rPr>
                <w:sz w:val="20"/>
                <w:szCs w:val="20"/>
              </w:rPr>
              <w:t xml:space="preserve"> Fonctionnel</w:t>
            </w:r>
            <w:r>
              <w:rPr>
                <w:sz w:val="20"/>
                <w:szCs w:val="20"/>
              </w:rPr>
              <w:t>le</w:t>
            </w:r>
            <w:r w:rsidR="00005744" w:rsidRPr="00005744">
              <w:rPr>
                <w:sz w:val="20"/>
                <w:szCs w:val="20"/>
              </w:rPr>
              <w:t xml:space="preserve"> de l'Application</w:t>
            </w:r>
          </w:p>
        </w:tc>
      </w:tr>
      <w:tr w:rsidR="00005744" w:rsidRPr="00005744" w14:paraId="632E6D08" w14:textId="77777777" w:rsidTr="00874CB0">
        <w:trPr>
          <w:cantSplit/>
        </w:trPr>
        <w:tc>
          <w:tcPr>
            <w:tcW w:w="1437" w:type="dxa"/>
          </w:tcPr>
          <w:p w14:paraId="632E6D06" w14:textId="77777777" w:rsidR="00005744" w:rsidRPr="00005744" w:rsidRDefault="00005744" w:rsidP="008E3536">
            <w:pPr>
              <w:rPr>
                <w:sz w:val="20"/>
                <w:szCs w:val="20"/>
              </w:rPr>
            </w:pPr>
            <w:r w:rsidRPr="00005744">
              <w:rPr>
                <w:sz w:val="20"/>
                <w:szCs w:val="20"/>
              </w:rPr>
              <w:t>RGC</w:t>
            </w:r>
          </w:p>
        </w:tc>
        <w:tc>
          <w:tcPr>
            <w:tcW w:w="7858" w:type="dxa"/>
          </w:tcPr>
          <w:p w14:paraId="632E6D07" w14:textId="2B41A60A" w:rsidR="00005744" w:rsidRPr="00005744" w:rsidRDefault="00005744" w:rsidP="00AA1CD8">
            <w:pPr>
              <w:rPr>
                <w:sz w:val="20"/>
                <w:szCs w:val="20"/>
              </w:rPr>
            </w:pPr>
            <w:r w:rsidRPr="00005744">
              <w:rPr>
                <w:sz w:val="20"/>
                <w:szCs w:val="20"/>
              </w:rPr>
              <w:t>R</w:t>
            </w:r>
            <w:r w:rsidR="00AA1CD8">
              <w:rPr>
                <w:sz w:val="20"/>
                <w:szCs w:val="20"/>
              </w:rPr>
              <w:t>éférent</w:t>
            </w:r>
            <w:r w:rsidRPr="00005744">
              <w:rPr>
                <w:sz w:val="20"/>
                <w:szCs w:val="20"/>
              </w:rPr>
              <w:t xml:space="preserve"> de Gestion de Configuration (</w:t>
            </w:r>
            <w:r w:rsidR="00096C4E">
              <w:rPr>
                <w:sz w:val="20"/>
                <w:szCs w:val="20"/>
              </w:rPr>
              <w:t>de</w:t>
            </w:r>
            <w:r w:rsidRPr="00005744">
              <w:rPr>
                <w:sz w:val="20"/>
                <w:szCs w:val="20"/>
              </w:rPr>
              <w:t xml:space="preserve"> </w:t>
            </w:r>
            <w:r w:rsidR="00096C4E">
              <w:rPr>
                <w:sz w:val="20"/>
                <w:szCs w:val="20"/>
              </w:rPr>
              <w:t>l'</w:t>
            </w:r>
            <w:r w:rsidRPr="00005744">
              <w:rPr>
                <w:sz w:val="20"/>
                <w:szCs w:val="20"/>
              </w:rPr>
              <w:t>Application)</w:t>
            </w:r>
          </w:p>
        </w:tc>
      </w:tr>
      <w:tr w:rsidR="00096C4E" w:rsidRPr="00005744" w14:paraId="35F55E4C" w14:textId="77777777" w:rsidTr="00874CB0">
        <w:trPr>
          <w:cantSplit/>
        </w:trPr>
        <w:tc>
          <w:tcPr>
            <w:tcW w:w="1437" w:type="dxa"/>
          </w:tcPr>
          <w:p w14:paraId="7D8C6870" w14:textId="212F4D7F" w:rsidR="00096C4E" w:rsidRPr="00005744" w:rsidRDefault="00096C4E" w:rsidP="008E3536">
            <w:pPr>
              <w:rPr>
                <w:sz w:val="20"/>
                <w:szCs w:val="20"/>
              </w:rPr>
            </w:pPr>
            <w:r>
              <w:rPr>
                <w:sz w:val="20"/>
                <w:szCs w:val="20"/>
              </w:rPr>
              <w:t>RTC</w:t>
            </w:r>
          </w:p>
        </w:tc>
        <w:tc>
          <w:tcPr>
            <w:tcW w:w="7858" w:type="dxa"/>
          </w:tcPr>
          <w:p w14:paraId="0E8F9936" w14:textId="2EBCCA58" w:rsidR="00096C4E" w:rsidRPr="00005744" w:rsidRDefault="00096C4E" w:rsidP="008E3536">
            <w:pPr>
              <w:rPr>
                <w:sz w:val="20"/>
                <w:szCs w:val="20"/>
              </w:rPr>
            </w:pPr>
            <w:r>
              <w:rPr>
                <w:sz w:val="20"/>
                <w:szCs w:val="20"/>
              </w:rPr>
              <w:t>Responsable Technique de Configuration</w:t>
            </w:r>
          </w:p>
        </w:tc>
      </w:tr>
      <w:tr w:rsidR="00005744" w:rsidRPr="00005744" w14:paraId="632E6D0B" w14:textId="77777777" w:rsidTr="00874CB0">
        <w:trPr>
          <w:cantSplit/>
        </w:trPr>
        <w:tc>
          <w:tcPr>
            <w:tcW w:w="1437" w:type="dxa"/>
          </w:tcPr>
          <w:p w14:paraId="632E6D09" w14:textId="77777777" w:rsidR="00005744" w:rsidRPr="00005744" w:rsidRDefault="00005744" w:rsidP="008E3536">
            <w:pPr>
              <w:rPr>
                <w:sz w:val="20"/>
                <w:szCs w:val="20"/>
              </w:rPr>
            </w:pPr>
            <w:r w:rsidRPr="00005744">
              <w:rPr>
                <w:sz w:val="20"/>
                <w:szCs w:val="20"/>
              </w:rPr>
              <w:t>RGCT</w:t>
            </w:r>
          </w:p>
        </w:tc>
        <w:tc>
          <w:tcPr>
            <w:tcW w:w="7858" w:type="dxa"/>
          </w:tcPr>
          <w:p w14:paraId="632E6D0A" w14:textId="3D51E8F1" w:rsidR="00005744" w:rsidRPr="00005744" w:rsidRDefault="00005744" w:rsidP="00AA1CD8">
            <w:pPr>
              <w:rPr>
                <w:sz w:val="20"/>
                <w:szCs w:val="20"/>
              </w:rPr>
            </w:pPr>
            <w:r w:rsidRPr="00005744">
              <w:rPr>
                <w:sz w:val="20"/>
                <w:szCs w:val="20"/>
              </w:rPr>
              <w:t>R</w:t>
            </w:r>
            <w:r w:rsidR="00AA1CD8">
              <w:rPr>
                <w:sz w:val="20"/>
                <w:szCs w:val="20"/>
              </w:rPr>
              <w:t>éférent</w:t>
            </w:r>
            <w:r w:rsidRPr="00005744">
              <w:rPr>
                <w:sz w:val="20"/>
                <w:szCs w:val="20"/>
              </w:rPr>
              <w:t xml:space="preserve"> de Gestio</w:t>
            </w:r>
            <w:r w:rsidR="00AA1CD8">
              <w:rPr>
                <w:sz w:val="20"/>
                <w:szCs w:val="20"/>
              </w:rPr>
              <w:t>ns de Configurations Transverse</w:t>
            </w:r>
          </w:p>
        </w:tc>
      </w:tr>
      <w:tr w:rsidR="00005744" w:rsidRPr="00005744" w14:paraId="632E6D11" w14:textId="77777777" w:rsidTr="00874CB0">
        <w:trPr>
          <w:cantSplit/>
        </w:trPr>
        <w:tc>
          <w:tcPr>
            <w:tcW w:w="1437" w:type="dxa"/>
          </w:tcPr>
          <w:p w14:paraId="632E6D0F" w14:textId="77777777" w:rsidR="00005744" w:rsidRPr="00005744" w:rsidRDefault="00005744" w:rsidP="008E3536">
            <w:pPr>
              <w:rPr>
                <w:sz w:val="20"/>
                <w:szCs w:val="20"/>
              </w:rPr>
            </w:pPr>
            <w:r w:rsidRPr="00005744">
              <w:rPr>
                <w:sz w:val="20"/>
                <w:szCs w:val="20"/>
              </w:rPr>
              <w:t>TMA</w:t>
            </w:r>
          </w:p>
        </w:tc>
        <w:tc>
          <w:tcPr>
            <w:tcW w:w="7858" w:type="dxa"/>
          </w:tcPr>
          <w:p w14:paraId="632E6D10" w14:textId="77777777" w:rsidR="00005744" w:rsidRPr="00005744" w:rsidRDefault="00005744" w:rsidP="008E3536">
            <w:pPr>
              <w:rPr>
                <w:sz w:val="20"/>
                <w:szCs w:val="20"/>
              </w:rPr>
            </w:pPr>
            <w:r w:rsidRPr="00005744">
              <w:rPr>
                <w:sz w:val="20"/>
                <w:szCs w:val="20"/>
              </w:rPr>
              <w:t>Tierce Maintenance Applicative</w:t>
            </w:r>
          </w:p>
        </w:tc>
      </w:tr>
    </w:tbl>
    <w:p w14:paraId="632E6D12" w14:textId="77777777" w:rsidR="003A75DC" w:rsidRDefault="003A75DC" w:rsidP="009A4203">
      <w:pPr>
        <w:pStyle w:val="Titre2"/>
      </w:pPr>
      <w:bookmarkStart w:id="90" w:name="_Toc526261876"/>
      <w:r>
        <w:t>Références documentaires</w:t>
      </w:r>
      <w:bookmarkEnd w:id="90"/>
    </w:p>
    <w:p w14:paraId="0CDA0AC0" w14:textId="4CFEA255" w:rsidR="00305D73" w:rsidRPr="00305D73" w:rsidRDefault="00305D73" w:rsidP="00305D73">
      <w:pPr>
        <w:rPr>
          <w:rFonts w:ascii="Century Schoolbook" w:hAnsi="Century Schoolbook"/>
          <w:vanish/>
          <w:color w:val="C00000"/>
          <w:sz w:val="20"/>
          <w:szCs w:val="18"/>
        </w:rPr>
      </w:pPr>
      <w:r w:rsidRPr="00305D73">
        <w:rPr>
          <w:rFonts w:ascii="Century Schoolbook" w:hAnsi="Century Schoolbook"/>
          <w:vanish/>
          <w:color w:val="C00000"/>
          <w:sz w:val="20"/>
          <w:szCs w:val="18"/>
        </w:rPr>
        <w:t>Supprimer les références documentaires inutiles</w:t>
      </w:r>
    </w:p>
    <w:tbl>
      <w:tblPr>
        <w:tblStyle w:val="Grilledutableau"/>
        <w:tblW w:w="0" w:type="auto"/>
        <w:tblInd w:w="108" w:type="dxa"/>
        <w:tblLayout w:type="fixed"/>
        <w:tblLook w:val="04A0" w:firstRow="1" w:lastRow="0" w:firstColumn="1" w:lastColumn="0" w:noHBand="0" w:noVBand="1"/>
      </w:tblPr>
      <w:tblGrid>
        <w:gridCol w:w="1276"/>
        <w:gridCol w:w="8100"/>
      </w:tblGrid>
      <w:tr w:rsidR="003A75DC" w:rsidRPr="00005744" w14:paraId="632E6D15" w14:textId="77777777" w:rsidTr="00305D73">
        <w:trPr>
          <w:cantSplit/>
          <w:tblHeader/>
        </w:trPr>
        <w:tc>
          <w:tcPr>
            <w:tcW w:w="1276" w:type="dxa"/>
            <w:shd w:val="clear" w:color="auto" w:fill="D9D9D9" w:themeFill="background1" w:themeFillShade="D9"/>
          </w:tcPr>
          <w:p w14:paraId="632E6D13" w14:textId="77777777" w:rsidR="003A75DC" w:rsidRPr="00005744" w:rsidRDefault="003A75DC" w:rsidP="00A9377B">
            <w:pPr>
              <w:jc w:val="center"/>
              <w:rPr>
                <w:b/>
                <w:sz w:val="20"/>
                <w:szCs w:val="20"/>
              </w:rPr>
            </w:pPr>
            <w:r>
              <w:rPr>
                <w:b/>
                <w:sz w:val="20"/>
                <w:szCs w:val="20"/>
              </w:rPr>
              <w:t>Document</w:t>
            </w:r>
          </w:p>
        </w:tc>
        <w:tc>
          <w:tcPr>
            <w:tcW w:w="8100" w:type="dxa"/>
            <w:shd w:val="clear" w:color="auto" w:fill="D9D9D9" w:themeFill="background1" w:themeFillShade="D9"/>
          </w:tcPr>
          <w:p w14:paraId="632E6D14" w14:textId="77777777" w:rsidR="003A75DC" w:rsidRPr="00005744" w:rsidRDefault="003A75DC" w:rsidP="00A9377B">
            <w:pPr>
              <w:jc w:val="center"/>
              <w:rPr>
                <w:b/>
                <w:sz w:val="20"/>
                <w:szCs w:val="20"/>
              </w:rPr>
            </w:pPr>
            <w:r>
              <w:rPr>
                <w:b/>
                <w:sz w:val="20"/>
                <w:szCs w:val="20"/>
              </w:rPr>
              <w:t>Localisation</w:t>
            </w:r>
          </w:p>
        </w:tc>
      </w:tr>
      <w:tr w:rsidR="003A75DC" w:rsidRPr="00005744" w14:paraId="632E6D18" w14:textId="77777777" w:rsidTr="00305D73">
        <w:trPr>
          <w:cantSplit/>
        </w:trPr>
        <w:tc>
          <w:tcPr>
            <w:tcW w:w="1276" w:type="dxa"/>
          </w:tcPr>
          <w:p w14:paraId="632E6D16" w14:textId="77777777" w:rsidR="003A75DC" w:rsidRPr="00305D73" w:rsidRDefault="003A75DC" w:rsidP="00A9377B">
            <w:pPr>
              <w:rPr>
                <w:sz w:val="18"/>
                <w:szCs w:val="20"/>
              </w:rPr>
            </w:pPr>
            <w:r w:rsidRPr="00305D73">
              <w:rPr>
                <w:sz w:val="18"/>
                <w:szCs w:val="20"/>
              </w:rPr>
              <w:t>Cartographie Documentaire</w:t>
            </w:r>
          </w:p>
        </w:tc>
        <w:tc>
          <w:tcPr>
            <w:tcW w:w="8100" w:type="dxa"/>
          </w:tcPr>
          <w:p w14:paraId="632E6D17" w14:textId="2F5CDE63" w:rsidR="003A75DC" w:rsidRPr="008B439C" w:rsidRDefault="001456C2" w:rsidP="00A9377B">
            <w:pPr>
              <w:rPr>
                <w:sz w:val="16"/>
                <w:szCs w:val="16"/>
              </w:rPr>
            </w:pPr>
            <w:hyperlink r:id="rId36" w:history="1">
              <w:r w:rsidR="00BE49C7" w:rsidRPr="00BE49C7">
                <w:rPr>
                  <w:rStyle w:val="Lienhypertexte"/>
                  <w:sz w:val="16"/>
                  <w:szCs w:val="16"/>
                </w:rPr>
                <w:t>https://cyou-cardif-assurance.is.echonet/rooms/PROQual/Methodes/Guides/FR/Cartographie_Documentaire.pdf</w:t>
              </w:r>
            </w:hyperlink>
          </w:p>
        </w:tc>
      </w:tr>
      <w:tr w:rsidR="003A75DC" w:rsidRPr="00005744" w14:paraId="632E6D1D" w14:textId="77777777" w:rsidTr="00305D73">
        <w:trPr>
          <w:cantSplit/>
        </w:trPr>
        <w:tc>
          <w:tcPr>
            <w:tcW w:w="1276" w:type="dxa"/>
          </w:tcPr>
          <w:p w14:paraId="632E6D19" w14:textId="77777777" w:rsidR="00083BB0" w:rsidRPr="00305D73" w:rsidRDefault="00083BB0" w:rsidP="00083BB0">
            <w:pPr>
              <w:rPr>
                <w:sz w:val="18"/>
                <w:szCs w:val="20"/>
              </w:rPr>
            </w:pPr>
            <w:r w:rsidRPr="00305D73">
              <w:rPr>
                <w:sz w:val="18"/>
                <w:szCs w:val="20"/>
              </w:rPr>
              <w:t>GESTION DE CONFIGURATIONS</w:t>
            </w:r>
          </w:p>
          <w:p w14:paraId="632E6D1A" w14:textId="77777777" w:rsidR="003A75DC" w:rsidRPr="00305D73" w:rsidRDefault="00083BB0" w:rsidP="00083BB0">
            <w:pPr>
              <w:rPr>
                <w:sz w:val="18"/>
                <w:szCs w:val="20"/>
              </w:rPr>
            </w:pPr>
            <w:r w:rsidRPr="00305D73">
              <w:rPr>
                <w:sz w:val="18"/>
                <w:szCs w:val="20"/>
              </w:rPr>
              <w:t>Règles, Normes &amp; Standards</w:t>
            </w:r>
          </w:p>
        </w:tc>
        <w:tc>
          <w:tcPr>
            <w:tcW w:w="8100" w:type="dxa"/>
          </w:tcPr>
          <w:p w14:paraId="632E6D1B" w14:textId="77777777" w:rsidR="00983151" w:rsidRPr="008B439C" w:rsidRDefault="001456C2" w:rsidP="00A9377B">
            <w:pPr>
              <w:rPr>
                <w:sz w:val="16"/>
                <w:szCs w:val="16"/>
              </w:rPr>
            </w:pPr>
            <w:hyperlink r:id="rId37" w:history="1">
              <w:r w:rsidR="008B439C" w:rsidRPr="008B439C">
                <w:rPr>
                  <w:rStyle w:val="Lienhypertexte"/>
                  <w:sz w:val="16"/>
                  <w:szCs w:val="16"/>
                </w:rPr>
                <w:t>https://cyou-cardif-assurance.is.echonet/communities/GlobalConfigurationLeague/Pages/home.aspx</w:t>
              </w:r>
            </w:hyperlink>
          </w:p>
          <w:p w14:paraId="632E6D1C" w14:textId="77777777" w:rsidR="008B439C" w:rsidRPr="008B439C" w:rsidRDefault="008B439C" w:rsidP="00A9377B">
            <w:pPr>
              <w:rPr>
                <w:sz w:val="16"/>
                <w:szCs w:val="16"/>
              </w:rPr>
            </w:pPr>
            <w:r w:rsidRPr="008B439C">
              <w:rPr>
                <w:sz w:val="16"/>
                <w:szCs w:val="16"/>
              </w:rPr>
              <w:t>Menu "Règles"</w:t>
            </w:r>
          </w:p>
        </w:tc>
      </w:tr>
      <w:tr w:rsidR="003A75DC" w:rsidRPr="00005744" w14:paraId="632E6D20" w14:textId="77777777" w:rsidTr="00305D73">
        <w:trPr>
          <w:cantSplit/>
        </w:trPr>
        <w:tc>
          <w:tcPr>
            <w:tcW w:w="1276" w:type="dxa"/>
          </w:tcPr>
          <w:p w14:paraId="632E6D1E" w14:textId="489304B4" w:rsidR="003A75DC" w:rsidRPr="00305D73" w:rsidRDefault="00BE49C7" w:rsidP="00A9377B">
            <w:pPr>
              <w:rPr>
                <w:sz w:val="18"/>
                <w:szCs w:val="20"/>
              </w:rPr>
            </w:pPr>
            <w:r w:rsidRPr="00305D73">
              <w:rPr>
                <w:sz w:val="18"/>
                <w:szCs w:val="20"/>
              </w:rPr>
              <w:t>PGCD : Plan de Gestion de Configuration Documentaire</w:t>
            </w:r>
          </w:p>
        </w:tc>
        <w:tc>
          <w:tcPr>
            <w:tcW w:w="8100" w:type="dxa"/>
          </w:tcPr>
          <w:p w14:paraId="632E6D1F" w14:textId="4B285684" w:rsidR="003A75DC" w:rsidRPr="002658BD" w:rsidRDefault="002658BD" w:rsidP="00A9377B">
            <w:pPr>
              <w:rPr>
                <w:sz w:val="16"/>
                <w:szCs w:val="16"/>
              </w:rPr>
            </w:pPr>
            <w:r w:rsidRPr="00305D73">
              <w:rPr>
                <w:rStyle w:val="Lienhypertexte"/>
                <w:sz w:val="16"/>
                <w:szCs w:val="16"/>
              </w:rPr>
              <w:t>https://cyou-cardif-assurance.is.echonet/rooms/PROQual/Methodes/Template/FR/Plan_Gestion_Documentaire.docx</w:t>
            </w:r>
          </w:p>
        </w:tc>
      </w:tr>
      <w:tr w:rsidR="003A75DC" w:rsidRPr="00005744" w14:paraId="632E6D23" w14:textId="77777777" w:rsidTr="00305D73">
        <w:trPr>
          <w:cantSplit/>
        </w:trPr>
        <w:tc>
          <w:tcPr>
            <w:tcW w:w="1276" w:type="dxa"/>
          </w:tcPr>
          <w:p w14:paraId="632E6D21" w14:textId="77777777" w:rsidR="003A75DC" w:rsidRPr="00305D73" w:rsidRDefault="002B7572" w:rsidP="002B7572">
            <w:pPr>
              <w:rPr>
                <w:sz w:val="18"/>
                <w:szCs w:val="20"/>
              </w:rPr>
            </w:pPr>
            <w:r w:rsidRPr="00305D73">
              <w:rPr>
                <w:sz w:val="18"/>
                <w:szCs w:val="20"/>
              </w:rPr>
              <w:t xml:space="preserve">Liste des Livrables </w:t>
            </w:r>
          </w:p>
        </w:tc>
        <w:tc>
          <w:tcPr>
            <w:tcW w:w="8100" w:type="dxa"/>
          </w:tcPr>
          <w:p w14:paraId="632E6D22" w14:textId="77777777" w:rsidR="003A75DC" w:rsidRPr="008B439C" w:rsidRDefault="001456C2" w:rsidP="00A9377B">
            <w:pPr>
              <w:rPr>
                <w:sz w:val="16"/>
                <w:szCs w:val="16"/>
              </w:rPr>
            </w:pPr>
            <w:hyperlink r:id="rId38" w:history="1">
              <w:r w:rsidR="002B7572" w:rsidRPr="008B439C">
                <w:rPr>
                  <w:rStyle w:val="Lienhypertexte"/>
                  <w:sz w:val="16"/>
                  <w:szCs w:val="16"/>
                </w:rPr>
                <w:t>http://cardif-harmonie.is.echonet/main.php?ctx=LIV_N&amp;lg=FR</w:t>
              </w:r>
            </w:hyperlink>
          </w:p>
        </w:tc>
      </w:tr>
      <w:tr w:rsidR="003A75DC" w:rsidRPr="00005744" w14:paraId="632E6D26" w14:textId="77777777" w:rsidTr="00305D73">
        <w:trPr>
          <w:cantSplit/>
        </w:trPr>
        <w:tc>
          <w:tcPr>
            <w:tcW w:w="1276" w:type="dxa"/>
          </w:tcPr>
          <w:p w14:paraId="632E6D24" w14:textId="77777777" w:rsidR="003A75DC" w:rsidRPr="00305D73" w:rsidRDefault="00EA7E3F" w:rsidP="00A9377B">
            <w:pPr>
              <w:rPr>
                <w:sz w:val="18"/>
                <w:szCs w:val="20"/>
              </w:rPr>
            </w:pPr>
            <w:r w:rsidRPr="00305D73">
              <w:rPr>
                <w:sz w:val="18"/>
                <w:szCs w:val="20"/>
              </w:rPr>
              <w:t>Etude Automatisation CTLM - EdB Dev</w:t>
            </w:r>
          </w:p>
        </w:tc>
        <w:bookmarkStart w:id="91" w:name="_MON_1577111703"/>
        <w:bookmarkEnd w:id="91"/>
        <w:tc>
          <w:tcPr>
            <w:tcW w:w="8100" w:type="dxa"/>
          </w:tcPr>
          <w:p w14:paraId="632E6D25" w14:textId="77777777" w:rsidR="003A75DC" w:rsidRPr="00005744" w:rsidRDefault="00EA7E3F" w:rsidP="00A9377B">
            <w:pPr>
              <w:rPr>
                <w:sz w:val="20"/>
                <w:szCs w:val="20"/>
              </w:rPr>
            </w:pPr>
            <w:r>
              <w:rPr>
                <w:sz w:val="20"/>
                <w:szCs w:val="20"/>
              </w:rPr>
              <w:object w:dxaOrig="1531" w:dyaOrig="990" w14:anchorId="632E6D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pt;height:50.3pt" o:ole="">
                  <v:imagedata r:id="rId39" o:title=""/>
                </v:shape>
                <o:OLEObject Type="Embed" ProgID="PowerPoint.Show.12" ShapeID="_x0000_i1025" DrawAspect="Icon" ObjectID="_1642515663" r:id="rId40"/>
              </w:object>
            </w:r>
          </w:p>
        </w:tc>
      </w:tr>
      <w:tr w:rsidR="003A75DC" w:rsidRPr="00005744" w14:paraId="632E6D29" w14:textId="77777777" w:rsidTr="00305D73">
        <w:trPr>
          <w:cantSplit/>
        </w:trPr>
        <w:tc>
          <w:tcPr>
            <w:tcW w:w="1276" w:type="dxa"/>
          </w:tcPr>
          <w:p w14:paraId="632E6D27" w14:textId="77777777" w:rsidR="003A75DC" w:rsidRPr="00305D73" w:rsidRDefault="00750116" w:rsidP="00A9377B">
            <w:pPr>
              <w:rPr>
                <w:sz w:val="18"/>
                <w:szCs w:val="20"/>
              </w:rPr>
            </w:pPr>
            <w:r w:rsidRPr="00305D73">
              <w:rPr>
                <w:sz w:val="18"/>
                <w:szCs w:val="20"/>
              </w:rPr>
              <w:t>Recommandations et Normes pour les ETUDES.doc</w:t>
            </w:r>
          </w:p>
        </w:tc>
        <w:bookmarkStart w:id="92" w:name="_MON_1578381987"/>
        <w:bookmarkEnd w:id="92"/>
        <w:tc>
          <w:tcPr>
            <w:tcW w:w="8100" w:type="dxa"/>
          </w:tcPr>
          <w:p w14:paraId="632E6D28" w14:textId="77777777" w:rsidR="003A75DC" w:rsidRPr="00005744" w:rsidRDefault="00750116" w:rsidP="00A9377B">
            <w:pPr>
              <w:rPr>
                <w:sz w:val="20"/>
                <w:szCs w:val="20"/>
              </w:rPr>
            </w:pPr>
            <w:r>
              <w:rPr>
                <w:sz w:val="20"/>
                <w:szCs w:val="20"/>
              </w:rPr>
              <w:object w:dxaOrig="1531" w:dyaOrig="990" w14:anchorId="632E6DE6">
                <v:shape id="_x0000_i1026" type="#_x0000_t75" style="width:77.1pt;height:50.3pt" o:ole="">
                  <v:imagedata r:id="rId41" o:title=""/>
                </v:shape>
                <o:OLEObject Type="Embed" ProgID="Word.Document.8" ShapeID="_x0000_i1026" DrawAspect="Icon" ObjectID="_1642515664" r:id="rId42">
                  <o:FieldCodes>\s</o:FieldCodes>
                </o:OLEObject>
              </w:object>
            </w:r>
          </w:p>
        </w:tc>
      </w:tr>
      <w:tr w:rsidR="003A75DC" w:rsidRPr="00005744" w14:paraId="632E6D2C" w14:textId="77777777" w:rsidTr="00305D73">
        <w:trPr>
          <w:cantSplit/>
        </w:trPr>
        <w:tc>
          <w:tcPr>
            <w:tcW w:w="1276" w:type="dxa"/>
          </w:tcPr>
          <w:p w14:paraId="632E6D2A" w14:textId="77777777" w:rsidR="003A75DC" w:rsidRPr="00305D73" w:rsidRDefault="00075D93" w:rsidP="00A9377B">
            <w:pPr>
              <w:rPr>
                <w:sz w:val="18"/>
                <w:szCs w:val="20"/>
              </w:rPr>
            </w:pPr>
            <w:r w:rsidRPr="00305D73">
              <w:rPr>
                <w:sz w:val="18"/>
                <w:szCs w:val="20"/>
              </w:rPr>
              <w:t>Normes de dénomination des Applications sous ALM</w:t>
            </w:r>
          </w:p>
        </w:tc>
        <w:tc>
          <w:tcPr>
            <w:tcW w:w="8100" w:type="dxa"/>
          </w:tcPr>
          <w:p w14:paraId="632E6D2B" w14:textId="77777777" w:rsidR="003A75DC" w:rsidRPr="00005744" w:rsidRDefault="003A75DC" w:rsidP="00A9377B">
            <w:pPr>
              <w:rPr>
                <w:sz w:val="20"/>
                <w:szCs w:val="20"/>
              </w:rPr>
            </w:pPr>
          </w:p>
        </w:tc>
      </w:tr>
    </w:tbl>
    <w:p w14:paraId="632E6D42" w14:textId="77777777" w:rsidR="003A75DC" w:rsidRPr="003A75DC" w:rsidRDefault="003A75DC" w:rsidP="003A75DC"/>
    <w:p w14:paraId="632E6D43" w14:textId="0DA931DA" w:rsidR="009D2068" w:rsidRPr="00DC4DB6" w:rsidRDefault="00F24890" w:rsidP="009A4203">
      <w:pPr>
        <w:pStyle w:val="Titre2"/>
      </w:pPr>
      <w:bookmarkStart w:id="93" w:name="_Toc526261877"/>
      <w:r w:rsidRPr="00DC4DB6">
        <w:t xml:space="preserve">Rôles </w:t>
      </w:r>
      <w:r>
        <w:t>et</w:t>
      </w:r>
      <w:r w:rsidR="00A8533F">
        <w:t xml:space="preserve"> Activités </w:t>
      </w:r>
      <w:r w:rsidR="00A675C9" w:rsidRPr="00DC4DB6">
        <w:t>GC</w:t>
      </w:r>
      <w:bookmarkEnd w:id="89"/>
      <w:bookmarkEnd w:id="93"/>
    </w:p>
    <w:p w14:paraId="632E6D44" w14:textId="77777777" w:rsidR="00F7570F" w:rsidRDefault="00A675C9" w:rsidP="00A675C9">
      <w:pPr>
        <w:rPr>
          <w:sz w:val="21"/>
        </w:rPr>
      </w:pPr>
      <w:r w:rsidRPr="00DC4DB6">
        <w:t xml:space="preserve">Les rôles </w:t>
      </w:r>
      <w:r w:rsidR="00F16BFD" w:rsidRPr="00DC4DB6">
        <w:t xml:space="preserve">des acteurs de la gestion de configurations </w:t>
      </w:r>
      <w:r w:rsidRPr="00DC4DB6">
        <w:t>sont décrits</w:t>
      </w:r>
      <w:r w:rsidR="00D91564" w:rsidRPr="00DC4DB6">
        <w:t xml:space="preserve"> ici</w:t>
      </w:r>
      <w:r w:rsidRPr="00DC4DB6">
        <w:t xml:space="preserve"> selon leurs respon</w:t>
      </w:r>
      <w:r w:rsidR="009C701E">
        <w:t>sabilités et activités</w:t>
      </w:r>
      <w:r w:rsidR="00872A8E">
        <w:t xml:space="preserve">. </w:t>
      </w:r>
      <w:r w:rsidR="00F7570F" w:rsidRPr="00F7570F">
        <w:rPr>
          <w:sz w:val="21"/>
        </w:rPr>
        <w:t>Les acteurs prenant en charge un ou plusieurs de ces rôles sont précisés au § I.A.2</w:t>
      </w:r>
    </w:p>
    <w:p w14:paraId="632E6D45" w14:textId="77777777" w:rsidR="00F352B0" w:rsidRPr="006000DA" w:rsidRDefault="00F352B0" w:rsidP="00F352B0">
      <w:pPr>
        <w:rPr>
          <w:rFonts w:ascii="Century Schoolbook" w:hAnsi="Century Schoolbook"/>
          <w:vanish/>
          <w:color w:val="C00000"/>
          <w:sz w:val="20"/>
          <w:szCs w:val="18"/>
        </w:rPr>
      </w:pPr>
      <w:r w:rsidRPr="006000DA">
        <w:rPr>
          <w:rFonts w:ascii="Century Schoolbook" w:hAnsi="Century Schoolbook"/>
          <w:vanish/>
          <w:color w:val="C00000"/>
          <w:sz w:val="20"/>
          <w:szCs w:val="18"/>
        </w:rPr>
        <w:t>Vérifier la cohérence et complétude avec le tableau du §II.C.3</w:t>
      </w:r>
    </w:p>
    <w:p w14:paraId="632E6D46" w14:textId="77777777" w:rsidR="00F352B0" w:rsidRDefault="00F352B0" w:rsidP="00A675C9">
      <w:pPr>
        <w:rPr>
          <w:i/>
          <w:sz w:val="21"/>
        </w:rPr>
      </w:pPr>
    </w:p>
    <w:p w14:paraId="632E6D47" w14:textId="77777777" w:rsidR="00F7570F" w:rsidRDefault="00F7570F" w:rsidP="0005799B">
      <w:pPr>
        <w:tabs>
          <w:tab w:val="left" w:pos="709"/>
        </w:tabs>
        <w:ind w:left="66"/>
        <w:rPr>
          <w:rFonts w:ascii="Century Schoolbook" w:hAnsi="Century Schoolbook"/>
          <w:vanish/>
          <w:color w:val="C00000"/>
          <w:sz w:val="20"/>
          <w:szCs w:val="18"/>
        </w:rPr>
      </w:pPr>
      <w:r w:rsidRPr="0005799B">
        <w:rPr>
          <w:rFonts w:ascii="Century Schoolbook" w:hAnsi="Century Schoolbook"/>
          <w:vanish/>
          <w:color w:val="C00000"/>
          <w:sz w:val="20"/>
          <w:szCs w:val="18"/>
        </w:rPr>
        <w:t>NB: les rôles en gestion de configuration ne corres</w:t>
      </w:r>
      <w:r w:rsidR="00F352B0">
        <w:rPr>
          <w:rFonts w:ascii="Century Schoolbook" w:hAnsi="Century Schoolbook"/>
          <w:vanish/>
          <w:color w:val="C00000"/>
          <w:sz w:val="20"/>
          <w:szCs w:val="18"/>
        </w:rPr>
        <w:t>pondent pas à des fonctions RH.</w:t>
      </w:r>
    </w:p>
    <w:p w14:paraId="632E6D48" w14:textId="77777777" w:rsidR="00F352B0" w:rsidRPr="0005799B" w:rsidRDefault="00F352B0" w:rsidP="0005799B">
      <w:pPr>
        <w:tabs>
          <w:tab w:val="left" w:pos="709"/>
        </w:tabs>
        <w:ind w:left="66"/>
        <w:rPr>
          <w:rFonts w:ascii="Century Schoolbook" w:hAnsi="Century Schoolbook"/>
          <w:vanish/>
          <w:color w:val="C00000"/>
          <w:sz w:val="20"/>
          <w:szCs w:val="18"/>
        </w:rPr>
      </w:pPr>
    </w:p>
    <w:tbl>
      <w:tblPr>
        <w:tblStyle w:val="Grilledutableau"/>
        <w:tblW w:w="0" w:type="auto"/>
        <w:tblInd w:w="108" w:type="dxa"/>
        <w:tblLayout w:type="fixed"/>
        <w:tblLook w:val="04A0" w:firstRow="1" w:lastRow="0" w:firstColumn="1" w:lastColumn="0" w:noHBand="0" w:noVBand="1"/>
      </w:tblPr>
      <w:tblGrid>
        <w:gridCol w:w="2268"/>
        <w:gridCol w:w="1843"/>
        <w:gridCol w:w="3686"/>
        <w:gridCol w:w="1498"/>
      </w:tblGrid>
      <w:tr w:rsidR="00EA7159" w:rsidRPr="00DC4DB6" w14:paraId="632E6D4E" w14:textId="77777777" w:rsidTr="00305D73">
        <w:trPr>
          <w:cantSplit/>
          <w:trHeight w:val="284"/>
          <w:tblHeader/>
        </w:trPr>
        <w:tc>
          <w:tcPr>
            <w:tcW w:w="2268" w:type="dxa"/>
            <w:shd w:val="clear" w:color="auto" w:fill="D9D9D9" w:themeFill="background1" w:themeFillShade="D9"/>
          </w:tcPr>
          <w:p w14:paraId="64030A83" w14:textId="77777777" w:rsidR="003B7177" w:rsidRDefault="00A8533F" w:rsidP="008E3536">
            <w:pPr>
              <w:jc w:val="center"/>
              <w:rPr>
                <w:b/>
                <w:sz w:val="20"/>
              </w:rPr>
            </w:pPr>
            <w:r>
              <w:rPr>
                <w:b/>
                <w:sz w:val="20"/>
              </w:rPr>
              <w:lastRenderedPageBreak/>
              <w:t>Parties</w:t>
            </w:r>
          </w:p>
          <w:p w14:paraId="632E6D49" w14:textId="658BD9B9" w:rsidR="00A8533F" w:rsidRDefault="00A8533F" w:rsidP="008E3536">
            <w:pPr>
              <w:jc w:val="center"/>
              <w:rPr>
                <w:b/>
                <w:sz w:val="20"/>
              </w:rPr>
            </w:pPr>
            <w:r>
              <w:rPr>
                <w:b/>
                <w:sz w:val="20"/>
              </w:rPr>
              <w:t>Prenantes</w:t>
            </w:r>
          </w:p>
        </w:tc>
        <w:tc>
          <w:tcPr>
            <w:tcW w:w="1843" w:type="dxa"/>
            <w:shd w:val="clear" w:color="auto" w:fill="D9D9D9" w:themeFill="background1" w:themeFillShade="D9"/>
          </w:tcPr>
          <w:p w14:paraId="04DF4065" w14:textId="77777777" w:rsidR="003B7177" w:rsidRDefault="00A8533F" w:rsidP="008E3536">
            <w:pPr>
              <w:jc w:val="center"/>
              <w:rPr>
                <w:b/>
                <w:sz w:val="20"/>
              </w:rPr>
            </w:pPr>
            <w:r>
              <w:rPr>
                <w:b/>
                <w:sz w:val="20"/>
              </w:rPr>
              <w:t>Rôle</w:t>
            </w:r>
          </w:p>
          <w:p w14:paraId="632E6D4A" w14:textId="412C6AE5" w:rsidR="00A8533F" w:rsidRPr="00DC4DB6" w:rsidRDefault="00A8533F" w:rsidP="008E3536">
            <w:pPr>
              <w:jc w:val="center"/>
              <w:rPr>
                <w:b/>
                <w:sz w:val="20"/>
              </w:rPr>
            </w:pPr>
            <w:r>
              <w:rPr>
                <w:b/>
                <w:sz w:val="20"/>
              </w:rPr>
              <w:t>GC</w:t>
            </w:r>
          </w:p>
        </w:tc>
        <w:tc>
          <w:tcPr>
            <w:tcW w:w="3686" w:type="dxa"/>
            <w:shd w:val="clear" w:color="auto" w:fill="D9D9D9" w:themeFill="background1" w:themeFillShade="D9"/>
          </w:tcPr>
          <w:p w14:paraId="353CAA7D" w14:textId="600DA11D" w:rsidR="003B7177" w:rsidRDefault="00A8533F" w:rsidP="008E3536">
            <w:pPr>
              <w:jc w:val="center"/>
              <w:rPr>
                <w:b/>
                <w:sz w:val="20"/>
              </w:rPr>
            </w:pPr>
            <w:r w:rsidRPr="00DC4DB6">
              <w:rPr>
                <w:b/>
                <w:sz w:val="20"/>
              </w:rPr>
              <w:t>Activités</w:t>
            </w:r>
            <w:r>
              <w:rPr>
                <w:b/>
                <w:sz w:val="20"/>
              </w:rPr>
              <w:t xml:space="preserve"> GC</w:t>
            </w:r>
          </w:p>
          <w:p w14:paraId="108392ED" w14:textId="7FD686EC" w:rsidR="003B7177" w:rsidRDefault="003B7177" w:rsidP="008E3536">
            <w:pPr>
              <w:jc w:val="center"/>
              <w:rPr>
                <w:b/>
                <w:sz w:val="20"/>
              </w:rPr>
            </w:pPr>
            <w:r>
              <w:rPr>
                <w:b/>
                <w:sz w:val="20"/>
              </w:rPr>
              <w:t>E</w:t>
            </w:r>
            <w:r w:rsidR="00A8533F">
              <w:rPr>
                <w:b/>
                <w:sz w:val="20"/>
              </w:rPr>
              <w:t>t</w:t>
            </w:r>
          </w:p>
          <w:p w14:paraId="632E6D4B" w14:textId="05EAD225" w:rsidR="00A8533F" w:rsidRPr="00DC4DB6" w:rsidRDefault="00A8533F" w:rsidP="008E3536">
            <w:pPr>
              <w:jc w:val="center"/>
              <w:rPr>
                <w:b/>
                <w:sz w:val="20"/>
              </w:rPr>
            </w:pPr>
            <w:r w:rsidRPr="00DC4DB6">
              <w:rPr>
                <w:b/>
                <w:sz w:val="20"/>
              </w:rPr>
              <w:t>Responsabilité</w:t>
            </w:r>
            <w:r>
              <w:rPr>
                <w:b/>
                <w:sz w:val="20"/>
              </w:rPr>
              <w:t xml:space="preserve"> GC</w:t>
            </w:r>
          </w:p>
        </w:tc>
        <w:tc>
          <w:tcPr>
            <w:tcW w:w="1498" w:type="dxa"/>
            <w:shd w:val="clear" w:color="auto" w:fill="D9D9D9" w:themeFill="background1" w:themeFillShade="D9"/>
          </w:tcPr>
          <w:p w14:paraId="632E6D4C" w14:textId="77777777" w:rsidR="00A8533F" w:rsidRPr="001D5363" w:rsidRDefault="00A8533F" w:rsidP="00A8533F">
            <w:pPr>
              <w:tabs>
                <w:tab w:val="left" w:pos="1925"/>
              </w:tabs>
              <w:jc w:val="center"/>
              <w:rPr>
                <w:sz w:val="18"/>
                <w:szCs w:val="18"/>
              </w:rPr>
            </w:pPr>
            <w:r w:rsidRPr="001D5363">
              <w:rPr>
                <w:sz w:val="18"/>
                <w:szCs w:val="18"/>
              </w:rPr>
              <w:t>RACI</w:t>
            </w:r>
            <w:r>
              <w:rPr>
                <w:sz w:val="18"/>
                <w:szCs w:val="18"/>
              </w:rPr>
              <w:t xml:space="preserve"> par rapport aux Configurations</w:t>
            </w:r>
          </w:p>
          <w:p w14:paraId="632E6D4D" w14:textId="1C8C8B8B" w:rsidR="00A8533F" w:rsidRPr="00DC4DB6" w:rsidRDefault="00A8533F" w:rsidP="00A8533F">
            <w:pPr>
              <w:jc w:val="center"/>
              <w:rPr>
                <w:b/>
                <w:sz w:val="20"/>
              </w:rPr>
            </w:pPr>
            <w:r w:rsidRPr="001D5363">
              <w:rPr>
                <w:sz w:val="18"/>
                <w:szCs w:val="18"/>
              </w:rPr>
              <w:t>(Réalise - Autorité - Con</w:t>
            </w:r>
            <w:r w:rsidR="00D445B7">
              <w:rPr>
                <w:sz w:val="18"/>
                <w:szCs w:val="18"/>
              </w:rPr>
              <w:t>tributeur</w:t>
            </w:r>
            <w:r w:rsidRPr="001D5363">
              <w:rPr>
                <w:sz w:val="18"/>
                <w:szCs w:val="18"/>
              </w:rPr>
              <w:t xml:space="preserve"> - Informé).</w:t>
            </w:r>
          </w:p>
        </w:tc>
      </w:tr>
      <w:tr w:rsidR="002658BD" w:rsidRPr="00DC4DB6" w14:paraId="632E6D56" w14:textId="77777777" w:rsidTr="00336DAD">
        <w:trPr>
          <w:cantSplit/>
          <w:trHeight w:val="284"/>
        </w:trPr>
        <w:tc>
          <w:tcPr>
            <w:tcW w:w="2268" w:type="dxa"/>
            <w:vMerge w:val="restart"/>
          </w:tcPr>
          <w:p w14:paraId="632E6D4F" w14:textId="20B8704B" w:rsidR="002658BD" w:rsidRDefault="002658BD">
            <w:pPr>
              <w:ind w:left="34"/>
              <w:rPr>
                <w:sz w:val="20"/>
              </w:rPr>
            </w:pPr>
            <w:r>
              <w:rPr>
                <w:sz w:val="20"/>
              </w:rPr>
              <w:t xml:space="preserve">RA </w:t>
            </w:r>
          </w:p>
        </w:tc>
        <w:tc>
          <w:tcPr>
            <w:tcW w:w="1843" w:type="dxa"/>
            <w:vMerge w:val="restart"/>
          </w:tcPr>
          <w:p w14:paraId="632E6D50" w14:textId="2A6D06F7" w:rsidR="002658BD" w:rsidRPr="00DC4DB6" w:rsidRDefault="002658BD">
            <w:pPr>
              <w:ind w:left="34"/>
              <w:rPr>
                <w:sz w:val="20"/>
              </w:rPr>
            </w:pPr>
            <w:r>
              <w:rPr>
                <w:sz w:val="20"/>
              </w:rPr>
              <w:t>RGC</w:t>
            </w:r>
          </w:p>
        </w:tc>
        <w:tc>
          <w:tcPr>
            <w:tcW w:w="3686" w:type="dxa"/>
          </w:tcPr>
          <w:p w14:paraId="632E6D51" w14:textId="77777777" w:rsidR="002658BD" w:rsidRPr="00DC4DB6" w:rsidRDefault="002658BD" w:rsidP="00C47A77">
            <w:pPr>
              <w:pStyle w:val="Paragraphedeliste"/>
              <w:numPr>
                <w:ilvl w:val="0"/>
                <w:numId w:val="2"/>
              </w:numPr>
              <w:ind w:left="317" w:hanging="283"/>
              <w:rPr>
                <w:sz w:val="20"/>
              </w:rPr>
            </w:pPr>
            <w:r>
              <w:rPr>
                <w:sz w:val="20"/>
              </w:rPr>
              <w:t>Choisi</w:t>
            </w:r>
            <w:r w:rsidRPr="00DC4DB6">
              <w:rPr>
                <w:sz w:val="20"/>
              </w:rPr>
              <w:t xml:space="preserve"> la version de départ du Projet parmi les versions de l’Application</w:t>
            </w:r>
          </w:p>
          <w:p w14:paraId="632E6D52" w14:textId="77777777" w:rsidR="002658BD" w:rsidRDefault="002658BD" w:rsidP="00C47A77">
            <w:pPr>
              <w:pStyle w:val="Paragraphedeliste"/>
              <w:numPr>
                <w:ilvl w:val="0"/>
                <w:numId w:val="2"/>
              </w:numPr>
              <w:ind w:left="317" w:hanging="283"/>
              <w:rPr>
                <w:sz w:val="20"/>
              </w:rPr>
            </w:pPr>
            <w:r w:rsidRPr="00305D73">
              <w:rPr>
                <w:sz w:val="20"/>
              </w:rPr>
              <w:t xml:space="preserve">Décide </w:t>
            </w:r>
            <w:r w:rsidRPr="003B7177">
              <w:rPr>
                <w:sz w:val="20"/>
              </w:rPr>
              <w:t xml:space="preserve">de l'intégration </w:t>
            </w:r>
            <w:r w:rsidRPr="00DC4DB6">
              <w:rPr>
                <w:sz w:val="20"/>
              </w:rPr>
              <w:t>à l'Application d'un Projet</w:t>
            </w:r>
            <w:r>
              <w:rPr>
                <w:sz w:val="20"/>
              </w:rPr>
              <w:t xml:space="preserve"> (Evolution, Maintenance)</w:t>
            </w:r>
            <w:r w:rsidRPr="00DC4DB6">
              <w:rPr>
                <w:sz w:val="20"/>
              </w:rPr>
              <w:t xml:space="preserve"> développé </w:t>
            </w:r>
          </w:p>
          <w:p w14:paraId="632E6D53" w14:textId="77777777" w:rsidR="002658BD" w:rsidRDefault="002658BD" w:rsidP="00C47A77">
            <w:pPr>
              <w:pStyle w:val="Paragraphedeliste"/>
              <w:numPr>
                <w:ilvl w:val="0"/>
                <w:numId w:val="2"/>
              </w:numPr>
              <w:ind w:left="317" w:hanging="283"/>
              <w:rPr>
                <w:sz w:val="20"/>
              </w:rPr>
            </w:pPr>
            <w:r w:rsidRPr="00305D73">
              <w:rPr>
                <w:sz w:val="20"/>
              </w:rPr>
              <w:t>Décide</w:t>
            </w:r>
            <w:r>
              <w:rPr>
                <w:color w:val="FF0000"/>
                <w:sz w:val="20"/>
              </w:rPr>
              <w:t xml:space="preserve"> </w:t>
            </w:r>
            <w:r w:rsidRPr="00195F00">
              <w:rPr>
                <w:sz w:val="20"/>
              </w:rPr>
              <w:t>des fusion</w:t>
            </w:r>
            <w:r>
              <w:rPr>
                <w:sz w:val="20"/>
              </w:rPr>
              <w:t>s</w:t>
            </w:r>
            <w:r w:rsidRPr="00195F00">
              <w:rPr>
                <w:sz w:val="20"/>
              </w:rPr>
              <w:t xml:space="preserve"> </w:t>
            </w:r>
            <w:r>
              <w:rPr>
                <w:sz w:val="20"/>
              </w:rPr>
              <w:t>de Projet à l'A</w:t>
            </w:r>
            <w:r w:rsidRPr="00195F00">
              <w:rPr>
                <w:sz w:val="20"/>
              </w:rPr>
              <w:t>pplication</w:t>
            </w:r>
            <w:r>
              <w:rPr>
                <w:sz w:val="20"/>
              </w:rPr>
              <w:t>,</w:t>
            </w:r>
          </w:p>
          <w:p w14:paraId="632E6D54" w14:textId="77777777" w:rsidR="002658BD" w:rsidRPr="00DC4DB6" w:rsidRDefault="002658BD" w:rsidP="00C47A77">
            <w:pPr>
              <w:pStyle w:val="Paragraphedeliste"/>
              <w:numPr>
                <w:ilvl w:val="0"/>
                <w:numId w:val="2"/>
              </w:numPr>
              <w:ind w:left="317" w:hanging="283"/>
              <w:rPr>
                <w:sz w:val="20"/>
              </w:rPr>
            </w:pPr>
            <w:r w:rsidRPr="00195F00">
              <w:rPr>
                <w:sz w:val="20"/>
              </w:rPr>
              <w:t>Incrémente le N° de l'Application p</w:t>
            </w:r>
            <w:r>
              <w:rPr>
                <w:sz w:val="20"/>
              </w:rPr>
              <w:t>o</w:t>
            </w:r>
            <w:r w:rsidRPr="00195F00">
              <w:rPr>
                <w:sz w:val="20"/>
              </w:rPr>
              <w:t xml:space="preserve">ur chaque nouveau Projet </w:t>
            </w:r>
          </w:p>
        </w:tc>
        <w:tc>
          <w:tcPr>
            <w:tcW w:w="1498" w:type="dxa"/>
          </w:tcPr>
          <w:p w14:paraId="632E6D55" w14:textId="77777777" w:rsidR="002658BD" w:rsidRPr="002F2605" w:rsidRDefault="002658BD" w:rsidP="002F2605">
            <w:pPr>
              <w:ind w:left="34"/>
              <w:rPr>
                <w:sz w:val="20"/>
              </w:rPr>
            </w:pPr>
            <w:r w:rsidRPr="001D5363">
              <w:rPr>
                <w:sz w:val="18"/>
                <w:szCs w:val="18"/>
              </w:rPr>
              <w:t>A, C, I</w:t>
            </w:r>
          </w:p>
        </w:tc>
      </w:tr>
      <w:tr w:rsidR="002658BD" w:rsidRPr="00DC4DB6" w14:paraId="632E6D5C" w14:textId="77777777" w:rsidTr="00336DAD">
        <w:trPr>
          <w:cantSplit/>
          <w:trHeight w:val="284"/>
        </w:trPr>
        <w:tc>
          <w:tcPr>
            <w:tcW w:w="2268" w:type="dxa"/>
            <w:vMerge/>
          </w:tcPr>
          <w:p w14:paraId="632E6D57" w14:textId="7796BECF" w:rsidR="002658BD" w:rsidRDefault="002658BD" w:rsidP="00AA59FC">
            <w:pPr>
              <w:ind w:left="34"/>
              <w:rPr>
                <w:sz w:val="20"/>
              </w:rPr>
            </w:pPr>
          </w:p>
        </w:tc>
        <w:tc>
          <w:tcPr>
            <w:tcW w:w="1843" w:type="dxa"/>
            <w:vMerge/>
          </w:tcPr>
          <w:p w14:paraId="632E6D58" w14:textId="5CD79B16" w:rsidR="002658BD" w:rsidRDefault="002658BD" w:rsidP="008E3536">
            <w:pPr>
              <w:ind w:left="34"/>
              <w:rPr>
                <w:sz w:val="20"/>
              </w:rPr>
            </w:pPr>
          </w:p>
        </w:tc>
        <w:tc>
          <w:tcPr>
            <w:tcW w:w="3686" w:type="dxa"/>
          </w:tcPr>
          <w:p w14:paraId="632E6D59" w14:textId="77777777" w:rsidR="002658BD" w:rsidRPr="003B7177" w:rsidRDefault="002658BD" w:rsidP="003D42D7">
            <w:pPr>
              <w:pStyle w:val="Paragraphedeliste"/>
              <w:numPr>
                <w:ilvl w:val="0"/>
                <w:numId w:val="2"/>
              </w:numPr>
              <w:ind w:left="317" w:hanging="283"/>
              <w:rPr>
                <w:sz w:val="20"/>
              </w:rPr>
            </w:pPr>
            <w:r w:rsidRPr="003B7177">
              <w:rPr>
                <w:sz w:val="20"/>
              </w:rPr>
              <w:t>Désigne les personnes devant assumer les rôles techniques GC clés : RGC, Contributeurs, Mergeur</w:t>
            </w:r>
          </w:p>
          <w:p w14:paraId="632E6D5A" w14:textId="77777777" w:rsidR="002658BD" w:rsidRPr="00DC4DB6" w:rsidRDefault="002658BD" w:rsidP="003D42D7">
            <w:pPr>
              <w:pStyle w:val="Paragraphedeliste"/>
              <w:numPr>
                <w:ilvl w:val="0"/>
                <w:numId w:val="2"/>
              </w:numPr>
              <w:ind w:left="317" w:hanging="283"/>
              <w:rPr>
                <w:sz w:val="20"/>
              </w:rPr>
            </w:pPr>
            <w:r w:rsidRPr="00305D73">
              <w:rPr>
                <w:sz w:val="20"/>
              </w:rPr>
              <w:t>Décide des occurrences des fusions des travaux des différents Contributeurs</w:t>
            </w:r>
          </w:p>
        </w:tc>
        <w:tc>
          <w:tcPr>
            <w:tcW w:w="1498" w:type="dxa"/>
          </w:tcPr>
          <w:p w14:paraId="632E6D5B" w14:textId="77777777" w:rsidR="002658BD" w:rsidRPr="002F2605" w:rsidRDefault="002658BD" w:rsidP="003D42D7">
            <w:pPr>
              <w:ind w:left="34"/>
              <w:rPr>
                <w:sz w:val="20"/>
              </w:rPr>
            </w:pPr>
            <w:r w:rsidRPr="001D5363">
              <w:rPr>
                <w:sz w:val="18"/>
                <w:szCs w:val="18"/>
              </w:rPr>
              <w:t>C, I</w:t>
            </w:r>
          </w:p>
        </w:tc>
      </w:tr>
      <w:tr w:rsidR="002658BD" w:rsidRPr="00DC4DB6" w14:paraId="632E6D63" w14:textId="77777777" w:rsidTr="00AA59FC">
        <w:trPr>
          <w:cantSplit/>
          <w:trHeight w:val="284"/>
        </w:trPr>
        <w:tc>
          <w:tcPr>
            <w:tcW w:w="2268" w:type="dxa"/>
            <w:vMerge/>
          </w:tcPr>
          <w:p w14:paraId="632E6D5D" w14:textId="70DAD671" w:rsidR="002658BD" w:rsidRDefault="002658BD">
            <w:pPr>
              <w:ind w:left="34"/>
              <w:rPr>
                <w:sz w:val="20"/>
              </w:rPr>
            </w:pPr>
          </w:p>
        </w:tc>
        <w:tc>
          <w:tcPr>
            <w:tcW w:w="1843" w:type="dxa"/>
            <w:vMerge/>
          </w:tcPr>
          <w:p w14:paraId="632E6D5E" w14:textId="40DC649A" w:rsidR="002658BD" w:rsidRPr="00DC4DB6" w:rsidRDefault="002658BD" w:rsidP="008E3536">
            <w:pPr>
              <w:ind w:left="34"/>
              <w:rPr>
                <w:sz w:val="20"/>
              </w:rPr>
            </w:pPr>
          </w:p>
        </w:tc>
        <w:tc>
          <w:tcPr>
            <w:tcW w:w="3686" w:type="dxa"/>
          </w:tcPr>
          <w:p w14:paraId="632E6D5F" w14:textId="77777777" w:rsidR="002658BD" w:rsidRPr="00DC4DB6" w:rsidRDefault="002658BD" w:rsidP="00C47A77">
            <w:pPr>
              <w:pStyle w:val="Paragraphedeliste"/>
              <w:numPr>
                <w:ilvl w:val="0"/>
                <w:numId w:val="2"/>
              </w:numPr>
              <w:ind w:left="317" w:hanging="283"/>
              <w:rPr>
                <w:sz w:val="20"/>
              </w:rPr>
            </w:pPr>
            <w:r w:rsidRPr="00DC4DB6">
              <w:rPr>
                <w:sz w:val="20"/>
              </w:rPr>
              <w:t xml:space="preserve">Rédige, diffuse et maintient le </w:t>
            </w:r>
            <w:r>
              <w:rPr>
                <w:sz w:val="20"/>
              </w:rPr>
              <w:t>PGC</w:t>
            </w:r>
            <w:r w:rsidRPr="00DC4DB6">
              <w:rPr>
                <w:sz w:val="20"/>
              </w:rPr>
              <w:t xml:space="preserve"> du Projet</w:t>
            </w:r>
            <w:r>
              <w:rPr>
                <w:sz w:val="20"/>
              </w:rPr>
              <w:t xml:space="preserve"> (pouvant dépendre d'un PGC de l'Application ou plus largement de l'Entité)</w:t>
            </w:r>
          </w:p>
          <w:p w14:paraId="632E6D60" w14:textId="77777777" w:rsidR="002658BD" w:rsidRPr="00DC4DB6" w:rsidRDefault="002658BD" w:rsidP="00C47A77">
            <w:pPr>
              <w:pStyle w:val="Paragraphedeliste"/>
              <w:numPr>
                <w:ilvl w:val="0"/>
                <w:numId w:val="2"/>
              </w:numPr>
              <w:ind w:left="317" w:hanging="283"/>
              <w:rPr>
                <w:sz w:val="20"/>
              </w:rPr>
            </w:pPr>
            <w:r w:rsidRPr="00DC4DB6">
              <w:rPr>
                <w:sz w:val="20"/>
              </w:rPr>
              <w:t xml:space="preserve">Contrôle l'application des choix de </w:t>
            </w:r>
            <w:r>
              <w:rPr>
                <w:sz w:val="20"/>
              </w:rPr>
              <w:t>GC au sein de l’Application</w:t>
            </w:r>
          </w:p>
          <w:p w14:paraId="632E6D61" w14:textId="77777777" w:rsidR="002658BD" w:rsidRPr="00DC4DB6" w:rsidRDefault="002658BD" w:rsidP="00C47A77">
            <w:pPr>
              <w:pStyle w:val="Paragraphedeliste"/>
              <w:numPr>
                <w:ilvl w:val="0"/>
                <w:numId w:val="2"/>
              </w:numPr>
              <w:ind w:left="317" w:hanging="283"/>
              <w:rPr>
                <w:sz w:val="20"/>
              </w:rPr>
            </w:pPr>
            <w:r w:rsidRPr="00DC4DB6">
              <w:rPr>
                <w:sz w:val="20"/>
              </w:rPr>
              <w:t xml:space="preserve">Interlocuteur du </w:t>
            </w:r>
            <w:r>
              <w:rPr>
                <w:sz w:val="20"/>
              </w:rPr>
              <w:t>RGCT (notamment pour les revues GC)</w:t>
            </w:r>
          </w:p>
        </w:tc>
        <w:tc>
          <w:tcPr>
            <w:tcW w:w="1498" w:type="dxa"/>
          </w:tcPr>
          <w:p w14:paraId="632E6D62" w14:textId="77777777" w:rsidR="002658BD" w:rsidRPr="002F2605" w:rsidRDefault="002658BD" w:rsidP="002F2605">
            <w:pPr>
              <w:ind w:left="34"/>
              <w:rPr>
                <w:sz w:val="20"/>
              </w:rPr>
            </w:pPr>
            <w:r w:rsidRPr="001D5363">
              <w:rPr>
                <w:sz w:val="18"/>
                <w:szCs w:val="18"/>
              </w:rPr>
              <w:t>R, C, I</w:t>
            </w:r>
          </w:p>
        </w:tc>
      </w:tr>
      <w:tr w:rsidR="00147014" w:rsidRPr="00DC4DB6" w14:paraId="632E6D6C" w14:textId="77777777" w:rsidTr="00305D73">
        <w:trPr>
          <w:cantSplit/>
          <w:trHeight w:val="1060"/>
        </w:trPr>
        <w:tc>
          <w:tcPr>
            <w:tcW w:w="2268" w:type="dxa"/>
          </w:tcPr>
          <w:p w14:paraId="632E6D64" w14:textId="77777777" w:rsidR="00147014" w:rsidRPr="00DC4DB6" w:rsidRDefault="00147014" w:rsidP="009560E0">
            <w:pPr>
              <w:ind w:left="34"/>
              <w:rPr>
                <w:sz w:val="20"/>
              </w:rPr>
            </w:pPr>
            <w:r>
              <w:rPr>
                <w:sz w:val="20"/>
              </w:rPr>
              <w:t xml:space="preserve">Pour les merges sur la branche Master,  le  développeur </w:t>
            </w:r>
            <w:r w:rsidR="009560E0">
              <w:rPr>
                <w:sz w:val="20"/>
              </w:rPr>
              <w:t xml:space="preserve">expérimenté </w:t>
            </w:r>
            <w:r>
              <w:rPr>
                <w:sz w:val="20"/>
              </w:rPr>
              <w:t>désig</w:t>
            </w:r>
            <w:r w:rsidR="009C32D5">
              <w:rPr>
                <w:sz w:val="20"/>
              </w:rPr>
              <w:t>né sous la responsabilité du RA</w:t>
            </w:r>
            <w:r>
              <w:rPr>
                <w:sz w:val="20"/>
              </w:rPr>
              <w:t xml:space="preserve"> </w:t>
            </w:r>
          </w:p>
        </w:tc>
        <w:tc>
          <w:tcPr>
            <w:tcW w:w="1843" w:type="dxa"/>
            <w:vMerge w:val="restart"/>
          </w:tcPr>
          <w:p w14:paraId="632E6D65" w14:textId="33B1080D" w:rsidR="00147014" w:rsidRPr="00DC4DB6" w:rsidRDefault="003B7177" w:rsidP="008E3536">
            <w:pPr>
              <w:ind w:left="34"/>
              <w:rPr>
                <w:sz w:val="20"/>
              </w:rPr>
            </w:pPr>
            <w:r>
              <w:rPr>
                <w:sz w:val="20"/>
              </w:rPr>
              <w:t>RTC</w:t>
            </w:r>
          </w:p>
        </w:tc>
        <w:tc>
          <w:tcPr>
            <w:tcW w:w="3686" w:type="dxa"/>
            <w:vMerge w:val="restart"/>
          </w:tcPr>
          <w:p w14:paraId="632E6D66" w14:textId="77777777" w:rsidR="00147014" w:rsidRPr="00DC4DB6" w:rsidRDefault="00147014" w:rsidP="00C47A77">
            <w:pPr>
              <w:pStyle w:val="Paragraphedeliste"/>
              <w:numPr>
                <w:ilvl w:val="0"/>
                <w:numId w:val="2"/>
              </w:numPr>
              <w:ind w:left="317" w:hanging="283"/>
              <w:rPr>
                <w:sz w:val="20"/>
              </w:rPr>
            </w:pPr>
            <w:r w:rsidRPr="00DC4DB6">
              <w:rPr>
                <w:sz w:val="20"/>
              </w:rPr>
              <w:t xml:space="preserve">Gestionnaire des branches sur le </w:t>
            </w:r>
            <w:r>
              <w:rPr>
                <w:sz w:val="20"/>
                <w:szCs w:val="20"/>
              </w:rPr>
              <w:t>Ref</w:t>
            </w:r>
            <w:r w:rsidRPr="00DC4DB6">
              <w:rPr>
                <w:sz w:val="20"/>
                <w:szCs w:val="20"/>
              </w:rPr>
              <w:t>GC</w:t>
            </w:r>
            <w:r>
              <w:rPr>
                <w:sz w:val="20"/>
                <w:szCs w:val="20"/>
              </w:rPr>
              <w:t>-Central</w:t>
            </w:r>
          </w:p>
          <w:p w14:paraId="632E6D67" w14:textId="34B47F8E" w:rsidR="00147014" w:rsidRPr="00DC4DB6" w:rsidRDefault="00147014" w:rsidP="00C47A77">
            <w:pPr>
              <w:pStyle w:val="Paragraphedeliste"/>
              <w:numPr>
                <w:ilvl w:val="0"/>
                <w:numId w:val="2"/>
              </w:numPr>
              <w:ind w:left="317" w:hanging="283"/>
              <w:rPr>
                <w:sz w:val="20"/>
              </w:rPr>
            </w:pPr>
            <w:r w:rsidRPr="00DC4DB6">
              <w:rPr>
                <w:sz w:val="20"/>
              </w:rPr>
              <w:t xml:space="preserve">Réalisateur des fusions des travaux des contributeurs </w:t>
            </w:r>
            <w:r w:rsidR="00F24890" w:rsidRPr="00DC4DB6">
              <w:rPr>
                <w:sz w:val="20"/>
              </w:rPr>
              <w:t xml:space="preserve">dans </w:t>
            </w:r>
            <w:r w:rsidR="00F24890">
              <w:rPr>
                <w:sz w:val="20"/>
                <w:szCs w:val="20"/>
              </w:rPr>
              <w:t>RefGC</w:t>
            </w:r>
            <w:r>
              <w:rPr>
                <w:sz w:val="20"/>
                <w:szCs w:val="20"/>
              </w:rPr>
              <w:t>-Central</w:t>
            </w:r>
          </w:p>
          <w:p w14:paraId="632E6D68" w14:textId="374CC135" w:rsidR="00147014" w:rsidRDefault="00147014" w:rsidP="00C47A77">
            <w:pPr>
              <w:pStyle w:val="Paragraphedeliste"/>
              <w:numPr>
                <w:ilvl w:val="0"/>
                <w:numId w:val="2"/>
              </w:numPr>
              <w:ind w:left="317" w:hanging="283"/>
              <w:rPr>
                <w:sz w:val="20"/>
              </w:rPr>
            </w:pPr>
            <w:r w:rsidRPr="00DC4DB6">
              <w:rPr>
                <w:sz w:val="20"/>
              </w:rPr>
              <w:t xml:space="preserve">Pose les labels de versions sur les configurations validées </w:t>
            </w:r>
            <w:r w:rsidR="00F24890" w:rsidRPr="00DC4DB6">
              <w:rPr>
                <w:sz w:val="20"/>
              </w:rPr>
              <w:t xml:space="preserve">du </w:t>
            </w:r>
            <w:r w:rsidR="00F24890">
              <w:rPr>
                <w:sz w:val="20"/>
                <w:szCs w:val="20"/>
              </w:rPr>
              <w:t>RefGC</w:t>
            </w:r>
            <w:r>
              <w:rPr>
                <w:sz w:val="20"/>
                <w:szCs w:val="20"/>
              </w:rPr>
              <w:t>-Central</w:t>
            </w:r>
          </w:p>
          <w:p w14:paraId="632E6D69" w14:textId="77777777" w:rsidR="00147014" w:rsidRDefault="00147014" w:rsidP="00C47A77">
            <w:pPr>
              <w:pStyle w:val="Paragraphedeliste"/>
              <w:numPr>
                <w:ilvl w:val="0"/>
                <w:numId w:val="2"/>
              </w:numPr>
              <w:ind w:left="317" w:hanging="283"/>
              <w:rPr>
                <w:sz w:val="20"/>
              </w:rPr>
            </w:pPr>
            <w:r>
              <w:rPr>
                <w:sz w:val="20"/>
              </w:rPr>
              <w:t>Garanti que la fusion coïncide aux objectifs de la version envisagée</w:t>
            </w:r>
          </w:p>
          <w:p w14:paraId="632E6D6A" w14:textId="77777777" w:rsidR="00147014" w:rsidRPr="00DC4DB6" w:rsidRDefault="00147014" w:rsidP="00C47A77">
            <w:pPr>
              <w:pStyle w:val="Paragraphedeliste"/>
              <w:numPr>
                <w:ilvl w:val="0"/>
                <w:numId w:val="2"/>
              </w:numPr>
              <w:ind w:left="317" w:hanging="283"/>
              <w:rPr>
                <w:sz w:val="20"/>
              </w:rPr>
            </w:pPr>
            <w:r>
              <w:rPr>
                <w:i/>
                <w:sz w:val="20"/>
              </w:rPr>
              <w:t>(NB</w:t>
            </w:r>
            <w:r w:rsidRPr="006B2172">
              <w:rPr>
                <w:i/>
                <w:sz w:val="20"/>
              </w:rPr>
              <w:t>: rôle technique</w:t>
            </w:r>
            <w:r w:rsidRPr="006B2172">
              <w:rPr>
                <w:i/>
                <w:color w:val="FF0000"/>
                <w:sz w:val="20"/>
              </w:rPr>
              <w:t xml:space="preserve">, ne décide pas </w:t>
            </w:r>
            <w:r w:rsidRPr="006B2172">
              <w:rPr>
                <w:i/>
                <w:sz w:val="20"/>
              </w:rPr>
              <w:t>des cas et occurrences de fusions)</w:t>
            </w:r>
          </w:p>
        </w:tc>
        <w:tc>
          <w:tcPr>
            <w:tcW w:w="1498" w:type="dxa"/>
            <w:vMerge w:val="restart"/>
          </w:tcPr>
          <w:p w14:paraId="632E6D6B" w14:textId="77777777" w:rsidR="00147014" w:rsidRPr="002F2605" w:rsidRDefault="009560E0" w:rsidP="002F2605">
            <w:pPr>
              <w:ind w:left="34"/>
              <w:rPr>
                <w:sz w:val="20"/>
              </w:rPr>
            </w:pPr>
            <w:r w:rsidRPr="001D5363">
              <w:rPr>
                <w:sz w:val="18"/>
                <w:szCs w:val="18"/>
              </w:rPr>
              <w:t>R, I</w:t>
            </w:r>
          </w:p>
        </w:tc>
      </w:tr>
      <w:tr w:rsidR="00147014" w:rsidRPr="00DC4DB6" w14:paraId="632E6D71" w14:textId="77777777" w:rsidTr="00305D73">
        <w:trPr>
          <w:cantSplit/>
          <w:trHeight w:val="1060"/>
        </w:trPr>
        <w:tc>
          <w:tcPr>
            <w:tcW w:w="2268" w:type="dxa"/>
          </w:tcPr>
          <w:p w14:paraId="632E6D6D" w14:textId="77777777" w:rsidR="00147014" w:rsidRDefault="00147014" w:rsidP="00147014">
            <w:pPr>
              <w:ind w:left="34"/>
              <w:rPr>
                <w:sz w:val="20"/>
              </w:rPr>
            </w:pPr>
            <w:r>
              <w:rPr>
                <w:sz w:val="20"/>
              </w:rPr>
              <w:t>Pour les merges sur la branche Projet</w:t>
            </w:r>
            <w:r w:rsidR="009560E0">
              <w:rPr>
                <w:sz w:val="20"/>
              </w:rPr>
              <w:t xml:space="preserve"> ou Maintenance</w:t>
            </w:r>
            <w:r>
              <w:rPr>
                <w:sz w:val="20"/>
              </w:rPr>
              <w:t xml:space="preserve">, toute personne désignée par l'équipe Projet ou TMA </w:t>
            </w:r>
          </w:p>
        </w:tc>
        <w:tc>
          <w:tcPr>
            <w:tcW w:w="1843" w:type="dxa"/>
            <w:vMerge/>
          </w:tcPr>
          <w:p w14:paraId="632E6D6E" w14:textId="77777777" w:rsidR="00147014" w:rsidRPr="00DC4DB6" w:rsidRDefault="00147014" w:rsidP="008E3536">
            <w:pPr>
              <w:ind w:left="34"/>
              <w:rPr>
                <w:sz w:val="20"/>
              </w:rPr>
            </w:pPr>
          </w:p>
        </w:tc>
        <w:tc>
          <w:tcPr>
            <w:tcW w:w="3686" w:type="dxa"/>
            <w:vMerge/>
          </w:tcPr>
          <w:p w14:paraId="632E6D6F" w14:textId="77777777" w:rsidR="00147014" w:rsidRPr="00DC4DB6" w:rsidRDefault="00147014" w:rsidP="00C47A77">
            <w:pPr>
              <w:pStyle w:val="Paragraphedeliste"/>
              <w:numPr>
                <w:ilvl w:val="0"/>
                <w:numId w:val="2"/>
              </w:numPr>
              <w:ind w:left="317" w:hanging="283"/>
              <w:rPr>
                <w:sz w:val="20"/>
              </w:rPr>
            </w:pPr>
          </w:p>
        </w:tc>
        <w:tc>
          <w:tcPr>
            <w:tcW w:w="1498" w:type="dxa"/>
            <w:vMerge/>
          </w:tcPr>
          <w:p w14:paraId="632E6D70" w14:textId="77777777" w:rsidR="00147014" w:rsidRPr="002F2605" w:rsidRDefault="00147014" w:rsidP="002F2605">
            <w:pPr>
              <w:ind w:left="34"/>
              <w:rPr>
                <w:sz w:val="20"/>
              </w:rPr>
            </w:pPr>
          </w:p>
        </w:tc>
      </w:tr>
      <w:tr w:rsidR="00A8533F" w:rsidRPr="00DC4DB6" w14:paraId="632E6D7A" w14:textId="77777777" w:rsidTr="00305D73">
        <w:trPr>
          <w:cantSplit/>
          <w:trHeight w:val="284"/>
        </w:trPr>
        <w:tc>
          <w:tcPr>
            <w:tcW w:w="2268" w:type="dxa"/>
          </w:tcPr>
          <w:p w14:paraId="632E6D72" w14:textId="30E8C6F5" w:rsidR="00A8533F" w:rsidRPr="00DC4DB6" w:rsidRDefault="009560E0" w:rsidP="00EA7159">
            <w:pPr>
              <w:ind w:left="34"/>
              <w:rPr>
                <w:sz w:val="20"/>
              </w:rPr>
            </w:pPr>
            <w:r>
              <w:rPr>
                <w:sz w:val="20"/>
              </w:rPr>
              <w:t>Développeur</w:t>
            </w:r>
            <w:r w:rsidR="00EA7159">
              <w:rPr>
                <w:sz w:val="20"/>
              </w:rPr>
              <w:t xml:space="preserve"> (</w:t>
            </w:r>
            <w:r w:rsidR="00EA7159" w:rsidRPr="00EA7159">
              <w:rPr>
                <w:sz w:val="20"/>
              </w:rPr>
              <w:t>Déve</w:t>
            </w:r>
            <w:r w:rsidR="00EE0E5C">
              <w:rPr>
                <w:sz w:val="20"/>
              </w:rPr>
              <w:t>loppeurs</w:t>
            </w:r>
            <w:r w:rsidR="00EA7159">
              <w:rPr>
                <w:sz w:val="20"/>
              </w:rPr>
              <w:t xml:space="preserve">, internes Cardif, </w:t>
            </w:r>
            <w:r w:rsidR="00EA7159" w:rsidRPr="00EA7159">
              <w:rPr>
                <w:sz w:val="20"/>
              </w:rPr>
              <w:t>Equipe TMA non Cardif</w:t>
            </w:r>
            <w:r w:rsidR="00EA7159">
              <w:rPr>
                <w:sz w:val="20"/>
              </w:rPr>
              <w:t xml:space="preserve">, </w:t>
            </w:r>
            <w:r w:rsidR="00EA7159" w:rsidRPr="00EA7159">
              <w:rPr>
                <w:sz w:val="20"/>
              </w:rPr>
              <w:t>Equipe(s) Projet non Cardif</w:t>
            </w:r>
            <w:r w:rsidR="00EA7159">
              <w:rPr>
                <w:sz w:val="20"/>
              </w:rPr>
              <w:t>)</w:t>
            </w:r>
          </w:p>
        </w:tc>
        <w:tc>
          <w:tcPr>
            <w:tcW w:w="1843" w:type="dxa"/>
          </w:tcPr>
          <w:p w14:paraId="632E6D73" w14:textId="77777777" w:rsidR="00A8533F" w:rsidRPr="00DC4DB6" w:rsidRDefault="00A8533F" w:rsidP="008E3536">
            <w:pPr>
              <w:ind w:left="34"/>
              <w:rPr>
                <w:sz w:val="20"/>
              </w:rPr>
            </w:pPr>
            <w:r w:rsidRPr="00DC4DB6">
              <w:rPr>
                <w:sz w:val="20"/>
              </w:rPr>
              <w:t xml:space="preserve">Contributeurs à la conception d'éléments </w:t>
            </w:r>
            <w:r>
              <w:rPr>
                <w:sz w:val="20"/>
              </w:rPr>
              <w:t>gérés en configuration</w:t>
            </w:r>
          </w:p>
        </w:tc>
        <w:tc>
          <w:tcPr>
            <w:tcW w:w="3686" w:type="dxa"/>
          </w:tcPr>
          <w:p w14:paraId="632E6D74" w14:textId="77777777" w:rsidR="00A8533F" w:rsidRDefault="00A8533F" w:rsidP="00C47A77">
            <w:pPr>
              <w:pStyle w:val="Paragraphedeliste"/>
              <w:numPr>
                <w:ilvl w:val="0"/>
                <w:numId w:val="2"/>
              </w:numPr>
              <w:ind w:left="317" w:hanging="283"/>
              <w:rPr>
                <w:sz w:val="20"/>
              </w:rPr>
            </w:pPr>
            <w:r w:rsidRPr="00DC4DB6">
              <w:rPr>
                <w:sz w:val="20"/>
              </w:rPr>
              <w:t xml:space="preserve">Initie ses branches de développements sur son </w:t>
            </w:r>
            <w:r>
              <w:rPr>
                <w:sz w:val="20"/>
                <w:szCs w:val="20"/>
              </w:rPr>
              <w:t>Ref</w:t>
            </w:r>
            <w:r w:rsidRPr="00DC4DB6">
              <w:rPr>
                <w:sz w:val="20"/>
                <w:szCs w:val="20"/>
              </w:rPr>
              <w:t>GC</w:t>
            </w:r>
            <w:r>
              <w:rPr>
                <w:sz w:val="20"/>
                <w:szCs w:val="20"/>
              </w:rPr>
              <w:t>-Local</w:t>
            </w:r>
            <w:r w:rsidRPr="00DC4DB6">
              <w:rPr>
                <w:sz w:val="20"/>
              </w:rPr>
              <w:t xml:space="preserve"> </w:t>
            </w:r>
          </w:p>
          <w:p w14:paraId="632E6D75" w14:textId="77777777" w:rsidR="00A8533F" w:rsidRPr="00DC4DB6" w:rsidRDefault="00A8533F" w:rsidP="00C47A77">
            <w:pPr>
              <w:pStyle w:val="Paragraphedeliste"/>
              <w:numPr>
                <w:ilvl w:val="0"/>
                <w:numId w:val="2"/>
              </w:numPr>
              <w:ind w:left="317" w:hanging="283"/>
              <w:rPr>
                <w:sz w:val="20"/>
              </w:rPr>
            </w:pPr>
            <w:r w:rsidRPr="00DC4DB6">
              <w:rPr>
                <w:sz w:val="20"/>
              </w:rPr>
              <w:t>Tire les fichiers nécessaires du</w:t>
            </w:r>
            <w:r>
              <w:rPr>
                <w:sz w:val="20"/>
              </w:rPr>
              <w:t xml:space="preserve"> </w:t>
            </w:r>
            <w:r>
              <w:rPr>
                <w:sz w:val="20"/>
                <w:szCs w:val="20"/>
              </w:rPr>
              <w:t>Ref</w:t>
            </w:r>
            <w:r w:rsidRPr="00DC4DB6">
              <w:rPr>
                <w:sz w:val="20"/>
                <w:szCs w:val="20"/>
              </w:rPr>
              <w:t>GC</w:t>
            </w:r>
            <w:r>
              <w:rPr>
                <w:sz w:val="20"/>
                <w:szCs w:val="20"/>
              </w:rPr>
              <w:t>-Central</w:t>
            </w:r>
            <w:r w:rsidRPr="00DC4DB6">
              <w:rPr>
                <w:sz w:val="20"/>
              </w:rPr>
              <w:t xml:space="preserve">, vers son </w:t>
            </w:r>
            <w:r>
              <w:rPr>
                <w:sz w:val="20"/>
                <w:szCs w:val="20"/>
              </w:rPr>
              <w:t>Ref</w:t>
            </w:r>
            <w:r w:rsidRPr="00DC4DB6">
              <w:rPr>
                <w:sz w:val="20"/>
                <w:szCs w:val="20"/>
              </w:rPr>
              <w:t>GC</w:t>
            </w:r>
            <w:r>
              <w:rPr>
                <w:sz w:val="20"/>
                <w:szCs w:val="20"/>
              </w:rPr>
              <w:t>-Local</w:t>
            </w:r>
          </w:p>
          <w:p w14:paraId="632E6D76" w14:textId="77777777" w:rsidR="00A8533F" w:rsidRPr="00DC4DB6" w:rsidRDefault="00A8533F" w:rsidP="00C47A77">
            <w:pPr>
              <w:pStyle w:val="Paragraphedeliste"/>
              <w:numPr>
                <w:ilvl w:val="0"/>
                <w:numId w:val="2"/>
              </w:numPr>
              <w:ind w:left="317" w:hanging="283"/>
              <w:rPr>
                <w:sz w:val="20"/>
              </w:rPr>
            </w:pPr>
            <w:r w:rsidRPr="00DC4DB6">
              <w:rPr>
                <w:sz w:val="20"/>
              </w:rPr>
              <w:t xml:space="preserve">Modifie les fichiers </w:t>
            </w:r>
            <w:r>
              <w:rPr>
                <w:sz w:val="20"/>
              </w:rPr>
              <w:t xml:space="preserve">sous sa responsabilité dans son </w:t>
            </w:r>
            <w:r>
              <w:rPr>
                <w:sz w:val="20"/>
                <w:szCs w:val="20"/>
              </w:rPr>
              <w:t>Ref</w:t>
            </w:r>
            <w:r w:rsidRPr="00DC4DB6">
              <w:rPr>
                <w:sz w:val="20"/>
                <w:szCs w:val="20"/>
              </w:rPr>
              <w:t>GC</w:t>
            </w:r>
            <w:r>
              <w:rPr>
                <w:sz w:val="20"/>
                <w:szCs w:val="20"/>
              </w:rPr>
              <w:t>-Local</w:t>
            </w:r>
            <w:r w:rsidRPr="00DC4DB6">
              <w:rPr>
                <w:sz w:val="20"/>
              </w:rPr>
              <w:t xml:space="preserve">  </w:t>
            </w:r>
          </w:p>
          <w:p w14:paraId="632E6D77" w14:textId="77777777" w:rsidR="00A8533F" w:rsidRDefault="00A8533F" w:rsidP="00C47A77">
            <w:pPr>
              <w:pStyle w:val="Paragraphedeliste"/>
              <w:numPr>
                <w:ilvl w:val="0"/>
                <w:numId w:val="2"/>
              </w:numPr>
              <w:ind w:left="317" w:hanging="283"/>
              <w:rPr>
                <w:sz w:val="20"/>
              </w:rPr>
            </w:pPr>
            <w:r w:rsidRPr="00DC4DB6">
              <w:rPr>
                <w:sz w:val="20"/>
              </w:rPr>
              <w:t xml:space="preserve">Pousse ses contributions, de son </w:t>
            </w:r>
            <w:r>
              <w:rPr>
                <w:sz w:val="20"/>
                <w:szCs w:val="20"/>
              </w:rPr>
              <w:t>Ref</w:t>
            </w:r>
            <w:r w:rsidRPr="00DC4DB6">
              <w:rPr>
                <w:sz w:val="20"/>
                <w:szCs w:val="20"/>
              </w:rPr>
              <w:t>GC</w:t>
            </w:r>
            <w:r>
              <w:rPr>
                <w:sz w:val="20"/>
                <w:szCs w:val="20"/>
              </w:rPr>
              <w:t>-Local</w:t>
            </w:r>
            <w:r w:rsidRPr="00DC4DB6">
              <w:rPr>
                <w:sz w:val="20"/>
              </w:rPr>
              <w:t xml:space="preserve">, vers </w:t>
            </w:r>
            <w:r>
              <w:rPr>
                <w:sz w:val="20"/>
                <w:szCs w:val="20"/>
              </w:rPr>
              <w:t>le Ref</w:t>
            </w:r>
            <w:r w:rsidRPr="00DC4DB6">
              <w:rPr>
                <w:sz w:val="20"/>
                <w:szCs w:val="20"/>
              </w:rPr>
              <w:t>GC</w:t>
            </w:r>
            <w:r>
              <w:rPr>
                <w:sz w:val="20"/>
                <w:szCs w:val="20"/>
              </w:rPr>
              <w:t>-Central</w:t>
            </w:r>
          </w:p>
          <w:p w14:paraId="632E6D78" w14:textId="77777777" w:rsidR="00A8533F" w:rsidRPr="00834C3C" w:rsidRDefault="00A8533F" w:rsidP="00C47A77">
            <w:pPr>
              <w:pStyle w:val="Paragraphedeliste"/>
              <w:numPr>
                <w:ilvl w:val="0"/>
                <w:numId w:val="2"/>
              </w:numPr>
              <w:ind w:left="317" w:hanging="283"/>
              <w:rPr>
                <w:sz w:val="20"/>
              </w:rPr>
            </w:pPr>
            <w:r w:rsidRPr="00834C3C">
              <w:rPr>
                <w:sz w:val="20"/>
              </w:rPr>
              <w:t xml:space="preserve">Participe aux fusions multi contributeurs selon les sollicitations du Mergeur   </w:t>
            </w:r>
          </w:p>
        </w:tc>
        <w:tc>
          <w:tcPr>
            <w:tcW w:w="1498" w:type="dxa"/>
          </w:tcPr>
          <w:p w14:paraId="632E6D79" w14:textId="77777777" w:rsidR="00A8533F" w:rsidRPr="002F2605" w:rsidRDefault="009560E0" w:rsidP="002F2605">
            <w:pPr>
              <w:ind w:left="34"/>
              <w:rPr>
                <w:sz w:val="20"/>
              </w:rPr>
            </w:pPr>
            <w:r w:rsidRPr="001D5363">
              <w:rPr>
                <w:sz w:val="18"/>
                <w:szCs w:val="18"/>
              </w:rPr>
              <w:t>R, I</w:t>
            </w:r>
          </w:p>
        </w:tc>
      </w:tr>
      <w:tr w:rsidR="00A8533F" w:rsidRPr="00DC4DB6" w14:paraId="632E6D85" w14:textId="77777777" w:rsidTr="00305D73">
        <w:trPr>
          <w:cantSplit/>
          <w:trHeight w:val="284"/>
        </w:trPr>
        <w:tc>
          <w:tcPr>
            <w:tcW w:w="2268" w:type="dxa"/>
          </w:tcPr>
          <w:p w14:paraId="632E6D7B" w14:textId="77777777" w:rsidR="006F0395" w:rsidRDefault="006F0395" w:rsidP="006F0395">
            <w:pPr>
              <w:ind w:left="34"/>
              <w:rPr>
                <w:sz w:val="20"/>
              </w:rPr>
            </w:pPr>
            <w:r>
              <w:rPr>
                <w:sz w:val="20"/>
              </w:rPr>
              <w:lastRenderedPageBreak/>
              <w:t>RA ou toute personne habilitée aux déploiements,</w:t>
            </w:r>
          </w:p>
          <w:p w14:paraId="632E6D7C" w14:textId="190DB37D" w:rsidR="00AB6165" w:rsidRPr="007D039A" w:rsidRDefault="00AB6165" w:rsidP="007D039A">
            <w:pPr>
              <w:pStyle w:val="Paragraphedeliste"/>
              <w:numPr>
                <w:ilvl w:val="0"/>
                <w:numId w:val="60"/>
              </w:numPr>
              <w:ind w:left="202" w:hanging="142"/>
              <w:rPr>
                <w:sz w:val="20"/>
              </w:rPr>
            </w:pPr>
            <w:r w:rsidRPr="007D039A">
              <w:rPr>
                <w:sz w:val="20"/>
              </w:rPr>
              <w:t>La CLC</w:t>
            </w:r>
            <w:r w:rsidR="007D039A" w:rsidRPr="007D039A">
              <w:rPr>
                <w:rFonts w:ascii="Century Schoolbook" w:hAnsi="Century Schoolbook"/>
                <w:vanish/>
                <w:color w:val="C00000"/>
                <w:sz w:val="20"/>
                <w:szCs w:val="18"/>
              </w:rPr>
              <w:t>/TCG &lt;l’une ou l’autre sinon item inutile&gt;</w:t>
            </w:r>
            <w:r w:rsidRPr="007D039A">
              <w:rPr>
                <w:sz w:val="20"/>
              </w:rPr>
              <w:t>,</w:t>
            </w:r>
          </w:p>
          <w:p w14:paraId="632E6D7D" w14:textId="77777777" w:rsidR="006F0395" w:rsidRPr="007D039A" w:rsidRDefault="006F0395" w:rsidP="007D039A">
            <w:pPr>
              <w:pStyle w:val="Paragraphedeliste"/>
              <w:numPr>
                <w:ilvl w:val="0"/>
                <w:numId w:val="60"/>
              </w:numPr>
              <w:ind w:left="202" w:hanging="142"/>
              <w:rPr>
                <w:sz w:val="20"/>
              </w:rPr>
            </w:pPr>
            <w:r w:rsidRPr="007D039A">
              <w:rPr>
                <w:sz w:val="20"/>
              </w:rPr>
              <w:t>Centre de Tests Cardif</w:t>
            </w:r>
          </w:p>
          <w:p w14:paraId="632E6D7E" w14:textId="77777777" w:rsidR="006F0395" w:rsidRPr="007D039A" w:rsidRDefault="006F0395" w:rsidP="007D039A">
            <w:pPr>
              <w:pStyle w:val="Paragraphedeliste"/>
              <w:numPr>
                <w:ilvl w:val="0"/>
                <w:numId w:val="60"/>
              </w:numPr>
              <w:ind w:left="202" w:hanging="142"/>
              <w:rPr>
                <w:sz w:val="20"/>
              </w:rPr>
            </w:pPr>
            <w:r w:rsidRPr="007D039A">
              <w:rPr>
                <w:sz w:val="20"/>
              </w:rPr>
              <w:t>Métier ou MOA ou AMOA</w:t>
            </w:r>
          </w:p>
          <w:p w14:paraId="632E6D7F" w14:textId="77777777" w:rsidR="00A8533F" w:rsidRPr="00DC4DB6" w:rsidRDefault="00A8533F" w:rsidP="008E3536">
            <w:pPr>
              <w:ind w:left="34"/>
              <w:rPr>
                <w:sz w:val="20"/>
              </w:rPr>
            </w:pPr>
          </w:p>
        </w:tc>
        <w:tc>
          <w:tcPr>
            <w:tcW w:w="1843" w:type="dxa"/>
          </w:tcPr>
          <w:p w14:paraId="632E6D80" w14:textId="77777777" w:rsidR="00A8533F" w:rsidRPr="00DC4DB6" w:rsidRDefault="00A8533F" w:rsidP="008E3536">
            <w:pPr>
              <w:ind w:left="34"/>
              <w:rPr>
                <w:sz w:val="20"/>
              </w:rPr>
            </w:pPr>
            <w:r w:rsidRPr="00DC4DB6">
              <w:rPr>
                <w:sz w:val="20"/>
              </w:rPr>
              <w:t>Consommateur de Configurations</w:t>
            </w:r>
          </w:p>
        </w:tc>
        <w:tc>
          <w:tcPr>
            <w:tcW w:w="3686" w:type="dxa"/>
          </w:tcPr>
          <w:p w14:paraId="632E6D81" w14:textId="77777777" w:rsidR="00A8533F" w:rsidRPr="00DC4DB6" w:rsidRDefault="00A8533F" w:rsidP="00C47A77">
            <w:pPr>
              <w:pStyle w:val="Paragraphedeliste"/>
              <w:numPr>
                <w:ilvl w:val="0"/>
                <w:numId w:val="2"/>
              </w:numPr>
              <w:ind w:left="317" w:hanging="283"/>
              <w:rPr>
                <w:sz w:val="20"/>
              </w:rPr>
            </w:pPr>
            <w:r w:rsidRPr="00DC4DB6">
              <w:rPr>
                <w:sz w:val="20"/>
              </w:rPr>
              <w:t xml:space="preserve">Accède en lecture seule à des configurations identifiées du </w:t>
            </w:r>
            <w:r>
              <w:rPr>
                <w:sz w:val="20"/>
                <w:szCs w:val="20"/>
              </w:rPr>
              <w:t>Ref</w:t>
            </w:r>
            <w:r w:rsidRPr="00DC4DB6">
              <w:rPr>
                <w:sz w:val="20"/>
                <w:szCs w:val="20"/>
              </w:rPr>
              <w:t>GC</w:t>
            </w:r>
            <w:r>
              <w:rPr>
                <w:sz w:val="20"/>
                <w:szCs w:val="20"/>
              </w:rPr>
              <w:t>-Central</w:t>
            </w:r>
          </w:p>
          <w:p w14:paraId="632E6D82" w14:textId="77777777" w:rsidR="00A8533F" w:rsidRDefault="00A8533F" w:rsidP="00C47A77">
            <w:pPr>
              <w:pStyle w:val="Paragraphedeliste"/>
              <w:numPr>
                <w:ilvl w:val="0"/>
                <w:numId w:val="2"/>
              </w:numPr>
              <w:ind w:left="317" w:hanging="283"/>
              <w:rPr>
                <w:sz w:val="20"/>
              </w:rPr>
            </w:pPr>
            <w:r w:rsidRPr="00DC4DB6">
              <w:rPr>
                <w:sz w:val="20"/>
              </w:rPr>
              <w:t xml:space="preserve">Valorise par l'utilisation les configurations du </w:t>
            </w:r>
            <w:r>
              <w:rPr>
                <w:sz w:val="20"/>
                <w:szCs w:val="20"/>
              </w:rPr>
              <w:t>Ref</w:t>
            </w:r>
            <w:r w:rsidRPr="00DC4DB6">
              <w:rPr>
                <w:sz w:val="20"/>
                <w:szCs w:val="20"/>
              </w:rPr>
              <w:t>GC</w:t>
            </w:r>
            <w:r>
              <w:rPr>
                <w:sz w:val="20"/>
                <w:szCs w:val="20"/>
              </w:rPr>
              <w:t>-Central</w:t>
            </w:r>
          </w:p>
          <w:p w14:paraId="632E6D83" w14:textId="77777777" w:rsidR="00A8533F" w:rsidRPr="00DC4DB6" w:rsidRDefault="00A8533F" w:rsidP="008E3536">
            <w:pPr>
              <w:pStyle w:val="Paragraphedeliste"/>
              <w:ind w:left="317"/>
              <w:rPr>
                <w:sz w:val="20"/>
              </w:rPr>
            </w:pPr>
            <w:r w:rsidRPr="00C3657E">
              <w:rPr>
                <w:rFonts w:ascii="Century Schoolbook" w:hAnsi="Century Schoolbook"/>
                <w:vanish/>
                <w:color w:val="C00000"/>
                <w:sz w:val="20"/>
                <w:szCs w:val="18"/>
              </w:rPr>
              <w:t>(valorise =&gt; capacité à réutiliser, construire, à tester, à exploiter la solution)</w:t>
            </w:r>
          </w:p>
        </w:tc>
        <w:tc>
          <w:tcPr>
            <w:tcW w:w="1498" w:type="dxa"/>
          </w:tcPr>
          <w:p w14:paraId="632E6D84" w14:textId="77777777" w:rsidR="00A8533F" w:rsidRPr="002F2605" w:rsidRDefault="009560E0" w:rsidP="002F2605">
            <w:pPr>
              <w:ind w:left="34"/>
              <w:rPr>
                <w:sz w:val="20"/>
              </w:rPr>
            </w:pPr>
            <w:r w:rsidRPr="001D5363">
              <w:rPr>
                <w:sz w:val="18"/>
                <w:szCs w:val="18"/>
              </w:rPr>
              <w:t>R, I</w:t>
            </w:r>
          </w:p>
        </w:tc>
      </w:tr>
      <w:tr w:rsidR="00A8533F" w:rsidRPr="00DC4DB6" w14:paraId="632E6D8D" w14:textId="77777777" w:rsidTr="00305D73">
        <w:trPr>
          <w:cantSplit/>
          <w:trHeight w:val="284"/>
        </w:trPr>
        <w:tc>
          <w:tcPr>
            <w:tcW w:w="2268" w:type="dxa"/>
          </w:tcPr>
          <w:p w14:paraId="632E6D86" w14:textId="77777777" w:rsidR="00A8533F" w:rsidRDefault="006F0395" w:rsidP="008E3536">
            <w:pPr>
              <w:ind w:left="34"/>
              <w:rPr>
                <w:sz w:val="20"/>
              </w:rPr>
            </w:pPr>
            <w:r>
              <w:rPr>
                <w:sz w:val="20"/>
              </w:rPr>
              <w:t>Personne désignée par Cardif pour réaliser ce rôle centralisé inter Patrimoine &amp; Projets</w:t>
            </w:r>
          </w:p>
        </w:tc>
        <w:tc>
          <w:tcPr>
            <w:tcW w:w="1843" w:type="dxa"/>
          </w:tcPr>
          <w:p w14:paraId="632E6D87" w14:textId="77777777" w:rsidR="00A8533F" w:rsidRPr="00DC4DB6" w:rsidRDefault="00A8533F" w:rsidP="00AB6165">
            <w:pPr>
              <w:ind w:left="34"/>
              <w:rPr>
                <w:sz w:val="20"/>
              </w:rPr>
            </w:pPr>
            <w:r>
              <w:rPr>
                <w:sz w:val="20"/>
              </w:rPr>
              <w:t>R</w:t>
            </w:r>
            <w:r w:rsidR="00AB6165">
              <w:rPr>
                <w:sz w:val="20"/>
              </w:rPr>
              <w:t>éférent</w:t>
            </w:r>
            <w:r>
              <w:rPr>
                <w:sz w:val="20"/>
              </w:rPr>
              <w:t xml:space="preserve"> de Gestions de Configurations Transverse</w:t>
            </w:r>
            <w:r w:rsidR="00AB6165">
              <w:rPr>
                <w:sz w:val="20"/>
              </w:rPr>
              <w:t xml:space="preserve"> (RGCT)</w:t>
            </w:r>
          </w:p>
        </w:tc>
        <w:tc>
          <w:tcPr>
            <w:tcW w:w="3686" w:type="dxa"/>
          </w:tcPr>
          <w:p w14:paraId="632E6D88" w14:textId="77777777" w:rsidR="00A8533F" w:rsidRPr="00DC4DB6" w:rsidRDefault="00A8533F" w:rsidP="00C47A77">
            <w:pPr>
              <w:pStyle w:val="Paragraphedeliste"/>
              <w:numPr>
                <w:ilvl w:val="0"/>
                <w:numId w:val="2"/>
              </w:numPr>
              <w:ind w:left="317" w:hanging="283"/>
              <w:rPr>
                <w:sz w:val="20"/>
              </w:rPr>
            </w:pPr>
            <w:r w:rsidRPr="00DC4DB6">
              <w:rPr>
                <w:sz w:val="20"/>
              </w:rPr>
              <w:t>Guide la rédaction du PGC du Projet</w:t>
            </w:r>
            <w:r>
              <w:rPr>
                <w:sz w:val="20"/>
              </w:rPr>
              <w:t>/Application</w:t>
            </w:r>
          </w:p>
          <w:p w14:paraId="632E6D89" w14:textId="77777777" w:rsidR="00A8533F" w:rsidRPr="00DC4DB6" w:rsidRDefault="00A8533F" w:rsidP="00C47A77">
            <w:pPr>
              <w:pStyle w:val="Paragraphedeliste"/>
              <w:numPr>
                <w:ilvl w:val="0"/>
                <w:numId w:val="2"/>
              </w:numPr>
              <w:ind w:left="317" w:hanging="283"/>
              <w:rPr>
                <w:sz w:val="20"/>
              </w:rPr>
            </w:pPr>
            <w:r w:rsidRPr="00DC4DB6">
              <w:rPr>
                <w:sz w:val="20"/>
              </w:rPr>
              <w:t xml:space="preserve">Accompagne le </w:t>
            </w:r>
            <w:r>
              <w:rPr>
                <w:sz w:val="20"/>
              </w:rPr>
              <w:t>RGC</w:t>
            </w:r>
          </w:p>
          <w:p w14:paraId="632E6D8A" w14:textId="77777777" w:rsidR="00A8533F" w:rsidRDefault="00A8533F" w:rsidP="00C47A77">
            <w:pPr>
              <w:pStyle w:val="Paragraphedeliste"/>
              <w:numPr>
                <w:ilvl w:val="0"/>
                <w:numId w:val="2"/>
              </w:numPr>
              <w:ind w:left="317" w:hanging="283"/>
              <w:rPr>
                <w:sz w:val="20"/>
              </w:rPr>
            </w:pPr>
            <w:r w:rsidRPr="00DC4DB6">
              <w:rPr>
                <w:sz w:val="20"/>
              </w:rPr>
              <w:t>Réalise la Revue de GC du Projet</w:t>
            </w:r>
            <w:r>
              <w:rPr>
                <w:sz w:val="20"/>
              </w:rPr>
              <w:t>/Application</w:t>
            </w:r>
          </w:p>
          <w:p w14:paraId="632E6D8B" w14:textId="77777777" w:rsidR="00A8533F" w:rsidRPr="00834C3C" w:rsidRDefault="00A8533F" w:rsidP="00C47A77">
            <w:pPr>
              <w:pStyle w:val="Paragraphedeliste"/>
              <w:numPr>
                <w:ilvl w:val="0"/>
                <w:numId w:val="2"/>
              </w:numPr>
              <w:ind w:left="317" w:hanging="283"/>
              <w:rPr>
                <w:sz w:val="20"/>
              </w:rPr>
            </w:pPr>
            <w:r w:rsidRPr="00834C3C">
              <w:rPr>
                <w:sz w:val="20"/>
              </w:rPr>
              <w:t>Apporte une vision transverse des GC pratiquées par les Projets (multi Application)</w:t>
            </w:r>
          </w:p>
        </w:tc>
        <w:tc>
          <w:tcPr>
            <w:tcW w:w="1498" w:type="dxa"/>
          </w:tcPr>
          <w:p w14:paraId="632E6D8C" w14:textId="77777777" w:rsidR="00A8533F" w:rsidRPr="002F2605" w:rsidRDefault="009560E0" w:rsidP="002F2605">
            <w:pPr>
              <w:ind w:left="34"/>
              <w:rPr>
                <w:sz w:val="20"/>
              </w:rPr>
            </w:pPr>
            <w:r w:rsidRPr="001D5363">
              <w:rPr>
                <w:sz w:val="18"/>
                <w:szCs w:val="18"/>
              </w:rPr>
              <w:t>R, I</w:t>
            </w:r>
          </w:p>
        </w:tc>
      </w:tr>
    </w:tbl>
    <w:p w14:paraId="632E6D8E" w14:textId="77777777" w:rsidR="007E30EB" w:rsidRPr="00F7570F" w:rsidRDefault="007E30EB"/>
    <w:p w14:paraId="632E6D8F" w14:textId="77777777" w:rsidR="00A675C9" w:rsidRPr="00DC4DB6" w:rsidRDefault="005E6531" w:rsidP="009A4203">
      <w:pPr>
        <w:pStyle w:val="Titre2"/>
      </w:pPr>
      <w:bookmarkStart w:id="94" w:name="_Toc526261878"/>
      <w:r w:rsidRPr="00DC4DB6">
        <w:t>R</w:t>
      </w:r>
      <w:r w:rsidR="00A675C9" w:rsidRPr="00DC4DB6">
        <w:t>evue GC</w:t>
      </w:r>
      <w:bookmarkEnd w:id="94"/>
    </w:p>
    <w:p w14:paraId="632E6D90" w14:textId="3F41DF4D" w:rsidR="00A675C9" w:rsidRPr="0005799B" w:rsidRDefault="00A675C9" w:rsidP="0005799B">
      <w:pPr>
        <w:ind w:firstLine="284"/>
        <w:jc w:val="both"/>
        <w:rPr>
          <w:rFonts w:ascii="Century Schoolbook" w:hAnsi="Century Schoolbook"/>
          <w:vanish/>
          <w:color w:val="C00000"/>
          <w:sz w:val="20"/>
          <w:szCs w:val="18"/>
        </w:rPr>
      </w:pPr>
      <w:r w:rsidRPr="0005799B">
        <w:rPr>
          <w:rFonts w:ascii="Century Schoolbook" w:hAnsi="Century Schoolbook"/>
          <w:vanish/>
          <w:color w:val="C00000"/>
          <w:sz w:val="20"/>
          <w:szCs w:val="18"/>
        </w:rPr>
        <w:t xml:space="preserve">Les points de revue </w:t>
      </w:r>
      <w:r w:rsidR="00D86AFF" w:rsidRPr="0005799B">
        <w:rPr>
          <w:rFonts w:ascii="Century Schoolbook" w:hAnsi="Century Schoolbook"/>
          <w:vanish/>
          <w:color w:val="C00000"/>
          <w:sz w:val="20"/>
          <w:szCs w:val="18"/>
        </w:rPr>
        <w:t>(</w:t>
      </w:r>
      <w:r w:rsidR="006A1DC0" w:rsidRPr="0005799B">
        <w:rPr>
          <w:rFonts w:ascii="Century Schoolbook" w:hAnsi="Century Schoolbook"/>
          <w:vanish/>
          <w:color w:val="C00000"/>
          <w:sz w:val="20"/>
          <w:szCs w:val="18"/>
        </w:rPr>
        <w:t xml:space="preserve">limités à </w:t>
      </w:r>
      <w:r w:rsidR="007E30EB" w:rsidRPr="0005799B">
        <w:rPr>
          <w:rFonts w:ascii="Century Schoolbook" w:hAnsi="Century Schoolbook"/>
          <w:vanish/>
          <w:color w:val="C00000"/>
          <w:sz w:val="20"/>
          <w:szCs w:val="18"/>
        </w:rPr>
        <w:t>moins d'</w:t>
      </w:r>
      <w:r w:rsidR="006A1DC0" w:rsidRPr="0005799B">
        <w:rPr>
          <w:rFonts w:ascii="Century Schoolbook" w:hAnsi="Century Schoolbook"/>
          <w:vanish/>
          <w:color w:val="C00000"/>
          <w:sz w:val="20"/>
          <w:szCs w:val="18"/>
        </w:rPr>
        <w:t xml:space="preserve">une vingtaine) </w:t>
      </w:r>
      <w:r w:rsidR="00141413">
        <w:rPr>
          <w:rFonts w:ascii="Century Schoolbook" w:hAnsi="Century Schoolbook"/>
          <w:vanish/>
          <w:color w:val="C00000"/>
          <w:sz w:val="20"/>
          <w:szCs w:val="18"/>
        </w:rPr>
        <w:t xml:space="preserve">et faisant l'objet d'un document particulier) </w:t>
      </w:r>
      <w:r w:rsidRPr="0005799B">
        <w:rPr>
          <w:rFonts w:ascii="Century Schoolbook" w:hAnsi="Century Schoolbook"/>
          <w:vanish/>
          <w:color w:val="C00000"/>
          <w:sz w:val="20"/>
          <w:szCs w:val="18"/>
        </w:rPr>
        <w:t>doivent</w:t>
      </w:r>
      <w:r w:rsidR="00F81AB2">
        <w:rPr>
          <w:rFonts w:ascii="Century Schoolbook" w:hAnsi="Century Schoolbook"/>
          <w:vanish/>
          <w:color w:val="C00000"/>
          <w:sz w:val="20"/>
          <w:szCs w:val="18"/>
        </w:rPr>
        <w:t xml:space="preserve"> par </w:t>
      </w:r>
      <w:r w:rsidR="00F24890">
        <w:rPr>
          <w:rFonts w:ascii="Century Schoolbook" w:hAnsi="Century Schoolbook"/>
          <w:vanish/>
          <w:color w:val="C00000"/>
          <w:sz w:val="20"/>
          <w:szCs w:val="18"/>
        </w:rPr>
        <w:t xml:space="preserve">exemple </w:t>
      </w:r>
      <w:r w:rsidR="00F24890" w:rsidRPr="0005799B">
        <w:rPr>
          <w:rFonts w:ascii="Century Schoolbook" w:hAnsi="Century Schoolbook"/>
          <w:vanish/>
          <w:color w:val="C00000"/>
          <w:sz w:val="20"/>
          <w:szCs w:val="18"/>
        </w:rPr>
        <w:t>permettre</w:t>
      </w:r>
      <w:r w:rsidRPr="0005799B">
        <w:rPr>
          <w:rFonts w:ascii="Century Schoolbook" w:hAnsi="Century Schoolbook"/>
          <w:vanish/>
          <w:color w:val="C00000"/>
          <w:sz w:val="20"/>
          <w:szCs w:val="18"/>
        </w:rPr>
        <w:t xml:space="preserve"> de vérifier</w:t>
      </w:r>
      <w:r w:rsidR="00E5208C" w:rsidRPr="0005799B">
        <w:rPr>
          <w:rFonts w:ascii="Century Schoolbook" w:hAnsi="Century Schoolbook"/>
          <w:vanish/>
          <w:color w:val="C00000"/>
          <w:sz w:val="20"/>
          <w:szCs w:val="18"/>
        </w:rPr>
        <w:t xml:space="preserve"> :</w:t>
      </w:r>
    </w:p>
    <w:p w14:paraId="632E6D91" w14:textId="77777777" w:rsidR="00A675C9" w:rsidRPr="0005799B" w:rsidRDefault="00A675C9" w:rsidP="00800D8F">
      <w:pPr>
        <w:pStyle w:val="Paragraphedeliste"/>
        <w:numPr>
          <w:ilvl w:val="0"/>
          <w:numId w:val="10"/>
        </w:numPr>
        <w:tabs>
          <w:tab w:val="left" w:pos="709"/>
        </w:tabs>
        <w:ind w:left="709" w:hanging="283"/>
        <w:rPr>
          <w:rFonts w:ascii="Century Schoolbook" w:hAnsi="Century Schoolbook"/>
          <w:vanish/>
          <w:color w:val="C00000"/>
          <w:sz w:val="20"/>
          <w:szCs w:val="18"/>
        </w:rPr>
      </w:pPr>
      <w:r w:rsidRPr="0005799B">
        <w:rPr>
          <w:rFonts w:ascii="Century Schoolbook" w:hAnsi="Century Schoolbook"/>
          <w:vanish/>
          <w:color w:val="C00000"/>
          <w:sz w:val="20"/>
          <w:szCs w:val="18"/>
        </w:rPr>
        <w:t>L'application des choix de gestion (organisation, actions)</w:t>
      </w:r>
      <w:r w:rsidR="00141413">
        <w:rPr>
          <w:rFonts w:ascii="Century Schoolbook" w:hAnsi="Century Schoolbook"/>
          <w:vanish/>
          <w:color w:val="C00000"/>
          <w:sz w:val="20"/>
          <w:szCs w:val="18"/>
        </w:rPr>
        <w:t xml:space="preserve"> du PGC</w:t>
      </w:r>
      <w:r w:rsidR="00E5208C" w:rsidRPr="0005799B">
        <w:rPr>
          <w:rFonts w:ascii="Century Schoolbook" w:hAnsi="Century Schoolbook"/>
          <w:vanish/>
          <w:color w:val="C00000"/>
          <w:sz w:val="20"/>
          <w:szCs w:val="18"/>
        </w:rPr>
        <w:t>, sans préjuger de leurs efficacités</w:t>
      </w:r>
    </w:p>
    <w:p w14:paraId="632E6D92" w14:textId="77777777" w:rsidR="00A675C9" w:rsidRPr="0005799B" w:rsidRDefault="00A675C9" w:rsidP="00800D8F">
      <w:pPr>
        <w:pStyle w:val="Paragraphedeliste"/>
        <w:numPr>
          <w:ilvl w:val="0"/>
          <w:numId w:val="10"/>
        </w:numPr>
        <w:tabs>
          <w:tab w:val="left" w:pos="709"/>
        </w:tabs>
        <w:ind w:left="709" w:hanging="283"/>
        <w:rPr>
          <w:rFonts w:ascii="Century Schoolbook" w:hAnsi="Century Schoolbook"/>
          <w:vanish/>
          <w:color w:val="C00000"/>
          <w:sz w:val="20"/>
          <w:szCs w:val="18"/>
        </w:rPr>
      </w:pPr>
      <w:r w:rsidRPr="0005799B">
        <w:rPr>
          <w:rFonts w:ascii="Century Schoolbook" w:hAnsi="Century Schoolbook"/>
          <w:vanish/>
          <w:color w:val="C00000"/>
          <w:sz w:val="20"/>
          <w:szCs w:val="18"/>
        </w:rPr>
        <w:t xml:space="preserve">L'atteinte de chacun </w:t>
      </w:r>
      <w:r w:rsidR="00957EBA" w:rsidRPr="0005799B">
        <w:rPr>
          <w:rFonts w:ascii="Century Schoolbook" w:hAnsi="Century Schoolbook"/>
          <w:vanish/>
          <w:color w:val="C00000"/>
          <w:sz w:val="20"/>
          <w:szCs w:val="18"/>
        </w:rPr>
        <w:t xml:space="preserve">des </w:t>
      </w:r>
      <w:r w:rsidRPr="0005799B">
        <w:rPr>
          <w:rFonts w:ascii="Century Schoolbook" w:hAnsi="Century Schoolbook"/>
          <w:vanish/>
          <w:color w:val="C00000"/>
          <w:sz w:val="20"/>
          <w:szCs w:val="18"/>
        </w:rPr>
        <w:t>objectifs</w:t>
      </w:r>
      <w:r w:rsidR="00141413">
        <w:rPr>
          <w:rFonts w:ascii="Century Schoolbook" w:hAnsi="Century Schoolbook"/>
          <w:vanish/>
          <w:color w:val="C00000"/>
          <w:sz w:val="20"/>
          <w:szCs w:val="18"/>
        </w:rPr>
        <w:t>/besoins</w:t>
      </w:r>
      <w:r w:rsidRPr="0005799B">
        <w:rPr>
          <w:rFonts w:ascii="Century Schoolbook" w:hAnsi="Century Schoolbook"/>
          <w:vanish/>
          <w:color w:val="C00000"/>
          <w:sz w:val="20"/>
          <w:szCs w:val="18"/>
        </w:rPr>
        <w:t xml:space="preserve"> initiaux retenus </w:t>
      </w:r>
      <w:r w:rsidR="00141413">
        <w:rPr>
          <w:rFonts w:ascii="Century Schoolbook" w:hAnsi="Century Schoolbook"/>
          <w:vanish/>
          <w:color w:val="C00000"/>
          <w:sz w:val="20"/>
          <w:szCs w:val="18"/>
        </w:rPr>
        <w:t>solutionnés par les moyens décrits par ce PGC</w:t>
      </w:r>
    </w:p>
    <w:p w14:paraId="632E6D93" w14:textId="77777777" w:rsidR="00A675C9" w:rsidRPr="0005799B" w:rsidRDefault="00A675C9" w:rsidP="00800D8F">
      <w:pPr>
        <w:pStyle w:val="Paragraphedeliste"/>
        <w:numPr>
          <w:ilvl w:val="0"/>
          <w:numId w:val="10"/>
        </w:numPr>
        <w:tabs>
          <w:tab w:val="left" w:pos="709"/>
        </w:tabs>
        <w:ind w:left="709" w:hanging="283"/>
        <w:rPr>
          <w:rFonts w:ascii="Century Schoolbook" w:hAnsi="Century Schoolbook"/>
          <w:vanish/>
          <w:color w:val="C00000"/>
          <w:sz w:val="20"/>
          <w:szCs w:val="18"/>
        </w:rPr>
      </w:pPr>
      <w:r w:rsidRPr="0005799B">
        <w:rPr>
          <w:rFonts w:ascii="Century Schoolbook" w:hAnsi="Century Schoolbook"/>
          <w:vanish/>
          <w:color w:val="C00000"/>
          <w:sz w:val="20"/>
          <w:szCs w:val="18"/>
        </w:rPr>
        <w:t xml:space="preserve">La vision des parties prenantes (Cf. § </w:t>
      </w:r>
      <w:r w:rsidR="00384D68" w:rsidRPr="0005799B">
        <w:rPr>
          <w:rFonts w:ascii="Century Schoolbook" w:hAnsi="Century Schoolbook"/>
          <w:vanish/>
          <w:color w:val="C00000"/>
          <w:sz w:val="20"/>
          <w:szCs w:val="18"/>
        </w:rPr>
        <w:fldChar w:fldCharType="begin"/>
      </w:r>
      <w:r w:rsidR="00384D68" w:rsidRPr="0005799B">
        <w:rPr>
          <w:rFonts w:ascii="Century Schoolbook" w:hAnsi="Century Schoolbook"/>
          <w:vanish/>
          <w:color w:val="C00000"/>
          <w:sz w:val="20"/>
          <w:szCs w:val="18"/>
        </w:rPr>
        <w:instrText xml:space="preserve"> REF _Ref488415693 \r \h </w:instrText>
      </w:r>
      <w:r w:rsidR="00DC4DB6" w:rsidRPr="0005799B">
        <w:rPr>
          <w:rFonts w:ascii="Century Schoolbook" w:hAnsi="Century Schoolbook"/>
          <w:vanish/>
          <w:color w:val="C00000"/>
          <w:sz w:val="20"/>
          <w:szCs w:val="18"/>
        </w:rPr>
        <w:instrText xml:space="preserve"> \* MERGEFORMAT </w:instrText>
      </w:r>
      <w:r w:rsidR="00384D68" w:rsidRPr="0005799B">
        <w:rPr>
          <w:rFonts w:ascii="Century Schoolbook" w:hAnsi="Century Schoolbook"/>
          <w:vanish/>
          <w:color w:val="C00000"/>
          <w:sz w:val="20"/>
          <w:szCs w:val="18"/>
        </w:rPr>
      </w:r>
      <w:r w:rsidR="00384D68" w:rsidRPr="0005799B">
        <w:rPr>
          <w:rFonts w:ascii="Century Schoolbook" w:hAnsi="Century Schoolbook"/>
          <w:vanish/>
          <w:color w:val="C00000"/>
          <w:sz w:val="20"/>
          <w:szCs w:val="18"/>
        </w:rPr>
        <w:fldChar w:fldCharType="separate"/>
      </w:r>
      <w:r w:rsidR="000F545B">
        <w:rPr>
          <w:rFonts w:ascii="Century Schoolbook" w:hAnsi="Century Schoolbook"/>
          <w:vanish/>
          <w:color w:val="C00000"/>
          <w:sz w:val="20"/>
          <w:szCs w:val="18"/>
        </w:rPr>
        <w:t>0</w:t>
      </w:r>
      <w:r w:rsidR="00384D68" w:rsidRPr="0005799B">
        <w:rPr>
          <w:rFonts w:ascii="Century Schoolbook" w:hAnsi="Century Schoolbook"/>
          <w:vanish/>
          <w:color w:val="C00000"/>
          <w:sz w:val="20"/>
          <w:szCs w:val="18"/>
        </w:rPr>
        <w:fldChar w:fldCharType="end"/>
      </w:r>
      <w:r w:rsidRPr="0005799B">
        <w:rPr>
          <w:rFonts w:ascii="Century Schoolbook" w:hAnsi="Century Schoolbook"/>
          <w:vanish/>
          <w:color w:val="C00000"/>
          <w:sz w:val="20"/>
          <w:szCs w:val="18"/>
        </w:rPr>
        <w:t>) sur l'efficacité du dispositif</w:t>
      </w:r>
    </w:p>
    <w:p w14:paraId="632E6D94" w14:textId="77777777" w:rsidR="005E6531" w:rsidRPr="0005799B" w:rsidRDefault="00141413" w:rsidP="0005799B">
      <w:pPr>
        <w:ind w:firstLine="284"/>
        <w:jc w:val="both"/>
        <w:rPr>
          <w:rFonts w:ascii="Century Schoolbook" w:hAnsi="Century Schoolbook"/>
          <w:vanish/>
          <w:color w:val="C00000"/>
          <w:sz w:val="20"/>
          <w:szCs w:val="18"/>
        </w:rPr>
      </w:pPr>
      <w:r>
        <w:rPr>
          <w:rFonts w:ascii="Century Schoolbook" w:hAnsi="Century Schoolbook"/>
          <w:vanish/>
          <w:color w:val="C00000"/>
          <w:sz w:val="20"/>
          <w:szCs w:val="18"/>
        </w:rPr>
        <w:t>Dans ce document, p</w:t>
      </w:r>
      <w:r w:rsidR="00D91564" w:rsidRPr="0005799B">
        <w:rPr>
          <w:rFonts w:ascii="Century Schoolbook" w:hAnsi="Century Schoolbook"/>
          <w:vanish/>
          <w:color w:val="C00000"/>
          <w:sz w:val="20"/>
          <w:szCs w:val="18"/>
        </w:rPr>
        <w:t xml:space="preserve">our chaque point, </w:t>
      </w:r>
      <w:r>
        <w:rPr>
          <w:rFonts w:ascii="Century Schoolbook" w:hAnsi="Century Schoolbook"/>
          <w:vanish/>
          <w:color w:val="C00000"/>
          <w:sz w:val="20"/>
          <w:szCs w:val="18"/>
        </w:rPr>
        <w:t>on peut préciser comment apprécier la revue vis-à-vis de ce PGC</w:t>
      </w:r>
      <w:r w:rsidR="00D91564" w:rsidRPr="0005799B">
        <w:rPr>
          <w:rFonts w:ascii="Century Schoolbook" w:hAnsi="Century Schoolbook"/>
          <w:vanish/>
          <w:color w:val="C00000"/>
          <w:sz w:val="20"/>
          <w:szCs w:val="18"/>
        </w:rPr>
        <w:t xml:space="preserve"> </w:t>
      </w:r>
      <w:r w:rsidR="00E5208C" w:rsidRPr="0005799B">
        <w:rPr>
          <w:rFonts w:ascii="Century Schoolbook" w:hAnsi="Century Schoolbook"/>
          <w:vanish/>
          <w:color w:val="C00000"/>
          <w:sz w:val="20"/>
          <w:szCs w:val="18"/>
        </w:rPr>
        <w:t>:</w:t>
      </w:r>
    </w:p>
    <w:p w14:paraId="632E6D95" w14:textId="4BE99D91" w:rsidR="005E6531" w:rsidRPr="0005799B" w:rsidRDefault="00F24890" w:rsidP="00800D8F">
      <w:pPr>
        <w:pStyle w:val="Paragraphedeliste"/>
        <w:numPr>
          <w:ilvl w:val="0"/>
          <w:numId w:val="10"/>
        </w:numPr>
        <w:tabs>
          <w:tab w:val="left" w:pos="709"/>
        </w:tabs>
        <w:ind w:left="709" w:hanging="283"/>
        <w:rPr>
          <w:rFonts w:ascii="Century Schoolbook" w:hAnsi="Century Schoolbook"/>
          <w:vanish/>
          <w:color w:val="C00000"/>
          <w:sz w:val="20"/>
          <w:szCs w:val="18"/>
        </w:rPr>
      </w:pPr>
      <w:r w:rsidRPr="0005799B">
        <w:rPr>
          <w:rFonts w:ascii="Century Schoolbook" w:hAnsi="Century Schoolbook"/>
          <w:vanish/>
          <w:color w:val="C00000"/>
          <w:sz w:val="20"/>
          <w:szCs w:val="18"/>
        </w:rPr>
        <w:t>Ce</w:t>
      </w:r>
      <w:r w:rsidR="005E6531" w:rsidRPr="0005799B">
        <w:rPr>
          <w:rFonts w:ascii="Century Schoolbook" w:hAnsi="Century Schoolbook"/>
          <w:vanish/>
          <w:color w:val="C00000"/>
          <w:sz w:val="20"/>
          <w:szCs w:val="18"/>
        </w:rPr>
        <w:t xml:space="preserve"> qui est vérifié</w:t>
      </w:r>
      <w:r w:rsidR="00DC4DB6" w:rsidRPr="0005799B">
        <w:rPr>
          <w:rFonts w:ascii="Century Schoolbook" w:hAnsi="Century Schoolbook"/>
          <w:vanish/>
          <w:color w:val="C00000"/>
          <w:sz w:val="20"/>
          <w:szCs w:val="18"/>
        </w:rPr>
        <w:t xml:space="preserve"> et </w:t>
      </w:r>
      <w:r w:rsidR="005E6531" w:rsidRPr="0005799B">
        <w:rPr>
          <w:rFonts w:ascii="Century Schoolbook" w:hAnsi="Century Schoolbook"/>
          <w:vanish/>
          <w:color w:val="C00000"/>
          <w:sz w:val="20"/>
          <w:szCs w:val="18"/>
        </w:rPr>
        <w:t>la mesure</w:t>
      </w:r>
      <w:r w:rsidR="003B19B6" w:rsidRPr="0005799B">
        <w:rPr>
          <w:rFonts w:ascii="Century Schoolbook" w:hAnsi="Century Schoolbook"/>
          <w:vanish/>
          <w:color w:val="C00000"/>
          <w:sz w:val="20"/>
          <w:szCs w:val="18"/>
        </w:rPr>
        <w:t xml:space="preserve">, </w:t>
      </w:r>
      <w:r w:rsidR="00D91564" w:rsidRPr="0005799B">
        <w:rPr>
          <w:rFonts w:ascii="Century Schoolbook" w:hAnsi="Century Schoolbook"/>
          <w:vanish/>
          <w:color w:val="C00000"/>
          <w:sz w:val="20"/>
          <w:szCs w:val="18"/>
        </w:rPr>
        <w:t xml:space="preserve">le </w:t>
      </w:r>
      <w:r w:rsidR="005E6531" w:rsidRPr="0005799B">
        <w:rPr>
          <w:rFonts w:ascii="Century Schoolbook" w:hAnsi="Century Schoolbook"/>
          <w:vanish/>
          <w:color w:val="C00000"/>
          <w:sz w:val="20"/>
          <w:szCs w:val="18"/>
        </w:rPr>
        <w:t>seuil d'atteinte de l'objectif</w:t>
      </w:r>
      <w:r w:rsidR="00DC4DB6" w:rsidRPr="0005799B">
        <w:rPr>
          <w:rFonts w:ascii="Century Schoolbook" w:hAnsi="Century Schoolbook"/>
          <w:vanish/>
          <w:color w:val="C00000"/>
          <w:sz w:val="20"/>
          <w:szCs w:val="18"/>
        </w:rPr>
        <w:t xml:space="preserve"> et </w:t>
      </w:r>
      <w:r w:rsidR="00D91564" w:rsidRPr="0005799B">
        <w:rPr>
          <w:rFonts w:ascii="Century Schoolbook" w:hAnsi="Century Schoolbook"/>
          <w:vanish/>
          <w:color w:val="C00000"/>
          <w:sz w:val="20"/>
          <w:szCs w:val="18"/>
        </w:rPr>
        <w:t>l</w:t>
      </w:r>
      <w:r w:rsidR="005E6531" w:rsidRPr="0005799B">
        <w:rPr>
          <w:rFonts w:ascii="Century Schoolbook" w:hAnsi="Century Schoolbook"/>
          <w:vanish/>
          <w:color w:val="C00000"/>
          <w:sz w:val="20"/>
          <w:szCs w:val="18"/>
        </w:rPr>
        <w:t>a valeur actuelle</w:t>
      </w:r>
      <w:r w:rsidR="00750A0C" w:rsidRPr="0005799B">
        <w:rPr>
          <w:rFonts w:ascii="Century Schoolbook" w:hAnsi="Century Schoolbook"/>
          <w:vanish/>
          <w:color w:val="C00000"/>
          <w:sz w:val="20"/>
          <w:szCs w:val="18"/>
        </w:rPr>
        <w:t xml:space="preserve"> mesurée</w:t>
      </w:r>
    </w:p>
    <w:p w14:paraId="632E6D96" w14:textId="5E792DE6" w:rsidR="005E6531" w:rsidRPr="0005799B" w:rsidRDefault="00F24890" w:rsidP="00800D8F">
      <w:pPr>
        <w:pStyle w:val="Paragraphedeliste"/>
        <w:numPr>
          <w:ilvl w:val="0"/>
          <w:numId w:val="10"/>
        </w:numPr>
        <w:tabs>
          <w:tab w:val="left" w:pos="709"/>
        </w:tabs>
        <w:ind w:left="709" w:hanging="283"/>
        <w:rPr>
          <w:rFonts w:ascii="Century Schoolbook" w:hAnsi="Century Schoolbook"/>
          <w:vanish/>
          <w:color w:val="C00000"/>
          <w:sz w:val="20"/>
          <w:szCs w:val="18"/>
        </w:rPr>
      </w:pPr>
      <w:r w:rsidRPr="0005799B">
        <w:rPr>
          <w:rFonts w:ascii="Century Schoolbook" w:hAnsi="Century Schoolbook"/>
          <w:vanish/>
          <w:color w:val="C00000"/>
          <w:sz w:val="20"/>
          <w:szCs w:val="18"/>
        </w:rPr>
        <w:t>Les</w:t>
      </w:r>
      <w:r w:rsidR="005E6531" w:rsidRPr="0005799B">
        <w:rPr>
          <w:rFonts w:ascii="Century Schoolbook" w:hAnsi="Century Schoolbook"/>
          <w:vanish/>
          <w:color w:val="C00000"/>
          <w:sz w:val="20"/>
          <w:szCs w:val="18"/>
        </w:rPr>
        <w:t xml:space="preserve"> dispositions à mettre en œuvre si la valeur </w:t>
      </w:r>
      <w:r w:rsidR="00750A0C" w:rsidRPr="0005799B">
        <w:rPr>
          <w:rFonts w:ascii="Century Schoolbook" w:hAnsi="Century Schoolbook"/>
          <w:vanish/>
          <w:color w:val="C00000"/>
          <w:sz w:val="20"/>
          <w:szCs w:val="18"/>
        </w:rPr>
        <w:t xml:space="preserve">mesurée </w:t>
      </w:r>
      <w:r w:rsidR="005E6531" w:rsidRPr="0005799B">
        <w:rPr>
          <w:rFonts w:ascii="Century Schoolbook" w:hAnsi="Century Schoolbook"/>
          <w:vanish/>
          <w:color w:val="C00000"/>
          <w:sz w:val="20"/>
          <w:szCs w:val="18"/>
        </w:rPr>
        <w:t>n'atteint pas le seuil</w:t>
      </w:r>
    </w:p>
    <w:p w14:paraId="632E6D97" w14:textId="0C38EF65" w:rsidR="005E6531" w:rsidRDefault="00F24890" w:rsidP="00800D8F">
      <w:pPr>
        <w:pStyle w:val="Paragraphedeliste"/>
        <w:numPr>
          <w:ilvl w:val="0"/>
          <w:numId w:val="10"/>
        </w:numPr>
        <w:tabs>
          <w:tab w:val="left" w:pos="709"/>
        </w:tabs>
        <w:ind w:left="709" w:hanging="283"/>
        <w:rPr>
          <w:rFonts w:ascii="Century Schoolbook" w:hAnsi="Century Schoolbook"/>
          <w:vanish/>
          <w:color w:val="C00000"/>
          <w:sz w:val="20"/>
          <w:szCs w:val="18"/>
        </w:rPr>
      </w:pPr>
      <w:r w:rsidRPr="0005799B">
        <w:rPr>
          <w:rFonts w:ascii="Century Schoolbook" w:hAnsi="Century Schoolbook"/>
          <w:vanish/>
          <w:color w:val="C00000"/>
          <w:sz w:val="20"/>
          <w:szCs w:val="18"/>
        </w:rPr>
        <w:t>Les</w:t>
      </w:r>
      <w:r w:rsidR="00D91564" w:rsidRPr="0005799B">
        <w:rPr>
          <w:rFonts w:ascii="Century Schoolbook" w:hAnsi="Century Schoolbook"/>
          <w:vanish/>
          <w:color w:val="C00000"/>
          <w:sz w:val="20"/>
          <w:szCs w:val="18"/>
        </w:rPr>
        <w:t xml:space="preserve"> point</w:t>
      </w:r>
      <w:r w:rsidR="005E6531" w:rsidRPr="0005799B">
        <w:rPr>
          <w:rFonts w:ascii="Century Schoolbook" w:hAnsi="Century Schoolbook"/>
          <w:vanish/>
          <w:color w:val="C00000"/>
          <w:sz w:val="20"/>
          <w:szCs w:val="18"/>
        </w:rPr>
        <w:t>s</w:t>
      </w:r>
      <w:r w:rsidR="00D91564" w:rsidRPr="0005799B">
        <w:rPr>
          <w:rFonts w:ascii="Century Schoolbook" w:hAnsi="Century Schoolbook"/>
          <w:vanish/>
          <w:color w:val="C00000"/>
          <w:sz w:val="20"/>
          <w:szCs w:val="18"/>
        </w:rPr>
        <w:t xml:space="preserve"> de vue des parties prenantes</w:t>
      </w:r>
    </w:p>
    <w:p w14:paraId="632E6D98" w14:textId="77777777" w:rsidR="00F81AB2" w:rsidRPr="00F81AB2" w:rsidRDefault="00F81AB2" w:rsidP="00F81AB2">
      <w:pPr>
        <w:ind w:firstLine="284"/>
        <w:jc w:val="both"/>
        <w:rPr>
          <w:rFonts w:ascii="Century Schoolbook" w:hAnsi="Century Schoolbook"/>
          <w:vanish/>
          <w:color w:val="C00000"/>
          <w:sz w:val="20"/>
          <w:szCs w:val="18"/>
        </w:rPr>
      </w:pPr>
      <w:r>
        <w:rPr>
          <w:rFonts w:ascii="Century Schoolbook" w:hAnsi="Century Schoolbook"/>
          <w:vanish/>
          <w:color w:val="C00000"/>
          <w:sz w:val="20"/>
          <w:szCs w:val="18"/>
        </w:rPr>
        <w:t>Ce tableau accompagnera le résultat de la revue</w:t>
      </w:r>
    </w:p>
    <w:p w14:paraId="632E6D99" w14:textId="77777777" w:rsidR="000D3140" w:rsidRDefault="000D3140" w:rsidP="00F81AB2">
      <w:pPr>
        <w:ind w:firstLine="284"/>
      </w:pPr>
    </w:p>
    <w:p w14:paraId="632E6D9A" w14:textId="77777777" w:rsidR="00F81AB2" w:rsidRDefault="00F81AB2" w:rsidP="00F81AB2">
      <w:pPr>
        <w:ind w:firstLine="284"/>
      </w:pPr>
      <w:r>
        <w:t xml:space="preserve">Le tableau </w:t>
      </w:r>
      <w:r w:rsidR="000D3140">
        <w:t xml:space="preserve">du type de celui </w:t>
      </w:r>
      <w:r>
        <w:t xml:space="preserve">ci-dessous accompagnera </w:t>
      </w:r>
      <w:r w:rsidR="0003228D">
        <w:t xml:space="preserve">à postériori </w:t>
      </w:r>
      <w:r>
        <w:t>le résultat brut de chaque revue GC.</w:t>
      </w:r>
    </w:p>
    <w:p w14:paraId="632E6D9B" w14:textId="36A9DC69" w:rsidR="00F81AB2" w:rsidRDefault="00F81AB2" w:rsidP="00F81AB2">
      <w:pPr>
        <w:ind w:firstLine="284"/>
      </w:pPr>
      <w:r>
        <w:t xml:space="preserve">Il permettra d'analyser les moyens mis en œuvre (la partie Plan) vis-à-vis des objectifs fixés (la partie </w:t>
      </w:r>
      <w:r w:rsidR="00F24890">
        <w:t>Stratégie) et</w:t>
      </w:r>
      <w:r w:rsidR="009433FA">
        <w:t xml:space="preserve"> de proposer un plan d'amélioration de l'application de ce PGC et/ou des objectifs et/ou des moyens associés à ces objectifs :</w:t>
      </w:r>
    </w:p>
    <w:p w14:paraId="632E6D9C" w14:textId="77777777" w:rsidR="009433FA" w:rsidRPr="00F7570F" w:rsidRDefault="009433FA" w:rsidP="00F81AB2">
      <w:pPr>
        <w:ind w:firstLine="284"/>
      </w:pPr>
    </w:p>
    <w:tbl>
      <w:tblPr>
        <w:tblStyle w:val="Grilledutableau"/>
        <w:tblW w:w="0" w:type="auto"/>
        <w:tblInd w:w="-34" w:type="dxa"/>
        <w:tblLook w:val="04A0" w:firstRow="1" w:lastRow="0" w:firstColumn="1" w:lastColumn="0" w:noHBand="0" w:noVBand="1"/>
      </w:tblPr>
      <w:tblGrid>
        <w:gridCol w:w="2580"/>
        <w:gridCol w:w="1349"/>
        <w:gridCol w:w="1521"/>
        <w:gridCol w:w="1237"/>
        <w:gridCol w:w="1311"/>
        <w:gridCol w:w="1294"/>
      </w:tblGrid>
      <w:tr w:rsidR="000D3140" w14:paraId="632E6DA5" w14:textId="77777777" w:rsidTr="000D3140">
        <w:tc>
          <w:tcPr>
            <w:tcW w:w="2836" w:type="dxa"/>
            <w:shd w:val="clear" w:color="auto" w:fill="D9D9D9" w:themeFill="background1" w:themeFillShade="D9"/>
          </w:tcPr>
          <w:p w14:paraId="632E6D9D" w14:textId="77777777" w:rsidR="00F81AB2" w:rsidRDefault="00F81AB2" w:rsidP="000D3140">
            <w:pPr>
              <w:jc w:val="center"/>
            </w:pPr>
            <w:r>
              <w:t>Point de revue</w:t>
            </w:r>
            <w:r w:rsidR="000D3140">
              <w:t xml:space="preserve"> </w:t>
            </w:r>
          </w:p>
          <w:p w14:paraId="632E6D9E" w14:textId="77777777" w:rsidR="00967585" w:rsidRDefault="00967585" w:rsidP="000D3140">
            <w:pPr>
              <w:jc w:val="center"/>
            </w:pPr>
            <w:r>
              <w:t>(date de la revue)</w:t>
            </w:r>
          </w:p>
        </w:tc>
        <w:tc>
          <w:tcPr>
            <w:tcW w:w="1275" w:type="dxa"/>
            <w:shd w:val="clear" w:color="auto" w:fill="D9D9D9" w:themeFill="background1" w:themeFillShade="D9"/>
          </w:tcPr>
          <w:p w14:paraId="632E6D9F" w14:textId="77777777" w:rsidR="000D3140" w:rsidRDefault="000D3140" w:rsidP="000D3140">
            <w:pPr>
              <w:jc w:val="center"/>
            </w:pPr>
            <w:r>
              <w:t>Pourcentage atteint</w:t>
            </w:r>
          </w:p>
          <w:p w14:paraId="632E6DA0" w14:textId="77777777" w:rsidR="00F81AB2" w:rsidRDefault="000D3140" w:rsidP="000D3140">
            <w:pPr>
              <w:jc w:val="center"/>
            </w:pPr>
            <w:r>
              <w:t xml:space="preserve">de l'objectif </w:t>
            </w:r>
            <w:r w:rsidR="00F81AB2">
              <w:t>du point de la revue</w:t>
            </w:r>
          </w:p>
        </w:tc>
        <w:tc>
          <w:tcPr>
            <w:tcW w:w="1560" w:type="dxa"/>
            <w:shd w:val="clear" w:color="auto" w:fill="D9D9D9" w:themeFill="background1" w:themeFillShade="D9"/>
          </w:tcPr>
          <w:p w14:paraId="632E6DA1" w14:textId="77777777" w:rsidR="00F81AB2" w:rsidRDefault="00F81AB2" w:rsidP="00F81AB2">
            <w:pPr>
              <w:jc w:val="center"/>
            </w:pPr>
            <w:r>
              <w:t>Niveau d'application des choix du PGC</w:t>
            </w:r>
          </w:p>
        </w:tc>
        <w:tc>
          <w:tcPr>
            <w:tcW w:w="1275" w:type="dxa"/>
            <w:shd w:val="clear" w:color="auto" w:fill="D9D9D9" w:themeFill="background1" w:themeFillShade="D9"/>
          </w:tcPr>
          <w:p w14:paraId="632E6DA2" w14:textId="77777777" w:rsidR="00F81AB2" w:rsidRDefault="00F81AB2" w:rsidP="00F81AB2">
            <w:pPr>
              <w:jc w:val="center"/>
            </w:pPr>
            <w:r>
              <w:t>Nivaux d'atteinte des Objectifs et Besoins initiaux</w:t>
            </w:r>
          </w:p>
        </w:tc>
        <w:tc>
          <w:tcPr>
            <w:tcW w:w="1276" w:type="dxa"/>
            <w:shd w:val="clear" w:color="auto" w:fill="D9D9D9" w:themeFill="background1" w:themeFillShade="D9"/>
          </w:tcPr>
          <w:p w14:paraId="632E6DA3" w14:textId="77777777" w:rsidR="00F81AB2" w:rsidRDefault="00F81AB2" w:rsidP="00F81AB2">
            <w:pPr>
              <w:jc w:val="center"/>
            </w:pPr>
            <w:r>
              <w:t>Point de vue du RGC</w:t>
            </w:r>
            <w:r w:rsidR="000D3140">
              <w:t xml:space="preserve"> (satisfaisant ou progrès nécessaires)</w:t>
            </w:r>
          </w:p>
        </w:tc>
        <w:tc>
          <w:tcPr>
            <w:tcW w:w="1296" w:type="dxa"/>
            <w:shd w:val="clear" w:color="auto" w:fill="D9D9D9" w:themeFill="background1" w:themeFillShade="D9"/>
          </w:tcPr>
          <w:p w14:paraId="632E6DA4" w14:textId="77777777" w:rsidR="00F81AB2" w:rsidRPr="00967585" w:rsidRDefault="00F81AB2" w:rsidP="00F81AB2">
            <w:pPr>
              <w:jc w:val="center"/>
              <w:rPr>
                <w:b/>
              </w:rPr>
            </w:pPr>
            <w:r w:rsidRPr="00967585">
              <w:rPr>
                <w:b/>
              </w:rPr>
              <w:t>Actions correctrices à mettre en œuvre</w:t>
            </w:r>
          </w:p>
        </w:tc>
      </w:tr>
      <w:tr w:rsidR="000D3140" w14:paraId="632E6DAC" w14:textId="77777777" w:rsidTr="000D3140">
        <w:tc>
          <w:tcPr>
            <w:tcW w:w="2836" w:type="dxa"/>
            <w:vAlign w:val="bottom"/>
          </w:tcPr>
          <w:p w14:paraId="632E6DA6" w14:textId="77777777" w:rsidR="000D3140" w:rsidRDefault="000D3140">
            <w:pPr>
              <w:rPr>
                <w:rFonts w:ascii="Calibri" w:hAnsi="Calibri" w:cs="Calibri"/>
                <w:color w:val="000000"/>
              </w:rPr>
            </w:pPr>
            <w:r>
              <w:rPr>
                <w:rFonts w:ascii="Calibri" w:hAnsi="Calibri" w:cs="Calibri"/>
                <w:color w:val="000000"/>
              </w:rPr>
              <w:t>I - Eléments  versionnés, Configurations versionnées</w:t>
            </w:r>
          </w:p>
        </w:tc>
        <w:tc>
          <w:tcPr>
            <w:tcW w:w="1275" w:type="dxa"/>
          </w:tcPr>
          <w:p w14:paraId="632E6DA7" w14:textId="77777777" w:rsidR="000D3140" w:rsidRDefault="000D3140" w:rsidP="00141413"/>
        </w:tc>
        <w:tc>
          <w:tcPr>
            <w:tcW w:w="1560" w:type="dxa"/>
          </w:tcPr>
          <w:p w14:paraId="632E6DA8" w14:textId="77777777" w:rsidR="000D3140" w:rsidRDefault="000D3140" w:rsidP="00141413"/>
        </w:tc>
        <w:tc>
          <w:tcPr>
            <w:tcW w:w="1275" w:type="dxa"/>
          </w:tcPr>
          <w:p w14:paraId="632E6DA9" w14:textId="77777777" w:rsidR="000D3140" w:rsidRDefault="000D3140" w:rsidP="00141413"/>
        </w:tc>
        <w:tc>
          <w:tcPr>
            <w:tcW w:w="1276" w:type="dxa"/>
          </w:tcPr>
          <w:p w14:paraId="632E6DAA" w14:textId="77777777" w:rsidR="000D3140" w:rsidRDefault="000D3140" w:rsidP="00141413"/>
        </w:tc>
        <w:tc>
          <w:tcPr>
            <w:tcW w:w="1296" w:type="dxa"/>
          </w:tcPr>
          <w:p w14:paraId="632E6DAB" w14:textId="77777777" w:rsidR="000D3140" w:rsidRDefault="000D3140" w:rsidP="00141413"/>
        </w:tc>
      </w:tr>
      <w:tr w:rsidR="000D3140" w14:paraId="632E6DB3" w14:textId="77777777" w:rsidTr="000D3140">
        <w:tc>
          <w:tcPr>
            <w:tcW w:w="2836" w:type="dxa"/>
            <w:vAlign w:val="bottom"/>
          </w:tcPr>
          <w:p w14:paraId="632E6DAD" w14:textId="77777777" w:rsidR="000D3140" w:rsidRDefault="000D3140">
            <w:pPr>
              <w:rPr>
                <w:rFonts w:ascii="Calibri" w:hAnsi="Calibri" w:cs="Calibri"/>
                <w:color w:val="000000"/>
              </w:rPr>
            </w:pPr>
            <w:r>
              <w:rPr>
                <w:rFonts w:ascii="Calibri" w:hAnsi="Calibri" w:cs="Calibri"/>
                <w:color w:val="000000"/>
              </w:rPr>
              <w:t>II - Complétude et Cohérence vérifiées</w:t>
            </w:r>
          </w:p>
        </w:tc>
        <w:tc>
          <w:tcPr>
            <w:tcW w:w="1275" w:type="dxa"/>
          </w:tcPr>
          <w:p w14:paraId="632E6DAE" w14:textId="77777777" w:rsidR="000D3140" w:rsidRDefault="000D3140" w:rsidP="00141413"/>
        </w:tc>
        <w:tc>
          <w:tcPr>
            <w:tcW w:w="1560" w:type="dxa"/>
          </w:tcPr>
          <w:p w14:paraId="632E6DAF" w14:textId="77777777" w:rsidR="000D3140" w:rsidRDefault="000D3140" w:rsidP="00141413"/>
        </w:tc>
        <w:tc>
          <w:tcPr>
            <w:tcW w:w="1275" w:type="dxa"/>
          </w:tcPr>
          <w:p w14:paraId="632E6DB0" w14:textId="77777777" w:rsidR="000D3140" w:rsidRDefault="000D3140" w:rsidP="00141413"/>
        </w:tc>
        <w:tc>
          <w:tcPr>
            <w:tcW w:w="1276" w:type="dxa"/>
          </w:tcPr>
          <w:p w14:paraId="632E6DB1" w14:textId="77777777" w:rsidR="000D3140" w:rsidRDefault="000D3140" w:rsidP="00141413"/>
        </w:tc>
        <w:tc>
          <w:tcPr>
            <w:tcW w:w="1296" w:type="dxa"/>
          </w:tcPr>
          <w:p w14:paraId="632E6DB2" w14:textId="77777777" w:rsidR="000D3140" w:rsidRDefault="000D3140" w:rsidP="00141413"/>
        </w:tc>
      </w:tr>
      <w:tr w:rsidR="000D3140" w14:paraId="632E6DBA" w14:textId="77777777" w:rsidTr="000D3140">
        <w:tc>
          <w:tcPr>
            <w:tcW w:w="2836" w:type="dxa"/>
            <w:vAlign w:val="bottom"/>
          </w:tcPr>
          <w:p w14:paraId="632E6DB4" w14:textId="77777777" w:rsidR="000D3140" w:rsidRDefault="000D3140">
            <w:pPr>
              <w:rPr>
                <w:rFonts w:ascii="Calibri" w:hAnsi="Calibri" w:cs="Calibri"/>
                <w:color w:val="000000"/>
              </w:rPr>
            </w:pPr>
            <w:r>
              <w:rPr>
                <w:rFonts w:ascii="Calibri" w:hAnsi="Calibri" w:cs="Calibri"/>
                <w:color w:val="000000"/>
              </w:rPr>
              <w:t>III - Occurrences de gestion, rôles et responsabilités</w:t>
            </w:r>
          </w:p>
        </w:tc>
        <w:tc>
          <w:tcPr>
            <w:tcW w:w="1275" w:type="dxa"/>
          </w:tcPr>
          <w:p w14:paraId="632E6DB5" w14:textId="77777777" w:rsidR="000D3140" w:rsidRDefault="000D3140" w:rsidP="00141413"/>
        </w:tc>
        <w:tc>
          <w:tcPr>
            <w:tcW w:w="1560" w:type="dxa"/>
          </w:tcPr>
          <w:p w14:paraId="632E6DB6" w14:textId="77777777" w:rsidR="000D3140" w:rsidRDefault="000D3140" w:rsidP="00141413"/>
        </w:tc>
        <w:tc>
          <w:tcPr>
            <w:tcW w:w="1275" w:type="dxa"/>
          </w:tcPr>
          <w:p w14:paraId="632E6DB7" w14:textId="77777777" w:rsidR="000D3140" w:rsidRDefault="000D3140" w:rsidP="00141413"/>
        </w:tc>
        <w:tc>
          <w:tcPr>
            <w:tcW w:w="1276" w:type="dxa"/>
          </w:tcPr>
          <w:p w14:paraId="632E6DB8" w14:textId="77777777" w:rsidR="000D3140" w:rsidRDefault="000D3140" w:rsidP="00141413"/>
        </w:tc>
        <w:tc>
          <w:tcPr>
            <w:tcW w:w="1296" w:type="dxa"/>
          </w:tcPr>
          <w:p w14:paraId="632E6DB9" w14:textId="77777777" w:rsidR="000D3140" w:rsidRDefault="000D3140" w:rsidP="00141413"/>
        </w:tc>
      </w:tr>
      <w:tr w:rsidR="000D3140" w14:paraId="632E6DC1" w14:textId="77777777" w:rsidTr="000D3140">
        <w:tc>
          <w:tcPr>
            <w:tcW w:w="2836" w:type="dxa"/>
            <w:vAlign w:val="bottom"/>
          </w:tcPr>
          <w:p w14:paraId="632E6DBB" w14:textId="77777777" w:rsidR="000D3140" w:rsidRDefault="000D3140">
            <w:pPr>
              <w:rPr>
                <w:rFonts w:ascii="Calibri" w:hAnsi="Calibri" w:cs="Calibri"/>
                <w:color w:val="000000"/>
              </w:rPr>
            </w:pPr>
            <w:r>
              <w:rPr>
                <w:rFonts w:ascii="Calibri" w:hAnsi="Calibri" w:cs="Calibri"/>
                <w:color w:val="000000"/>
              </w:rPr>
              <w:t>IV - Politique de branches</w:t>
            </w:r>
          </w:p>
        </w:tc>
        <w:tc>
          <w:tcPr>
            <w:tcW w:w="1275" w:type="dxa"/>
          </w:tcPr>
          <w:p w14:paraId="632E6DBC" w14:textId="77777777" w:rsidR="000D3140" w:rsidRDefault="000D3140" w:rsidP="00141413"/>
        </w:tc>
        <w:tc>
          <w:tcPr>
            <w:tcW w:w="1560" w:type="dxa"/>
          </w:tcPr>
          <w:p w14:paraId="632E6DBD" w14:textId="77777777" w:rsidR="000D3140" w:rsidRDefault="000D3140" w:rsidP="00141413"/>
        </w:tc>
        <w:tc>
          <w:tcPr>
            <w:tcW w:w="1275" w:type="dxa"/>
          </w:tcPr>
          <w:p w14:paraId="632E6DBE" w14:textId="77777777" w:rsidR="000D3140" w:rsidRDefault="000D3140" w:rsidP="00141413"/>
        </w:tc>
        <w:tc>
          <w:tcPr>
            <w:tcW w:w="1276" w:type="dxa"/>
          </w:tcPr>
          <w:p w14:paraId="632E6DBF" w14:textId="77777777" w:rsidR="000D3140" w:rsidRDefault="000D3140" w:rsidP="00141413"/>
        </w:tc>
        <w:tc>
          <w:tcPr>
            <w:tcW w:w="1296" w:type="dxa"/>
          </w:tcPr>
          <w:p w14:paraId="632E6DC0" w14:textId="77777777" w:rsidR="000D3140" w:rsidRDefault="000D3140" w:rsidP="00141413"/>
        </w:tc>
      </w:tr>
      <w:tr w:rsidR="000D3140" w14:paraId="632E6DC8" w14:textId="77777777" w:rsidTr="000D3140">
        <w:tc>
          <w:tcPr>
            <w:tcW w:w="2836" w:type="dxa"/>
            <w:vAlign w:val="bottom"/>
          </w:tcPr>
          <w:p w14:paraId="632E6DC2" w14:textId="77777777" w:rsidR="000D3140" w:rsidRDefault="000D3140">
            <w:pPr>
              <w:rPr>
                <w:rFonts w:ascii="Calibri" w:hAnsi="Calibri" w:cs="Calibri"/>
                <w:color w:val="000000"/>
              </w:rPr>
            </w:pPr>
            <w:r>
              <w:rPr>
                <w:rFonts w:ascii="Calibri" w:hAnsi="Calibri" w:cs="Calibri"/>
                <w:color w:val="000000"/>
              </w:rPr>
              <w:t>V - PGC et sa maintenance</w:t>
            </w:r>
          </w:p>
        </w:tc>
        <w:tc>
          <w:tcPr>
            <w:tcW w:w="1275" w:type="dxa"/>
          </w:tcPr>
          <w:p w14:paraId="632E6DC3" w14:textId="77777777" w:rsidR="000D3140" w:rsidRDefault="000D3140" w:rsidP="00141413"/>
        </w:tc>
        <w:tc>
          <w:tcPr>
            <w:tcW w:w="1560" w:type="dxa"/>
          </w:tcPr>
          <w:p w14:paraId="632E6DC4" w14:textId="77777777" w:rsidR="000D3140" w:rsidRDefault="000D3140" w:rsidP="00141413"/>
        </w:tc>
        <w:tc>
          <w:tcPr>
            <w:tcW w:w="1275" w:type="dxa"/>
          </w:tcPr>
          <w:p w14:paraId="632E6DC5" w14:textId="77777777" w:rsidR="000D3140" w:rsidRDefault="000D3140" w:rsidP="00141413"/>
        </w:tc>
        <w:tc>
          <w:tcPr>
            <w:tcW w:w="1276" w:type="dxa"/>
          </w:tcPr>
          <w:p w14:paraId="632E6DC6" w14:textId="77777777" w:rsidR="000D3140" w:rsidRDefault="000D3140" w:rsidP="00141413"/>
        </w:tc>
        <w:tc>
          <w:tcPr>
            <w:tcW w:w="1296" w:type="dxa"/>
          </w:tcPr>
          <w:p w14:paraId="632E6DC7" w14:textId="77777777" w:rsidR="000D3140" w:rsidRDefault="000D3140" w:rsidP="00141413"/>
        </w:tc>
      </w:tr>
      <w:tr w:rsidR="000D3140" w14:paraId="632E6DCF" w14:textId="77777777" w:rsidTr="000D3140">
        <w:tc>
          <w:tcPr>
            <w:tcW w:w="2836" w:type="dxa"/>
            <w:vAlign w:val="bottom"/>
          </w:tcPr>
          <w:p w14:paraId="632E6DC9" w14:textId="77777777" w:rsidR="000D3140" w:rsidRDefault="000D3140">
            <w:pPr>
              <w:rPr>
                <w:rFonts w:ascii="Calibri" w:hAnsi="Calibri" w:cs="Calibri"/>
                <w:color w:val="000000"/>
              </w:rPr>
            </w:pPr>
            <w:r>
              <w:rPr>
                <w:rFonts w:ascii="Calibri" w:hAnsi="Calibri" w:cs="Calibri"/>
                <w:color w:val="000000"/>
              </w:rPr>
              <w:t>VI - Standardisation</w:t>
            </w:r>
          </w:p>
        </w:tc>
        <w:tc>
          <w:tcPr>
            <w:tcW w:w="1275" w:type="dxa"/>
          </w:tcPr>
          <w:p w14:paraId="632E6DCA" w14:textId="77777777" w:rsidR="000D3140" w:rsidRDefault="000D3140" w:rsidP="00141413"/>
        </w:tc>
        <w:tc>
          <w:tcPr>
            <w:tcW w:w="1560" w:type="dxa"/>
          </w:tcPr>
          <w:p w14:paraId="632E6DCB" w14:textId="77777777" w:rsidR="000D3140" w:rsidRDefault="000D3140" w:rsidP="00141413"/>
        </w:tc>
        <w:tc>
          <w:tcPr>
            <w:tcW w:w="1275" w:type="dxa"/>
          </w:tcPr>
          <w:p w14:paraId="632E6DCC" w14:textId="77777777" w:rsidR="000D3140" w:rsidRDefault="000D3140" w:rsidP="00141413"/>
        </w:tc>
        <w:tc>
          <w:tcPr>
            <w:tcW w:w="1276" w:type="dxa"/>
          </w:tcPr>
          <w:p w14:paraId="632E6DCD" w14:textId="77777777" w:rsidR="000D3140" w:rsidRDefault="000D3140" w:rsidP="00141413"/>
        </w:tc>
        <w:tc>
          <w:tcPr>
            <w:tcW w:w="1296" w:type="dxa"/>
          </w:tcPr>
          <w:p w14:paraId="632E6DCE" w14:textId="77777777" w:rsidR="000D3140" w:rsidRDefault="000D3140" w:rsidP="00141413"/>
        </w:tc>
      </w:tr>
      <w:tr w:rsidR="000D3140" w14:paraId="632E6DD6" w14:textId="77777777" w:rsidTr="000D3140">
        <w:tc>
          <w:tcPr>
            <w:tcW w:w="2836" w:type="dxa"/>
            <w:vAlign w:val="bottom"/>
          </w:tcPr>
          <w:p w14:paraId="632E6DD0" w14:textId="77777777" w:rsidR="000D3140" w:rsidRDefault="000D3140">
            <w:pPr>
              <w:rPr>
                <w:rFonts w:ascii="Calibri" w:hAnsi="Calibri" w:cs="Calibri"/>
                <w:color w:val="000000"/>
              </w:rPr>
            </w:pPr>
            <w:r>
              <w:rPr>
                <w:rFonts w:ascii="Calibri" w:hAnsi="Calibri" w:cs="Calibri"/>
                <w:color w:val="000000"/>
              </w:rPr>
              <w:t>VII - Plan d'amélioration</w:t>
            </w:r>
          </w:p>
        </w:tc>
        <w:tc>
          <w:tcPr>
            <w:tcW w:w="1275" w:type="dxa"/>
          </w:tcPr>
          <w:p w14:paraId="632E6DD1" w14:textId="77777777" w:rsidR="000D3140" w:rsidRDefault="000D3140" w:rsidP="00141413"/>
        </w:tc>
        <w:tc>
          <w:tcPr>
            <w:tcW w:w="1560" w:type="dxa"/>
          </w:tcPr>
          <w:p w14:paraId="632E6DD2" w14:textId="77777777" w:rsidR="000D3140" w:rsidRDefault="000D3140" w:rsidP="00141413"/>
        </w:tc>
        <w:tc>
          <w:tcPr>
            <w:tcW w:w="1275" w:type="dxa"/>
          </w:tcPr>
          <w:p w14:paraId="632E6DD3" w14:textId="77777777" w:rsidR="000D3140" w:rsidRDefault="000D3140" w:rsidP="00141413"/>
        </w:tc>
        <w:tc>
          <w:tcPr>
            <w:tcW w:w="1276" w:type="dxa"/>
          </w:tcPr>
          <w:p w14:paraId="632E6DD4" w14:textId="77777777" w:rsidR="000D3140" w:rsidRDefault="000D3140" w:rsidP="00141413"/>
        </w:tc>
        <w:tc>
          <w:tcPr>
            <w:tcW w:w="1296" w:type="dxa"/>
          </w:tcPr>
          <w:p w14:paraId="632E6DD5" w14:textId="77777777" w:rsidR="000D3140" w:rsidRDefault="000D3140" w:rsidP="00141413"/>
        </w:tc>
      </w:tr>
      <w:tr w:rsidR="000D3140" w14:paraId="632E6DDD" w14:textId="77777777" w:rsidTr="000D3140">
        <w:tc>
          <w:tcPr>
            <w:tcW w:w="2836" w:type="dxa"/>
            <w:vAlign w:val="bottom"/>
          </w:tcPr>
          <w:p w14:paraId="632E6DD7" w14:textId="77777777" w:rsidR="000D3140" w:rsidRDefault="000D3140">
            <w:pPr>
              <w:rPr>
                <w:rFonts w:ascii="Calibri" w:hAnsi="Calibri" w:cs="Calibri"/>
                <w:color w:val="000000"/>
              </w:rPr>
            </w:pPr>
            <w:r>
              <w:rPr>
                <w:rFonts w:ascii="Calibri" w:hAnsi="Calibri" w:cs="Calibri"/>
                <w:color w:val="000000"/>
              </w:rPr>
              <w:t>VIII - Pilotage des projets</w:t>
            </w:r>
          </w:p>
        </w:tc>
        <w:tc>
          <w:tcPr>
            <w:tcW w:w="1275" w:type="dxa"/>
          </w:tcPr>
          <w:p w14:paraId="632E6DD8" w14:textId="77777777" w:rsidR="000D3140" w:rsidRDefault="000D3140" w:rsidP="00141413"/>
        </w:tc>
        <w:tc>
          <w:tcPr>
            <w:tcW w:w="1560" w:type="dxa"/>
          </w:tcPr>
          <w:p w14:paraId="632E6DD9" w14:textId="77777777" w:rsidR="000D3140" w:rsidRDefault="000D3140" w:rsidP="00141413"/>
        </w:tc>
        <w:tc>
          <w:tcPr>
            <w:tcW w:w="1275" w:type="dxa"/>
          </w:tcPr>
          <w:p w14:paraId="632E6DDA" w14:textId="77777777" w:rsidR="000D3140" w:rsidRDefault="000D3140" w:rsidP="00141413"/>
        </w:tc>
        <w:tc>
          <w:tcPr>
            <w:tcW w:w="1276" w:type="dxa"/>
          </w:tcPr>
          <w:p w14:paraId="632E6DDB" w14:textId="77777777" w:rsidR="000D3140" w:rsidRDefault="000D3140" w:rsidP="00141413"/>
        </w:tc>
        <w:tc>
          <w:tcPr>
            <w:tcW w:w="1296" w:type="dxa"/>
          </w:tcPr>
          <w:p w14:paraId="632E6DDC" w14:textId="77777777" w:rsidR="000D3140" w:rsidRDefault="000D3140" w:rsidP="00141413"/>
        </w:tc>
      </w:tr>
    </w:tbl>
    <w:p w14:paraId="632E6DDE" w14:textId="77777777" w:rsidR="00141413" w:rsidRPr="00F7570F" w:rsidRDefault="00141413" w:rsidP="00141413">
      <w:pPr>
        <w:ind w:left="1068"/>
      </w:pPr>
    </w:p>
    <w:sectPr w:rsidR="00141413" w:rsidRPr="00F7570F" w:rsidSect="00F740BA">
      <w:headerReference w:type="default" r:id="rId43"/>
      <w:footerReference w:type="default" r:id="rId44"/>
      <w:pgSz w:w="11906" w:h="16838"/>
      <w:pgMar w:top="1440" w:right="1558" w:bottom="1440" w:left="1080" w:header="426"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FAFBA7" w14:textId="77777777" w:rsidR="001E6895" w:rsidRDefault="001E6895" w:rsidP="005A6A3F">
      <w:r>
        <w:separator/>
      </w:r>
    </w:p>
  </w:endnote>
  <w:endnote w:type="continuationSeparator" w:id="0">
    <w:p w14:paraId="04A6753E" w14:textId="77777777" w:rsidR="001E6895" w:rsidRDefault="001E6895" w:rsidP="005A6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E6E2F" w14:textId="35C75B67" w:rsidR="008628EA" w:rsidRDefault="008628EA" w:rsidP="009B293A">
    <w:pPr>
      <w:pStyle w:val="Pieddepage"/>
      <w:tabs>
        <w:tab w:val="clear" w:pos="4536"/>
        <w:tab w:val="left" w:pos="7230"/>
      </w:tabs>
    </w:pPr>
    <w:r>
      <w:rPr>
        <w:noProof/>
      </w:rPr>
      <w:fldChar w:fldCharType="begin"/>
    </w:r>
    <w:r>
      <w:rPr>
        <w:noProof/>
      </w:rPr>
      <w:instrText xml:space="preserve"> FILENAME   \* MERGEFORMAT </w:instrText>
    </w:r>
    <w:r>
      <w:rPr>
        <w:noProof/>
      </w:rPr>
      <w:fldChar w:fldCharType="separate"/>
    </w:r>
    <w:r>
      <w:rPr>
        <w:noProof/>
      </w:rPr>
      <w:t>PGCL (Plan de Gestion de Configuration Logiciel) - ESB ICE TIBCO</w:t>
    </w:r>
    <w:r>
      <w:rPr>
        <w:noProof/>
        <w:vanish/>
      </w:rPr>
      <w:fldChar w:fldCharType="end"/>
    </w:r>
    <w:r>
      <w:tab/>
    </w:r>
    <w:r>
      <w:rPr>
        <w:noProof/>
      </w:rPr>
      <w:fldChar w:fldCharType="begin"/>
    </w:r>
    <w:r>
      <w:rPr>
        <w:noProof/>
      </w:rPr>
      <w:instrText xml:space="preserve"> DATE   \* MERGEFORMAT </w:instrText>
    </w:r>
    <w:r>
      <w:rPr>
        <w:noProof/>
      </w:rPr>
      <w:fldChar w:fldCharType="separate"/>
    </w:r>
    <w:r w:rsidR="00816EC8">
      <w:rPr>
        <w:noProof/>
      </w:rPr>
      <w:t>06/02/2020</w:t>
    </w:r>
    <w:r>
      <w:rPr>
        <w:noProof/>
      </w:rPr>
      <w:fldChar w:fldCharType="end"/>
    </w:r>
    <w:r>
      <w:ptab w:relativeTo="margin" w:alignment="right" w:leader="none"/>
    </w:r>
    <w:r>
      <w:fldChar w:fldCharType="begin"/>
    </w:r>
    <w:r>
      <w:instrText xml:space="preserve"> PAGE  \* Arabic  \* MERGEFORMAT </w:instrText>
    </w:r>
    <w:r>
      <w:fldChar w:fldCharType="separate"/>
    </w:r>
    <w:r w:rsidR="001456C2">
      <w:rPr>
        <w:noProof/>
      </w:rPr>
      <w:t>19</w:t>
    </w:r>
    <w:r>
      <w:fldChar w:fldCharType="end"/>
    </w:r>
    <w:r>
      <w:t>/</w:t>
    </w:r>
    <w:r>
      <w:rPr>
        <w:noProof/>
      </w:rPr>
      <w:fldChar w:fldCharType="begin"/>
    </w:r>
    <w:r>
      <w:rPr>
        <w:noProof/>
      </w:rPr>
      <w:instrText xml:space="preserve"> NUMPAGES  \* Arabic  \* MERGEFORMAT </w:instrText>
    </w:r>
    <w:r>
      <w:rPr>
        <w:noProof/>
      </w:rPr>
      <w:fldChar w:fldCharType="separate"/>
    </w:r>
    <w:r w:rsidR="001456C2">
      <w:rPr>
        <w:noProof/>
      </w:rPr>
      <w:t>19</w:t>
    </w:r>
    <w:r>
      <w:rPr>
        <w:noProof/>
      </w:rPr>
      <w:fldChar w:fldCharType="end"/>
    </w:r>
    <w:bookmarkStart w:id="95" w:name="_Toc488080215"/>
    <w:bookmarkEnd w:id="95"/>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866FDF" w14:textId="77777777" w:rsidR="001E6895" w:rsidRDefault="001E6895" w:rsidP="005A6A3F">
      <w:r>
        <w:separator/>
      </w:r>
    </w:p>
  </w:footnote>
  <w:footnote w:type="continuationSeparator" w:id="0">
    <w:p w14:paraId="4A9C4970" w14:textId="77777777" w:rsidR="001E6895" w:rsidRDefault="001E6895" w:rsidP="005A6A3F">
      <w:r>
        <w:continuationSeparator/>
      </w:r>
    </w:p>
  </w:footnote>
  <w:footnote w:id="1">
    <w:p w14:paraId="632E6E33" w14:textId="77777777" w:rsidR="008628EA" w:rsidRDefault="008628EA">
      <w:pPr>
        <w:pStyle w:val="Notedebasdepage"/>
      </w:pPr>
      <w:r>
        <w:rPr>
          <w:rStyle w:val="Appelnotedebasdep"/>
        </w:rPr>
        <w:footnoteRef/>
      </w:r>
      <w:r>
        <w:t xml:space="preserve"> Au Chapitre</w:t>
      </w:r>
      <w:r w:rsidRPr="00D266BF">
        <w:t xml:space="preserve"> </w:t>
      </w:r>
      <w:r>
        <w:t>III.B Références Documentaires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E6E2E" w14:textId="77777777" w:rsidR="008628EA" w:rsidRDefault="008628EA">
    <w:pPr>
      <w:pStyle w:val="En-tte"/>
    </w:pPr>
    <w:r w:rsidRPr="00AB32E5">
      <w:rPr>
        <w:rFonts w:ascii="Arial" w:eastAsia="Times New Roman" w:hAnsi="Arial" w:cs="Arial"/>
        <w:noProof/>
        <w:sz w:val="20"/>
        <w:szCs w:val="20"/>
        <w:lang w:eastAsia="fr-FR"/>
      </w:rPr>
      <w:drawing>
        <wp:inline distT="0" distB="0" distL="0" distR="0" wp14:anchorId="632E6E30" wp14:editId="632E6E31">
          <wp:extent cx="1464469" cy="333375"/>
          <wp:effectExtent l="19050" t="0" r="2381" b="0"/>
          <wp:docPr id="1" name="Image 1" descr="BNPP_CARDIF_BL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NPP_CARDIF_BL_small"/>
                  <pic:cNvPicPr>
                    <a:picLocks noChangeAspect="1" noChangeArrowheads="1"/>
                  </pic:cNvPicPr>
                </pic:nvPicPr>
                <pic:blipFill>
                  <a:blip r:embed="rId1"/>
                  <a:srcRect/>
                  <a:stretch>
                    <a:fillRect/>
                  </a:stretch>
                </pic:blipFill>
                <pic:spPr bwMode="auto">
                  <a:xfrm>
                    <a:off x="0" y="0"/>
                    <a:ext cx="1464469" cy="3333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378A"/>
    <w:multiLevelType w:val="hybridMultilevel"/>
    <w:tmpl w:val="B112A720"/>
    <w:lvl w:ilvl="0" w:tplc="040C000F">
      <w:start w:val="1"/>
      <w:numFmt w:val="decimal"/>
      <w:lvlText w:val="%1."/>
      <w:lvlJc w:val="left"/>
      <w:pPr>
        <w:ind w:left="1428" w:hanging="360"/>
      </w:pPr>
      <w:rPr>
        <w:rFont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00DF12A7"/>
    <w:multiLevelType w:val="hybridMultilevel"/>
    <w:tmpl w:val="87426A70"/>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 w15:restartNumberingAfterBreak="0">
    <w:nsid w:val="06163071"/>
    <w:multiLevelType w:val="hybridMultilevel"/>
    <w:tmpl w:val="0D560B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B">
      <w:start w:val="1"/>
      <w:numFmt w:val="bullet"/>
      <w:lvlText w:val=""/>
      <w:lvlJc w:val="left"/>
      <w:pPr>
        <w:ind w:left="2160" w:hanging="360"/>
      </w:pPr>
      <w:rPr>
        <w:rFonts w:ascii="Wingdings" w:hAnsi="Wingdings" w:hint="default"/>
      </w:rPr>
    </w:lvl>
    <w:lvl w:ilvl="3" w:tplc="987418A4">
      <w:numFmt w:val="bullet"/>
      <w:lvlText w:val="•"/>
      <w:lvlJc w:val="left"/>
      <w:pPr>
        <w:ind w:left="3225" w:hanging="705"/>
      </w:pPr>
      <w:rPr>
        <w:rFonts w:ascii="Calibri" w:eastAsiaTheme="minorEastAsia" w:hAnsi="Calibri" w:cs="Calibri"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6A3A6B"/>
    <w:multiLevelType w:val="multilevel"/>
    <w:tmpl w:val="2D58D49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4" w15:restartNumberingAfterBreak="0">
    <w:nsid w:val="092916F9"/>
    <w:multiLevelType w:val="hybridMultilevel"/>
    <w:tmpl w:val="07CA1662"/>
    <w:lvl w:ilvl="0" w:tplc="040C000F">
      <w:start w:val="1"/>
      <w:numFmt w:val="decimal"/>
      <w:lvlText w:val="%1."/>
      <w:lvlJc w:val="left"/>
      <w:pPr>
        <w:ind w:left="1788" w:hanging="360"/>
      </w:pPr>
      <w:rPr>
        <w:rFonts w:hint="default"/>
      </w:rPr>
    </w:lvl>
    <w:lvl w:ilvl="1" w:tplc="040C0003">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5" w15:restartNumberingAfterBreak="0">
    <w:nsid w:val="0A3C502E"/>
    <w:multiLevelType w:val="hybridMultilevel"/>
    <w:tmpl w:val="D5141DDC"/>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A587D90"/>
    <w:multiLevelType w:val="hybridMultilevel"/>
    <w:tmpl w:val="424CC4AA"/>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F">
      <w:start w:val="1"/>
      <w:numFmt w:val="decimal"/>
      <w:lvlText w:val="%3."/>
      <w:lvlJc w:val="left"/>
      <w:pPr>
        <w:ind w:left="2160" w:hanging="360"/>
      </w:pPr>
      <w:rPr>
        <w:rFonts w:hint="default"/>
      </w:rPr>
    </w:lvl>
    <w:lvl w:ilvl="3" w:tplc="987418A4">
      <w:numFmt w:val="bullet"/>
      <w:lvlText w:val="•"/>
      <w:lvlJc w:val="left"/>
      <w:pPr>
        <w:ind w:left="3225" w:hanging="705"/>
      </w:pPr>
      <w:rPr>
        <w:rFonts w:ascii="Calibri" w:eastAsiaTheme="minorEastAsia" w:hAnsi="Calibri" w:cs="Calibri"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C6112A2"/>
    <w:multiLevelType w:val="hybridMultilevel"/>
    <w:tmpl w:val="E55EF03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0CCC13E6"/>
    <w:multiLevelType w:val="hybridMultilevel"/>
    <w:tmpl w:val="08365C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DDA22BA"/>
    <w:multiLevelType w:val="hybridMultilevel"/>
    <w:tmpl w:val="CC4E577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177A5F3E"/>
    <w:multiLevelType w:val="hybridMultilevel"/>
    <w:tmpl w:val="4144311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18BF7C3C"/>
    <w:multiLevelType w:val="hybridMultilevel"/>
    <w:tmpl w:val="ACFE0BDC"/>
    <w:lvl w:ilvl="0" w:tplc="040C0003">
      <w:start w:val="1"/>
      <w:numFmt w:val="bullet"/>
      <w:lvlText w:val="o"/>
      <w:lvlJc w:val="left"/>
      <w:pPr>
        <w:ind w:left="730" w:hanging="360"/>
      </w:pPr>
      <w:rPr>
        <w:rFonts w:ascii="Courier New" w:hAnsi="Courier New" w:cs="Courier New" w:hint="default"/>
      </w:rPr>
    </w:lvl>
    <w:lvl w:ilvl="1" w:tplc="040C0003">
      <w:start w:val="1"/>
      <w:numFmt w:val="bullet"/>
      <w:lvlText w:val="o"/>
      <w:lvlJc w:val="left"/>
      <w:pPr>
        <w:ind w:left="1450" w:hanging="360"/>
      </w:pPr>
      <w:rPr>
        <w:rFonts w:ascii="Courier New" w:hAnsi="Courier New" w:cs="Courier New" w:hint="default"/>
      </w:rPr>
    </w:lvl>
    <w:lvl w:ilvl="2" w:tplc="040C0005">
      <w:start w:val="1"/>
      <w:numFmt w:val="bullet"/>
      <w:lvlText w:val=""/>
      <w:lvlJc w:val="left"/>
      <w:pPr>
        <w:ind w:left="2170" w:hanging="360"/>
      </w:pPr>
      <w:rPr>
        <w:rFonts w:ascii="Wingdings" w:hAnsi="Wingdings" w:hint="default"/>
      </w:rPr>
    </w:lvl>
    <w:lvl w:ilvl="3" w:tplc="040C0001" w:tentative="1">
      <w:start w:val="1"/>
      <w:numFmt w:val="bullet"/>
      <w:lvlText w:val=""/>
      <w:lvlJc w:val="left"/>
      <w:pPr>
        <w:ind w:left="2890" w:hanging="360"/>
      </w:pPr>
      <w:rPr>
        <w:rFonts w:ascii="Symbol" w:hAnsi="Symbol" w:hint="default"/>
      </w:rPr>
    </w:lvl>
    <w:lvl w:ilvl="4" w:tplc="040C0003" w:tentative="1">
      <w:start w:val="1"/>
      <w:numFmt w:val="bullet"/>
      <w:lvlText w:val="o"/>
      <w:lvlJc w:val="left"/>
      <w:pPr>
        <w:ind w:left="3610" w:hanging="360"/>
      </w:pPr>
      <w:rPr>
        <w:rFonts w:ascii="Courier New" w:hAnsi="Courier New" w:cs="Courier New" w:hint="default"/>
      </w:rPr>
    </w:lvl>
    <w:lvl w:ilvl="5" w:tplc="040C0005" w:tentative="1">
      <w:start w:val="1"/>
      <w:numFmt w:val="bullet"/>
      <w:lvlText w:val=""/>
      <w:lvlJc w:val="left"/>
      <w:pPr>
        <w:ind w:left="4330" w:hanging="360"/>
      </w:pPr>
      <w:rPr>
        <w:rFonts w:ascii="Wingdings" w:hAnsi="Wingdings" w:hint="default"/>
      </w:rPr>
    </w:lvl>
    <w:lvl w:ilvl="6" w:tplc="040C0001" w:tentative="1">
      <w:start w:val="1"/>
      <w:numFmt w:val="bullet"/>
      <w:lvlText w:val=""/>
      <w:lvlJc w:val="left"/>
      <w:pPr>
        <w:ind w:left="5050" w:hanging="360"/>
      </w:pPr>
      <w:rPr>
        <w:rFonts w:ascii="Symbol" w:hAnsi="Symbol" w:hint="default"/>
      </w:rPr>
    </w:lvl>
    <w:lvl w:ilvl="7" w:tplc="040C0003" w:tentative="1">
      <w:start w:val="1"/>
      <w:numFmt w:val="bullet"/>
      <w:lvlText w:val="o"/>
      <w:lvlJc w:val="left"/>
      <w:pPr>
        <w:ind w:left="5770" w:hanging="360"/>
      </w:pPr>
      <w:rPr>
        <w:rFonts w:ascii="Courier New" w:hAnsi="Courier New" w:cs="Courier New" w:hint="default"/>
      </w:rPr>
    </w:lvl>
    <w:lvl w:ilvl="8" w:tplc="040C0005" w:tentative="1">
      <w:start w:val="1"/>
      <w:numFmt w:val="bullet"/>
      <w:lvlText w:val=""/>
      <w:lvlJc w:val="left"/>
      <w:pPr>
        <w:ind w:left="6490" w:hanging="360"/>
      </w:pPr>
      <w:rPr>
        <w:rFonts w:ascii="Wingdings" w:hAnsi="Wingdings" w:hint="default"/>
      </w:rPr>
    </w:lvl>
  </w:abstractNum>
  <w:abstractNum w:abstractNumId="12" w15:restartNumberingAfterBreak="0">
    <w:nsid w:val="1E1E0FAA"/>
    <w:multiLevelType w:val="hybridMultilevel"/>
    <w:tmpl w:val="3DF40DC4"/>
    <w:lvl w:ilvl="0" w:tplc="040C0001">
      <w:start w:val="1"/>
      <w:numFmt w:val="bullet"/>
      <w:lvlText w:val=""/>
      <w:lvlJc w:val="left"/>
      <w:pPr>
        <w:ind w:left="2868" w:hanging="360"/>
      </w:pPr>
      <w:rPr>
        <w:rFonts w:ascii="Symbol" w:hAnsi="Symbol" w:hint="default"/>
      </w:rPr>
    </w:lvl>
    <w:lvl w:ilvl="1" w:tplc="040C0003" w:tentative="1">
      <w:start w:val="1"/>
      <w:numFmt w:val="bullet"/>
      <w:lvlText w:val="o"/>
      <w:lvlJc w:val="left"/>
      <w:pPr>
        <w:ind w:left="3588" w:hanging="360"/>
      </w:pPr>
      <w:rPr>
        <w:rFonts w:ascii="Courier New" w:hAnsi="Courier New" w:cs="Courier New" w:hint="default"/>
      </w:rPr>
    </w:lvl>
    <w:lvl w:ilvl="2" w:tplc="040C0005" w:tentative="1">
      <w:start w:val="1"/>
      <w:numFmt w:val="bullet"/>
      <w:lvlText w:val=""/>
      <w:lvlJc w:val="left"/>
      <w:pPr>
        <w:ind w:left="4308" w:hanging="360"/>
      </w:pPr>
      <w:rPr>
        <w:rFonts w:ascii="Wingdings" w:hAnsi="Wingdings" w:hint="default"/>
      </w:rPr>
    </w:lvl>
    <w:lvl w:ilvl="3" w:tplc="040C0001" w:tentative="1">
      <w:start w:val="1"/>
      <w:numFmt w:val="bullet"/>
      <w:lvlText w:val=""/>
      <w:lvlJc w:val="left"/>
      <w:pPr>
        <w:ind w:left="5028" w:hanging="360"/>
      </w:pPr>
      <w:rPr>
        <w:rFonts w:ascii="Symbol" w:hAnsi="Symbol" w:hint="default"/>
      </w:rPr>
    </w:lvl>
    <w:lvl w:ilvl="4" w:tplc="040C0003" w:tentative="1">
      <w:start w:val="1"/>
      <w:numFmt w:val="bullet"/>
      <w:lvlText w:val="o"/>
      <w:lvlJc w:val="left"/>
      <w:pPr>
        <w:ind w:left="5748" w:hanging="360"/>
      </w:pPr>
      <w:rPr>
        <w:rFonts w:ascii="Courier New" w:hAnsi="Courier New" w:cs="Courier New" w:hint="default"/>
      </w:rPr>
    </w:lvl>
    <w:lvl w:ilvl="5" w:tplc="040C0005" w:tentative="1">
      <w:start w:val="1"/>
      <w:numFmt w:val="bullet"/>
      <w:lvlText w:val=""/>
      <w:lvlJc w:val="left"/>
      <w:pPr>
        <w:ind w:left="6468" w:hanging="360"/>
      </w:pPr>
      <w:rPr>
        <w:rFonts w:ascii="Wingdings" w:hAnsi="Wingdings" w:hint="default"/>
      </w:rPr>
    </w:lvl>
    <w:lvl w:ilvl="6" w:tplc="040C0001" w:tentative="1">
      <w:start w:val="1"/>
      <w:numFmt w:val="bullet"/>
      <w:lvlText w:val=""/>
      <w:lvlJc w:val="left"/>
      <w:pPr>
        <w:ind w:left="7188" w:hanging="360"/>
      </w:pPr>
      <w:rPr>
        <w:rFonts w:ascii="Symbol" w:hAnsi="Symbol" w:hint="default"/>
      </w:rPr>
    </w:lvl>
    <w:lvl w:ilvl="7" w:tplc="040C0003" w:tentative="1">
      <w:start w:val="1"/>
      <w:numFmt w:val="bullet"/>
      <w:lvlText w:val="o"/>
      <w:lvlJc w:val="left"/>
      <w:pPr>
        <w:ind w:left="7908" w:hanging="360"/>
      </w:pPr>
      <w:rPr>
        <w:rFonts w:ascii="Courier New" w:hAnsi="Courier New" w:cs="Courier New" w:hint="default"/>
      </w:rPr>
    </w:lvl>
    <w:lvl w:ilvl="8" w:tplc="040C0005" w:tentative="1">
      <w:start w:val="1"/>
      <w:numFmt w:val="bullet"/>
      <w:lvlText w:val=""/>
      <w:lvlJc w:val="left"/>
      <w:pPr>
        <w:ind w:left="8628" w:hanging="360"/>
      </w:pPr>
      <w:rPr>
        <w:rFonts w:ascii="Wingdings" w:hAnsi="Wingdings" w:hint="default"/>
      </w:rPr>
    </w:lvl>
  </w:abstractNum>
  <w:abstractNum w:abstractNumId="13" w15:restartNumberingAfterBreak="0">
    <w:nsid w:val="1E445F52"/>
    <w:multiLevelType w:val="hybridMultilevel"/>
    <w:tmpl w:val="33AE074E"/>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1F43176B"/>
    <w:multiLevelType w:val="hybridMultilevel"/>
    <w:tmpl w:val="1150802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4D06F88"/>
    <w:multiLevelType w:val="hybridMultilevel"/>
    <w:tmpl w:val="464095C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15:restartNumberingAfterBreak="0">
    <w:nsid w:val="269602F2"/>
    <w:multiLevelType w:val="hybridMultilevel"/>
    <w:tmpl w:val="399EB83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15:restartNumberingAfterBreak="0">
    <w:nsid w:val="28EE5B22"/>
    <w:multiLevelType w:val="hybridMultilevel"/>
    <w:tmpl w:val="EE9EBE2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8" w15:restartNumberingAfterBreak="0">
    <w:nsid w:val="2CE9252A"/>
    <w:multiLevelType w:val="hybridMultilevel"/>
    <w:tmpl w:val="D7E403DC"/>
    <w:lvl w:ilvl="0" w:tplc="040C0003">
      <w:start w:val="1"/>
      <w:numFmt w:val="bullet"/>
      <w:lvlText w:val="o"/>
      <w:lvlJc w:val="left"/>
      <w:pPr>
        <w:ind w:left="1004" w:hanging="360"/>
      </w:pPr>
      <w:rPr>
        <w:rFonts w:ascii="Courier New" w:hAnsi="Courier New" w:cs="Courier New" w:hint="default"/>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9" w15:restartNumberingAfterBreak="0">
    <w:nsid w:val="2DD46053"/>
    <w:multiLevelType w:val="hybridMultilevel"/>
    <w:tmpl w:val="1C80C02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start w:val="1"/>
      <w:numFmt w:val="bullet"/>
      <w:lvlText w:val=""/>
      <w:lvlJc w:val="left"/>
      <w:pPr>
        <w:ind w:left="3588" w:hanging="360"/>
      </w:pPr>
      <w:rPr>
        <w:rFonts w:ascii="Symbol" w:hAnsi="Symbol" w:hint="default"/>
      </w:rPr>
    </w:lvl>
    <w:lvl w:ilvl="4" w:tplc="040C0003">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15:restartNumberingAfterBreak="0">
    <w:nsid w:val="2E401059"/>
    <w:multiLevelType w:val="hybridMultilevel"/>
    <w:tmpl w:val="59A804C0"/>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1">
      <w:start w:val="1"/>
      <w:numFmt w:val="bullet"/>
      <w:lvlText w:val=""/>
      <w:lvlJc w:val="left"/>
      <w:pPr>
        <w:ind w:left="2868" w:hanging="360"/>
      </w:pPr>
      <w:rPr>
        <w:rFonts w:ascii="Symbol" w:hAnsi="Symbol" w:hint="default"/>
      </w:rPr>
    </w:lvl>
    <w:lvl w:ilvl="3" w:tplc="040C000F">
      <w:start w:val="1"/>
      <w:numFmt w:val="decimal"/>
      <w:lvlText w:val="%4."/>
      <w:lvlJc w:val="left"/>
      <w:pPr>
        <w:ind w:left="3588" w:hanging="360"/>
      </w:pPr>
      <w:rPr>
        <w:rFonts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15:restartNumberingAfterBreak="0">
    <w:nsid w:val="329F3901"/>
    <w:multiLevelType w:val="hybridMultilevel"/>
    <w:tmpl w:val="2910A55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36A63B02"/>
    <w:multiLevelType w:val="hybridMultilevel"/>
    <w:tmpl w:val="647C6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8D17264"/>
    <w:multiLevelType w:val="hybridMultilevel"/>
    <w:tmpl w:val="5F0CE498"/>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4" w15:restartNumberingAfterBreak="0">
    <w:nsid w:val="39430AF2"/>
    <w:multiLevelType w:val="hybridMultilevel"/>
    <w:tmpl w:val="47C6E06A"/>
    <w:lvl w:ilvl="0" w:tplc="040C0001">
      <w:start w:val="1"/>
      <w:numFmt w:val="bullet"/>
      <w:lvlText w:val=""/>
      <w:lvlJc w:val="left"/>
      <w:pPr>
        <w:ind w:left="1788" w:hanging="360"/>
      </w:pPr>
      <w:rPr>
        <w:rFonts w:ascii="Symbol" w:hAnsi="Symbol" w:hint="default"/>
      </w:rPr>
    </w:lvl>
    <w:lvl w:ilvl="1" w:tplc="040C0003">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5" w15:restartNumberingAfterBreak="0">
    <w:nsid w:val="39675870"/>
    <w:multiLevelType w:val="hybridMultilevel"/>
    <w:tmpl w:val="B90483BE"/>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6" w15:restartNumberingAfterBreak="0">
    <w:nsid w:val="3ACE435A"/>
    <w:multiLevelType w:val="hybridMultilevel"/>
    <w:tmpl w:val="4F9434B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7" w15:restartNumberingAfterBreak="0">
    <w:nsid w:val="409F5CCE"/>
    <w:multiLevelType w:val="hybridMultilevel"/>
    <w:tmpl w:val="2B76BA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1AB0942"/>
    <w:multiLevelType w:val="hybridMultilevel"/>
    <w:tmpl w:val="C36A52FA"/>
    <w:lvl w:ilvl="0" w:tplc="FA2ADA1C">
      <w:numFmt w:val="bullet"/>
      <w:lvlText w:val=""/>
      <w:lvlJc w:val="left"/>
      <w:pPr>
        <w:ind w:left="1068" w:hanging="360"/>
      </w:pPr>
      <w:rPr>
        <w:rFonts w:ascii="Wingdings" w:eastAsiaTheme="minorEastAsia" w:hAnsi="Wingdings" w:cstheme="minorHAnsi" w:hint="default"/>
      </w:rPr>
    </w:lvl>
    <w:lvl w:ilvl="1" w:tplc="040C0003">
      <w:start w:val="1"/>
      <w:numFmt w:val="bullet"/>
      <w:lvlText w:val="o"/>
      <w:lvlJc w:val="left"/>
      <w:pPr>
        <w:ind w:left="1788" w:hanging="360"/>
      </w:pPr>
      <w:rPr>
        <w:rFonts w:ascii="Courier New" w:hAnsi="Courier New" w:cs="Courier New" w:hint="default"/>
      </w:rPr>
    </w:lvl>
    <w:lvl w:ilvl="2" w:tplc="040C0003">
      <w:start w:val="1"/>
      <w:numFmt w:val="bullet"/>
      <w:lvlText w:val="o"/>
      <w:lvlJc w:val="left"/>
      <w:pPr>
        <w:ind w:left="2508" w:hanging="360"/>
      </w:pPr>
      <w:rPr>
        <w:rFonts w:ascii="Courier New" w:hAnsi="Courier New" w:cs="Courier New" w:hint="default"/>
      </w:rPr>
    </w:lvl>
    <w:lvl w:ilvl="3" w:tplc="040C0003">
      <w:start w:val="1"/>
      <w:numFmt w:val="bullet"/>
      <w:lvlText w:val="o"/>
      <w:lvlJc w:val="left"/>
      <w:pPr>
        <w:ind w:left="3228" w:hanging="360"/>
      </w:pPr>
      <w:rPr>
        <w:rFonts w:ascii="Courier New" w:hAnsi="Courier New" w:cs="Courier New"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9" w15:restartNumberingAfterBreak="0">
    <w:nsid w:val="45854120"/>
    <w:multiLevelType w:val="hybridMultilevel"/>
    <w:tmpl w:val="508ED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9BC0619"/>
    <w:multiLevelType w:val="hybridMultilevel"/>
    <w:tmpl w:val="2BBAF83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15:restartNumberingAfterBreak="0">
    <w:nsid w:val="507971EB"/>
    <w:multiLevelType w:val="hybridMultilevel"/>
    <w:tmpl w:val="069C039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2" w15:restartNumberingAfterBreak="0">
    <w:nsid w:val="50DD718A"/>
    <w:multiLevelType w:val="hybridMultilevel"/>
    <w:tmpl w:val="04E8ABE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15:restartNumberingAfterBreak="0">
    <w:nsid w:val="520540C1"/>
    <w:multiLevelType w:val="hybridMultilevel"/>
    <w:tmpl w:val="DDB2ADE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52915A16"/>
    <w:multiLevelType w:val="hybridMultilevel"/>
    <w:tmpl w:val="6FE4FEE8"/>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5" w15:restartNumberingAfterBreak="0">
    <w:nsid w:val="52E54FFF"/>
    <w:multiLevelType w:val="hybridMultilevel"/>
    <w:tmpl w:val="5F8C05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3CB54AC"/>
    <w:multiLevelType w:val="hybridMultilevel"/>
    <w:tmpl w:val="B9D49CC8"/>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F">
      <w:start w:val="1"/>
      <w:numFmt w:val="decimal"/>
      <w:lvlText w:val="%3."/>
      <w:lvlJc w:val="left"/>
      <w:pPr>
        <w:ind w:left="2160" w:hanging="360"/>
      </w:pPr>
      <w:rPr>
        <w:rFonts w:hint="default"/>
      </w:rPr>
    </w:lvl>
    <w:lvl w:ilvl="3" w:tplc="987418A4">
      <w:numFmt w:val="bullet"/>
      <w:lvlText w:val="•"/>
      <w:lvlJc w:val="left"/>
      <w:pPr>
        <w:ind w:left="3225" w:hanging="705"/>
      </w:pPr>
      <w:rPr>
        <w:rFonts w:ascii="Calibri" w:eastAsiaTheme="minorEastAsia" w:hAnsi="Calibri" w:cs="Calibri"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4C430C4"/>
    <w:multiLevelType w:val="hybridMultilevel"/>
    <w:tmpl w:val="3836C53C"/>
    <w:lvl w:ilvl="0" w:tplc="ACACCDB6">
      <w:numFmt w:val="bullet"/>
      <w:lvlText w:val=""/>
      <w:lvlJc w:val="left"/>
      <w:pPr>
        <w:ind w:left="1428" w:hanging="360"/>
      </w:pPr>
      <w:rPr>
        <w:rFonts w:ascii="Wingdings" w:eastAsiaTheme="minorEastAsia" w:hAnsi="Wingdings"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8" w15:restartNumberingAfterBreak="0">
    <w:nsid w:val="55612E1D"/>
    <w:multiLevelType w:val="hybridMultilevel"/>
    <w:tmpl w:val="A072D4C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9" w15:restartNumberingAfterBreak="0">
    <w:nsid w:val="557A7B1E"/>
    <w:multiLevelType w:val="hybridMultilevel"/>
    <w:tmpl w:val="E2C0869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40" w15:restartNumberingAfterBreak="0">
    <w:nsid w:val="55B434FA"/>
    <w:multiLevelType w:val="hybridMultilevel"/>
    <w:tmpl w:val="4D226B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63D1D2F"/>
    <w:multiLevelType w:val="hybridMultilevel"/>
    <w:tmpl w:val="424CC4AA"/>
    <w:lvl w:ilvl="0" w:tplc="040C000F">
      <w:start w:val="1"/>
      <w:numFmt w:val="decimal"/>
      <w:lvlText w:val="%1."/>
      <w:lvlJc w:val="left"/>
      <w:pPr>
        <w:ind w:left="1776" w:hanging="360"/>
      </w:pPr>
      <w:rPr>
        <w:rFonts w:hint="default"/>
      </w:rPr>
    </w:lvl>
    <w:lvl w:ilvl="1" w:tplc="040C0003">
      <w:start w:val="1"/>
      <w:numFmt w:val="bullet"/>
      <w:lvlText w:val="o"/>
      <w:lvlJc w:val="left"/>
      <w:pPr>
        <w:ind w:left="2496" w:hanging="360"/>
      </w:pPr>
      <w:rPr>
        <w:rFonts w:ascii="Courier New" w:hAnsi="Courier New" w:cs="Courier New" w:hint="default"/>
      </w:rPr>
    </w:lvl>
    <w:lvl w:ilvl="2" w:tplc="040C000F">
      <w:start w:val="1"/>
      <w:numFmt w:val="decimal"/>
      <w:lvlText w:val="%3."/>
      <w:lvlJc w:val="left"/>
      <w:pPr>
        <w:ind w:left="3216" w:hanging="360"/>
      </w:pPr>
      <w:rPr>
        <w:rFonts w:hint="default"/>
      </w:rPr>
    </w:lvl>
    <w:lvl w:ilvl="3" w:tplc="987418A4">
      <w:numFmt w:val="bullet"/>
      <w:lvlText w:val="•"/>
      <w:lvlJc w:val="left"/>
      <w:pPr>
        <w:ind w:left="4281" w:hanging="705"/>
      </w:pPr>
      <w:rPr>
        <w:rFonts w:ascii="Calibri" w:eastAsiaTheme="minorEastAsia" w:hAnsi="Calibri" w:cs="Calibri"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2" w15:restartNumberingAfterBreak="0">
    <w:nsid w:val="585C04DD"/>
    <w:multiLevelType w:val="hybridMultilevel"/>
    <w:tmpl w:val="8E34F706"/>
    <w:lvl w:ilvl="0" w:tplc="040C000F">
      <w:start w:val="1"/>
      <w:numFmt w:val="decimal"/>
      <w:lvlText w:val="%1."/>
      <w:lvlJc w:val="left"/>
      <w:pPr>
        <w:ind w:left="1080" w:hanging="360"/>
      </w:p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3" w15:restartNumberingAfterBreak="0">
    <w:nsid w:val="5AF10CCA"/>
    <w:multiLevelType w:val="hybridMultilevel"/>
    <w:tmpl w:val="BB24CA4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4" w15:restartNumberingAfterBreak="0">
    <w:nsid w:val="5B1D27F0"/>
    <w:multiLevelType w:val="hybridMultilevel"/>
    <w:tmpl w:val="CBF28A8E"/>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5" w15:restartNumberingAfterBreak="0">
    <w:nsid w:val="5C226079"/>
    <w:multiLevelType w:val="hybridMultilevel"/>
    <w:tmpl w:val="5EE4DFC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45AE8D06">
      <w:numFmt w:val="bullet"/>
      <w:lvlText w:val="-"/>
      <w:lvlJc w:val="left"/>
      <w:pPr>
        <w:ind w:left="2868" w:hanging="360"/>
      </w:pPr>
      <w:rPr>
        <w:rFonts w:ascii="Calibri" w:eastAsiaTheme="minorEastAsia" w:hAnsi="Calibri" w:cs="Calibri"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6" w15:restartNumberingAfterBreak="0">
    <w:nsid w:val="5CD0520C"/>
    <w:multiLevelType w:val="hybridMultilevel"/>
    <w:tmpl w:val="DDCC8ECC"/>
    <w:lvl w:ilvl="0" w:tplc="F4F60998">
      <w:numFmt w:val="bullet"/>
      <w:lvlText w:val="-"/>
      <w:lvlJc w:val="left"/>
      <w:pPr>
        <w:ind w:left="3075" w:hanging="360"/>
      </w:pPr>
      <w:rPr>
        <w:rFonts w:ascii="Calibri" w:eastAsiaTheme="minorEastAsia" w:hAnsi="Calibri" w:cstheme="minorBidi" w:hint="default"/>
      </w:rPr>
    </w:lvl>
    <w:lvl w:ilvl="1" w:tplc="040C0003" w:tentative="1">
      <w:start w:val="1"/>
      <w:numFmt w:val="bullet"/>
      <w:lvlText w:val="o"/>
      <w:lvlJc w:val="left"/>
      <w:pPr>
        <w:ind w:left="3795" w:hanging="360"/>
      </w:pPr>
      <w:rPr>
        <w:rFonts w:ascii="Courier New" w:hAnsi="Courier New" w:cs="Courier New" w:hint="default"/>
      </w:rPr>
    </w:lvl>
    <w:lvl w:ilvl="2" w:tplc="040C0005" w:tentative="1">
      <w:start w:val="1"/>
      <w:numFmt w:val="bullet"/>
      <w:lvlText w:val=""/>
      <w:lvlJc w:val="left"/>
      <w:pPr>
        <w:ind w:left="4515" w:hanging="360"/>
      </w:pPr>
      <w:rPr>
        <w:rFonts w:ascii="Wingdings" w:hAnsi="Wingdings" w:hint="default"/>
      </w:rPr>
    </w:lvl>
    <w:lvl w:ilvl="3" w:tplc="040C0001" w:tentative="1">
      <w:start w:val="1"/>
      <w:numFmt w:val="bullet"/>
      <w:lvlText w:val=""/>
      <w:lvlJc w:val="left"/>
      <w:pPr>
        <w:ind w:left="5235" w:hanging="360"/>
      </w:pPr>
      <w:rPr>
        <w:rFonts w:ascii="Symbol" w:hAnsi="Symbol" w:hint="default"/>
      </w:rPr>
    </w:lvl>
    <w:lvl w:ilvl="4" w:tplc="040C0003" w:tentative="1">
      <w:start w:val="1"/>
      <w:numFmt w:val="bullet"/>
      <w:lvlText w:val="o"/>
      <w:lvlJc w:val="left"/>
      <w:pPr>
        <w:ind w:left="5955" w:hanging="360"/>
      </w:pPr>
      <w:rPr>
        <w:rFonts w:ascii="Courier New" w:hAnsi="Courier New" w:cs="Courier New" w:hint="default"/>
      </w:rPr>
    </w:lvl>
    <w:lvl w:ilvl="5" w:tplc="040C0005" w:tentative="1">
      <w:start w:val="1"/>
      <w:numFmt w:val="bullet"/>
      <w:lvlText w:val=""/>
      <w:lvlJc w:val="left"/>
      <w:pPr>
        <w:ind w:left="6675" w:hanging="360"/>
      </w:pPr>
      <w:rPr>
        <w:rFonts w:ascii="Wingdings" w:hAnsi="Wingdings" w:hint="default"/>
      </w:rPr>
    </w:lvl>
    <w:lvl w:ilvl="6" w:tplc="040C0001" w:tentative="1">
      <w:start w:val="1"/>
      <w:numFmt w:val="bullet"/>
      <w:lvlText w:val=""/>
      <w:lvlJc w:val="left"/>
      <w:pPr>
        <w:ind w:left="7395" w:hanging="360"/>
      </w:pPr>
      <w:rPr>
        <w:rFonts w:ascii="Symbol" w:hAnsi="Symbol" w:hint="default"/>
      </w:rPr>
    </w:lvl>
    <w:lvl w:ilvl="7" w:tplc="040C0003" w:tentative="1">
      <w:start w:val="1"/>
      <w:numFmt w:val="bullet"/>
      <w:lvlText w:val="o"/>
      <w:lvlJc w:val="left"/>
      <w:pPr>
        <w:ind w:left="8115" w:hanging="360"/>
      </w:pPr>
      <w:rPr>
        <w:rFonts w:ascii="Courier New" w:hAnsi="Courier New" w:cs="Courier New" w:hint="default"/>
      </w:rPr>
    </w:lvl>
    <w:lvl w:ilvl="8" w:tplc="040C0005" w:tentative="1">
      <w:start w:val="1"/>
      <w:numFmt w:val="bullet"/>
      <w:lvlText w:val=""/>
      <w:lvlJc w:val="left"/>
      <w:pPr>
        <w:ind w:left="8835" w:hanging="360"/>
      </w:pPr>
      <w:rPr>
        <w:rFonts w:ascii="Wingdings" w:hAnsi="Wingdings" w:hint="default"/>
      </w:rPr>
    </w:lvl>
  </w:abstractNum>
  <w:abstractNum w:abstractNumId="47" w15:restartNumberingAfterBreak="0">
    <w:nsid w:val="62576E3E"/>
    <w:multiLevelType w:val="hybridMultilevel"/>
    <w:tmpl w:val="02167D7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8" w15:restartNumberingAfterBreak="0">
    <w:nsid w:val="6768518C"/>
    <w:multiLevelType w:val="hybridMultilevel"/>
    <w:tmpl w:val="80A847DA"/>
    <w:lvl w:ilvl="0" w:tplc="040C0001">
      <w:start w:val="1"/>
      <w:numFmt w:val="bullet"/>
      <w:lvlText w:val=""/>
      <w:lvlJc w:val="left"/>
      <w:pPr>
        <w:ind w:left="754" w:hanging="360"/>
      </w:pPr>
      <w:rPr>
        <w:rFonts w:ascii="Symbol" w:hAnsi="Symbol" w:hint="default"/>
      </w:rPr>
    </w:lvl>
    <w:lvl w:ilvl="1" w:tplc="040C0003" w:tentative="1">
      <w:start w:val="1"/>
      <w:numFmt w:val="bullet"/>
      <w:lvlText w:val="o"/>
      <w:lvlJc w:val="left"/>
      <w:pPr>
        <w:ind w:left="1474" w:hanging="360"/>
      </w:pPr>
      <w:rPr>
        <w:rFonts w:ascii="Courier New" w:hAnsi="Courier New" w:cs="Courier New" w:hint="default"/>
      </w:rPr>
    </w:lvl>
    <w:lvl w:ilvl="2" w:tplc="040C0005" w:tentative="1">
      <w:start w:val="1"/>
      <w:numFmt w:val="bullet"/>
      <w:lvlText w:val=""/>
      <w:lvlJc w:val="left"/>
      <w:pPr>
        <w:ind w:left="2194" w:hanging="360"/>
      </w:pPr>
      <w:rPr>
        <w:rFonts w:ascii="Wingdings" w:hAnsi="Wingdings" w:hint="default"/>
      </w:rPr>
    </w:lvl>
    <w:lvl w:ilvl="3" w:tplc="040C0001" w:tentative="1">
      <w:start w:val="1"/>
      <w:numFmt w:val="bullet"/>
      <w:lvlText w:val=""/>
      <w:lvlJc w:val="left"/>
      <w:pPr>
        <w:ind w:left="2914" w:hanging="360"/>
      </w:pPr>
      <w:rPr>
        <w:rFonts w:ascii="Symbol" w:hAnsi="Symbol" w:hint="default"/>
      </w:rPr>
    </w:lvl>
    <w:lvl w:ilvl="4" w:tplc="040C0003" w:tentative="1">
      <w:start w:val="1"/>
      <w:numFmt w:val="bullet"/>
      <w:lvlText w:val="o"/>
      <w:lvlJc w:val="left"/>
      <w:pPr>
        <w:ind w:left="3634" w:hanging="360"/>
      </w:pPr>
      <w:rPr>
        <w:rFonts w:ascii="Courier New" w:hAnsi="Courier New" w:cs="Courier New" w:hint="default"/>
      </w:rPr>
    </w:lvl>
    <w:lvl w:ilvl="5" w:tplc="040C0005" w:tentative="1">
      <w:start w:val="1"/>
      <w:numFmt w:val="bullet"/>
      <w:lvlText w:val=""/>
      <w:lvlJc w:val="left"/>
      <w:pPr>
        <w:ind w:left="4354" w:hanging="360"/>
      </w:pPr>
      <w:rPr>
        <w:rFonts w:ascii="Wingdings" w:hAnsi="Wingdings" w:hint="default"/>
      </w:rPr>
    </w:lvl>
    <w:lvl w:ilvl="6" w:tplc="040C0001" w:tentative="1">
      <w:start w:val="1"/>
      <w:numFmt w:val="bullet"/>
      <w:lvlText w:val=""/>
      <w:lvlJc w:val="left"/>
      <w:pPr>
        <w:ind w:left="5074" w:hanging="360"/>
      </w:pPr>
      <w:rPr>
        <w:rFonts w:ascii="Symbol" w:hAnsi="Symbol" w:hint="default"/>
      </w:rPr>
    </w:lvl>
    <w:lvl w:ilvl="7" w:tplc="040C0003" w:tentative="1">
      <w:start w:val="1"/>
      <w:numFmt w:val="bullet"/>
      <w:lvlText w:val="o"/>
      <w:lvlJc w:val="left"/>
      <w:pPr>
        <w:ind w:left="5794" w:hanging="360"/>
      </w:pPr>
      <w:rPr>
        <w:rFonts w:ascii="Courier New" w:hAnsi="Courier New" w:cs="Courier New" w:hint="default"/>
      </w:rPr>
    </w:lvl>
    <w:lvl w:ilvl="8" w:tplc="040C0005" w:tentative="1">
      <w:start w:val="1"/>
      <w:numFmt w:val="bullet"/>
      <w:lvlText w:val=""/>
      <w:lvlJc w:val="left"/>
      <w:pPr>
        <w:ind w:left="6514" w:hanging="360"/>
      </w:pPr>
      <w:rPr>
        <w:rFonts w:ascii="Wingdings" w:hAnsi="Wingdings" w:hint="default"/>
      </w:rPr>
    </w:lvl>
  </w:abstractNum>
  <w:abstractNum w:abstractNumId="49" w15:restartNumberingAfterBreak="0">
    <w:nsid w:val="67CD685C"/>
    <w:multiLevelType w:val="hybridMultilevel"/>
    <w:tmpl w:val="DF569D3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50" w15:restartNumberingAfterBreak="0">
    <w:nsid w:val="68ED186A"/>
    <w:multiLevelType w:val="hybridMultilevel"/>
    <w:tmpl w:val="82DE240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1" w15:restartNumberingAfterBreak="0">
    <w:nsid w:val="6B491F80"/>
    <w:multiLevelType w:val="hybridMultilevel"/>
    <w:tmpl w:val="3D3A5F1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2" w15:restartNumberingAfterBreak="0">
    <w:nsid w:val="6C2878C9"/>
    <w:multiLevelType w:val="hybridMultilevel"/>
    <w:tmpl w:val="E26CFEA4"/>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3" w15:restartNumberingAfterBreak="0">
    <w:nsid w:val="71243114"/>
    <w:multiLevelType w:val="hybridMultilevel"/>
    <w:tmpl w:val="A488615E"/>
    <w:lvl w:ilvl="0" w:tplc="040C0001">
      <w:start w:val="1"/>
      <w:numFmt w:val="bullet"/>
      <w:lvlText w:val=""/>
      <w:lvlJc w:val="left"/>
      <w:pPr>
        <w:ind w:left="1004"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54" w15:restartNumberingAfterBreak="0">
    <w:nsid w:val="73EB53D3"/>
    <w:multiLevelType w:val="hybridMultilevel"/>
    <w:tmpl w:val="2D880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85E6F5B"/>
    <w:multiLevelType w:val="hybridMultilevel"/>
    <w:tmpl w:val="6936A236"/>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56" w15:restartNumberingAfterBreak="0">
    <w:nsid w:val="78A811C6"/>
    <w:multiLevelType w:val="hybridMultilevel"/>
    <w:tmpl w:val="12AA4E4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7" w15:restartNumberingAfterBreak="0">
    <w:nsid w:val="78C200DB"/>
    <w:multiLevelType w:val="hybridMultilevel"/>
    <w:tmpl w:val="058ABAE8"/>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8" w15:restartNumberingAfterBreak="0">
    <w:nsid w:val="7B234CD2"/>
    <w:multiLevelType w:val="hybridMultilevel"/>
    <w:tmpl w:val="CC569D5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59" w15:restartNumberingAfterBreak="0">
    <w:nsid w:val="7F774B3A"/>
    <w:multiLevelType w:val="hybridMultilevel"/>
    <w:tmpl w:val="5EEACECA"/>
    <w:lvl w:ilvl="0" w:tplc="040C0001">
      <w:start w:val="1"/>
      <w:numFmt w:val="bullet"/>
      <w:lvlText w:val=""/>
      <w:lvlJc w:val="left"/>
      <w:pPr>
        <w:ind w:left="1920"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3"/>
  </w:num>
  <w:num w:numId="2">
    <w:abstractNumId w:val="27"/>
  </w:num>
  <w:num w:numId="3">
    <w:abstractNumId w:val="2"/>
  </w:num>
  <w:num w:numId="4">
    <w:abstractNumId w:val="45"/>
  </w:num>
  <w:num w:numId="5">
    <w:abstractNumId w:val="25"/>
  </w:num>
  <w:num w:numId="6">
    <w:abstractNumId w:val="52"/>
  </w:num>
  <w:num w:numId="7">
    <w:abstractNumId w:val="6"/>
  </w:num>
  <w:num w:numId="8">
    <w:abstractNumId w:val="5"/>
  </w:num>
  <w:num w:numId="9">
    <w:abstractNumId w:val="22"/>
  </w:num>
  <w:num w:numId="10">
    <w:abstractNumId w:val="38"/>
  </w:num>
  <w:num w:numId="11">
    <w:abstractNumId w:val="40"/>
  </w:num>
  <w:num w:numId="12">
    <w:abstractNumId w:val="29"/>
  </w:num>
  <w:num w:numId="13">
    <w:abstractNumId w:val="20"/>
  </w:num>
  <w:num w:numId="14">
    <w:abstractNumId w:val="18"/>
  </w:num>
  <w:num w:numId="15">
    <w:abstractNumId w:val="11"/>
  </w:num>
  <w:num w:numId="16">
    <w:abstractNumId w:val="23"/>
  </w:num>
  <w:num w:numId="17">
    <w:abstractNumId w:val="58"/>
  </w:num>
  <w:num w:numId="18">
    <w:abstractNumId w:val="49"/>
  </w:num>
  <w:num w:numId="19">
    <w:abstractNumId w:val="33"/>
  </w:num>
  <w:num w:numId="20">
    <w:abstractNumId w:val="15"/>
  </w:num>
  <w:num w:numId="21">
    <w:abstractNumId w:val="34"/>
  </w:num>
  <w:num w:numId="22">
    <w:abstractNumId w:val="50"/>
  </w:num>
  <w:num w:numId="23">
    <w:abstractNumId w:val="19"/>
  </w:num>
  <w:num w:numId="24">
    <w:abstractNumId w:val="42"/>
  </w:num>
  <w:num w:numId="25">
    <w:abstractNumId w:val="39"/>
  </w:num>
  <w:num w:numId="26">
    <w:abstractNumId w:val="46"/>
  </w:num>
  <w:num w:numId="27">
    <w:abstractNumId w:val="59"/>
  </w:num>
  <w:num w:numId="28">
    <w:abstractNumId w:val="12"/>
  </w:num>
  <w:num w:numId="29">
    <w:abstractNumId w:val="47"/>
  </w:num>
  <w:num w:numId="30">
    <w:abstractNumId w:val="8"/>
  </w:num>
  <w:num w:numId="31">
    <w:abstractNumId w:val="51"/>
  </w:num>
  <w:num w:numId="32">
    <w:abstractNumId w:val="10"/>
  </w:num>
  <w:num w:numId="33">
    <w:abstractNumId w:val="1"/>
  </w:num>
  <w:num w:numId="34">
    <w:abstractNumId w:val="36"/>
  </w:num>
  <w:num w:numId="35">
    <w:abstractNumId w:val="35"/>
  </w:num>
  <w:num w:numId="36">
    <w:abstractNumId w:val="53"/>
  </w:num>
  <w:num w:numId="37">
    <w:abstractNumId w:val="14"/>
  </w:num>
  <w:num w:numId="38">
    <w:abstractNumId w:val="26"/>
  </w:num>
  <w:num w:numId="39">
    <w:abstractNumId w:val="7"/>
  </w:num>
  <w:num w:numId="40">
    <w:abstractNumId w:val="30"/>
  </w:num>
  <w:num w:numId="41">
    <w:abstractNumId w:val="32"/>
  </w:num>
  <w:num w:numId="42">
    <w:abstractNumId w:val="57"/>
  </w:num>
  <w:num w:numId="43">
    <w:abstractNumId w:val="0"/>
  </w:num>
  <w:num w:numId="44">
    <w:abstractNumId w:val="16"/>
  </w:num>
  <w:num w:numId="45">
    <w:abstractNumId w:val="44"/>
  </w:num>
  <w:num w:numId="46">
    <w:abstractNumId w:val="13"/>
  </w:num>
  <w:num w:numId="47">
    <w:abstractNumId w:val="24"/>
  </w:num>
  <w:num w:numId="48">
    <w:abstractNumId w:val="21"/>
  </w:num>
  <w:num w:numId="49">
    <w:abstractNumId w:val="56"/>
  </w:num>
  <w:num w:numId="50">
    <w:abstractNumId w:val="31"/>
  </w:num>
  <w:num w:numId="51">
    <w:abstractNumId w:val="41"/>
  </w:num>
  <w:num w:numId="52">
    <w:abstractNumId w:val="9"/>
  </w:num>
  <w:num w:numId="53">
    <w:abstractNumId w:val="17"/>
  </w:num>
  <w:num w:numId="54">
    <w:abstractNumId w:val="28"/>
  </w:num>
  <w:num w:numId="55">
    <w:abstractNumId w:val="4"/>
  </w:num>
  <w:num w:numId="56">
    <w:abstractNumId w:val="37"/>
  </w:num>
  <w:num w:numId="57">
    <w:abstractNumId w:val="43"/>
  </w:num>
  <w:num w:numId="58">
    <w:abstractNumId w:val="55"/>
  </w:num>
  <w:num w:numId="59">
    <w:abstractNumId w:val="54"/>
  </w:num>
  <w:num w:numId="60">
    <w:abstractNumId w:val="48"/>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OUASSI Gerard">
    <w15:presenceInfo w15:providerId="AD" w15:userId="S-1-5-21-1292428093-507921405-725345543-15884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hideGrammaticalErrors/>
  <w:trackRevisions/>
  <w:defaultTabStop w:val="708"/>
  <w:hyphenationZone w:val="425"/>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C5C"/>
    <w:rsid w:val="00000589"/>
    <w:rsid w:val="00001476"/>
    <w:rsid w:val="000024D5"/>
    <w:rsid w:val="00002EA1"/>
    <w:rsid w:val="00002ECD"/>
    <w:rsid w:val="00003A36"/>
    <w:rsid w:val="00003DED"/>
    <w:rsid w:val="000056C3"/>
    <w:rsid w:val="00005744"/>
    <w:rsid w:val="00006A29"/>
    <w:rsid w:val="000107D2"/>
    <w:rsid w:val="00010EF7"/>
    <w:rsid w:val="00011846"/>
    <w:rsid w:val="000159E6"/>
    <w:rsid w:val="00016F54"/>
    <w:rsid w:val="00017B1D"/>
    <w:rsid w:val="000202DC"/>
    <w:rsid w:val="000211A6"/>
    <w:rsid w:val="000231C1"/>
    <w:rsid w:val="0002510C"/>
    <w:rsid w:val="00026834"/>
    <w:rsid w:val="00027927"/>
    <w:rsid w:val="00027BAC"/>
    <w:rsid w:val="00027C17"/>
    <w:rsid w:val="00031C87"/>
    <w:rsid w:val="0003228D"/>
    <w:rsid w:val="00033C46"/>
    <w:rsid w:val="00034C6E"/>
    <w:rsid w:val="00036374"/>
    <w:rsid w:val="000406E1"/>
    <w:rsid w:val="00041BA0"/>
    <w:rsid w:val="00041BB4"/>
    <w:rsid w:val="00043B0C"/>
    <w:rsid w:val="00044440"/>
    <w:rsid w:val="00046DBF"/>
    <w:rsid w:val="00050456"/>
    <w:rsid w:val="00052B30"/>
    <w:rsid w:val="00053A8F"/>
    <w:rsid w:val="0005799B"/>
    <w:rsid w:val="00060851"/>
    <w:rsid w:val="00060A91"/>
    <w:rsid w:val="0006109A"/>
    <w:rsid w:val="000612F4"/>
    <w:rsid w:val="000656F3"/>
    <w:rsid w:val="00067E39"/>
    <w:rsid w:val="0007076A"/>
    <w:rsid w:val="00070DEF"/>
    <w:rsid w:val="00071D77"/>
    <w:rsid w:val="00072AC2"/>
    <w:rsid w:val="00073B0B"/>
    <w:rsid w:val="0007548A"/>
    <w:rsid w:val="00075D93"/>
    <w:rsid w:val="00077AB9"/>
    <w:rsid w:val="00080D8B"/>
    <w:rsid w:val="000814B7"/>
    <w:rsid w:val="00083BB0"/>
    <w:rsid w:val="00083EBD"/>
    <w:rsid w:val="00084203"/>
    <w:rsid w:val="0008510B"/>
    <w:rsid w:val="00085D1F"/>
    <w:rsid w:val="00086287"/>
    <w:rsid w:val="000863EE"/>
    <w:rsid w:val="00087337"/>
    <w:rsid w:val="00094541"/>
    <w:rsid w:val="00096C4E"/>
    <w:rsid w:val="00096D47"/>
    <w:rsid w:val="0009719D"/>
    <w:rsid w:val="000A00F4"/>
    <w:rsid w:val="000A1A43"/>
    <w:rsid w:val="000A3603"/>
    <w:rsid w:val="000A47ED"/>
    <w:rsid w:val="000A7A70"/>
    <w:rsid w:val="000A7BA3"/>
    <w:rsid w:val="000B249D"/>
    <w:rsid w:val="000B467B"/>
    <w:rsid w:val="000C0690"/>
    <w:rsid w:val="000C7505"/>
    <w:rsid w:val="000C76AF"/>
    <w:rsid w:val="000D1156"/>
    <w:rsid w:val="000D18C7"/>
    <w:rsid w:val="000D1C7A"/>
    <w:rsid w:val="000D3140"/>
    <w:rsid w:val="000D370E"/>
    <w:rsid w:val="000D3F0E"/>
    <w:rsid w:val="000D41CE"/>
    <w:rsid w:val="000D55BB"/>
    <w:rsid w:val="000D6319"/>
    <w:rsid w:val="000D6FCF"/>
    <w:rsid w:val="000D73ED"/>
    <w:rsid w:val="000E0670"/>
    <w:rsid w:val="000E24B6"/>
    <w:rsid w:val="000E36B2"/>
    <w:rsid w:val="000E3EF3"/>
    <w:rsid w:val="000E42B5"/>
    <w:rsid w:val="000E4D72"/>
    <w:rsid w:val="000F0A42"/>
    <w:rsid w:val="000F2382"/>
    <w:rsid w:val="000F503F"/>
    <w:rsid w:val="000F545B"/>
    <w:rsid w:val="000F6E6B"/>
    <w:rsid w:val="000F7A87"/>
    <w:rsid w:val="001013F0"/>
    <w:rsid w:val="00102692"/>
    <w:rsid w:val="001043D9"/>
    <w:rsid w:val="00104CCE"/>
    <w:rsid w:val="0010537C"/>
    <w:rsid w:val="00107503"/>
    <w:rsid w:val="00107C56"/>
    <w:rsid w:val="001111FF"/>
    <w:rsid w:val="001117CA"/>
    <w:rsid w:val="00115395"/>
    <w:rsid w:val="001156B4"/>
    <w:rsid w:val="00120455"/>
    <w:rsid w:val="00120B0C"/>
    <w:rsid w:val="00120B3F"/>
    <w:rsid w:val="00120BD5"/>
    <w:rsid w:val="00120C29"/>
    <w:rsid w:val="00120CE4"/>
    <w:rsid w:val="00123294"/>
    <w:rsid w:val="00125716"/>
    <w:rsid w:val="00130D22"/>
    <w:rsid w:val="001330D1"/>
    <w:rsid w:val="00134E74"/>
    <w:rsid w:val="001363BD"/>
    <w:rsid w:val="00137004"/>
    <w:rsid w:val="00137094"/>
    <w:rsid w:val="00137EB9"/>
    <w:rsid w:val="00141413"/>
    <w:rsid w:val="00141BC8"/>
    <w:rsid w:val="0014248F"/>
    <w:rsid w:val="00142554"/>
    <w:rsid w:val="00144491"/>
    <w:rsid w:val="0014519F"/>
    <w:rsid w:val="001456C2"/>
    <w:rsid w:val="001458B8"/>
    <w:rsid w:val="00145C5A"/>
    <w:rsid w:val="0014686A"/>
    <w:rsid w:val="00147014"/>
    <w:rsid w:val="0014782C"/>
    <w:rsid w:val="00150EA6"/>
    <w:rsid w:val="0015102F"/>
    <w:rsid w:val="001512ED"/>
    <w:rsid w:val="001549FA"/>
    <w:rsid w:val="00155AB4"/>
    <w:rsid w:val="001560CB"/>
    <w:rsid w:val="001564D8"/>
    <w:rsid w:val="0015696A"/>
    <w:rsid w:val="0016115D"/>
    <w:rsid w:val="0016189C"/>
    <w:rsid w:val="001625E1"/>
    <w:rsid w:val="001673E6"/>
    <w:rsid w:val="00173019"/>
    <w:rsid w:val="001734F9"/>
    <w:rsid w:val="00174ECE"/>
    <w:rsid w:val="001765A3"/>
    <w:rsid w:val="00176D73"/>
    <w:rsid w:val="00177261"/>
    <w:rsid w:val="001813BA"/>
    <w:rsid w:val="00181DB0"/>
    <w:rsid w:val="00181F99"/>
    <w:rsid w:val="00184FC8"/>
    <w:rsid w:val="00185225"/>
    <w:rsid w:val="0018697D"/>
    <w:rsid w:val="001877AC"/>
    <w:rsid w:val="00192FFC"/>
    <w:rsid w:val="00195F00"/>
    <w:rsid w:val="001A0390"/>
    <w:rsid w:val="001A03B9"/>
    <w:rsid w:val="001A1747"/>
    <w:rsid w:val="001A1884"/>
    <w:rsid w:val="001A1B93"/>
    <w:rsid w:val="001A47D5"/>
    <w:rsid w:val="001A5ED7"/>
    <w:rsid w:val="001A5FFC"/>
    <w:rsid w:val="001A7EA4"/>
    <w:rsid w:val="001C0A72"/>
    <w:rsid w:val="001C0C9F"/>
    <w:rsid w:val="001C3AEA"/>
    <w:rsid w:val="001C44CE"/>
    <w:rsid w:val="001C4812"/>
    <w:rsid w:val="001C568F"/>
    <w:rsid w:val="001C6337"/>
    <w:rsid w:val="001C7168"/>
    <w:rsid w:val="001D0112"/>
    <w:rsid w:val="001D19DA"/>
    <w:rsid w:val="001D35FE"/>
    <w:rsid w:val="001D4561"/>
    <w:rsid w:val="001D5363"/>
    <w:rsid w:val="001D5E61"/>
    <w:rsid w:val="001D6CF7"/>
    <w:rsid w:val="001D743B"/>
    <w:rsid w:val="001E0C00"/>
    <w:rsid w:val="001E504C"/>
    <w:rsid w:val="001E6895"/>
    <w:rsid w:val="001E6A84"/>
    <w:rsid w:val="001E71AF"/>
    <w:rsid w:val="001E78D5"/>
    <w:rsid w:val="001F1142"/>
    <w:rsid w:val="001F3014"/>
    <w:rsid w:val="001F35EE"/>
    <w:rsid w:val="00201559"/>
    <w:rsid w:val="0020227F"/>
    <w:rsid w:val="002057E3"/>
    <w:rsid w:val="002059E4"/>
    <w:rsid w:val="0021090C"/>
    <w:rsid w:val="00213429"/>
    <w:rsid w:val="00214D43"/>
    <w:rsid w:val="0021569B"/>
    <w:rsid w:val="0021760A"/>
    <w:rsid w:val="00225DD5"/>
    <w:rsid w:val="00225FF5"/>
    <w:rsid w:val="0022739A"/>
    <w:rsid w:val="002300C5"/>
    <w:rsid w:val="002310E1"/>
    <w:rsid w:val="00231474"/>
    <w:rsid w:val="00232A6D"/>
    <w:rsid w:val="00236A8D"/>
    <w:rsid w:val="002410F4"/>
    <w:rsid w:val="0024205E"/>
    <w:rsid w:val="0024278D"/>
    <w:rsid w:val="00243749"/>
    <w:rsid w:val="002448D6"/>
    <w:rsid w:val="00245484"/>
    <w:rsid w:val="0024691E"/>
    <w:rsid w:val="002477F3"/>
    <w:rsid w:val="00250A05"/>
    <w:rsid w:val="0025202F"/>
    <w:rsid w:val="0025318B"/>
    <w:rsid w:val="0025343E"/>
    <w:rsid w:val="00253781"/>
    <w:rsid w:val="0025404D"/>
    <w:rsid w:val="0025521F"/>
    <w:rsid w:val="00256D54"/>
    <w:rsid w:val="0026062A"/>
    <w:rsid w:val="00262977"/>
    <w:rsid w:val="0026403C"/>
    <w:rsid w:val="002658BD"/>
    <w:rsid w:val="00270E79"/>
    <w:rsid w:val="002721B6"/>
    <w:rsid w:val="00273A5D"/>
    <w:rsid w:val="00280A01"/>
    <w:rsid w:val="00281D08"/>
    <w:rsid w:val="00283739"/>
    <w:rsid w:val="00283DC1"/>
    <w:rsid w:val="00283E4E"/>
    <w:rsid w:val="00284139"/>
    <w:rsid w:val="00286BC5"/>
    <w:rsid w:val="00292E1D"/>
    <w:rsid w:val="002938B0"/>
    <w:rsid w:val="002938EA"/>
    <w:rsid w:val="0029491A"/>
    <w:rsid w:val="0029662B"/>
    <w:rsid w:val="002A06C4"/>
    <w:rsid w:val="002A2D0F"/>
    <w:rsid w:val="002A34B0"/>
    <w:rsid w:val="002A3674"/>
    <w:rsid w:val="002A5328"/>
    <w:rsid w:val="002A5690"/>
    <w:rsid w:val="002A5E5C"/>
    <w:rsid w:val="002A66AF"/>
    <w:rsid w:val="002B0525"/>
    <w:rsid w:val="002B0642"/>
    <w:rsid w:val="002B14B1"/>
    <w:rsid w:val="002B43AF"/>
    <w:rsid w:val="002B4411"/>
    <w:rsid w:val="002B585F"/>
    <w:rsid w:val="002B6688"/>
    <w:rsid w:val="002B7572"/>
    <w:rsid w:val="002C0F14"/>
    <w:rsid w:val="002C0F72"/>
    <w:rsid w:val="002C1EC4"/>
    <w:rsid w:val="002C1EED"/>
    <w:rsid w:val="002C385F"/>
    <w:rsid w:val="002C57E9"/>
    <w:rsid w:val="002C60A7"/>
    <w:rsid w:val="002C6BF1"/>
    <w:rsid w:val="002D1628"/>
    <w:rsid w:val="002D2B38"/>
    <w:rsid w:val="002D3639"/>
    <w:rsid w:val="002E2E38"/>
    <w:rsid w:val="002E3FD9"/>
    <w:rsid w:val="002E418F"/>
    <w:rsid w:val="002F1620"/>
    <w:rsid w:val="002F2605"/>
    <w:rsid w:val="002F3782"/>
    <w:rsid w:val="002F4F26"/>
    <w:rsid w:val="002F5282"/>
    <w:rsid w:val="002F6A18"/>
    <w:rsid w:val="002F7D7D"/>
    <w:rsid w:val="0030267E"/>
    <w:rsid w:val="00304A5D"/>
    <w:rsid w:val="0030512C"/>
    <w:rsid w:val="003051A8"/>
    <w:rsid w:val="00305D73"/>
    <w:rsid w:val="00307D6B"/>
    <w:rsid w:val="00310711"/>
    <w:rsid w:val="00310FA3"/>
    <w:rsid w:val="00311684"/>
    <w:rsid w:val="003128E4"/>
    <w:rsid w:val="00315691"/>
    <w:rsid w:val="003166EB"/>
    <w:rsid w:val="003214C7"/>
    <w:rsid w:val="00327B5B"/>
    <w:rsid w:val="0033057D"/>
    <w:rsid w:val="003317D7"/>
    <w:rsid w:val="00333200"/>
    <w:rsid w:val="003354E0"/>
    <w:rsid w:val="00335863"/>
    <w:rsid w:val="00335AEA"/>
    <w:rsid w:val="003362FB"/>
    <w:rsid w:val="00336DAD"/>
    <w:rsid w:val="0033741F"/>
    <w:rsid w:val="00337FE2"/>
    <w:rsid w:val="00343311"/>
    <w:rsid w:val="003518C4"/>
    <w:rsid w:val="00351CFD"/>
    <w:rsid w:val="00353324"/>
    <w:rsid w:val="00353839"/>
    <w:rsid w:val="003539C5"/>
    <w:rsid w:val="00355DE4"/>
    <w:rsid w:val="0035616B"/>
    <w:rsid w:val="00356197"/>
    <w:rsid w:val="00356AB3"/>
    <w:rsid w:val="00356B94"/>
    <w:rsid w:val="00362320"/>
    <w:rsid w:val="00362D5B"/>
    <w:rsid w:val="003656EF"/>
    <w:rsid w:val="00365BEC"/>
    <w:rsid w:val="00365E57"/>
    <w:rsid w:val="00371D41"/>
    <w:rsid w:val="003724DC"/>
    <w:rsid w:val="0037343F"/>
    <w:rsid w:val="00376F89"/>
    <w:rsid w:val="00377749"/>
    <w:rsid w:val="00384014"/>
    <w:rsid w:val="00384707"/>
    <w:rsid w:val="00384D68"/>
    <w:rsid w:val="00384E0F"/>
    <w:rsid w:val="003859F0"/>
    <w:rsid w:val="003863A3"/>
    <w:rsid w:val="0039097A"/>
    <w:rsid w:val="00390C38"/>
    <w:rsid w:val="003936C0"/>
    <w:rsid w:val="00394563"/>
    <w:rsid w:val="00394AFF"/>
    <w:rsid w:val="00394C08"/>
    <w:rsid w:val="00396782"/>
    <w:rsid w:val="003969FB"/>
    <w:rsid w:val="003A149B"/>
    <w:rsid w:val="003A3478"/>
    <w:rsid w:val="003A38F7"/>
    <w:rsid w:val="003A3C96"/>
    <w:rsid w:val="003A4E63"/>
    <w:rsid w:val="003A6B45"/>
    <w:rsid w:val="003A7317"/>
    <w:rsid w:val="003A75DC"/>
    <w:rsid w:val="003B19B6"/>
    <w:rsid w:val="003B4A91"/>
    <w:rsid w:val="003B59C4"/>
    <w:rsid w:val="003B61DB"/>
    <w:rsid w:val="003B651B"/>
    <w:rsid w:val="003B6911"/>
    <w:rsid w:val="003B7177"/>
    <w:rsid w:val="003B7AE5"/>
    <w:rsid w:val="003C0416"/>
    <w:rsid w:val="003C17D8"/>
    <w:rsid w:val="003C208A"/>
    <w:rsid w:val="003C3EA9"/>
    <w:rsid w:val="003C494A"/>
    <w:rsid w:val="003C5684"/>
    <w:rsid w:val="003C6D6A"/>
    <w:rsid w:val="003C77F8"/>
    <w:rsid w:val="003D1DF9"/>
    <w:rsid w:val="003D30B8"/>
    <w:rsid w:val="003D4189"/>
    <w:rsid w:val="003D42B6"/>
    <w:rsid w:val="003D42D7"/>
    <w:rsid w:val="003D7958"/>
    <w:rsid w:val="003E0B3C"/>
    <w:rsid w:val="003E225D"/>
    <w:rsid w:val="003E2C3E"/>
    <w:rsid w:val="003E33D8"/>
    <w:rsid w:val="003E3CC1"/>
    <w:rsid w:val="003F0F31"/>
    <w:rsid w:val="003F1205"/>
    <w:rsid w:val="003F21D9"/>
    <w:rsid w:val="003F28CB"/>
    <w:rsid w:val="003F734D"/>
    <w:rsid w:val="003F7F12"/>
    <w:rsid w:val="0040130F"/>
    <w:rsid w:val="00405DF5"/>
    <w:rsid w:val="004131BE"/>
    <w:rsid w:val="00414219"/>
    <w:rsid w:val="0041564D"/>
    <w:rsid w:val="00416973"/>
    <w:rsid w:val="004171CE"/>
    <w:rsid w:val="004222E5"/>
    <w:rsid w:val="004227F3"/>
    <w:rsid w:val="00422FA1"/>
    <w:rsid w:val="00424E40"/>
    <w:rsid w:val="004253D9"/>
    <w:rsid w:val="00425EF6"/>
    <w:rsid w:val="00431AEB"/>
    <w:rsid w:val="00431FB0"/>
    <w:rsid w:val="00432D7C"/>
    <w:rsid w:val="004349F0"/>
    <w:rsid w:val="00434DBF"/>
    <w:rsid w:val="004356FC"/>
    <w:rsid w:val="004363A0"/>
    <w:rsid w:val="004369BD"/>
    <w:rsid w:val="00436AD9"/>
    <w:rsid w:val="004428B6"/>
    <w:rsid w:val="0044371A"/>
    <w:rsid w:val="00443D5D"/>
    <w:rsid w:val="0044432A"/>
    <w:rsid w:val="00444B38"/>
    <w:rsid w:val="0044509C"/>
    <w:rsid w:val="004479F0"/>
    <w:rsid w:val="004522A3"/>
    <w:rsid w:val="00453AEF"/>
    <w:rsid w:val="00454888"/>
    <w:rsid w:val="00456F8A"/>
    <w:rsid w:val="00460A11"/>
    <w:rsid w:val="0046134F"/>
    <w:rsid w:val="00463E06"/>
    <w:rsid w:val="0046740D"/>
    <w:rsid w:val="00467AF3"/>
    <w:rsid w:val="00475016"/>
    <w:rsid w:val="00476348"/>
    <w:rsid w:val="004765A3"/>
    <w:rsid w:val="00480279"/>
    <w:rsid w:val="0048055B"/>
    <w:rsid w:val="00482504"/>
    <w:rsid w:val="004834B6"/>
    <w:rsid w:val="00483817"/>
    <w:rsid w:val="0048388F"/>
    <w:rsid w:val="004873DA"/>
    <w:rsid w:val="00491176"/>
    <w:rsid w:val="004925D3"/>
    <w:rsid w:val="00494088"/>
    <w:rsid w:val="004953C6"/>
    <w:rsid w:val="004A170F"/>
    <w:rsid w:val="004A37DE"/>
    <w:rsid w:val="004A6941"/>
    <w:rsid w:val="004A6E8D"/>
    <w:rsid w:val="004B0F4E"/>
    <w:rsid w:val="004B1194"/>
    <w:rsid w:val="004B23D4"/>
    <w:rsid w:val="004B2E74"/>
    <w:rsid w:val="004B2ED8"/>
    <w:rsid w:val="004B4095"/>
    <w:rsid w:val="004C0843"/>
    <w:rsid w:val="004C1490"/>
    <w:rsid w:val="004C46DE"/>
    <w:rsid w:val="004C51CA"/>
    <w:rsid w:val="004C55A4"/>
    <w:rsid w:val="004C7147"/>
    <w:rsid w:val="004D017B"/>
    <w:rsid w:val="004D0654"/>
    <w:rsid w:val="004D0921"/>
    <w:rsid w:val="004D1BE2"/>
    <w:rsid w:val="004D3151"/>
    <w:rsid w:val="004D5440"/>
    <w:rsid w:val="004D5703"/>
    <w:rsid w:val="004D5F32"/>
    <w:rsid w:val="004D66FC"/>
    <w:rsid w:val="004E04A1"/>
    <w:rsid w:val="004E06D7"/>
    <w:rsid w:val="004E0BDF"/>
    <w:rsid w:val="004E312E"/>
    <w:rsid w:val="004E46D6"/>
    <w:rsid w:val="004E4960"/>
    <w:rsid w:val="004E53F3"/>
    <w:rsid w:val="004E7451"/>
    <w:rsid w:val="004E77DA"/>
    <w:rsid w:val="004F0395"/>
    <w:rsid w:val="004F071D"/>
    <w:rsid w:val="004F0A20"/>
    <w:rsid w:val="004F35C4"/>
    <w:rsid w:val="004F4229"/>
    <w:rsid w:val="004F4982"/>
    <w:rsid w:val="004F49AC"/>
    <w:rsid w:val="004F4E7E"/>
    <w:rsid w:val="004F4F1F"/>
    <w:rsid w:val="004F5F48"/>
    <w:rsid w:val="00500AA7"/>
    <w:rsid w:val="0050355B"/>
    <w:rsid w:val="00504110"/>
    <w:rsid w:val="00505CF2"/>
    <w:rsid w:val="00506703"/>
    <w:rsid w:val="00507EDB"/>
    <w:rsid w:val="00512C21"/>
    <w:rsid w:val="00513351"/>
    <w:rsid w:val="00513B97"/>
    <w:rsid w:val="00515BFF"/>
    <w:rsid w:val="0051718F"/>
    <w:rsid w:val="005176DC"/>
    <w:rsid w:val="0052258C"/>
    <w:rsid w:val="005233D0"/>
    <w:rsid w:val="00523AAD"/>
    <w:rsid w:val="00525BCA"/>
    <w:rsid w:val="00525CC3"/>
    <w:rsid w:val="00527675"/>
    <w:rsid w:val="005327E4"/>
    <w:rsid w:val="005334B6"/>
    <w:rsid w:val="0053621B"/>
    <w:rsid w:val="00536B46"/>
    <w:rsid w:val="00541865"/>
    <w:rsid w:val="00541C12"/>
    <w:rsid w:val="0054430D"/>
    <w:rsid w:val="00544DB3"/>
    <w:rsid w:val="0054512F"/>
    <w:rsid w:val="005453F3"/>
    <w:rsid w:val="00545455"/>
    <w:rsid w:val="00545B0C"/>
    <w:rsid w:val="005479C1"/>
    <w:rsid w:val="00550AB5"/>
    <w:rsid w:val="00552077"/>
    <w:rsid w:val="00552E30"/>
    <w:rsid w:val="0055364F"/>
    <w:rsid w:val="00553F50"/>
    <w:rsid w:val="00557A2D"/>
    <w:rsid w:val="005620BF"/>
    <w:rsid w:val="005622BA"/>
    <w:rsid w:val="00562A07"/>
    <w:rsid w:val="00563D4B"/>
    <w:rsid w:val="00564AFD"/>
    <w:rsid w:val="00564DC6"/>
    <w:rsid w:val="00567071"/>
    <w:rsid w:val="0057187A"/>
    <w:rsid w:val="00573609"/>
    <w:rsid w:val="005738C9"/>
    <w:rsid w:val="00575846"/>
    <w:rsid w:val="00575C8D"/>
    <w:rsid w:val="005805B7"/>
    <w:rsid w:val="00582B66"/>
    <w:rsid w:val="00585A45"/>
    <w:rsid w:val="0058666D"/>
    <w:rsid w:val="00587430"/>
    <w:rsid w:val="00590B22"/>
    <w:rsid w:val="00592F2F"/>
    <w:rsid w:val="00594222"/>
    <w:rsid w:val="005A05B9"/>
    <w:rsid w:val="005A0C66"/>
    <w:rsid w:val="005A1592"/>
    <w:rsid w:val="005A4497"/>
    <w:rsid w:val="005A6449"/>
    <w:rsid w:val="005A6A3F"/>
    <w:rsid w:val="005B4AA7"/>
    <w:rsid w:val="005B65E7"/>
    <w:rsid w:val="005B66F0"/>
    <w:rsid w:val="005C04F8"/>
    <w:rsid w:val="005C1FAF"/>
    <w:rsid w:val="005C3507"/>
    <w:rsid w:val="005C4860"/>
    <w:rsid w:val="005C772D"/>
    <w:rsid w:val="005C7DD2"/>
    <w:rsid w:val="005C7E4F"/>
    <w:rsid w:val="005D0B6B"/>
    <w:rsid w:val="005D282F"/>
    <w:rsid w:val="005D2C66"/>
    <w:rsid w:val="005D41A6"/>
    <w:rsid w:val="005D5FA7"/>
    <w:rsid w:val="005D7A5E"/>
    <w:rsid w:val="005E188F"/>
    <w:rsid w:val="005E18AD"/>
    <w:rsid w:val="005E2234"/>
    <w:rsid w:val="005E5A36"/>
    <w:rsid w:val="005E6435"/>
    <w:rsid w:val="005E6531"/>
    <w:rsid w:val="005E72F4"/>
    <w:rsid w:val="005F09F9"/>
    <w:rsid w:val="005F502D"/>
    <w:rsid w:val="005F5773"/>
    <w:rsid w:val="005F6299"/>
    <w:rsid w:val="005F72AB"/>
    <w:rsid w:val="006000DA"/>
    <w:rsid w:val="00600EEF"/>
    <w:rsid w:val="00601086"/>
    <w:rsid w:val="0060123D"/>
    <w:rsid w:val="00602020"/>
    <w:rsid w:val="0060227C"/>
    <w:rsid w:val="006056CE"/>
    <w:rsid w:val="006109A1"/>
    <w:rsid w:val="00611E84"/>
    <w:rsid w:val="006123A7"/>
    <w:rsid w:val="006131DF"/>
    <w:rsid w:val="00614932"/>
    <w:rsid w:val="006151C6"/>
    <w:rsid w:val="00616814"/>
    <w:rsid w:val="00620B00"/>
    <w:rsid w:val="00622B05"/>
    <w:rsid w:val="00622B6F"/>
    <w:rsid w:val="00623668"/>
    <w:rsid w:val="006238DD"/>
    <w:rsid w:val="00625AEE"/>
    <w:rsid w:val="00627ADF"/>
    <w:rsid w:val="00627D15"/>
    <w:rsid w:val="00627D5E"/>
    <w:rsid w:val="00630D82"/>
    <w:rsid w:val="00631B29"/>
    <w:rsid w:val="00632F64"/>
    <w:rsid w:val="00633F2C"/>
    <w:rsid w:val="00634542"/>
    <w:rsid w:val="00634C74"/>
    <w:rsid w:val="006400DC"/>
    <w:rsid w:val="00640362"/>
    <w:rsid w:val="00645B7F"/>
    <w:rsid w:val="00646323"/>
    <w:rsid w:val="00646A64"/>
    <w:rsid w:val="00646B09"/>
    <w:rsid w:val="00647F43"/>
    <w:rsid w:val="006511CC"/>
    <w:rsid w:val="0065291F"/>
    <w:rsid w:val="006531E8"/>
    <w:rsid w:val="00653C36"/>
    <w:rsid w:val="00654A76"/>
    <w:rsid w:val="00656D5D"/>
    <w:rsid w:val="0066045D"/>
    <w:rsid w:val="00663CE2"/>
    <w:rsid w:val="00667930"/>
    <w:rsid w:val="0067191F"/>
    <w:rsid w:val="006726B3"/>
    <w:rsid w:val="00673B8E"/>
    <w:rsid w:val="00675F33"/>
    <w:rsid w:val="006761CD"/>
    <w:rsid w:val="00677456"/>
    <w:rsid w:val="00680B1C"/>
    <w:rsid w:val="00681368"/>
    <w:rsid w:val="00682A06"/>
    <w:rsid w:val="0068335D"/>
    <w:rsid w:val="00684BAA"/>
    <w:rsid w:val="00685133"/>
    <w:rsid w:val="006855B6"/>
    <w:rsid w:val="0068605B"/>
    <w:rsid w:val="00686A87"/>
    <w:rsid w:val="006874E8"/>
    <w:rsid w:val="00687B4A"/>
    <w:rsid w:val="006923E1"/>
    <w:rsid w:val="006969A8"/>
    <w:rsid w:val="00697573"/>
    <w:rsid w:val="00697DA5"/>
    <w:rsid w:val="00697ED5"/>
    <w:rsid w:val="006A1DC0"/>
    <w:rsid w:val="006A25FB"/>
    <w:rsid w:val="006A30F5"/>
    <w:rsid w:val="006A72A6"/>
    <w:rsid w:val="006A75E1"/>
    <w:rsid w:val="006B0BF0"/>
    <w:rsid w:val="006B0F30"/>
    <w:rsid w:val="006B1345"/>
    <w:rsid w:val="006B2172"/>
    <w:rsid w:val="006B39F8"/>
    <w:rsid w:val="006B4386"/>
    <w:rsid w:val="006C04A0"/>
    <w:rsid w:val="006C0DF0"/>
    <w:rsid w:val="006C2810"/>
    <w:rsid w:val="006C5EE6"/>
    <w:rsid w:val="006C7312"/>
    <w:rsid w:val="006C74A1"/>
    <w:rsid w:val="006D2F65"/>
    <w:rsid w:val="006D7FFD"/>
    <w:rsid w:val="006E1840"/>
    <w:rsid w:val="006E18C4"/>
    <w:rsid w:val="006E2F66"/>
    <w:rsid w:val="006E44CE"/>
    <w:rsid w:val="006E593A"/>
    <w:rsid w:val="006E63E1"/>
    <w:rsid w:val="006E66F1"/>
    <w:rsid w:val="006F028C"/>
    <w:rsid w:val="006F0395"/>
    <w:rsid w:val="006F17DB"/>
    <w:rsid w:val="006F1D46"/>
    <w:rsid w:val="006F2761"/>
    <w:rsid w:val="006F2BCD"/>
    <w:rsid w:val="006F3C29"/>
    <w:rsid w:val="006F4F13"/>
    <w:rsid w:val="006F4F7A"/>
    <w:rsid w:val="007008ED"/>
    <w:rsid w:val="00701110"/>
    <w:rsid w:val="0070302D"/>
    <w:rsid w:val="00704F4D"/>
    <w:rsid w:val="00705266"/>
    <w:rsid w:val="00706EAE"/>
    <w:rsid w:val="007079C0"/>
    <w:rsid w:val="0071084C"/>
    <w:rsid w:val="00711C4F"/>
    <w:rsid w:val="007151F5"/>
    <w:rsid w:val="00716ACE"/>
    <w:rsid w:val="00721370"/>
    <w:rsid w:val="00722985"/>
    <w:rsid w:val="0072375B"/>
    <w:rsid w:val="00724702"/>
    <w:rsid w:val="0072730B"/>
    <w:rsid w:val="0073144E"/>
    <w:rsid w:val="00733A34"/>
    <w:rsid w:val="007347A6"/>
    <w:rsid w:val="0073523F"/>
    <w:rsid w:val="00736FC4"/>
    <w:rsid w:val="007400D2"/>
    <w:rsid w:val="00741648"/>
    <w:rsid w:val="00742262"/>
    <w:rsid w:val="007429FD"/>
    <w:rsid w:val="00742B83"/>
    <w:rsid w:val="00742B88"/>
    <w:rsid w:val="00742C7E"/>
    <w:rsid w:val="00746B6B"/>
    <w:rsid w:val="00746EE6"/>
    <w:rsid w:val="00747BB7"/>
    <w:rsid w:val="00750116"/>
    <w:rsid w:val="00750A0C"/>
    <w:rsid w:val="00750E25"/>
    <w:rsid w:val="007538D4"/>
    <w:rsid w:val="00754791"/>
    <w:rsid w:val="00755588"/>
    <w:rsid w:val="0075626B"/>
    <w:rsid w:val="00756CE5"/>
    <w:rsid w:val="0076043E"/>
    <w:rsid w:val="00761489"/>
    <w:rsid w:val="00761F15"/>
    <w:rsid w:val="00763CC2"/>
    <w:rsid w:val="007652E4"/>
    <w:rsid w:val="00767B96"/>
    <w:rsid w:val="007701BA"/>
    <w:rsid w:val="0077350A"/>
    <w:rsid w:val="00777A6C"/>
    <w:rsid w:val="00780803"/>
    <w:rsid w:val="00780FB8"/>
    <w:rsid w:val="0078164F"/>
    <w:rsid w:val="00782081"/>
    <w:rsid w:val="007830E3"/>
    <w:rsid w:val="0078623D"/>
    <w:rsid w:val="00787194"/>
    <w:rsid w:val="007877D2"/>
    <w:rsid w:val="00787AF5"/>
    <w:rsid w:val="0079089C"/>
    <w:rsid w:val="007908D1"/>
    <w:rsid w:val="00790D62"/>
    <w:rsid w:val="00791880"/>
    <w:rsid w:val="007924B9"/>
    <w:rsid w:val="00793F40"/>
    <w:rsid w:val="0079421B"/>
    <w:rsid w:val="0079466D"/>
    <w:rsid w:val="007951EC"/>
    <w:rsid w:val="0079693C"/>
    <w:rsid w:val="007A00F9"/>
    <w:rsid w:val="007A060B"/>
    <w:rsid w:val="007A0887"/>
    <w:rsid w:val="007A2007"/>
    <w:rsid w:val="007A36FF"/>
    <w:rsid w:val="007A3B4F"/>
    <w:rsid w:val="007A4B7A"/>
    <w:rsid w:val="007B301C"/>
    <w:rsid w:val="007B4F4C"/>
    <w:rsid w:val="007B691E"/>
    <w:rsid w:val="007B763D"/>
    <w:rsid w:val="007C283A"/>
    <w:rsid w:val="007C3B94"/>
    <w:rsid w:val="007D039A"/>
    <w:rsid w:val="007D06D8"/>
    <w:rsid w:val="007D2AF1"/>
    <w:rsid w:val="007D2D8A"/>
    <w:rsid w:val="007D3466"/>
    <w:rsid w:val="007D539E"/>
    <w:rsid w:val="007D5C7A"/>
    <w:rsid w:val="007D6EC0"/>
    <w:rsid w:val="007E1A7D"/>
    <w:rsid w:val="007E2E2F"/>
    <w:rsid w:val="007E30BF"/>
    <w:rsid w:val="007E30EB"/>
    <w:rsid w:val="007E320A"/>
    <w:rsid w:val="007E45D2"/>
    <w:rsid w:val="007E478B"/>
    <w:rsid w:val="007E4AD0"/>
    <w:rsid w:val="007E4FD3"/>
    <w:rsid w:val="007E66D8"/>
    <w:rsid w:val="007E6E6D"/>
    <w:rsid w:val="007F1C5E"/>
    <w:rsid w:val="007F2D1A"/>
    <w:rsid w:val="007F469B"/>
    <w:rsid w:val="007F5633"/>
    <w:rsid w:val="007F6319"/>
    <w:rsid w:val="007F6568"/>
    <w:rsid w:val="007F6867"/>
    <w:rsid w:val="007F6A1E"/>
    <w:rsid w:val="00800346"/>
    <w:rsid w:val="00800D8F"/>
    <w:rsid w:val="0080153E"/>
    <w:rsid w:val="00802715"/>
    <w:rsid w:val="00803115"/>
    <w:rsid w:val="0081498B"/>
    <w:rsid w:val="0081502F"/>
    <w:rsid w:val="008163AF"/>
    <w:rsid w:val="00816EC8"/>
    <w:rsid w:val="00820268"/>
    <w:rsid w:val="00820D84"/>
    <w:rsid w:val="008218F2"/>
    <w:rsid w:val="00822F2A"/>
    <w:rsid w:val="00823DD6"/>
    <w:rsid w:val="00827F31"/>
    <w:rsid w:val="00830587"/>
    <w:rsid w:val="008308D5"/>
    <w:rsid w:val="008324FD"/>
    <w:rsid w:val="00832ABF"/>
    <w:rsid w:val="00834C3C"/>
    <w:rsid w:val="008376EC"/>
    <w:rsid w:val="00841783"/>
    <w:rsid w:val="008417F1"/>
    <w:rsid w:val="00843991"/>
    <w:rsid w:val="00845BF7"/>
    <w:rsid w:val="00845FCF"/>
    <w:rsid w:val="008469C2"/>
    <w:rsid w:val="00847BDD"/>
    <w:rsid w:val="00847E73"/>
    <w:rsid w:val="008500D2"/>
    <w:rsid w:val="00850F04"/>
    <w:rsid w:val="00851127"/>
    <w:rsid w:val="00851138"/>
    <w:rsid w:val="00851CCC"/>
    <w:rsid w:val="00852584"/>
    <w:rsid w:val="00852AB5"/>
    <w:rsid w:val="00853EAC"/>
    <w:rsid w:val="0085576E"/>
    <w:rsid w:val="008567FB"/>
    <w:rsid w:val="00856F52"/>
    <w:rsid w:val="00860A84"/>
    <w:rsid w:val="00862336"/>
    <w:rsid w:val="008628EA"/>
    <w:rsid w:val="00863317"/>
    <w:rsid w:val="0086361A"/>
    <w:rsid w:val="00865861"/>
    <w:rsid w:val="00867488"/>
    <w:rsid w:val="00871802"/>
    <w:rsid w:val="00872A8E"/>
    <w:rsid w:val="0087356A"/>
    <w:rsid w:val="00874029"/>
    <w:rsid w:val="00874CB0"/>
    <w:rsid w:val="0088161B"/>
    <w:rsid w:val="00882A9F"/>
    <w:rsid w:val="0088563B"/>
    <w:rsid w:val="00890BE8"/>
    <w:rsid w:val="00891433"/>
    <w:rsid w:val="00893920"/>
    <w:rsid w:val="00895470"/>
    <w:rsid w:val="00895583"/>
    <w:rsid w:val="00895D8F"/>
    <w:rsid w:val="008960DF"/>
    <w:rsid w:val="008968BD"/>
    <w:rsid w:val="00897731"/>
    <w:rsid w:val="008A1D71"/>
    <w:rsid w:val="008A2E54"/>
    <w:rsid w:val="008A38D9"/>
    <w:rsid w:val="008A5028"/>
    <w:rsid w:val="008B1A6D"/>
    <w:rsid w:val="008B2DBE"/>
    <w:rsid w:val="008B3254"/>
    <w:rsid w:val="008B439C"/>
    <w:rsid w:val="008B6D7D"/>
    <w:rsid w:val="008C0CDC"/>
    <w:rsid w:val="008C2E3A"/>
    <w:rsid w:val="008C34AD"/>
    <w:rsid w:val="008C434D"/>
    <w:rsid w:val="008C7726"/>
    <w:rsid w:val="008C7B34"/>
    <w:rsid w:val="008C7C13"/>
    <w:rsid w:val="008D069C"/>
    <w:rsid w:val="008D0979"/>
    <w:rsid w:val="008D0B3E"/>
    <w:rsid w:val="008D2A5B"/>
    <w:rsid w:val="008D53BD"/>
    <w:rsid w:val="008D5D5E"/>
    <w:rsid w:val="008D61C1"/>
    <w:rsid w:val="008D7FFD"/>
    <w:rsid w:val="008E004A"/>
    <w:rsid w:val="008E0EE3"/>
    <w:rsid w:val="008E3536"/>
    <w:rsid w:val="008E37DF"/>
    <w:rsid w:val="008E4765"/>
    <w:rsid w:val="008E4A77"/>
    <w:rsid w:val="008E6CE0"/>
    <w:rsid w:val="008F0576"/>
    <w:rsid w:val="008F0BFC"/>
    <w:rsid w:val="008F0E5F"/>
    <w:rsid w:val="008F179F"/>
    <w:rsid w:val="008F2C53"/>
    <w:rsid w:val="008F3E88"/>
    <w:rsid w:val="008F5A26"/>
    <w:rsid w:val="008F720F"/>
    <w:rsid w:val="009010FA"/>
    <w:rsid w:val="00901235"/>
    <w:rsid w:val="00903D62"/>
    <w:rsid w:val="009059B5"/>
    <w:rsid w:val="009071FB"/>
    <w:rsid w:val="00907C5C"/>
    <w:rsid w:val="00910C93"/>
    <w:rsid w:val="009126B4"/>
    <w:rsid w:val="00913732"/>
    <w:rsid w:val="009147B1"/>
    <w:rsid w:val="0091481E"/>
    <w:rsid w:val="00915D0B"/>
    <w:rsid w:val="00916DB7"/>
    <w:rsid w:val="00917201"/>
    <w:rsid w:val="009175D5"/>
    <w:rsid w:val="0092046D"/>
    <w:rsid w:val="00921838"/>
    <w:rsid w:val="0092286B"/>
    <w:rsid w:val="009234C8"/>
    <w:rsid w:val="009235E8"/>
    <w:rsid w:val="009239E5"/>
    <w:rsid w:val="009250B3"/>
    <w:rsid w:val="00931D43"/>
    <w:rsid w:val="009364B1"/>
    <w:rsid w:val="009371B2"/>
    <w:rsid w:val="0093758C"/>
    <w:rsid w:val="009426DB"/>
    <w:rsid w:val="009433FA"/>
    <w:rsid w:val="009459D4"/>
    <w:rsid w:val="00945BC8"/>
    <w:rsid w:val="0094642A"/>
    <w:rsid w:val="00946D4C"/>
    <w:rsid w:val="0094732D"/>
    <w:rsid w:val="009513A1"/>
    <w:rsid w:val="00952CF0"/>
    <w:rsid w:val="00954F1E"/>
    <w:rsid w:val="009560E0"/>
    <w:rsid w:val="00956EF4"/>
    <w:rsid w:val="00957EBA"/>
    <w:rsid w:val="00960115"/>
    <w:rsid w:val="009602CD"/>
    <w:rsid w:val="009603AD"/>
    <w:rsid w:val="00964672"/>
    <w:rsid w:val="009651A9"/>
    <w:rsid w:val="00965983"/>
    <w:rsid w:val="00965E32"/>
    <w:rsid w:val="009668AE"/>
    <w:rsid w:val="009671F4"/>
    <w:rsid w:val="00967585"/>
    <w:rsid w:val="009705DB"/>
    <w:rsid w:val="00970C67"/>
    <w:rsid w:val="00971C33"/>
    <w:rsid w:val="0097251C"/>
    <w:rsid w:val="009725BF"/>
    <w:rsid w:val="009748D2"/>
    <w:rsid w:val="009756DD"/>
    <w:rsid w:val="009824B7"/>
    <w:rsid w:val="00983151"/>
    <w:rsid w:val="009832B6"/>
    <w:rsid w:val="009836E2"/>
    <w:rsid w:val="00983C2D"/>
    <w:rsid w:val="00984192"/>
    <w:rsid w:val="00984C5C"/>
    <w:rsid w:val="00985480"/>
    <w:rsid w:val="009858EB"/>
    <w:rsid w:val="00987988"/>
    <w:rsid w:val="00990EE6"/>
    <w:rsid w:val="00992939"/>
    <w:rsid w:val="00993502"/>
    <w:rsid w:val="00993EE3"/>
    <w:rsid w:val="00994004"/>
    <w:rsid w:val="009956FD"/>
    <w:rsid w:val="00996744"/>
    <w:rsid w:val="00997638"/>
    <w:rsid w:val="009A03A1"/>
    <w:rsid w:val="009A1F34"/>
    <w:rsid w:val="009A25D4"/>
    <w:rsid w:val="009A4203"/>
    <w:rsid w:val="009A4D7F"/>
    <w:rsid w:val="009B0779"/>
    <w:rsid w:val="009B231B"/>
    <w:rsid w:val="009B293A"/>
    <w:rsid w:val="009B2A32"/>
    <w:rsid w:val="009B2E89"/>
    <w:rsid w:val="009B39C8"/>
    <w:rsid w:val="009B4051"/>
    <w:rsid w:val="009B4A3F"/>
    <w:rsid w:val="009B5635"/>
    <w:rsid w:val="009B66A6"/>
    <w:rsid w:val="009B6E7C"/>
    <w:rsid w:val="009C2092"/>
    <w:rsid w:val="009C22D9"/>
    <w:rsid w:val="009C32D5"/>
    <w:rsid w:val="009C468A"/>
    <w:rsid w:val="009C4E5D"/>
    <w:rsid w:val="009C5C9E"/>
    <w:rsid w:val="009C6320"/>
    <w:rsid w:val="009C701E"/>
    <w:rsid w:val="009C775A"/>
    <w:rsid w:val="009D2068"/>
    <w:rsid w:val="009D3840"/>
    <w:rsid w:val="009D4D34"/>
    <w:rsid w:val="009D6CD0"/>
    <w:rsid w:val="009E2C6F"/>
    <w:rsid w:val="009E395A"/>
    <w:rsid w:val="009E4706"/>
    <w:rsid w:val="009E730B"/>
    <w:rsid w:val="009F09E4"/>
    <w:rsid w:val="009F332D"/>
    <w:rsid w:val="009F5940"/>
    <w:rsid w:val="009F5F58"/>
    <w:rsid w:val="009F6421"/>
    <w:rsid w:val="009F7068"/>
    <w:rsid w:val="00A02ADA"/>
    <w:rsid w:val="00A05662"/>
    <w:rsid w:val="00A061E3"/>
    <w:rsid w:val="00A10970"/>
    <w:rsid w:val="00A114D9"/>
    <w:rsid w:val="00A1513C"/>
    <w:rsid w:val="00A16A2E"/>
    <w:rsid w:val="00A17B64"/>
    <w:rsid w:val="00A17C31"/>
    <w:rsid w:val="00A20124"/>
    <w:rsid w:val="00A22B21"/>
    <w:rsid w:val="00A27A1A"/>
    <w:rsid w:val="00A337B4"/>
    <w:rsid w:val="00A37370"/>
    <w:rsid w:val="00A37C1A"/>
    <w:rsid w:val="00A403CE"/>
    <w:rsid w:val="00A42B61"/>
    <w:rsid w:val="00A44AD3"/>
    <w:rsid w:val="00A454BA"/>
    <w:rsid w:val="00A51A3D"/>
    <w:rsid w:val="00A52427"/>
    <w:rsid w:val="00A52BF9"/>
    <w:rsid w:val="00A548FD"/>
    <w:rsid w:val="00A57693"/>
    <w:rsid w:val="00A576C8"/>
    <w:rsid w:val="00A5797D"/>
    <w:rsid w:val="00A57ECB"/>
    <w:rsid w:val="00A611AE"/>
    <w:rsid w:val="00A63B0A"/>
    <w:rsid w:val="00A63BD8"/>
    <w:rsid w:val="00A675C9"/>
    <w:rsid w:val="00A70226"/>
    <w:rsid w:val="00A70A6A"/>
    <w:rsid w:val="00A72F00"/>
    <w:rsid w:val="00A73C79"/>
    <w:rsid w:val="00A756BF"/>
    <w:rsid w:val="00A775E2"/>
    <w:rsid w:val="00A82FE6"/>
    <w:rsid w:val="00A84A5C"/>
    <w:rsid w:val="00A8533F"/>
    <w:rsid w:val="00A901A8"/>
    <w:rsid w:val="00A9069A"/>
    <w:rsid w:val="00A907B7"/>
    <w:rsid w:val="00A921C7"/>
    <w:rsid w:val="00A9377B"/>
    <w:rsid w:val="00A947E4"/>
    <w:rsid w:val="00A95306"/>
    <w:rsid w:val="00A976ED"/>
    <w:rsid w:val="00AA1CD8"/>
    <w:rsid w:val="00AA2BAD"/>
    <w:rsid w:val="00AA3358"/>
    <w:rsid w:val="00AA3BCC"/>
    <w:rsid w:val="00AA475E"/>
    <w:rsid w:val="00AA58EA"/>
    <w:rsid w:val="00AA59FC"/>
    <w:rsid w:val="00AA741D"/>
    <w:rsid w:val="00AA764D"/>
    <w:rsid w:val="00AB1023"/>
    <w:rsid w:val="00AB1B85"/>
    <w:rsid w:val="00AB32E5"/>
    <w:rsid w:val="00AB461D"/>
    <w:rsid w:val="00AB4A89"/>
    <w:rsid w:val="00AB6165"/>
    <w:rsid w:val="00AC15A0"/>
    <w:rsid w:val="00AC5C33"/>
    <w:rsid w:val="00AC5EF7"/>
    <w:rsid w:val="00AC74FC"/>
    <w:rsid w:val="00AD744B"/>
    <w:rsid w:val="00AE02DF"/>
    <w:rsid w:val="00AE0305"/>
    <w:rsid w:val="00AE09CB"/>
    <w:rsid w:val="00AE1A86"/>
    <w:rsid w:val="00AE5420"/>
    <w:rsid w:val="00AE5A35"/>
    <w:rsid w:val="00AE6124"/>
    <w:rsid w:val="00AE6884"/>
    <w:rsid w:val="00AE75CD"/>
    <w:rsid w:val="00AF0D7D"/>
    <w:rsid w:val="00AF31D8"/>
    <w:rsid w:val="00AF6E57"/>
    <w:rsid w:val="00B007A0"/>
    <w:rsid w:val="00B00FAC"/>
    <w:rsid w:val="00B01077"/>
    <w:rsid w:val="00B01299"/>
    <w:rsid w:val="00B013A9"/>
    <w:rsid w:val="00B0155A"/>
    <w:rsid w:val="00B02D09"/>
    <w:rsid w:val="00B0470B"/>
    <w:rsid w:val="00B04E62"/>
    <w:rsid w:val="00B05384"/>
    <w:rsid w:val="00B06A62"/>
    <w:rsid w:val="00B07D30"/>
    <w:rsid w:val="00B13787"/>
    <w:rsid w:val="00B13CB6"/>
    <w:rsid w:val="00B14B3F"/>
    <w:rsid w:val="00B161E0"/>
    <w:rsid w:val="00B21FBA"/>
    <w:rsid w:val="00B23646"/>
    <w:rsid w:val="00B242CD"/>
    <w:rsid w:val="00B26805"/>
    <w:rsid w:val="00B27EF0"/>
    <w:rsid w:val="00B27EF1"/>
    <w:rsid w:val="00B32532"/>
    <w:rsid w:val="00B33307"/>
    <w:rsid w:val="00B33E7E"/>
    <w:rsid w:val="00B37D53"/>
    <w:rsid w:val="00B407CA"/>
    <w:rsid w:val="00B41BD7"/>
    <w:rsid w:val="00B41D3D"/>
    <w:rsid w:val="00B43E30"/>
    <w:rsid w:val="00B449F3"/>
    <w:rsid w:val="00B453D8"/>
    <w:rsid w:val="00B4550F"/>
    <w:rsid w:val="00B5092D"/>
    <w:rsid w:val="00B543D1"/>
    <w:rsid w:val="00B5546B"/>
    <w:rsid w:val="00B56490"/>
    <w:rsid w:val="00B56847"/>
    <w:rsid w:val="00B605BC"/>
    <w:rsid w:val="00B60BBB"/>
    <w:rsid w:val="00B620C6"/>
    <w:rsid w:val="00B63C6D"/>
    <w:rsid w:val="00B660C3"/>
    <w:rsid w:val="00B67785"/>
    <w:rsid w:val="00B708F9"/>
    <w:rsid w:val="00B73453"/>
    <w:rsid w:val="00B74D6E"/>
    <w:rsid w:val="00B74F2E"/>
    <w:rsid w:val="00B751AC"/>
    <w:rsid w:val="00B7623D"/>
    <w:rsid w:val="00B776FC"/>
    <w:rsid w:val="00B80117"/>
    <w:rsid w:val="00B804FD"/>
    <w:rsid w:val="00B808C9"/>
    <w:rsid w:val="00B80AC7"/>
    <w:rsid w:val="00B819E2"/>
    <w:rsid w:val="00B8246C"/>
    <w:rsid w:val="00B8412D"/>
    <w:rsid w:val="00B84930"/>
    <w:rsid w:val="00B855CE"/>
    <w:rsid w:val="00B86113"/>
    <w:rsid w:val="00B86DBC"/>
    <w:rsid w:val="00B87BE6"/>
    <w:rsid w:val="00B9019C"/>
    <w:rsid w:val="00B90E33"/>
    <w:rsid w:val="00B9211D"/>
    <w:rsid w:val="00B94836"/>
    <w:rsid w:val="00B94AC6"/>
    <w:rsid w:val="00B95D1B"/>
    <w:rsid w:val="00BA1A5D"/>
    <w:rsid w:val="00BA3982"/>
    <w:rsid w:val="00BA4719"/>
    <w:rsid w:val="00BA4FA0"/>
    <w:rsid w:val="00BA6619"/>
    <w:rsid w:val="00BB1B3E"/>
    <w:rsid w:val="00BB2239"/>
    <w:rsid w:val="00BB28BA"/>
    <w:rsid w:val="00BB2CE7"/>
    <w:rsid w:val="00BB3E0E"/>
    <w:rsid w:val="00BC06AD"/>
    <w:rsid w:val="00BC0852"/>
    <w:rsid w:val="00BC14D2"/>
    <w:rsid w:val="00BC186D"/>
    <w:rsid w:val="00BC18F3"/>
    <w:rsid w:val="00BC2192"/>
    <w:rsid w:val="00BC2BA2"/>
    <w:rsid w:val="00BC421E"/>
    <w:rsid w:val="00BC568E"/>
    <w:rsid w:val="00BC5D8F"/>
    <w:rsid w:val="00BC62A7"/>
    <w:rsid w:val="00BC72CB"/>
    <w:rsid w:val="00BD07FC"/>
    <w:rsid w:val="00BD3BC7"/>
    <w:rsid w:val="00BD4A60"/>
    <w:rsid w:val="00BD4DE1"/>
    <w:rsid w:val="00BD571E"/>
    <w:rsid w:val="00BD66D5"/>
    <w:rsid w:val="00BD6AB7"/>
    <w:rsid w:val="00BE0328"/>
    <w:rsid w:val="00BE09F4"/>
    <w:rsid w:val="00BE13FE"/>
    <w:rsid w:val="00BE1418"/>
    <w:rsid w:val="00BE2AB8"/>
    <w:rsid w:val="00BE419C"/>
    <w:rsid w:val="00BE42A6"/>
    <w:rsid w:val="00BE4534"/>
    <w:rsid w:val="00BE49C7"/>
    <w:rsid w:val="00BE5641"/>
    <w:rsid w:val="00BE64D8"/>
    <w:rsid w:val="00BE70FC"/>
    <w:rsid w:val="00BF17D3"/>
    <w:rsid w:val="00BF2AC9"/>
    <w:rsid w:val="00BF54FE"/>
    <w:rsid w:val="00BF6AE3"/>
    <w:rsid w:val="00BF72A8"/>
    <w:rsid w:val="00BF72AE"/>
    <w:rsid w:val="00C00C91"/>
    <w:rsid w:val="00C02410"/>
    <w:rsid w:val="00C028CC"/>
    <w:rsid w:val="00C0439A"/>
    <w:rsid w:val="00C06E26"/>
    <w:rsid w:val="00C120F2"/>
    <w:rsid w:val="00C16BD1"/>
    <w:rsid w:val="00C177BB"/>
    <w:rsid w:val="00C2479F"/>
    <w:rsid w:val="00C268AE"/>
    <w:rsid w:val="00C26D41"/>
    <w:rsid w:val="00C30FD9"/>
    <w:rsid w:val="00C343FC"/>
    <w:rsid w:val="00C34BEB"/>
    <w:rsid w:val="00C34D25"/>
    <w:rsid w:val="00C350F3"/>
    <w:rsid w:val="00C35168"/>
    <w:rsid w:val="00C363FC"/>
    <w:rsid w:val="00C3657E"/>
    <w:rsid w:val="00C377E1"/>
    <w:rsid w:val="00C43554"/>
    <w:rsid w:val="00C45BE2"/>
    <w:rsid w:val="00C47595"/>
    <w:rsid w:val="00C4762C"/>
    <w:rsid w:val="00C47A77"/>
    <w:rsid w:val="00C518BF"/>
    <w:rsid w:val="00C5204B"/>
    <w:rsid w:val="00C55329"/>
    <w:rsid w:val="00C57F6E"/>
    <w:rsid w:val="00C6063E"/>
    <w:rsid w:val="00C60D04"/>
    <w:rsid w:val="00C62960"/>
    <w:rsid w:val="00C63685"/>
    <w:rsid w:val="00C63E8D"/>
    <w:rsid w:val="00C64569"/>
    <w:rsid w:val="00C64805"/>
    <w:rsid w:val="00C667C7"/>
    <w:rsid w:val="00C67E15"/>
    <w:rsid w:val="00C71A31"/>
    <w:rsid w:val="00C73817"/>
    <w:rsid w:val="00C73AEE"/>
    <w:rsid w:val="00C74830"/>
    <w:rsid w:val="00C75262"/>
    <w:rsid w:val="00C8185D"/>
    <w:rsid w:val="00C82431"/>
    <w:rsid w:val="00C860E4"/>
    <w:rsid w:val="00C874B8"/>
    <w:rsid w:val="00C909BC"/>
    <w:rsid w:val="00C9181D"/>
    <w:rsid w:val="00C92810"/>
    <w:rsid w:val="00C92FFA"/>
    <w:rsid w:val="00C93A6F"/>
    <w:rsid w:val="00C93F3D"/>
    <w:rsid w:val="00C95649"/>
    <w:rsid w:val="00C9571C"/>
    <w:rsid w:val="00C95868"/>
    <w:rsid w:val="00C962EA"/>
    <w:rsid w:val="00CA04A3"/>
    <w:rsid w:val="00CA04D3"/>
    <w:rsid w:val="00CA0A48"/>
    <w:rsid w:val="00CA103A"/>
    <w:rsid w:val="00CA1EFD"/>
    <w:rsid w:val="00CA2856"/>
    <w:rsid w:val="00CA28EE"/>
    <w:rsid w:val="00CA3296"/>
    <w:rsid w:val="00CA4D41"/>
    <w:rsid w:val="00CA5E40"/>
    <w:rsid w:val="00CB08E3"/>
    <w:rsid w:val="00CB19A0"/>
    <w:rsid w:val="00CB1E6A"/>
    <w:rsid w:val="00CB2CD8"/>
    <w:rsid w:val="00CB3A73"/>
    <w:rsid w:val="00CB492E"/>
    <w:rsid w:val="00CB4FBE"/>
    <w:rsid w:val="00CB5BD0"/>
    <w:rsid w:val="00CB5DA0"/>
    <w:rsid w:val="00CB6402"/>
    <w:rsid w:val="00CB645C"/>
    <w:rsid w:val="00CB675F"/>
    <w:rsid w:val="00CC0A70"/>
    <w:rsid w:val="00CC1363"/>
    <w:rsid w:val="00CC3203"/>
    <w:rsid w:val="00CC3A13"/>
    <w:rsid w:val="00CC3FDA"/>
    <w:rsid w:val="00CC4F26"/>
    <w:rsid w:val="00CD0F07"/>
    <w:rsid w:val="00CD33B5"/>
    <w:rsid w:val="00CD3731"/>
    <w:rsid w:val="00CD69F9"/>
    <w:rsid w:val="00CD6A36"/>
    <w:rsid w:val="00CD6E5F"/>
    <w:rsid w:val="00CE40AC"/>
    <w:rsid w:val="00CE4345"/>
    <w:rsid w:val="00CE4BB9"/>
    <w:rsid w:val="00CF19C4"/>
    <w:rsid w:val="00CF65BB"/>
    <w:rsid w:val="00D005E3"/>
    <w:rsid w:val="00D034D5"/>
    <w:rsid w:val="00D03F5B"/>
    <w:rsid w:val="00D03FA6"/>
    <w:rsid w:val="00D040E3"/>
    <w:rsid w:val="00D07B3E"/>
    <w:rsid w:val="00D11921"/>
    <w:rsid w:val="00D125FD"/>
    <w:rsid w:val="00D12C1B"/>
    <w:rsid w:val="00D15214"/>
    <w:rsid w:val="00D15ED8"/>
    <w:rsid w:val="00D165A4"/>
    <w:rsid w:val="00D16FD8"/>
    <w:rsid w:val="00D2091D"/>
    <w:rsid w:val="00D209AA"/>
    <w:rsid w:val="00D22769"/>
    <w:rsid w:val="00D25BC0"/>
    <w:rsid w:val="00D266BF"/>
    <w:rsid w:val="00D267B9"/>
    <w:rsid w:val="00D26BD8"/>
    <w:rsid w:val="00D3135D"/>
    <w:rsid w:val="00D31712"/>
    <w:rsid w:val="00D34CAA"/>
    <w:rsid w:val="00D34F38"/>
    <w:rsid w:val="00D364FB"/>
    <w:rsid w:val="00D37C81"/>
    <w:rsid w:val="00D4221F"/>
    <w:rsid w:val="00D440C1"/>
    <w:rsid w:val="00D445B7"/>
    <w:rsid w:val="00D44947"/>
    <w:rsid w:val="00D44D54"/>
    <w:rsid w:val="00D515D2"/>
    <w:rsid w:val="00D528BB"/>
    <w:rsid w:val="00D52C71"/>
    <w:rsid w:val="00D53253"/>
    <w:rsid w:val="00D5330C"/>
    <w:rsid w:val="00D5718D"/>
    <w:rsid w:val="00D60A5A"/>
    <w:rsid w:val="00D60FB4"/>
    <w:rsid w:val="00D631F1"/>
    <w:rsid w:val="00D641E6"/>
    <w:rsid w:val="00D64D10"/>
    <w:rsid w:val="00D65C5E"/>
    <w:rsid w:val="00D66264"/>
    <w:rsid w:val="00D66B58"/>
    <w:rsid w:val="00D67EA1"/>
    <w:rsid w:val="00D71EA2"/>
    <w:rsid w:val="00D739BC"/>
    <w:rsid w:val="00D746A6"/>
    <w:rsid w:val="00D77ABF"/>
    <w:rsid w:val="00D77EA9"/>
    <w:rsid w:val="00D80E1C"/>
    <w:rsid w:val="00D82844"/>
    <w:rsid w:val="00D84F35"/>
    <w:rsid w:val="00D86AFF"/>
    <w:rsid w:val="00D91321"/>
    <w:rsid w:val="00D91564"/>
    <w:rsid w:val="00D923CE"/>
    <w:rsid w:val="00D93DCE"/>
    <w:rsid w:val="00D94BB1"/>
    <w:rsid w:val="00D96421"/>
    <w:rsid w:val="00D96E75"/>
    <w:rsid w:val="00DA5F27"/>
    <w:rsid w:val="00DA618F"/>
    <w:rsid w:val="00DB15B2"/>
    <w:rsid w:val="00DB2546"/>
    <w:rsid w:val="00DB4BDC"/>
    <w:rsid w:val="00DB5DCF"/>
    <w:rsid w:val="00DB61E1"/>
    <w:rsid w:val="00DB726B"/>
    <w:rsid w:val="00DC02D2"/>
    <w:rsid w:val="00DC0EA9"/>
    <w:rsid w:val="00DC15A9"/>
    <w:rsid w:val="00DC2B82"/>
    <w:rsid w:val="00DC34C2"/>
    <w:rsid w:val="00DC484F"/>
    <w:rsid w:val="00DC4896"/>
    <w:rsid w:val="00DC4DB6"/>
    <w:rsid w:val="00DC5E32"/>
    <w:rsid w:val="00DD1050"/>
    <w:rsid w:val="00DD28BC"/>
    <w:rsid w:val="00DD2F7F"/>
    <w:rsid w:val="00DD488E"/>
    <w:rsid w:val="00DD4E59"/>
    <w:rsid w:val="00DD7EEC"/>
    <w:rsid w:val="00DE26FD"/>
    <w:rsid w:val="00DE29C4"/>
    <w:rsid w:val="00DF1539"/>
    <w:rsid w:val="00DF1DDC"/>
    <w:rsid w:val="00DF2A04"/>
    <w:rsid w:val="00DF3B97"/>
    <w:rsid w:val="00DF6248"/>
    <w:rsid w:val="00DF7527"/>
    <w:rsid w:val="00E009B3"/>
    <w:rsid w:val="00E00FF5"/>
    <w:rsid w:val="00E014E8"/>
    <w:rsid w:val="00E03566"/>
    <w:rsid w:val="00E039F8"/>
    <w:rsid w:val="00E055FB"/>
    <w:rsid w:val="00E06900"/>
    <w:rsid w:val="00E07A95"/>
    <w:rsid w:val="00E12528"/>
    <w:rsid w:val="00E166EA"/>
    <w:rsid w:val="00E20158"/>
    <w:rsid w:val="00E20329"/>
    <w:rsid w:val="00E212FA"/>
    <w:rsid w:val="00E22311"/>
    <w:rsid w:val="00E227A0"/>
    <w:rsid w:val="00E250FB"/>
    <w:rsid w:val="00E26219"/>
    <w:rsid w:val="00E26C4E"/>
    <w:rsid w:val="00E2782B"/>
    <w:rsid w:val="00E2798D"/>
    <w:rsid w:val="00E31D97"/>
    <w:rsid w:val="00E32B3F"/>
    <w:rsid w:val="00E42223"/>
    <w:rsid w:val="00E430EC"/>
    <w:rsid w:val="00E440A2"/>
    <w:rsid w:val="00E44937"/>
    <w:rsid w:val="00E47AFE"/>
    <w:rsid w:val="00E51F24"/>
    <w:rsid w:val="00E5208C"/>
    <w:rsid w:val="00E53566"/>
    <w:rsid w:val="00E54C6E"/>
    <w:rsid w:val="00E54E96"/>
    <w:rsid w:val="00E559A5"/>
    <w:rsid w:val="00E563A9"/>
    <w:rsid w:val="00E5709B"/>
    <w:rsid w:val="00E60DF6"/>
    <w:rsid w:val="00E61930"/>
    <w:rsid w:val="00E65C37"/>
    <w:rsid w:val="00E710A7"/>
    <w:rsid w:val="00E71D31"/>
    <w:rsid w:val="00E7266C"/>
    <w:rsid w:val="00E72D20"/>
    <w:rsid w:val="00E7714D"/>
    <w:rsid w:val="00E77219"/>
    <w:rsid w:val="00E80271"/>
    <w:rsid w:val="00E8032C"/>
    <w:rsid w:val="00E84DB1"/>
    <w:rsid w:val="00E9149C"/>
    <w:rsid w:val="00E916E5"/>
    <w:rsid w:val="00E91D06"/>
    <w:rsid w:val="00E9374E"/>
    <w:rsid w:val="00E95AA2"/>
    <w:rsid w:val="00EA4D12"/>
    <w:rsid w:val="00EA574D"/>
    <w:rsid w:val="00EA5FDC"/>
    <w:rsid w:val="00EA7159"/>
    <w:rsid w:val="00EA7E3F"/>
    <w:rsid w:val="00EB0C0A"/>
    <w:rsid w:val="00EB21BF"/>
    <w:rsid w:val="00EB21E1"/>
    <w:rsid w:val="00EB35FA"/>
    <w:rsid w:val="00EB39A4"/>
    <w:rsid w:val="00EB5A24"/>
    <w:rsid w:val="00EB7DDF"/>
    <w:rsid w:val="00EC1378"/>
    <w:rsid w:val="00EC1F19"/>
    <w:rsid w:val="00EC2C56"/>
    <w:rsid w:val="00EC2F67"/>
    <w:rsid w:val="00EC3B81"/>
    <w:rsid w:val="00EC4195"/>
    <w:rsid w:val="00EC48FC"/>
    <w:rsid w:val="00EC53F5"/>
    <w:rsid w:val="00EC7984"/>
    <w:rsid w:val="00ED359C"/>
    <w:rsid w:val="00ED58FE"/>
    <w:rsid w:val="00EE0E5C"/>
    <w:rsid w:val="00EE1C77"/>
    <w:rsid w:val="00EE1EDA"/>
    <w:rsid w:val="00EE25FC"/>
    <w:rsid w:val="00EE3549"/>
    <w:rsid w:val="00EE3861"/>
    <w:rsid w:val="00EE52CA"/>
    <w:rsid w:val="00EE6E65"/>
    <w:rsid w:val="00EE7053"/>
    <w:rsid w:val="00EE72FB"/>
    <w:rsid w:val="00EE770E"/>
    <w:rsid w:val="00EF0BF3"/>
    <w:rsid w:val="00EF1CBE"/>
    <w:rsid w:val="00EF2B73"/>
    <w:rsid w:val="00EF5822"/>
    <w:rsid w:val="00F01760"/>
    <w:rsid w:val="00F02293"/>
    <w:rsid w:val="00F02A9A"/>
    <w:rsid w:val="00F035B9"/>
    <w:rsid w:val="00F0401F"/>
    <w:rsid w:val="00F04FA2"/>
    <w:rsid w:val="00F063BE"/>
    <w:rsid w:val="00F07280"/>
    <w:rsid w:val="00F111A2"/>
    <w:rsid w:val="00F115D6"/>
    <w:rsid w:val="00F1680D"/>
    <w:rsid w:val="00F16BFD"/>
    <w:rsid w:val="00F20140"/>
    <w:rsid w:val="00F24562"/>
    <w:rsid w:val="00F24890"/>
    <w:rsid w:val="00F30F78"/>
    <w:rsid w:val="00F34737"/>
    <w:rsid w:val="00F352B0"/>
    <w:rsid w:val="00F35AA2"/>
    <w:rsid w:val="00F4201A"/>
    <w:rsid w:val="00F42929"/>
    <w:rsid w:val="00F42D20"/>
    <w:rsid w:val="00F4475D"/>
    <w:rsid w:val="00F46276"/>
    <w:rsid w:val="00F506ED"/>
    <w:rsid w:val="00F51CC7"/>
    <w:rsid w:val="00F52702"/>
    <w:rsid w:val="00F542F3"/>
    <w:rsid w:val="00F56DC3"/>
    <w:rsid w:val="00F57710"/>
    <w:rsid w:val="00F6299F"/>
    <w:rsid w:val="00F62B07"/>
    <w:rsid w:val="00F6437A"/>
    <w:rsid w:val="00F65A56"/>
    <w:rsid w:val="00F66946"/>
    <w:rsid w:val="00F66C9C"/>
    <w:rsid w:val="00F67A58"/>
    <w:rsid w:val="00F72738"/>
    <w:rsid w:val="00F733D1"/>
    <w:rsid w:val="00F73DA0"/>
    <w:rsid w:val="00F740BA"/>
    <w:rsid w:val="00F7484D"/>
    <w:rsid w:val="00F7570F"/>
    <w:rsid w:val="00F76B08"/>
    <w:rsid w:val="00F80E47"/>
    <w:rsid w:val="00F80EA8"/>
    <w:rsid w:val="00F81AB2"/>
    <w:rsid w:val="00F81DCE"/>
    <w:rsid w:val="00F821BB"/>
    <w:rsid w:val="00F83134"/>
    <w:rsid w:val="00F849DD"/>
    <w:rsid w:val="00F86583"/>
    <w:rsid w:val="00F875EC"/>
    <w:rsid w:val="00F90DF1"/>
    <w:rsid w:val="00F92E3B"/>
    <w:rsid w:val="00F9465E"/>
    <w:rsid w:val="00F95C09"/>
    <w:rsid w:val="00F97562"/>
    <w:rsid w:val="00FA2FF0"/>
    <w:rsid w:val="00FA3E7B"/>
    <w:rsid w:val="00FA4E72"/>
    <w:rsid w:val="00FA5418"/>
    <w:rsid w:val="00FA5430"/>
    <w:rsid w:val="00FA64C0"/>
    <w:rsid w:val="00FB19BF"/>
    <w:rsid w:val="00FB491D"/>
    <w:rsid w:val="00FD1735"/>
    <w:rsid w:val="00FD1D5A"/>
    <w:rsid w:val="00FD5C69"/>
    <w:rsid w:val="00FD73D1"/>
    <w:rsid w:val="00FE1373"/>
    <w:rsid w:val="00FE1471"/>
    <w:rsid w:val="00FE18E3"/>
    <w:rsid w:val="00FE2E1D"/>
    <w:rsid w:val="00FE3557"/>
    <w:rsid w:val="00FE4A6A"/>
    <w:rsid w:val="00FE4FDF"/>
    <w:rsid w:val="00FE76DF"/>
    <w:rsid w:val="00FE7FC3"/>
    <w:rsid w:val="00FF0FB8"/>
    <w:rsid w:val="00FF221E"/>
    <w:rsid w:val="00FF4FF1"/>
    <w:rsid w:val="00FF705C"/>
    <w:rsid w:val="00FF7BA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32E6957"/>
  <w15:docId w15:val="{209F5F36-3978-4E21-A951-43C544DE0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375B"/>
  </w:style>
  <w:style w:type="paragraph" w:styleId="Titre1">
    <w:name w:val="heading 1"/>
    <w:basedOn w:val="Normal"/>
    <w:next w:val="Normal"/>
    <w:link w:val="Titre1Car"/>
    <w:uiPriority w:val="9"/>
    <w:qFormat/>
    <w:rsid w:val="00984C5C"/>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A4203"/>
    <w:pPr>
      <w:keepNext/>
      <w:keepLines/>
      <w:numPr>
        <w:ilvl w:val="1"/>
        <w:numId w:val="1"/>
      </w:numPr>
      <w:spacing w:before="200" w:after="6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autoRedefine/>
    <w:uiPriority w:val="9"/>
    <w:unhideWhenUsed/>
    <w:qFormat/>
    <w:rsid w:val="0005799B"/>
    <w:pPr>
      <w:numPr>
        <w:ilvl w:val="2"/>
        <w:numId w:val="1"/>
      </w:numPr>
      <w:spacing w:before="200" w:after="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F0395"/>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4F039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F039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F039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F0395"/>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4F0395"/>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84C5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9A4203"/>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5799B"/>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4F039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4F0395"/>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F0395"/>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F0395"/>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F0395"/>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4F0395"/>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5A6A3F"/>
    <w:pPr>
      <w:tabs>
        <w:tab w:val="center" w:pos="4536"/>
        <w:tab w:val="right" w:pos="9072"/>
      </w:tabs>
    </w:pPr>
  </w:style>
  <w:style w:type="character" w:customStyle="1" w:styleId="En-tteCar">
    <w:name w:val="En-tête Car"/>
    <w:basedOn w:val="Policepardfaut"/>
    <w:link w:val="En-tte"/>
    <w:uiPriority w:val="99"/>
    <w:rsid w:val="005A6A3F"/>
  </w:style>
  <w:style w:type="paragraph" w:styleId="Pieddepage">
    <w:name w:val="footer"/>
    <w:basedOn w:val="Normal"/>
    <w:link w:val="PieddepageCar"/>
    <w:uiPriority w:val="99"/>
    <w:unhideWhenUsed/>
    <w:rsid w:val="005A6A3F"/>
    <w:pPr>
      <w:tabs>
        <w:tab w:val="center" w:pos="4536"/>
        <w:tab w:val="right" w:pos="9072"/>
      </w:tabs>
    </w:pPr>
  </w:style>
  <w:style w:type="character" w:customStyle="1" w:styleId="PieddepageCar">
    <w:name w:val="Pied de page Car"/>
    <w:basedOn w:val="Policepardfaut"/>
    <w:link w:val="Pieddepage"/>
    <w:uiPriority w:val="99"/>
    <w:rsid w:val="005A6A3F"/>
  </w:style>
  <w:style w:type="paragraph" w:styleId="Paragraphedeliste">
    <w:name w:val="List Paragraph"/>
    <w:basedOn w:val="Normal"/>
    <w:uiPriority w:val="34"/>
    <w:qFormat/>
    <w:rsid w:val="00077AB9"/>
    <w:pPr>
      <w:ind w:left="720"/>
      <w:contextualSpacing/>
    </w:pPr>
  </w:style>
  <w:style w:type="character" w:customStyle="1" w:styleId="s1">
    <w:name w:val="s1"/>
    <w:basedOn w:val="Policepardfaut"/>
    <w:rsid w:val="001156B4"/>
  </w:style>
  <w:style w:type="paragraph" w:styleId="Textedebulles">
    <w:name w:val="Balloon Text"/>
    <w:basedOn w:val="Normal"/>
    <w:link w:val="TextedebullesCar"/>
    <w:uiPriority w:val="99"/>
    <w:semiHidden/>
    <w:unhideWhenUsed/>
    <w:rsid w:val="00E54E96"/>
    <w:rPr>
      <w:rFonts w:ascii="Tahoma" w:hAnsi="Tahoma" w:cs="Tahoma"/>
      <w:sz w:val="16"/>
      <w:szCs w:val="16"/>
    </w:rPr>
  </w:style>
  <w:style w:type="character" w:customStyle="1" w:styleId="TextedebullesCar">
    <w:name w:val="Texte de bulles Car"/>
    <w:basedOn w:val="Policepardfaut"/>
    <w:link w:val="Textedebulles"/>
    <w:uiPriority w:val="99"/>
    <w:semiHidden/>
    <w:rsid w:val="00E54E96"/>
    <w:rPr>
      <w:rFonts w:ascii="Tahoma" w:hAnsi="Tahoma" w:cs="Tahoma"/>
      <w:sz w:val="16"/>
      <w:szCs w:val="16"/>
    </w:rPr>
  </w:style>
  <w:style w:type="table" w:styleId="Grilledutableau">
    <w:name w:val="Table Grid"/>
    <w:basedOn w:val="TableauNormal"/>
    <w:uiPriority w:val="59"/>
    <w:rsid w:val="004F4F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En-ttedetabledesmatires">
    <w:name w:val="TOC Heading"/>
    <w:basedOn w:val="Titre1"/>
    <w:next w:val="Normal"/>
    <w:uiPriority w:val="39"/>
    <w:semiHidden/>
    <w:unhideWhenUsed/>
    <w:qFormat/>
    <w:rsid w:val="00AB32E5"/>
    <w:pPr>
      <w:numPr>
        <w:numId w:val="0"/>
      </w:numPr>
      <w:spacing w:line="276" w:lineRule="auto"/>
      <w:outlineLvl w:val="9"/>
    </w:pPr>
  </w:style>
  <w:style w:type="paragraph" w:styleId="TM1">
    <w:name w:val="toc 1"/>
    <w:basedOn w:val="Normal"/>
    <w:next w:val="Normal"/>
    <w:autoRedefine/>
    <w:uiPriority w:val="39"/>
    <w:unhideWhenUsed/>
    <w:qFormat/>
    <w:rsid w:val="006000DA"/>
    <w:pPr>
      <w:tabs>
        <w:tab w:val="left" w:pos="440"/>
        <w:tab w:val="right" w:leader="dot" w:pos="9736"/>
      </w:tabs>
      <w:spacing w:line="360" w:lineRule="auto"/>
    </w:pPr>
  </w:style>
  <w:style w:type="paragraph" w:styleId="TM2">
    <w:name w:val="toc 2"/>
    <w:basedOn w:val="Normal"/>
    <w:next w:val="Normal"/>
    <w:autoRedefine/>
    <w:uiPriority w:val="39"/>
    <w:unhideWhenUsed/>
    <w:qFormat/>
    <w:rsid w:val="00AB32E5"/>
    <w:pPr>
      <w:spacing w:after="100"/>
      <w:ind w:left="220"/>
    </w:pPr>
  </w:style>
  <w:style w:type="paragraph" w:styleId="TM3">
    <w:name w:val="toc 3"/>
    <w:basedOn w:val="Normal"/>
    <w:next w:val="Normal"/>
    <w:autoRedefine/>
    <w:uiPriority w:val="39"/>
    <w:unhideWhenUsed/>
    <w:qFormat/>
    <w:rsid w:val="00AB32E5"/>
    <w:pPr>
      <w:spacing w:after="100"/>
      <w:ind w:left="440"/>
    </w:pPr>
  </w:style>
  <w:style w:type="character" w:styleId="Lienhypertexte">
    <w:name w:val="Hyperlink"/>
    <w:basedOn w:val="Policepardfaut"/>
    <w:uiPriority w:val="99"/>
    <w:unhideWhenUsed/>
    <w:rsid w:val="00AB32E5"/>
    <w:rPr>
      <w:color w:val="0000FF" w:themeColor="hyperlink"/>
      <w:u w:val="single"/>
    </w:rPr>
  </w:style>
  <w:style w:type="character" w:customStyle="1" w:styleId="left">
    <w:name w:val="left"/>
    <w:basedOn w:val="Policepardfaut"/>
    <w:rsid w:val="00A901A8"/>
  </w:style>
  <w:style w:type="paragraph" w:styleId="NormalWeb">
    <w:name w:val="Normal (Web)"/>
    <w:basedOn w:val="Normal"/>
    <w:uiPriority w:val="99"/>
    <w:semiHidden/>
    <w:unhideWhenUsed/>
    <w:rsid w:val="001A7EA4"/>
    <w:pPr>
      <w:spacing w:before="100" w:beforeAutospacing="1" w:after="100" w:afterAutospacing="1"/>
    </w:pPr>
    <w:rPr>
      <w:rFonts w:ascii="Times New Roman" w:hAnsi="Times New Roman" w:cs="Times New Roman"/>
      <w:sz w:val="24"/>
      <w:szCs w:val="24"/>
    </w:rPr>
  </w:style>
  <w:style w:type="paragraph" w:customStyle="1" w:styleId="Dfinitionducontenu">
    <w:name w:val="Définition du contenu"/>
    <w:basedOn w:val="Normal"/>
    <w:rsid w:val="006C04A0"/>
    <w:pPr>
      <w:jc w:val="both"/>
    </w:pPr>
    <w:rPr>
      <w:rFonts w:ascii="Arial" w:eastAsia="Times New Roman" w:hAnsi="Arial" w:cs="Arial"/>
      <w:color w:val="0000FF"/>
      <w:sz w:val="18"/>
      <w:szCs w:val="18"/>
      <w:lang w:eastAsia="fr-FR"/>
    </w:rPr>
  </w:style>
  <w:style w:type="paragraph" w:styleId="Sansinterligne">
    <w:name w:val="No Spacing"/>
    <w:uiPriority w:val="1"/>
    <w:qFormat/>
    <w:rsid w:val="00201559"/>
    <w:pPr>
      <w:spacing w:before="120"/>
      <w:ind w:firstLine="284"/>
      <w:jc w:val="both"/>
    </w:pPr>
    <w:rPr>
      <w:rFonts w:ascii="Century Schoolbook" w:hAnsi="Century Schoolbook"/>
      <w:color w:val="C00000"/>
    </w:rPr>
  </w:style>
  <w:style w:type="table" w:styleId="Listeclaire-Accent1">
    <w:name w:val="Light List Accent 1"/>
    <w:basedOn w:val="TableauNormal"/>
    <w:uiPriority w:val="61"/>
    <w:rsid w:val="000A00F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rPr>
      <w:hidden/>
    </w:trPr>
    <w:tblStylePr w:type="firstRow">
      <w:pPr>
        <w:spacing w:before="0" w:after="0" w:line="240" w:lineRule="auto"/>
      </w:pPr>
      <w:rPr>
        <w:b/>
        <w:bCs/>
        <w:color w:val="FFFFFF" w:themeColor="background1"/>
      </w:rPr>
      <w:tblPr/>
      <w:trPr>
        <w:hidden/>
      </w:trPr>
      <w:tcPr>
        <w:shd w:val="clear" w:color="auto" w:fill="4F81BD" w:themeFill="accent1"/>
      </w:tcPr>
    </w:tblStylePr>
    <w:tblStylePr w:type="lastRow">
      <w:pPr>
        <w:spacing w:before="0" w:after="0" w:line="240" w:lineRule="auto"/>
      </w:pPr>
      <w:rPr>
        <w:b/>
        <w:bCs/>
      </w:rPr>
      <w:tblPr/>
      <w:trPr>
        <w:hidden/>
      </w:tr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rPr>
        <w:hidden/>
      </w:tr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rPr>
        <w:hidden/>
      </w:tr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Lienhypertextesuivivisit">
    <w:name w:val="FollowedHyperlink"/>
    <w:basedOn w:val="Policepardfaut"/>
    <w:uiPriority w:val="99"/>
    <w:semiHidden/>
    <w:unhideWhenUsed/>
    <w:rsid w:val="002B7572"/>
    <w:rPr>
      <w:color w:val="800080" w:themeColor="followedHyperlink"/>
      <w:u w:val="single"/>
    </w:rPr>
  </w:style>
  <w:style w:type="paragraph" w:styleId="Notedebasdepage">
    <w:name w:val="footnote text"/>
    <w:basedOn w:val="Normal"/>
    <w:link w:val="NotedebasdepageCar"/>
    <w:uiPriority w:val="99"/>
    <w:semiHidden/>
    <w:unhideWhenUsed/>
    <w:rsid w:val="00D266BF"/>
    <w:rPr>
      <w:sz w:val="20"/>
      <w:szCs w:val="20"/>
    </w:rPr>
  </w:style>
  <w:style w:type="character" w:customStyle="1" w:styleId="NotedebasdepageCar">
    <w:name w:val="Note de bas de page Car"/>
    <w:basedOn w:val="Policepardfaut"/>
    <w:link w:val="Notedebasdepage"/>
    <w:uiPriority w:val="99"/>
    <w:semiHidden/>
    <w:rsid w:val="00D266BF"/>
    <w:rPr>
      <w:sz w:val="20"/>
      <w:szCs w:val="20"/>
    </w:rPr>
  </w:style>
  <w:style w:type="character" w:styleId="Appelnotedebasdep">
    <w:name w:val="footnote reference"/>
    <w:basedOn w:val="Policepardfaut"/>
    <w:uiPriority w:val="99"/>
    <w:semiHidden/>
    <w:unhideWhenUsed/>
    <w:rsid w:val="00D266BF"/>
    <w:rPr>
      <w:vertAlign w:val="superscript"/>
    </w:rPr>
  </w:style>
  <w:style w:type="character" w:styleId="Marquedecommentaire">
    <w:name w:val="annotation reference"/>
    <w:basedOn w:val="Policepardfaut"/>
    <w:uiPriority w:val="99"/>
    <w:semiHidden/>
    <w:unhideWhenUsed/>
    <w:rsid w:val="00E212FA"/>
    <w:rPr>
      <w:sz w:val="16"/>
      <w:szCs w:val="16"/>
    </w:rPr>
  </w:style>
  <w:style w:type="paragraph" w:styleId="Commentaire">
    <w:name w:val="annotation text"/>
    <w:basedOn w:val="Normal"/>
    <w:link w:val="CommentaireCar"/>
    <w:uiPriority w:val="99"/>
    <w:semiHidden/>
    <w:unhideWhenUsed/>
    <w:rsid w:val="00E212FA"/>
    <w:rPr>
      <w:sz w:val="20"/>
      <w:szCs w:val="20"/>
    </w:rPr>
  </w:style>
  <w:style w:type="character" w:customStyle="1" w:styleId="CommentaireCar">
    <w:name w:val="Commentaire Car"/>
    <w:basedOn w:val="Policepardfaut"/>
    <w:link w:val="Commentaire"/>
    <w:uiPriority w:val="99"/>
    <w:semiHidden/>
    <w:rsid w:val="00E212FA"/>
    <w:rPr>
      <w:sz w:val="20"/>
      <w:szCs w:val="20"/>
    </w:rPr>
  </w:style>
  <w:style w:type="paragraph" w:styleId="Objetducommentaire">
    <w:name w:val="annotation subject"/>
    <w:basedOn w:val="Commentaire"/>
    <w:next w:val="Commentaire"/>
    <w:link w:val="ObjetducommentaireCar"/>
    <w:uiPriority w:val="99"/>
    <w:semiHidden/>
    <w:unhideWhenUsed/>
    <w:rsid w:val="00E212FA"/>
    <w:rPr>
      <w:b/>
      <w:bCs/>
    </w:rPr>
  </w:style>
  <w:style w:type="character" w:customStyle="1" w:styleId="ObjetducommentaireCar">
    <w:name w:val="Objet du commentaire Car"/>
    <w:basedOn w:val="CommentaireCar"/>
    <w:link w:val="Objetducommentaire"/>
    <w:uiPriority w:val="99"/>
    <w:semiHidden/>
    <w:rsid w:val="00E212FA"/>
    <w:rPr>
      <w:b/>
      <w:bCs/>
      <w:sz w:val="20"/>
      <w:szCs w:val="20"/>
    </w:rPr>
  </w:style>
  <w:style w:type="paragraph" w:styleId="Rvision">
    <w:name w:val="Revision"/>
    <w:hidden/>
    <w:uiPriority w:val="99"/>
    <w:semiHidden/>
    <w:rsid w:val="00BD6A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635496">
      <w:bodyDiv w:val="1"/>
      <w:marLeft w:val="0"/>
      <w:marRight w:val="0"/>
      <w:marTop w:val="0"/>
      <w:marBottom w:val="0"/>
      <w:divBdr>
        <w:top w:val="none" w:sz="0" w:space="0" w:color="auto"/>
        <w:left w:val="none" w:sz="0" w:space="0" w:color="auto"/>
        <w:bottom w:val="none" w:sz="0" w:space="0" w:color="auto"/>
        <w:right w:val="none" w:sz="0" w:space="0" w:color="auto"/>
      </w:divBdr>
    </w:div>
    <w:div w:id="266080175">
      <w:bodyDiv w:val="1"/>
      <w:marLeft w:val="0"/>
      <w:marRight w:val="0"/>
      <w:marTop w:val="0"/>
      <w:marBottom w:val="0"/>
      <w:divBdr>
        <w:top w:val="none" w:sz="0" w:space="0" w:color="auto"/>
        <w:left w:val="none" w:sz="0" w:space="0" w:color="auto"/>
        <w:bottom w:val="none" w:sz="0" w:space="0" w:color="auto"/>
        <w:right w:val="none" w:sz="0" w:space="0" w:color="auto"/>
      </w:divBdr>
    </w:div>
    <w:div w:id="950552126">
      <w:bodyDiv w:val="1"/>
      <w:marLeft w:val="0"/>
      <w:marRight w:val="0"/>
      <w:marTop w:val="0"/>
      <w:marBottom w:val="0"/>
      <w:divBdr>
        <w:top w:val="none" w:sz="0" w:space="0" w:color="auto"/>
        <w:left w:val="none" w:sz="0" w:space="0" w:color="auto"/>
        <w:bottom w:val="none" w:sz="0" w:space="0" w:color="auto"/>
        <w:right w:val="none" w:sz="0" w:space="0" w:color="auto"/>
      </w:divBdr>
      <w:divsChild>
        <w:div w:id="526406511">
          <w:marLeft w:val="446"/>
          <w:marRight w:val="0"/>
          <w:marTop w:val="40"/>
          <w:marBottom w:val="0"/>
          <w:divBdr>
            <w:top w:val="none" w:sz="0" w:space="0" w:color="auto"/>
            <w:left w:val="none" w:sz="0" w:space="0" w:color="auto"/>
            <w:bottom w:val="none" w:sz="0" w:space="0" w:color="auto"/>
            <w:right w:val="none" w:sz="0" w:space="0" w:color="auto"/>
          </w:divBdr>
        </w:div>
        <w:div w:id="1290168064">
          <w:marLeft w:val="446"/>
          <w:marRight w:val="0"/>
          <w:marTop w:val="40"/>
          <w:marBottom w:val="0"/>
          <w:divBdr>
            <w:top w:val="none" w:sz="0" w:space="0" w:color="auto"/>
            <w:left w:val="none" w:sz="0" w:space="0" w:color="auto"/>
            <w:bottom w:val="none" w:sz="0" w:space="0" w:color="auto"/>
            <w:right w:val="none" w:sz="0" w:space="0" w:color="auto"/>
          </w:divBdr>
        </w:div>
        <w:div w:id="876817020">
          <w:marLeft w:val="446"/>
          <w:marRight w:val="0"/>
          <w:marTop w:val="40"/>
          <w:marBottom w:val="0"/>
          <w:divBdr>
            <w:top w:val="none" w:sz="0" w:space="0" w:color="auto"/>
            <w:left w:val="none" w:sz="0" w:space="0" w:color="auto"/>
            <w:bottom w:val="none" w:sz="0" w:space="0" w:color="auto"/>
            <w:right w:val="none" w:sz="0" w:space="0" w:color="auto"/>
          </w:divBdr>
        </w:div>
        <w:div w:id="2146193297">
          <w:marLeft w:val="446"/>
          <w:marRight w:val="0"/>
          <w:marTop w:val="40"/>
          <w:marBottom w:val="0"/>
          <w:divBdr>
            <w:top w:val="none" w:sz="0" w:space="0" w:color="auto"/>
            <w:left w:val="none" w:sz="0" w:space="0" w:color="auto"/>
            <w:bottom w:val="none" w:sz="0" w:space="0" w:color="auto"/>
            <w:right w:val="none" w:sz="0" w:space="0" w:color="auto"/>
          </w:divBdr>
        </w:div>
        <w:div w:id="652442467">
          <w:marLeft w:val="446"/>
          <w:marRight w:val="0"/>
          <w:marTop w:val="40"/>
          <w:marBottom w:val="0"/>
          <w:divBdr>
            <w:top w:val="none" w:sz="0" w:space="0" w:color="auto"/>
            <w:left w:val="none" w:sz="0" w:space="0" w:color="auto"/>
            <w:bottom w:val="none" w:sz="0" w:space="0" w:color="auto"/>
            <w:right w:val="none" w:sz="0" w:space="0" w:color="auto"/>
          </w:divBdr>
        </w:div>
      </w:divsChild>
    </w:div>
    <w:div w:id="1116485220">
      <w:bodyDiv w:val="1"/>
      <w:marLeft w:val="0"/>
      <w:marRight w:val="0"/>
      <w:marTop w:val="0"/>
      <w:marBottom w:val="0"/>
      <w:divBdr>
        <w:top w:val="none" w:sz="0" w:space="0" w:color="auto"/>
        <w:left w:val="none" w:sz="0" w:space="0" w:color="auto"/>
        <w:bottom w:val="none" w:sz="0" w:space="0" w:color="auto"/>
        <w:right w:val="none" w:sz="0" w:space="0" w:color="auto"/>
      </w:divBdr>
    </w:div>
    <w:div w:id="1150488904">
      <w:bodyDiv w:val="1"/>
      <w:marLeft w:val="0"/>
      <w:marRight w:val="0"/>
      <w:marTop w:val="0"/>
      <w:marBottom w:val="0"/>
      <w:divBdr>
        <w:top w:val="none" w:sz="0" w:space="0" w:color="auto"/>
        <w:left w:val="none" w:sz="0" w:space="0" w:color="auto"/>
        <w:bottom w:val="none" w:sz="0" w:space="0" w:color="auto"/>
        <w:right w:val="none" w:sz="0" w:space="0" w:color="auto"/>
      </w:divBdr>
    </w:div>
    <w:div w:id="1349258093">
      <w:bodyDiv w:val="1"/>
      <w:marLeft w:val="0"/>
      <w:marRight w:val="0"/>
      <w:marTop w:val="0"/>
      <w:marBottom w:val="0"/>
      <w:divBdr>
        <w:top w:val="none" w:sz="0" w:space="0" w:color="auto"/>
        <w:left w:val="none" w:sz="0" w:space="0" w:color="auto"/>
        <w:bottom w:val="none" w:sz="0" w:space="0" w:color="auto"/>
        <w:right w:val="none" w:sz="0" w:space="0" w:color="auto"/>
      </w:divBdr>
    </w:div>
    <w:div w:id="1380086475">
      <w:bodyDiv w:val="1"/>
      <w:marLeft w:val="0"/>
      <w:marRight w:val="0"/>
      <w:marTop w:val="0"/>
      <w:marBottom w:val="0"/>
      <w:divBdr>
        <w:top w:val="none" w:sz="0" w:space="0" w:color="auto"/>
        <w:left w:val="none" w:sz="0" w:space="0" w:color="auto"/>
        <w:bottom w:val="none" w:sz="0" w:space="0" w:color="auto"/>
        <w:right w:val="none" w:sz="0" w:space="0" w:color="auto"/>
      </w:divBdr>
    </w:div>
    <w:div w:id="1471436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you-cardif-assurance.is.echonet/communities/GlobalConfigurationLeague/Pages/home.aspx" TargetMode="External"/><Relationship Id="rId18" Type="http://schemas.openxmlformats.org/officeDocument/2006/relationships/hyperlink" Target="https://cyou-cardif-assurance.is.echonet/communities/GlobalConfigurationLeague/Pages/home.aspx" TargetMode="External"/><Relationship Id="rId26" Type="http://schemas.openxmlformats.org/officeDocument/2006/relationships/hyperlink" Target="https://cip-gitlab-assurance.is.echonet/" TargetMode="External"/><Relationship Id="rId39" Type="http://schemas.openxmlformats.org/officeDocument/2006/relationships/image" Target="media/image3.emf"/><Relationship Id="rId3" Type="http://schemas.openxmlformats.org/officeDocument/2006/relationships/customXml" Target="../customXml/item3.xml"/><Relationship Id="rId21" Type="http://schemas.openxmlformats.org/officeDocument/2006/relationships/hyperlink" Target="https://cyou-cardif-assurance.is.echonet/communities/GlobalConfigurationLeague/Pages/home.aspx" TargetMode="External"/><Relationship Id="rId34" Type="http://schemas.openxmlformats.org/officeDocument/2006/relationships/hyperlink" Target="https://cyou-cardif-assurance.is.echonet/communities/GlobalConfigurationLeague/Pages/home.aspx" TargetMode="External"/><Relationship Id="rId42" Type="http://schemas.openxmlformats.org/officeDocument/2006/relationships/oleObject" Target="embeddings/Microsoft_Word_97_-_2003_Document.doc"/><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cyou-cardif-assurance.is.echonet/communities/GlobalConfigurationLeague/Pages/home.aspx" TargetMode="External"/><Relationship Id="rId17" Type="http://schemas.openxmlformats.org/officeDocument/2006/relationships/hyperlink" Target="https://cyou-cardif-assurance.is.echonet/communities/GlobalConfigurationLeague/Pages/home.aspx" TargetMode="External"/><Relationship Id="rId25" Type="http://schemas.openxmlformats.org/officeDocument/2006/relationships/hyperlink" Target="https://cyou-cardif-assurance.is.echonet/communities/GlobalConfigurationLeague/Pages/home.aspx" TargetMode="External"/><Relationship Id="rId33" Type="http://schemas.openxmlformats.org/officeDocument/2006/relationships/hyperlink" Target="https://cyou-cardif-assurance.is.echonet/communities/GlobalConfigurationLeague/Pages/home.aspx" TargetMode="External"/><Relationship Id="rId38" Type="http://schemas.openxmlformats.org/officeDocument/2006/relationships/hyperlink" Target="http://cardif-harmonie.is.echonet/main.php?ctx=LIV_N&amp;lg=FR" TargetMode="External"/><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s://cyou-cardif-assurance.is.echonet/communities/GlobalConfigurationLeague/Pages/R&#232;gle-de-nommage-des-d&#233;p&#244;ts-Git.aspx" TargetMode="External"/><Relationship Id="rId20" Type="http://schemas.openxmlformats.org/officeDocument/2006/relationships/hyperlink" Target="https://cyou-cardif-assurance.is.echonet/communities/GlobalConfigurationLeague/Pages/home.aspx" TargetMode="External"/><Relationship Id="rId29" Type="http://schemas.openxmlformats.org/officeDocument/2006/relationships/hyperlink" Target="https://cyou-cardif-assurance.is.echonet/communities/GlobalConfigurationLeague/Pages/home.aspx" TargetMode="External"/><Relationship Id="rId41"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you-cardif-assurance.is.echonet/communities/GlobalConfigurationLeague/Pages/home.aspx" TargetMode="External"/><Relationship Id="rId32" Type="http://schemas.openxmlformats.org/officeDocument/2006/relationships/hyperlink" Target="https://cyou-cardif-assurance.is.echonet/communities/GlobalConfigurationLeague/Pages/home.aspx" TargetMode="External"/><Relationship Id="rId37" Type="http://schemas.openxmlformats.org/officeDocument/2006/relationships/hyperlink" Target="https://cyou-cardif-assurance.is.echonet/communities/GlobalConfigurationLeague/Pages/home.aspx" TargetMode="External"/><Relationship Id="rId40" Type="http://schemas.openxmlformats.org/officeDocument/2006/relationships/package" Target="embeddings/Microsoft_PowerPoint_Presentation.pptx"/><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cyou-cardif-assurance.is.echonet/communities/GlobalConfigurationLeague/Pages/home.aspx" TargetMode="External"/><Relationship Id="rId28" Type="http://schemas.openxmlformats.org/officeDocument/2006/relationships/hyperlink" Target="https://cyou-cardif-assurance.is.echonet/communities/GlobalConfigurationLeague/Pages/home.aspx" TargetMode="External"/><Relationship Id="rId36" Type="http://schemas.openxmlformats.org/officeDocument/2006/relationships/hyperlink" Target="https://cyou-cardif-assurance.is.echonet/communities/GlobalConfigurationLeague/CardifDocuments/Forms/AllItems.aspx?RootFolder=%2fcommunities%2fGlobalConfigurationLeague%2fCardifDocuments%2fMod%c3%a8les&amp;FolderCTID=0x012000B6C0A2BDC059E746B515ED346107DFD0" TargetMode="External"/><Relationship Id="rId10" Type="http://schemas.openxmlformats.org/officeDocument/2006/relationships/endnotes" Target="endnotes.xml"/><Relationship Id="rId19" Type="http://schemas.openxmlformats.org/officeDocument/2006/relationships/hyperlink" Target="https://cyou-cardif-assurance.is.echonet/communities/GlobalConfigurationLeague/Pages/home.aspx" TargetMode="External"/><Relationship Id="rId31" Type="http://schemas.openxmlformats.org/officeDocument/2006/relationships/hyperlink" Target="https://cyou-cardif-assurance.is.echonet/communities/GlobalConfigurationLeague/Pages/home.aspx"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you-cardif-assurance.is.echonet/communities/GlobalConfigurationLeague/Pages/R&#232;gle-de-nommage-des-d&#233;p&#244;ts-Git.aspx" TargetMode="External"/><Relationship Id="rId22" Type="http://schemas.openxmlformats.org/officeDocument/2006/relationships/hyperlink" Target="https://cyou-cardif-assurance.is.echonet/communities/GlobalConfigurationLeague/Pages/home.aspx" TargetMode="External"/><Relationship Id="rId27" Type="http://schemas.openxmlformats.org/officeDocument/2006/relationships/hyperlink" Target="https://cyou-cardif-assurance.is.echonet/communities/GlobalConfigurationLeague/Pages/home.aspx" TargetMode="External"/><Relationship Id="rId30" Type="http://schemas.openxmlformats.org/officeDocument/2006/relationships/hyperlink" Target="https://cyou-cardif-assurance.is.echonet/communities/GlobalConfigurationLeague/Pages/home.aspx" TargetMode="External"/><Relationship Id="rId35" Type="http://schemas.openxmlformats.org/officeDocument/2006/relationships/hyperlink" Target="https://cyou-cardif-assurance.is.echonet/communities/GlobalConfigurationLeague/Pages/Uses-Cases-GCL-Git.aspx" TargetMode="Externa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ème Cardif">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s C'you" ma:contentTypeID="0x01010003105059DC6740CD949057862E120DEC0005A03218DBE497448A52E10048A3D8C1" ma:contentTypeVersion="2" ma:contentTypeDescription="Créer un document." ma:contentTypeScope="" ma:versionID="40a4b620d8b83cb1e54773233c9c64cc">
  <xsd:schema xmlns:xsd="http://www.w3.org/2001/XMLSchema" xmlns:xs="http://www.w3.org/2001/XMLSchema" xmlns:p="http://schemas.microsoft.com/office/2006/metadata/properties" xmlns:ns2="23bfc755-132c-457c-bb67-ecdb63af11dd" targetNamespace="http://schemas.microsoft.com/office/2006/metadata/properties" ma:root="true" ma:fieldsID="71f712fd209aa03487e631c81ab34d6b" ns2:_="">
    <xsd:import namespace="23bfc755-132c-457c-bb67-ecdb63af11dd"/>
    <xsd:element name="properties">
      <xsd:complexType>
        <xsd:sequence>
          <xsd:element name="documentManagement">
            <xsd:complexType>
              <xsd:all>
                <xsd:element ref="ns2:Version_x0020_Applicative"/>
                <xsd:element ref="ns2:Cat_x00e9_gori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bfc755-132c-457c-bb67-ecdb63af11dd" elementFormDefault="qualified">
    <xsd:import namespace="http://schemas.microsoft.com/office/2006/documentManagement/types"/>
    <xsd:import namespace="http://schemas.microsoft.com/office/infopath/2007/PartnerControls"/>
    <xsd:element name="Version_x0020_Applicative" ma:index="8" ma:displayName="Version Applicative" ma:internalName="Version_x0020_Applicative">
      <xsd:simpleType>
        <xsd:restriction base="dms:Text">
          <xsd:maxLength value="255"/>
        </xsd:restriction>
      </xsd:simpleType>
    </xsd:element>
    <xsd:element name="Cat_x00e9_gorie" ma:index="9" nillable="true" ma:displayName="Catégorie" ma:default="Méthode" ma:format="Dropdown" ma:internalName="Cat_x00e9_gorie">
      <xsd:simpleType>
        <xsd:restriction base="dms:Choice">
          <xsd:enumeration value="Méthode"/>
          <xsd:enumeration value="Formation"/>
          <xsd:enumeration value="Gestion"/>
          <xsd:enumeration value="Suivi"/>
          <xsd:enumeration value="PGCL"/>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Version_x0020_Applicative xmlns="23bfc755-132c-457c-bb67-ecdb63af11dd">Gerard KOUASSI</Version_x0020_Applicative>
    <Cat_x00e9_gorie xmlns="23bfc755-132c-457c-bb67-ecdb63af11dd">PGCL</Cat_x00e9_gori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5BA833-5DE9-421C-81EE-5076DF1CEA3E}">
  <ds:schemaRefs>
    <ds:schemaRef ds:uri="http://schemas.microsoft.com/sharepoint/v3/contenttype/forms"/>
  </ds:schemaRefs>
</ds:datastoreItem>
</file>

<file path=customXml/itemProps2.xml><?xml version="1.0" encoding="utf-8"?>
<ds:datastoreItem xmlns:ds="http://schemas.openxmlformats.org/officeDocument/2006/customXml" ds:itemID="{4BB6283A-AA46-4E8D-A2F3-00A760671A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bfc755-132c-457c-bb67-ecdb63af11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C38122-D20C-4A63-8112-125E6F50009B}">
  <ds:schemaRef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purl.org/dc/terms/"/>
    <ds:schemaRef ds:uri="23bfc755-132c-457c-bb67-ecdb63af11dd"/>
    <ds:schemaRef ds:uri="http://www.w3.org/XML/1998/namespace"/>
  </ds:schemaRefs>
</ds:datastoreItem>
</file>

<file path=customXml/itemProps4.xml><?xml version="1.0" encoding="utf-8"?>
<ds:datastoreItem xmlns:ds="http://schemas.openxmlformats.org/officeDocument/2006/customXml" ds:itemID="{B54CD5E3-BEC8-4938-916B-65DC41231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19</Pages>
  <Words>14926</Words>
  <Characters>82097</Characters>
  <Application>Microsoft Office Word</Application>
  <DocSecurity>0</DocSecurity>
  <Lines>684</Lines>
  <Paragraphs>193</Paragraphs>
  <ScaleCrop>false</ScaleCrop>
  <HeadingPairs>
    <vt:vector size="2" baseType="variant">
      <vt:variant>
        <vt:lpstr>Titre</vt:lpstr>
      </vt:variant>
      <vt:variant>
        <vt:i4>1</vt:i4>
      </vt:variant>
    </vt:vector>
  </HeadingPairs>
  <TitlesOfParts>
    <vt:vector size="1" baseType="lpstr">
      <vt:lpstr/>
    </vt:vector>
  </TitlesOfParts>
  <Company>BNP Paribas</Company>
  <LinksUpToDate>false</LinksUpToDate>
  <CharactersWithSpaces>96830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Pierre BEDUE</dc:creator>
  <cp:lastModifiedBy>KOUASSI Gerard</cp:lastModifiedBy>
  <cp:revision>16</cp:revision>
  <cp:lastPrinted>2018-12-07T14:31:00Z</cp:lastPrinted>
  <dcterms:created xsi:type="dcterms:W3CDTF">2020-02-04T12:57:00Z</dcterms:created>
  <dcterms:modified xsi:type="dcterms:W3CDTF">2020-02-06T16:34:00Z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0x01010003105059DC6740CD949057862E120DEC0005A03218DBE497448A52E10048A3D8C1</vt:lpwstr>
  </property>
</Properties>
</file>